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D548A" w14:textId="0992BFE6" w:rsidR="0086625C" w:rsidRDefault="002A1900" w:rsidP="0085140A">
      <w:pPr>
        <w:ind w:firstLine="720"/>
        <w:jc w:val="center"/>
        <w:rPr>
          <w:rFonts w:ascii="Arial" w:eastAsia="Arial Unicode MS" w:hAnsi="Arial" w:cs="Arial"/>
          <w:b/>
          <w:bCs/>
          <w:sz w:val="28"/>
          <w:szCs w:val="28"/>
        </w:rPr>
      </w:pPr>
      <w:r>
        <w:rPr>
          <w:noProof/>
        </w:rPr>
        <w:pict w14:anchorId="4B229AA0">
          <v:group id="Group 193" o:spid="_x0000_s2050" style="position:absolute;left:0;text-align:left;margin-left:36.1pt;margin-top:36pt;width:540.55pt;height:718.4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">
            <v:rect id="Rectangle 194" o:spid="_x0000_s2051"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" fillcolor="#4472c4" stroked="f" strokeweight="1pt">
              <v:textbox style="mso-next-textbox:#Rectangle 194">
                <w:txbxContent>
                  <w:p w14:paraId="3964B861" w14:textId="77777777" w:rsidR="005E38C4" w:rsidRDefault="005E38C4" w:rsidP="005E38C4">
                    <w:pPr>
                      <w:jc w:val="center"/>
                    </w:pPr>
                    <w:r>
                      <w:rPr>
                        <w:noProof/>
                      </w:rPr>
                      <w:drawing>
                        <wp:inline distT="0" distB="0" distL="0" distR="0" wp14:anchorId="3930F979" wp14:editId="26DF621D">
                          <wp:extent cx="1553210" cy="1270635"/>
                          <wp:effectExtent l="0" t="0" r="8890" b="5715"/>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3210" cy="1270635"/>
                                  </a:xfrm>
                                  <a:prstGeom prst="rect">
                                    <a:avLst/>
                                  </a:prstGeom>
                                  <a:noFill/>
                                  <a:ln>
                                    <a:noFill/>
                                  </a:ln>
                                </pic:spPr>
                              </pic:pic>
                            </a:graphicData>
                          </a:graphic>
                        </wp:inline>
                      </w:drawing>
                    </w:r>
                  </w:p>
                </w:txbxContent>
              </v:textbox>
            </v:rect>
            <v:rect id="Rectangle 195" o:spid="_x0000_s2052"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" fillcolor="#4472c4" stroked="f" strokeweight="1pt">
              <v:textbox style="mso-next-textbox:#Rectangle 195" inset="36pt,57.6pt,36pt,36pt">
                <w:txbxContent>
                  <w:p w14:paraId="07D5A67B" w14:textId="77777777" w:rsidR="005E38C4" w:rsidRPr="005E38C4" w:rsidRDefault="005E38C4" w:rsidP="005E38C4">
                    <w:pPr>
                      <w:pStyle w:val="NoSpacing1"/>
                      <w:spacing w:before="120"/>
                      <w:jc w:val="center"/>
                      <w:rPr>
                        <w:color w:val="FFFFFF"/>
                      </w:rPr>
                    </w:pPr>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" fillcolor="window" stroked="f" strokeweight=".5pt">
              <v:textbox style="mso-next-textbox:#Text Box 196" inset="36pt,7.2pt,36pt,7.2pt">
                <w:txbxContent>
                  <w:p w14:paraId="4F7C94EC" w14:textId="7D1CEE6D" w:rsidR="005E38C4" w:rsidRPr="005E38C4" w:rsidRDefault="005E38C4" w:rsidP="005E38C4">
                    <w:pPr>
                      <w:pStyle w:val="NoSpacing1"/>
                      <w:jc w:val="center"/>
                      <w:rPr>
                        <w:rFonts w:ascii="Calibri Light" w:hAnsi="Calibri Light"/>
                        <w:caps/>
                        <w:color w:val="4472C4"/>
                        <w:sz w:val="72"/>
                        <w:szCs w:val="72"/>
                      </w:rPr>
                    </w:pPr>
                  </w:p>
                </w:txbxContent>
              </v:textbox>
            </v:shape>
            <w10:wrap anchorx="page" anchory="page"/>
          </v:group>
        </w:pict>
      </w:r>
    </w:p>
    <w:p w14:paraId="3F6CC1E8" w14:textId="77777777" w:rsidR="0086625C" w:rsidRDefault="0086625C" w:rsidP="0085140A">
      <w:pPr>
        <w:ind w:firstLine="720"/>
        <w:jc w:val="center"/>
        <w:rPr>
          <w:rFonts w:ascii="Arial" w:eastAsia="Arial Unicode MS" w:hAnsi="Arial" w:cs="Arial"/>
          <w:b/>
          <w:bCs/>
          <w:sz w:val="28"/>
          <w:szCs w:val="28"/>
        </w:rPr>
      </w:pPr>
    </w:p>
    <w:p w14:paraId="53E50490" w14:textId="77777777" w:rsidR="005E38C4" w:rsidRDefault="005E38C4" w:rsidP="0085140A">
      <w:pPr>
        <w:ind w:firstLine="720"/>
        <w:jc w:val="center"/>
        <w:rPr>
          <w:rFonts w:ascii="Arial" w:eastAsia="Arial Unicode MS" w:hAnsi="Arial" w:cs="Arial"/>
          <w:b/>
          <w:sz w:val="28"/>
          <w:szCs w:val="28"/>
        </w:rPr>
      </w:pPr>
    </w:p>
    <w:p w14:paraId="0298793D" w14:textId="77777777" w:rsidR="005E38C4" w:rsidRDefault="005E38C4" w:rsidP="0085140A">
      <w:pPr>
        <w:ind w:firstLine="720"/>
        <w:jc w:val="center"/>
        <w:rPr>
          <w:rFonts w:ascii="Arial" w:eastAsia="Arial Unicode MS" w:hAnsi="Arial" w:cs="Arial"/>
          <w:b/>
          <w:sz w:val="28"/>
          <w:szCs w:val="28"/>
        </w:rPr>
      </w:pPr>
    </w:p>
    <w:p w14:paraId="1312CEFE" w14:textId="77777777" w:rsidR="005E38C4" w:rsidRDefault="005E38C4" w:rsidP="0085140A">
      <w:pPr>
        <w:ind w:firstLine="720"/>
        <w:jc w:val="center"/>
        <w:rPr>
          <w:rFonts w:ascii="Arial" w:eastAsia="Arial Unicode MS" w:hAnsi="Arial" w:cs="Arial"/>
          <w:b/>
          <w:sz w:val="28"/>
          <w:szCs w:val="28"/>
        </w:rPr>
      </w:pPr>
    </w:p>
    <w:p w14:paraId="1773DDBD" w14:textId="77777777" w:rsidR="005E38C4" w:rsidRDefault="005E38C4" w:rsidP="0085140A">
      <w:pPr>
        <w:ind w:firstLine="720"/>
        <w:jc w:val="center"/>
        <w:rPr>
          <w:rFonts w:ascii="Arial" w:eastAsia="Arial Unicode MS" w:hAnsi="Arial" w:cs="Arial"/>
          <w:b/>
          <w:sz w:val="28"/>
          <w:szCs w:val="28"/>
        </w:rPr>
      </w:pPr>
    </w:p>
    <w:p w14:paraId="62E3FEF1" w14:textId="24C142E8" w:rsidR="00F1042F" w:rsidRPr="00003A15" w:rsidRDefault="0085140A" w:rsidP="005E38C4">
      <w:pPr>
        <w:jc w:val="center"/>
        <w:rPr>
          <w:rFonts w:ascii="Arial" w:eastAsia="Arial Unicode MS" w:hAnsi="Arial" w:cs="Arial"/>
          <w:b/>
          <w:sz w:val="28"/>
          <w:szCs w:val="28"/>
        </w:rPr>
      </w:pPr>
      <w:r w:rsidRPr="00003A15">
        <w:rPr>
          <w:rFonts w:ascii="Arial" w:eastAsia="Arial Unicode MS" w:hAnsi="Arial" w:cs="Arial"/>
          <w:b/>
          <w:sz w:val="28"/>
          <w:szCs w:val="28"/>
        </w:rPr>
        <w:t>Heat Indicators for Global Health: Surveillance, Early Warning Systems, and adaptation-mitigation actions to reduce heat impacts in pregnant women, infants</w:t>
      </w:r>
      <w:r w:rsidR="00FC6B4A">
        <w:rPr>
          <w:rFonts w:ascii="Arial" w:eastAsia="Arial Unicode MS" w:hAnsi="Arial" w:cs="Arial"/>
          <w:b/>
          <w:sz w:val="28"/>
          <w:szCs w:val="28"/>
        </w:rPr>
        <w:t>,</w:t>
      </w:r>
      <w:r w:rsidRPr="00003A15">
        <w:rPr>
          <w:rFonts w:ascii="Arial" w:eastAsia="Arial Unicode MS" w:hAnsi="Arial" w:cs="Arial"/>
          <w:b/>
          <w:sz w:val="28"/>
          <w:szCs w:val="28"/>
        </w:rPr>
        <w:t xml:space="preserve"> and health workers in the E</w:t>
      </w:r>
      <w:r w:rsidR="00535F55">
        <w:rPr>
          <w:rFonts w:ascii="Arial" w:eastAsia="Arial Unicode MS" w:hAnsi="Arial" w:cs="Arial"/>
          <w:b/>
          <w:sz w:val="28"/>
          <w:szCs w:val="28"/>
        </w:rPr>
        <w:t>.U.</w:t>
      </w:r>
      <w:r w:rsidRPr="00003A15">
        <w:rPr>
          <w:rFonts w:ascii="Arial" w:eastAsia="Arial Unicode MS" w:hAnsi="Arial" w:cs="Arial"/>
          <w:b/>
          <w:sz w:val="28"/>
          <w:szCs w:val="28"/>
        </w:rPr>
        <w:t xml:space="preserve"> and Africa</w:t>
      </w:r>
      <w:r w:rsidR="00F1042F" w:rsidRPr="00003A15">
        <w:rPr>
          <w:rFonts w:ascii="Arial" w:eastAsia="Arial Unicode MS" w:hAnsi="Arial" w:cs="Arial"/>
          <w:b/>
          <w:sz w:val="28"/>
          <w:szCs w:val="28"/>
        </w:rPr>
        <w:t xml:space="preserve">: </w:t>
      </w:r>
      <w:r w:rsidR="0088078B">
        <w:rPr>
          <w:rFonts w:ascii="Arial" w:eastAsia="Arial Unicode MS" w:hAnsi="Arial" w:cs="Arial"/>
          <w:b/>
          <w:bCs/>
          <w:sz w:val="28"/>
          <w:szCs w:val="28"/>
        </w:rPr>
        <w:t>(</w:t>
      </w:r>
      <w:r w:rsidR="00F1042F" w:rsidRPr="00003A15">
        <w:rPr>
          <w:rFonts w:ascii="Arial" w:eastAsia="Arial Unicode MS" w:hAnsi="Arial" w:cs="Arial"/>
          <w:b/>
          <w:sz w:val="28"/>
          <w:szCs w:val="28"/>
        </w:rPr>
        <w:t>HIGH HORIZONS</w:t>
      </w:r>
      <w:r w:rsidR="0088078B">
        <w:rPr>
          <w:rFonts w:ascii="Arial" w:eastAsia="Arial Unicode MS" w:hAnsi="Arial" w:cs="Arial"/>
          <w:b/>
          <w:bCs/>
          <w:sz w:val="28"/>
          <w:szCs w:val="28"/>
        </w:rPr>
        <w:t>)</w:t>
      </w:r>
    </w:p>
    <w:p w14:paraId="5FB853DE" w14:textId="77777777" w:rsidR="00F1042F" w:rsidRDefault="00F1042F" w:rsidP="008A709B">
      <w:pPr>
        <w:spacing w:line="276" w:lineRule="auto"/>
        <w:jc w:val="center"/>
        <w:rPr>
          <w:rFonts w:ascii="Arial Unicode MS" w:eastAsia="Arial Unicode MS" w:hAnsi="Arial Unicode MS" w:cs="Arial Unicode MS"/>
          <w:b/>
          <w:bCs/>
          <w:sz w:val="28"/>
          <w:szCs w:val="28"/>
        </w:rPr>
      </w:pPr>
    </w:p>
    <w:p w14:paraId="7EEFAB96" w14:textId="77777777" w:rsidR="00F1042F" w:rsidRDefault="00F1042F" w:rsidP="13B8C331">
      <w:pPr>
        <w:spacing w:line="276" w:lineRule="auto"/>
        <w:jc w:val="center"/>
        <w:rPr>
          <w:rFonts w:ascii="Arial" w:eastAsia="Arial Unicode MS" w:hAnsi="Arial" w:cs="Arial"/>
          <w:b/>
          <w:bCs/>
          <w:sz w:val="28"/>
          <w:szCs w:val="28"/>
        </w:rPr>
      </w:pPr>
    </w:p>
    <w:p w14:paraId="2E930F7B" w14:textId="1E89BFE8" w:rsidR="00BD4205" w:rsidRPr="00E113CC" w:rsidRDefault="00E113CC" w:rsidP="00E113CC">
      <w:pPr>
        <w:spacing w:line="276" w:lineRule="auto"/>
        <w:jc w:val="center"/>
        <w:rPr>
          <w:rFonts w:ascii="Arial" w:eastAsia="Arial Unicode MS" w:hAnsi="Arial" w:cs="Arial"/>
          <w:b/>
          <w:bCs/>
          <w:sz w:val="28"/>
          <w:szCs w:val="28"/>
        </w:rPr>
      </w:pPr>
      <w:del w:id="0" w:author="Craig Parker" w:date="2023-03-02T22:52:00Z">
        <w:r w:rsidRPr="00E113CC" w:rsidDel="00A03CC1">
          <w:rPr>
            <w:rFonts w:ascii="Arial" w:eastAsia="Arial Unicode MS" w:hAnsi="Arial" w:cs="Arial"/>
            <w:b/>
            <w:bCs/>
            <w:sz w:val="28"/>
            <w:szCs w:val="28"/>
          </w:rPr>
          <w:delText xml:space="preserve">Protocol for </w:delText>
        </w:r>
        <w:r w:rsidR="6B85BDBF" w:rsidRPr="02A6C4D1" w:rsidDel="00A03CC1">
          <w:rPr>
            <w:rFonts w:ascii="Arial" w:eastAsia="Arial Unicode MS" w:hAnsi="Arial" w:cs="Arial"/>
            <w:b/>
            <w:bCs/>
            <w:sz w:val="28"/>
            <w:szCs w:val="28"/>
          </w:rPr>
          <w:delText>E</w:delText>
        </w:r>
        <w:r w:rsidR="15D05F88" w:rsidRPr="02A6C4D1" w:rsidDel="00A03CC1">
          <w:rPr>
            <w:rFonts w:ascii="Arial" w:eastAsia="Arial Unicode MS" w:hAnsi="Arial" w:cs="Arial"/>
            <w:b/>
            <w:bCs/>
            <w:sz w:val="28"/>
            <w:szCs w:val="28"/>
          </w:rPr>
          <w:delText xml:space="preserve">valuation of </w:delText>
        </w:r>
        <w:r w:rsidR="37BCFA8E" w:rsidRPr="02A6C4D1" w:rsidDel="00A03CC1">
          <w:rPr>
            <w:rFonts w:ascii="Arial" w:eastAsia="Arial Unicode MS" w:hAnsi="Arial" w:cs="Arial"/>
            <w:b/>
            <w:bCs/>
            <w:sz w:val="28"/>
            <w:szCs w:val="28"/>
          </w:rPr>
          <w:delText>M</w:delText>
        </w:r>
        <w:r w:rsidR="0786E7DC" w:rsidRPr="02A6C4D1" w:rsidDel="00A03CC1">
          <w:rPr>
            <w:rFonts w:ascii="Arial" w:eastAsia="Arial Unicode MS" w:hAnsi="Arial" w:cs="Arial"/>
            <w:b/>
            <w:bCs/>
            <w:sz w:val="28"/>
            <w:szCs w:val="28"/>
          </w:rPr>
          <w:delText>itigation</w:delText>
        </w:r>
        <w:r w:rsidRPr="00E113CC" w:rsidDel="00A03CC1">
          <w:rPr>
            <w:rFonts w:ascii="Arial" w:eastAsia="Arial Unicode MS" w:hAnsi="Arial" w:cs="Arial"/>
            <w:b/>
            <w:bCs/>
            <w:sz w:val="28"/>
            <w:szCs w:val="28"/>
          </w:rPr>
          <w:delText xml:space="preserve"> </w:delText>
        </w:r>
        <w:r w:rsidR="00661260" w:rsidDel="00A03CC1">
          <w:rPr>
            <w:rFonts w:ascii="Arial" w:eastAsia="Arial Unicode MS" w:hAnsi="Arial" w:cs="Arial"/>
            <w:b/>
            <w:bCs/>
            <w:sz w:val="28"/>
            <w:szCs w:val="28"/>
          </w:rPr>
          <w:delText>I</w:delText>
        </w:r>
        <w:r w:rsidRPr="00E113CC" w:rsidDel="00A03CC1">
          <w:rPr>
            <w:rFonts w:ascii="Arial" w:eastAsia="Arial Unicode MS" w:hAnsi="Arial" w:cs="Arial"/>
            <w:b/>
            <w:bCs/>
            <w:sz w:val="28"/>
            <w:szCs w:val="28"/>
          </w:rPr>
          <w:delText>nterventions</w:delText>
        </w:r>
        <w:r w:rsidR="00942460" w:rsidDel="00A03CC1">
          <w:rPr>
            <w:rFonts w:ascii="Arial" w:eastAsia="Arial Unicode MS" w:hAnsi="Arial" w:cs="Arial"/>
            <w:b/>
            <w:bCs/>
            <w:sz w:val="28"/>
            <w:szCs w:val="28"/>
          </w:rPr>
          <w:delText xml:space="preserve"> in Kenya, South Africa</w:delText>
        </w:r>
        <w:r w:rsidR="007B74D3" w:rsidDel="00A03CC1">
          <w:rPr>
            <w:rFonts w:ascii="Arial" w:eastAsia="Arial Unicode MS" w:hAnsi="Arial" w:cs="Arial"/>
            <w:b/>
            <w:bCs/>
            <w:sz w:val="28"/>
            <w:szCs w:val="28"/>
          </w:rPr>
          <w:delText>,</w:delText>
        </w:r>
        <w:r w:rsidR="00942460" w:rsidDel="00A03CC1">
          <w:rPr>
            <w:rFonts w:ascii="Arial" w:eastAsia="Arial Unicode MS" w:hAnsi="Arial" w:cs="Arial"/>
            <w:b/>
            <w:bCs/>
            <w:sz w:val="28"/>
            <w:szCs w:val="28"/>
          </w:rPr>
          <w:delText xml:space="preserve"> and Zimbabwe</w:delText>
        </w:r>
      </w:del>
      <w:ins w:id="1" w:author="Craig Parker" w:date="2023-03-02T22:51:00Z">
        <w:r w:rsidR="00BD4205" w:rsidRPr="00BD4205">
          <w:rPr>
            <w:rFonts w:ascii="Arial" w:eastAsia="Arial Unicode MS" w:hAnsi="Arial" w:cs="Arial"/>
            <w:b/>
            <w:bCs/>
            <w:sz w:val="28"/>
            <w:szCs w:val="28"/>
          </w:rPr>
          <w:t>The Use of the A</w:t>
        </w:r>
      </w:ins>
      <w:ins w:id="2" w:author="Craig Parker" w:date="2023-03-03T13:52:00Z">
        <w:r w:rsidR="00FD1E75">
          <w:rPr>
            <w:rFonts w:ascii="Arial" w:eastAsia="Arial Unicode MS" w:hAnsi="Arial" w:cs="Arial"/>
            <w:b/>
            <w:bCs/>
            <w:sz w:val="28"/>
            <w:szCs w:val="28"/>
          </w:rPr>
          <w:t xml:space="preserve">ga </w:t>
        </w:r>
      </w:ins>
      <w:ins w:id="3" w:author="Craig Parker" w:date="2023-03-02T22:51:00Z">
        <w:r w:rsidR="00BD4205" w:rsidRPr="00BD4205">
          <w:rPr>
            <w:rFonts w:ascii="Arial" w:eastAsia="Arial Unicode MS" w:hAnsi="Arial" w:cs="Arial"/>
            <w:b/>
            <w:bCs/>
            <w:sz w:val="28"/>
            <w:szCs w:val="28"/>
          </w:rPr>
          <w:t>K</w:t>
        </w:r>
      </w:ins>
      <w:ins w:id="4" w:author="Craig Parker" w:date="2023-03-03T13:52:00Z">
        <w:r w:rsidR="00FD1E75">
          <w:rPr>
            <w:rFonts w:ascii="Arial" w:eastAsia="Arial Unicode MS" w:hAnsi="Arial" w:cs="Arial"/>
            <w:b/>
            <w:bCs/>
            <w:sz w:val="28"/>
            <w:szCs w:val="28"/>
          </w:rPr>
          <w:t xml:space="preserve">han </w:t>
        </w:r>
      </w:ins>
      <w:ins w:id="5" w:author="Craig Parker" w:date="2023-03-02T22:51:00Z">
        <w:r w:rsidR="00BD4205" w:rsidRPr="00BD4205">
          <w:rPr>
            <w:rFonts w:ascii="Arial" w:eastAsia="Arial Unicode MS" w:hAnsi="Arial" w:cs="Arial"/>
            <w:b/>
            <w:bCs/>
            <w:sz w:val="28"/>
            <w:szCs w:val="28"/>
          </w:rPr>
          <w:t>D</w:t>
        </w:r>
      </w:ins>
      <w:ins w:id="6" w:author="Craig Parker" w:date="2023-03-03T13:53:00Z">
        <w:r w:rsidR="00FD1E75">
          <w:rPr>
            <w:rFonts w:ascii="Arial" w:eastAsia="Arial Unicode MS" w:hAnsi="Arial" w:cs="Arial"/>
            <w:b/>
            <w:bCs/>
            <w:sz w:val="28"/>
            <w:szCs w:val="28"/>
          </w:rPr>
          <w:t xml:space="preserve">evelopment </w:t>
        </w:r>
      </w:ins>
      <w:ins w:id="7" w:author="Craig Parker" w:date="2023-03-02T22:51:00Z">
        <w:r w:rsidR="00BD4205" w:rsidRPr="00BD4205">
          <w:rPr>
            <w:rFonts w:ascii="Arial" w:eastAsia="Arial Unicode MS" w:hAnsi="Arial" w:cs="Arial"/>
            <w:b/>
            <w:bCs/>
            <w:sz w:val="28"/>
            <w:szCs w:val="28"/>
          </w:rPr>
          <w:t>N</w:t>
        </w:r>
      </w:ins>
      <w:ins w:id="8" w:author="Craig Parker" w:date="2023-03-03T13:53:00Z">
        <w:r w:rsidR="00FD1E75">
          <w:rPr>
            <w:rFonts w:ascii="Arial" w:eastAsia="Arial Unicode MS" w:hAnsi="Arial" w:cs="Arial"/>
            <w:b/>
            <w:bCs/>
            <w:sz w:val="28"/>
            <w:szCs w:val="28"/>
          </w:rPr>
          <w:t>etwork</w:t>
        </w:r>
      </w:ins>
      <w:ins w:id="9" w:author="Craig Parker" w:date="2023-03-02T22:51:00Z">
        <w:r w:rsidR="00BD4205" w:rsidRPr="00BD4205">
          <w:rPr>
            <w:rFonts w:ascii="Arial" w:eastAsia="Arial Unicode MS" w:hAnsi="Arial" w:cs="Arial"/>
            <w:b/>
            <w:bCs/>
            <w:sz w:val="28"/>
            <w:szCs w:val="28"/>
          </w:rPr>
          <w:t xml:space="preserve"> Carbon Management Tool to </w:t>
        </w:r>
      </w:ins>
      <w:ins w:id="10" w:author="Oscar Radebe" w:date="2023-03-03T18:33:00Z">
        <w:r w:rsidR="00AC5FF5">
          <w:rPr>
            <w:rFonts w:ascii="Arial" w:eastAsia="Arial Unicode MS" w:hAnsi="Arial" w:cs="Arial"/>
            <w:b/>
            <w:bCs/>
            <w:sz w:val="28"/>
            <w:szCs w:val="28"/>
          </w:rPr>
          <w:t xml:space="preserve">Measure and </w:t>
        </w:r>
      </w:ins>
      <w:ins w:id="11" w:author="Craig Parker" w:date="2023-03-02T22:51:00Z">
        <w:r w:rsidR="00BD4205" w:rsidRPr="00BD4205">
          <w:rPr>
            <w:rFonts w:ascii="Arial" w:eastAsia="Arial Unicode MS" w:hAnsi="Arial" w:cs="Arial"/>
            <w:b/>
            <w:bCs/>
            <w:sz w:val="28"/>
            <w:szCs w:val="28"/>
          </w:rPr>
          <w:t xml:space="preserve">Evaluate </w:t>
        </w:r>
      </w:ins>
      <w:ins w:id="12" w:author="Oscar Radebe" w:date="2023-03-03T18:36:00Z">
        <w:del w:id="13" w:author="Shobna Sawry" w:date="2023-03-05T20:12:00Z">
          <w:r w:rsidR="004541B7" w:rsidDel="00CC33C7">
            <w:rPr>
              <w:rFonts w:ascii="Arial" w:eastAsia="Arial Unicode MS" w:hAnsi="Arial" w:cs="Arial"/>
              <w:b/>
              <w:bCs/>
              <w:sz w:val="28"/>
              <w:szCs w:val="28"/>
            </w:rPr>
            <w:delText>c</w:delText>
          </w:r>
        </w:del>
      </w:ins>
      <w:ins w:id="14" w:author="Shobna Sawry" w:date="2023-03-05T20:12:00Z">
        <w:r w:rsidR="00CC33C7">
          <w:rPr>
            <w:rFonts w:ascii="Arial" w:eastAsia="Arial Unicode MS" w:hAnsi="Arial" w:cs="Arial"/>
            <w:b/>
            <w:bCs/>
            <w:sz w:val="28"/>
            <w:szCs w:val="28"/>
          </w:rPr>
          <w:t>C</w:t>
        </w:r>
      </w:ins>
      <w:ins w:id="15" w:author="Oscar Radebe" w:date="2023-03-03T18:36:00Z">
        <w:r w:rsidR="004541B7">
          <w:rPr>
            <w:rFonts w:ascii="Arial" w:eastAsia="Arial Unicode MS" w:hAnsi="Arial" w:cs="Arial"/>
            <w:b/>
            <w:bCs/>
            <w:sz w:val="28"/>
            <w:szCs w:val="28"/>
          </w:rPr>
          <w:t>a</w:t>
        </w:r>
      </w:ins>
      <w:ins w:id="16" w:author="Shobna Sawry" w:date="2023-03-05T20:10:00Z">
        <w:r w:rsidR="00404B18">
          <w:rPr>
            <w:rFonts w:ascii="Arial" w:eastAsia="Arial Unicode MS" w:hAnsi="Arial" w:cs="Arial"/>
            <w:b/>
            <w:bCs/>
            <w:sz w:val="28"/>
            <w:szCs w:val="28"/>
          </w:rPr>
          <w:t>r</w:t>
        </w:r>
      </w:ins>
      <w:ins w:id="17" w:author="Oscar Radebe" w:date="2023-03-03T18:36:00Z">
        <w:r w:rsidR="004541B7">
          <w:rPr>
            <w:rFonts w:ascii="Arial" w:eastAsia="Arial Unicode MS" w:hAnsi="Arial" w:cs="Arial"/>
            <w:b/>
            <w:bCs/>
            <w:sz w:val="28"/>
            <w:szCs w:val="28"/>
          </w:rPr>
          <w:t>bo</w:t>
        </w:r>
        <w:del w:id="18" w:author="Shobna Sawry" w:date="2023-03-05T20:10:00Z">
          <w:r w:rsidR="004541B7" w:rsidDel="00404B18">
            <w:rPr>
              <w:rFonts w:ascii="Arial" w:eastAsia="Arial Unicode MS" w:hAnsi="Arial" w:cs="Arial"/>
              <w:b/>
              <w:bCs/>
              <w:sz w:val="28"/>
              <w:szCs w:val="28"/>
            </w:rPr>
            <w:delText>r</w:delText>
          </w:r>
        </w:del>
        <w:r w:rsidR="004541B7">
          <w:rPr>
            <w:rFonts w:ascii="Arial" w:eastAsia="Arial Unicode MS" w:hAnsi="Arial" w:cs="Arial"/>
            <w:b/>
            <w:bCs/>
            <w:sz w:val="28"/>
            <w:szCs w:val="28"/>
          </w:rPr>
          <w:t xml:space="preserve">n </w:t>
        </w:r>
      </w:ins>
      <w:ins w:id="19" w:author="Shobna Sawry" w:date="2023-03-05T20:12:00Z">
        <w:r w:rsidR="00CC33C7">
          <w:rPr>
            <w:rFonts w:ascii="Arial" w:eastAsia="Arial Unicode MS" w:hAnsi="Arial" w:cs="Arial"/>
            <w:b/>
            <w:bCs/>
            <w:sz w:val="28"/>
            <w:szCs w:val="28"/>
          </w:rPr>
          <w:t>E</w:t>
        </w:r>
      </w:ins>
      <w:ins w:id="20" w:author="Oscar Radebe" w:date="2023-03-03T18:36:00Z">
        <w:del w:id="21" w:author="Shobna Sawry" w:date="2023-03-05T20:12:00Z">
          <w:r w:rsidR="004541B7" w:rsidDel="00CC33C7">
            <w:rPr>
              <w:rFonts w:ascii="Arial" w:eastAsia="Arial Unicode MS" w:hAnsi="Arial" w:cs="Arial"/>
              <w:b/>
              <w:bCs/>
              <w:sz w:val="28"/>
              <w:szCs w:val="28"/>
            </w:rPr>
            <w:delText>e</w:delText>
          </w:r>
        </w:del>
        <w:r w:rsidR="004541B7">
          <w:rPr>
            <w:rFonts w:ascii="Arial" w:eastAsia="Arial Unicode MS" w:hAnsi="Arial" w:cs="Arial"/>
            <w:b/>
            <w:bCs/>
            <w:sz w:val="28"/>
            <w:szCs w:val="28"/>
          </w:rPr>
          <w:t>mission</w:t>
        </w:r>
      </w:ins>
      <w:ins w:id="22" w:author="Shobna Sawry" w:date="2023-03-05T20:10:00Z">
        <w:r w:rsidR="00404B18">
          <w:rPr>
            <w:rFonts w:ascii="Arial" w:eastAsia="Arial Unicode MS" w:hAnsi="Arial" w:cs="Arial"/>
            <w:b/>
            <w:bCs/>
            <w:sz w:val="28"/>
            <w:szCs w:val="28"/>
          </w:rPr>
          <w:t>s</w:t>
        </w:r>
      </w:ins>
      <w:ins w:id="23" w:author="Oscar Radebe" w:date="2023-03-03T18:33:00Z">
        <w:r w:rsidR="00AC5FF5">
          <w:rPr>
            <w:rFonts w:ascii="Arial" w:eastAsia="Arial Unicode MS" w:hAnsi="Arial" w:cs="Arial"/>
            <w:b/>
            <w:bCs/>
            <w:sz w:val="28"/>
            <w:szCs w:val="28"/>
          </w:rPr>
          <w:t xml:space="preserve"> </w:t>
        </w:r>
        <w:del w:id="24" w:author="Shobna Sawry" w:date="2023-03-05T20:10:00Z">
          <w:r w:rsidR="00AC5FF5" w:rsidDel="00404B18">
            <w:rPr>
              <w:rFonts w:ascii="Arial" w:eastAsia="Arial Unicode MS" w:hAnsi="Arial" w:cs="Arial"/>
              <w:b/>
              <w:bCs/>
              <w:sz w:val="28"/>
              <w:szCs w:val="28"/>
            </w:rPr>
            <w:delText>on</w:delText>
          </w:r>
        </w:del>
      </w:ins>
      <w:ins w:id="25" w:author="Shobna Sawry" w:date="2023-03-05T20:10:00Z">
        <w:r w:rsidR="00404B18">
          <w:rPr>
            <w:rFonts w:ascii="Arial" w:eastAsia="Arial Unicode MS" w:hAnsi="Arial" w:cs="Arial"/>
            <w:b/>
            <w:bCs/>
            <w:sz w:val="28"/>
            <w:szCs w:val="28"/>
          </w:rPr>
          <w:t>for</w:t>
        </w:r>
      </w:ins>
      <w:ins w:id="26" w:author="Oscar Radebe" w:date="2023-03-03T18:33:00Z">
        <w:r w:rsidR="00AC5FF5">
          <w:rPr>
            <w:rFonts w:ascii="Arial" w:eastAsia="Arial Unicode MS" w:hAnsi="Arial" w:cs="Arial"/>
            <w:b/>
            <w:bCs/>
            <w:sz w:val="28"/>
            <w:szCs w:val="28"/>
          </w:rPr>
          <w:t xml:space="preserve"> </w:t>
        </w:r>
      </w:ins>
      <w:ins w:id="27" w:author="Craig Parker" w:date="2023-03-02T22:51:00Z">
        <w:r w:rsidR="00BD4205" w:rsidRPr="00BD4205">
          <w:rPr>
            <w:rFonts w:ascii="Arial" w:eastAsia="Arial Unicode MS" w:hAnsi="Arial" w:cs="Arial"/>
            <w:b/>
            <w:bCs/>
            <w:sz w:val="28"/>
            <w:szCs w:val="28"/>
          </w:rPr>
          <w:t>Climate</w:t>
        </w:r>
      </w:ins>
      <w:ins w:id="28" w:author="Oscar Radebe" w:date="2023-03-03T18:34:00Z">
        <w:r w:rsidR="00AC5FF5">
          <w:rPr>
            <w:rFonts w:ascii="Arial" w:eastAsia="Arial Unicode MS" w:hAnsi="Arial" w:cs="Arial"/>
            <w:b/>
            <w:bCs/>
            <w:sz w:val="28"/>
            <w:szCs w:val="28"/>
          </w:rPr>
          <w:t xml:space="preserve"> </w:t>
        </w:r>
        <w:del w:id="29" w:author="Shobna Sawry" w:date="2023-03-05T20:11:00Z">
          <w:r w:rsidR="00AC5FF5" w:rsidDel="00404B18">
            <w:rPr>
              <w:rFonts w:ascii="Arial" w:eastAsia="Arial Unicode MS" w:hAnsi="Arial" w:cs="Arial"/>
              <w:b/>
              <w:bCs/>
              <w:sz w:val="28"/>
              <w:szCs w:val="28"/>
            </w:rPr>
            <w:delText xml:space="preserve">and </w:delText>
          </w:r>
        </w:del>
      </w:ins>
      <w:ins w:id="30" w:author="Craig Parker" w:date="2023-03-02T22:51:00Z">
        <w:del w:id="31" w:author="Shobna Sawry" w:date="2023-03-05T20:11:00Z">
          <w:r w:rsidR="00BD4205" w:rsidRPr="00BD4205" w:rsidDel="00404B18">
            <w:rPr>
              <w:rFonts w:ascii="Arial" w:eastAsia="Arial Unicode MS" w:hAnsi="Arial" w:cs="Arial"/>
              <w:b/>
              <w:bCs/>
              <w:sz w:val="28"/>
              <w:szCs w:val="28"/>
            </w:rPr>
            <w:delText xml:space="preserve"> </w:delText>
          </w:r>
        </w:del>
      </w:ins>
      <w:ins w:id="32" w:author="Craig Parker" w:date="2023-03-02T22:52:00Z">
        <w:r w:rsidR="00A03CC1">
          <w:rPr>
            <w:rFonts w:ascii="Arial" w:eastAsia="Arial Unicode MS" w:hAnsi="Arial" w:cs="Arial"/>
            <w:b/>
            <w:bCs/>
            <w:sz w:val="28"/>
            <w:szCs w:val="28"/>
          </w:rPr>
          <w:t>Mitigation</w:t>
        </w:r>
      </w:ins>
      <w:ins w:id="33" w:author="Craig Parker" w:date="2023-03-02T22:51:00Z">
        <w:r w:rsidR="00BD4205" w:rsidRPr="00BD4205">
          <w:rPr>
            <w:rFonts w:ascii="Arial" w:eastAsia="Arial Unicode MS" w:hAnsi="Arial" w:cs="Arial"/>
            <w:b/>
            <w:bCs/>
            <w:sz w:val="28"/>
            <w:szCs w:val="28"/>
          </w:rPr>
          <w:t xml:space="preserve"> I</w:t>
        </w:r>
        <w:r w:rsidR="00B36854">
          <w:rPr>
            <w:rFonts w:ascii="Arial" w:eastAsia="Arial Unicode MS" w:hAnsi="Arial" w:cs="Arial"/>
            <w:b/>
            <w:bCs/>
            <w:sz w:val="28"/>
            <w:szCs w:val="28"/>
          </w:rPr>
          <w:t>nterventions</w:t>
        </w:r>
        <w:r w:rsidR="00BD4205" w:rsidRPr="00BD4205">
          <w:rPr>
            <w:rFonts w:ascii="Arial" w:eastAsia="Arial Unicode MS" w:hAnsi="Arial" w:cs="Arial"/>
            <w:b/>
            <w:bCs/>
            <w:sz w:val="28"/>
            <w:szCs w:val="28"/>
          </w:rPr>
          <w:t xml:space="preserve"> </w:t>
        </w:r>
        <w:del w:id="34" w:author="Shobna Sawry" w:date="2023-03-05T20:13:00Z">
          <w:r w:rsidR="00BD4205" w:rsidRPr="00BD4205" w:rsidDel="00CC33C7">
            <w:rPr>
              <w:rFonts w:ascii="Arial" w:eastAsia="Arial Unicode MS" w:hAnsi="Arial" w:cs="Arial"/>
              <w:b/>
              <w:bCs/>
              <w:sz w:val="28"/>
              <w:szCs w:val="28"/>
            </w:rPr>
            <w:delText>on</w:delText>
          </w:r>
        </w:del>
      </w:ins>
      <w:ins w:id="35" w:author="Shobna Sawry" w:date="2023-03-05T20:13:00Z">
        <w:r w:rsidR="00CC33C7">
          <w:rPr>
            <w:rFonts w:ascii="Arial" w:eastAsia="Arial Unicode MS" w:hAnsi="Arial" w:cs="Arial"/>
            <w:b/>
            <w:bCs/>
            <w:sz w:val="28"/>
            <w:szCs w:val="28"/>
          </w:rPr>
          <w:t>in</w:t>
        </w:r>
      </w:ins>
      <w:ins w:id="36" w:author="Craig Parker" w:date="2023-03-02T22:51:00Z">
        <w:r w:rsidR="00BD4205" w:rsidRPr="00BD4205">
          <w:rPr>
            <w:rFonts w:ascii="Arial" w:eastAsia="Arial Unicode MS" w:hAnsi="Arial" w:cs="Arial"/>
            <w:b/>
            <w:bCs/>
            <w:sz w:val="28"/>
            <w:szCs w:val="28"/>
          </w:rPr>
          <w:t xml:space="preserve"> Health Facilities in Kenya, South Africa, and Zimbabwe</w:t>
        </w:r>
      </w:ins>
    </w:p>
    <w:p w14:paraId="46B8B6C4" w14:textId="77777777" w:rsidR="00E113CC" w:rsidRPr="00E113CC" w:rsidRDefault="00E113CC" w:rsidP="00E113CC">
      <w:pPr>
        <w:spacing w:line="276" w:lineRule="auto"/>
        <w:jc w:val="center"/>
        <w:rPr>
          <w:rFonts w:ascii="Arial" w:eastAsia="Arial Unicode MS" w:hAnsi="Arial" w:cs="Arial"/>
          <w:b/>
          <w:bCs/>
          <w:sz w:val="28"/>
          <w:szCs w:val="28"/>
        </w:rPr>
      </w:pPr>
      <w:r w:rsidRPr="00E113CC">
        <w:rPr>
          <w:rFonts w:ascii="Arial" w:eastAsia="Arial Unicode MS" w:hAnsi="Arial" w:cs="Arial"/>
          <w:b/>
          <w:bCs/>
          <w:sz w:val="28"/>
          <w:szCs w:val="28"/>
        </w:rPr>
        <w:t>HIGH HORIZONS – D5.7</w:t>
      </w:r>
    </w:p>
    <w:p w14:paraId="5B04905B" w14:textId="3BFD6EC9" w:rsidR="0039664E" w:rsidRPr="00CB4370" w:rsidRDefault="00E113CC" w:rsidP="00CB4370">
      <w:pPr>
        <w:spacing w:line="276" w:lineRule="auto"/>
        <w:jc w:val="center"/>
        <w:rPr>
          <w:rFonts w:ascii="Arial" w:eastAsia="Arial Unicode MS" w:hAnsi="Arial" w:cs="Arial"/>
          <w:b/>
          <w:bCs/>
          <w:sz w:val="28"/>
          <w:szCs w:val="28"/>
        </w:rPr>
      </w:pPr>
      <w:r w:rsidRPr="00E113CC">
        <w:rPr>
          <w:rFonts w:ascii="Arial" w:eastAsia="Arial Unicode MS" w:hAnsi="Arial" w:cs="Arial"/>
          <w:b/>
          <w:bCs/>
          <w:sz w:val="28"/>
          <w:szCs w:val="28"/>
        </w:rPr>
        <w:t>[GRANT NO.</w:t>
      </w:r>
      <w:r w:rsidR="00F1042F" w:rsidRPr="00CB3122">
        <w:rPr>
          <w:rFonts w:ascii="Arial" w:eastAsia="Arial Unicode MS" w:hAnsi="Arial" w:cs="Arial"/>
          <w:b/>
          <w:bCs/>
          <w:sz w:val="28"/>
          <w:szCs w:val="28"/>
        </w:rPr>
        <w:t xml:space="preserve"> 101057843</w:t>
      </w:r>
      <w:r w:rsidRPr="00E113CC">
        <w:rPr>
          <w:rFonts w:ascii="Arial" w:eastAsia="Arial Unicode MS" w:hAnsi="Arial" w:cs="Arial"/>
          <w:b/>
          <w:bCs/>
          <w:sz w:val="28"/>
          <w:szCs w:val="28"/>
        </w:rPr>
        <w:t>]</w:t>
      </w:r>
    </w:p>
    <w:p w14:paraId="6A26A5DA" w14:textId="26801E4C" w:rsidR="0039664E" w:rsidRDefault="0039664E" w:rsidP="0085140A">
      <w:pPr>
        <w:spacing w:line="276" w:lineRule="auto"/>
        <w:jc w:val="center"/>
        <w:rPr>
          <w:rFonts w:ascii="Arial" w:eastAsia="Arial Unicode MS" w:hAnsi="Arial" w:cs="Arial"/>
          <w:b/>
          <w:bCs/>
        </w:rPr>
      </w:pPr>
    </w:p>
    <w:p w14:paraId="1C170388" w14:textId="610B2F1D" w:rsidR="0039664E" w:rsidRDefault="0039664E" w:rsidP="0085140A">
      <w:pPr>
        <w:spacing w:line="276" w:lineRule="auto"/>
        <w:jc w:val="center"/>
        <w:rPr>
          <w:rFonts w:ascii="Arial" w:eastAsia="Arial Unicode MS" w:hAnsi="Arial" w:cs="Arial"/>
          <w:b/>
          <w:bCs/>
        </w:rPr>
      </w:pPr>
    </w:p>
    <w:p w14:paraId="5B4E962A" w14:textId="77777777" w:rsidR="005E38C4" w:rsidRDefault="005E38C4" w:rsidP="0085140A">
      <w:pPr>
        <w:spacing w:line="276" w:lineRule="auto"/>
        <w:jc w:val="center"/>
        <w:rPr>
          <w:rFonts w:ascii="Arial" w:eastAsia="Arial Unicode MS" w:hAnsi="Arial" w:cs="Arial"/>
          <w:b/>
          <w:bCs/>
        </w:rPr>
      </w:pPr>
    </w:p>
    <w:p w14:paraId="6BD75B01" w14:textId="77777777" w:rsidR="005E38C4" w:rsidRDefault="005E38C4" w:rsidP="0085140A">
      <w:pPr>
        <w:spacing w:line="276" w:lineRule="auto"/>
        <w:jc w:val="center"/>
        <w:rPr>
          <w:rFonts w:ascii="Arial" w:eastAsia="Arial Unicode MS" w:hAnsi="Arial" w:cs="Arial"/>
          <w:b/>
          <w:bCs/>
        </w:rPr>
      </w:pPr>
    </w:p>
    <w:p w14:paraId="70CA5951" w14:textId="77777777" w:rsidR="005E38C4" w:rsidRDefault="005E38C4" w:rsidP="0085140A">
      <w:pPr>
        <w:spacing w:line="276" w:lineRule="auto"/>
        <w:jc w:val="center"/>
        <w:rPr>
          <w:rFonts w:ascii="Arial" w:eastAsia="Arial Unicode MS" w:hAnsi="Arial" w:cs="Arial"/>
          <w:b/>
          <w:bCs/>
        </w:rPr>
      </w:pPr>
    </w:p>
    <w:p w14:paraId="085B26D2" w14:textId="77777777" w:rsidR="005E38C4" w:rsidRDefault="005E38C4" w:rsidP="0085140A">
      <w:pPr>
        <w:spacing w:line="276" w:lineRule="auto"/>
        <w:jc w:val="center"/>
        <w:rPr>
          <w:rFonts w:ascii="Arial" w:eastAsia="Arial Unicode MS" w:hAnsi="Arial" w:cs="Arial"/>
          <w:b/>
          <w:bCs/>
        </w:rPr>
      </w:pPr>
    </w:p>
    <w:p w14:paraId="3FCEA800" w14:textId="77777777" w:rsidR="005E38C4" w:rsidRDefault="005E38C4" w:rsidP="0085140A">
      <w:pPr>
        <w:spacing w:line="276" w:lineRule="auto"/>
        <w:jc w:val="center"/>
        <w:rPr>
          <w:rFonts w:ascii="Arial" w:eastAsia="Arial Unicode MS" w:hAnsi="Arial" w:cs="Arial"/>
          <w:b/>
          <w:bCs/>
        </w:rPr>
      </w:pPr>
    </w:p>
    <w:p w14:paraId="051B4D05" w14:textId="5F7A5FCF" w:rsidR="0039664E" w:rsidRDefault="0039664E" w:rsidP="0085140A">
      <w:pPr>
        <w:spacing w:line="276" w:lineRule="auto"/>
        <w:jc w:val="center"/>
        <w:rPr>
          <w:rFonts w:ascii="Arial" w:eastAsia="Arial Unicode MS" w:hAnsi="Arial" w:cs="Arial"/>
          <w:b/>
          <w:bCs/>
        </w:rPr>
      </w:pPr>
    </w:p>
    <w:p w14:paraId="1F417150" w14:textId="2CA4D897" w:rsidR="00CB4370" w:rsidRDefault="00CB4370">
      <w:pPr>
        <w:rPr>
          <w:rFonts w:ascii="Arial" w:eastAsia="Arial Unicode MS" w:hAnsi="Arial" w:cs="Arial"/>
          <w:b/>
          <w:bCs/>
        </w:rPr>
      </w:pPr>
      <w:r>
        <w:rPr>
          <w:rFonts w:ascii="Arial" w:eastAsia="Arial Unicode MS" w:hAnsi="Arial" w:cs="Arial"/>
          <w:b/>
          <w:bCs/>
        </w:rPr>
        <w:br w:type="page"/>
      </w:r>
    </w:p>
    <w:p w14:paraId="4FD61546" w14:textId="6AEF57F5" w:rsidR="00CB4370" w:rsidRDefault="00CB4370" w:rsidP="00054EB6">
      <w:pPr>
        <w:pStyle w:val="Heading1"/>
        <w:tabs>
          <w:tab w:val="left" w:pos="2925"/>
        </w:tabs>
      </w:pPr>
      <w:bookmarkStart w:id="37" w:name="_Toc128690039"/>
      <w:r>
        <w:lastRenderedPageBreak/>
        <w:t>Investigators</w:t>
      </w:r>
      <w:bookmarkEnd w:id="37"/>
      <w:r w:rsidR="00054EB6">
        <w:tab/>
      </w:r>
    </w:p>
    <w:p w14:paraId="62FAF8B7" w14:textId="77777777" w:rsidR="00CB4370" w:rsidRPr="00BD6908" w:rsidRDefault="00CB4370" w:rsidP="00CB4370">
      <w:pPr>
        <w:rPr>
          <w:rFonts w:ascii="Arial" w:hAnsi="Arial" w:cs="Arial"/>
          <w:lang w:val="en-ZA"/>
        </w:rPr>
      </w:pPr>
    </w:p>
    <w:p w14:paraId="51247FF6" w14:textId="0A223959" w:rsidR="00CB4370" w:rsidRDefault="00CB4370" w:rsidP="0050754C">
      <w:pPr>
        <w:spacing w:line="360" w:lineRule="auto"/>
        <w:jc w:val="both"/>
        <w:rPr>
          <w:rFonts w:ascii="Arial" w:hAnsi="Arial" w:cs="Arial"/>
          <w:lang w:val="en-ZA"/>
        </w:rPr>
      </w:pPr>
      <w:r w:rsidRPr="7FB1E434">
        <w:rPr>
          <w:rFonts w:ascii="Arial" w:hAnsi="Arial" w:cs="Arial"/>
          <w:lang w:val="en-ZA"/>
        </w:rPr>
        <w:t xml:space="preserve">This project is led by a team of investigators from </w:t>
      </w:r>
      <w:r w:rsidR="00033CAA">
        <w:rPr>
          <w:rFonts w:ascii="Arial" w:hAnsi="Arial" w:cs="Arial"/>
          <w:lang w:val="en-ZA"/>
        </w:rPr>
        <w:t>several</w:t>
      </w:r>
      <w:r w:rsidR="31AA4F08" w:rsidRPr="7FB1E434">
        <w:rPr>
          <w:rFonts w:ascii="Arial" w:hAnsi="Arial" w:cs="Arial"/>
          <w:lang w:val="en-ZA"/>
        </w:rPr>
        <w:t xml:space="preserve"> </w:t>
      </w:r>
      <w:r w:rsidRPr="7FB1E434">
        <w:rPr>
          <w:rFonts w:ascii="Arial" w:hAnsi="Arial" w:cs="Arial"/>
          <w:lang w:val="en-ZA"/>
        </w:rPr>
        <w:t>institutions in Kenya, South Africa, and Zimbabwe. In Kenya, the team is led by Sohail Muhammad Syed, the Chief Executive Officer of Aga Khan Hospital Mombasa Cluster, and Aquinius Mungatia, the Head of Grants &amp; Security and Environment and Climate Change Focal Person at Aga Khan Hospital Mombasa. In South Africa, the team is led by Gloria Maimela, the Climate and Health Director at Wits R</w:t>
      </w:r>
      <w:r w:rsidR="00CB0CFE">
        <w:rPr>
          <w:rFonts w:ascii="Arial" w:hAnsi="Arial" w:cs="Arial"/>
          <w:lang w:val="en-ZA"/>
        </w:rPr>
        <w:t>HI</w:t>
      </w:r>
      <w:r w:rsidRPr="7FB1E434">
        <w:rPr>
          <w:rFonts w:ascii="Arial" w:hAnsi="Arial" w:cs="Arial"/>
          <w:lang w:val="en-ZA"/>
        </w:rPr>
        <w:t>, and Matthew Chersich, a Research Professor at Wits R</w:t>
      </w:r>
      <w:r w:rsidR="00CB0CFE">
        <w:rPr>
          <w:rFonts w:ascii="Arial" w:hAnsi="Arial" w:cs="Arial"/>
          <w:lang w:val="en-ZA"/>
        </w:rPr>
        <w:t>H</w:t>
      </w:r>
      <w:r w:rsidRPr="7FB1E434">
        <w:rPr>
          <w:rFonts w:ascii="Arial" w:hAnsi="Arial" w:cs="Arial"/>
          <w:lang w:val="en-ZA"/>
        </w:rPr>
        <w:t>I. They are joined by Feziwe Mpondo, a Senior Researcher, and Craig Parker, a Data Scientist, both from Wits R</w:t>
      </w:r>
      <w:r w:rsidR="00CB0CFE">
        <w:rPr>
          <w:rFonts w:ascii="Arial" w:hAnsi="Arial" w:cs="Arial"/>
          <w:lang w:val="en-ZA"/>
        </w:rPr>
        <w:t>H</w:t>
      </w:r>
      <w:r w:rsidRPr="7FB1E434">
        <w:rPr>
          <w:rFonts w:ascii="Arial" w:hAnsi="Arial" w:cs="Arial"/>
          <w:lang w:val="en-ZA"/>
        </w:rPr>
        <w:t>I. In Zimbabwe, the team is led by Stanley Luchters, a Professor and Executive Director of the Centre for Sexual Health and HIV AIDS Research, with Thabani Muronzie and Jetina Tsvaki serving as Climate &amp; Health Research Officer and Climate &amp; Health Data Management and Science Analyst, respectively, at the same institution. Together, the team brings a wealth of experience and expertise in climate and health research, data analysis, and management to this project.</w:t>
      </w:r>
    </w:p>
    <w:p w14:paraId="231AE236" w14:textId="596509E2" w:rsidR="00CB4370" w:rsidRDefault="00CB4370">
      <w:pPr>
        <w:rPr>
          <w:rFonts w:ascii="Arial" w:hAnsi="Arial" w:cs="Arial"/>
          <w:lang w:val="en-ZA"/>
        </w:rPr>
      </w:pPr>
      <w:r>
        <w:rPr>
          <w:rFonts w:ascii="Arial" w:hAnsi="Arial" w:cs="Arial"/>
          <w:lang w:val="en-ZA"/>
        </w:rPr>
        <w:br w:type="page"/>
      </w:r>
    </w:p>
    <w:p w14:paraId="46C98999" w14:textId="4D003222" w:rsidR="00FE33A6" w:rsidRDefault="13B8C331" w:rsidP="00856F81">
      <w:pPr>
        <w:pStyle w:val="TOC1"/>
        <w:rPr>
          <w:ins w:id="38" w:author="Craig Parker" w:date="2023-03-02T22:53:00Z"/>
          <w:rFonts w:asciiTheme="minorHAnsi" w:eastAsiaTheme="minorEastAsia" w:hAnsiTheme="minorHAnsi" w:cstheme="minorBidi"/>
          <w:noProof/>
          <w:sz w:val="22"/>
          <w:szCs w:val="22"/>
          <w:lang w:val="en-ZA" w:eastAsia="en-ZA"/>
        </w:rPr>
      </w:pPr>
      <w:r w:rsidRPr="00BF1B8F">
        <w:rPr>
          <w:rFonts w:ascii="Arial" w:hAnsi="Arial" w:cs="Arial"/>
        </w:rPr>
        <w:lastRenderedPageBreak/>
        <w:fldChar w:fldCharType="begin"/>
      </w:r>
      <w:r w:rsidR="00581ABF" w:rsidRPr="00BF1B8F">
        <w:rPr>
          <w:rFonts w:ascii="Arial" w:hAnsi="Arial" w:cs="Arial"/>
        </w:rPr>
        <w:instrText>TOC \o "1-3" \h \z \u</w:instrText>
      </w:r>
      <w:r w:rsidRPr="00BF1B8F">
        <w:rPr>
          <w:rFonts w:ascii="Arial" w:hAnsi="Arial" w:cs="Arial"/>
        </w:rPr>
        <w:fldChar w:fldCharType="separate"/>
      </w:r>
      <w:ins w:id="39" w:author="Craig Parker" w:date="2023-03-02T22:53:00Z">
        <w:r w:rsidR="00FE33A6" w:rsidRPr="006A4DFE">
          <w:rPr>
            <w:rStyle w:val="Hyperlink"/>
            <w:noProof/>
          </w:rPr>
          <w:fldChar w:fldCharType="begin"/>
        </w:r>
        <w:r w:rsidR="00FE33A6" w:rsidRPr="006A4DFE">
          <w:rPr>
            <w:rStyle w:val="Hyperlink"/>
            <w:noProof/>
          </w:rPr>
          <w:instrText xml:space="preserve"> </w:instrText>
        </w:r>
        <w:r w:rsidR="00FE33A6">
          <w:rPr>
            <w:noProof/>
          </w:rPr>
          <w:instrText>HYPERLINK \l "_Toc128690039"</w:instrText>
        </w:r>
        <w:r w:rsidR="00FE33A6" w:rsidRPr="006A4DFE">
          <w:rPr>
            <w:rStyle w:val="Hyperlink"/>
            <w:noProof/>
          </w:rPr>
          <w:instrText xml:space="preserve"> </w:instrText>
        </w:r>
        <w:r w:rsidR="00FE33A6" w:rsidRPr="006A4DFE">
          <w:rPr>
            <w:rStyle w:val="Hyperlink"/>
            <w:noProof/>
          </w:rPr>
        </w:r>
        <w:r w:rsidR="00FE33A6" w:rsidRPr="006A4DFE">
          <w:rPr>
            <w:rStyle w:val="Hyperlink"/>
            <w:noProof/>
          </w:rPr>
          <w:fldChar w:fldCharType="separate"/>
        </w:r>
        <w:r w:rsidR="00FE33A6" w:rsidRPr="006A4DFE">
          <w:rPr>
            <w:rStyle w:val="Hyperlink"/>
            <w:noProof/>
          </w:rPr>
          <w:t>Investigators</w:t>
        </w:r>
        <w:r w:rsidR="00FE33A6">
          <w:rPr>
            <w:noProof/>
            <w:webHidden/>
          </w:rPr>
          <w:tab/>
        </w:r>
        <w:r w:rsidR="00FE33A6">
          <w:rPr>
            <w:noProof/>
            <w:webHidden/>
          </w:rPr>
          <w:fldChar w:fldCharType="begin"/>
        </w:r>
        <w:r w:rsidR="00FE33A6">
          <w:rPr>
            <w:noProof/>
            <w:webHidden/>
          </w:rPr>
          <w:instrText xml:space="preserve"> PAGEREF _Toc128690039 \h </w:instrText>
        </w:r>
      </w:ins>
      <w:r w:rsidR="00FE33A6">
        <w:rPr>
          <w:noProof/>
          <w:webHidden/>
        </w:rPr>
      </w:r>
      <w:r w:rsidR="00FE33A6">
        <w:rPr>
          <w:noProof/>
          <w:webHidden/>
        </w:rPr>
        <w:fldChar w:fldCharType="separate"/>
      </w:r>
      <w:ins w:id="40" w:author="Craig Parker" w:date="2023-03-02T22:53:00Z">
        <w:r w:rsidR="00FE33A6">
          <w:rPr>
            <w:noProof/>
            <w:webHidden/>
          </w:rPr>
          <w:t>1</w:t>
        </w:r>
        <w:r w:rsidR="00FE33A6">
          <w:rPr>
            <w:noProof/>
            <w:webHidden/>
          </w:rPr>
          <w:fldChar w:fldCharType="end"/>
        </w:r>
        <w:r w:rsidR="00FE33A6" w:rsidRPr="006A4DFE">
          <w:rPr>
            <w:rStyle w:val="Hyperlink"/>
            <w:noProof/>
          </w:rPr>
          <w:fldChar w:fldCharType="end"/>
        </w:r>
      </w:ins>
    </w:p>
    <w:p w14:paraId="3CB08C92" w14:textId="1798A231" w:rsidR="00FE33A6" w:rsidRDefault="00FE33A6" w:rsidP="00856F81">
      <w:pPr>
        <w:pStyle w:val="TOC1"/>
        <w:rPr>
          <w:ins w:id="41" w:author="Craig Parker" w:date="2023-03-02T22:53:00Z"/>
          <w:rFonts w:asciiTheme="minorHAnsi" w:eastAsiaTheme="minorEastAsia" w:hAnsiTheme="minorHAnsi" w:cstheme="minorBidi"/>
          <w:noProof/>
          <w:sz w:val="22"/>
          <w:szCs w:val="22"/>
          <w:lang w:val="en-ZA" w:eastAsia="en-ZA"/>
        </w:rPr>
      </w:pPr>
      <w:ins w:id="42"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"_Toc128690040"</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List of figures and tables</w:t>
        </w:r>
        <w:r>
          <w:rPr>
            <w:noProof/>
            <w:webHidden/>
          </w:rPr>
          <w:tab/>
        </w:r>
        <w:r>
          <w:rPr>
            <w:noProof/>
            <w:webHidden/>
          </w:rPr>
          <w:fldChar w:fldCharType="begin"/>
        </w:r>
        <w:r>
          <w:rPr>
            <w:noProof/>
            <w:webHidden/>
          </w:rPr>
          <w:instrText xml:space="preserve"> PAGEREF _Toc128690040 \h </w:instrText>
        </w:r>
      </w:ins>
      <w:r>
        <w:rPr>
          <w:noProof/>
          <w:webHidden/>
        </w:rPr>
      </w:r>
      <w:r>
        <w:rPr>
          <w:noProof/>
          <w:webHidden/>
        </w:rPr>
        <w:fldChar w:fldCharType="separate"/>
      </w:r>
      <w:ins w:id="43" w:author="Craig Parker" w:date="2023-03-02T22:53:00Z">
        <w:r>
          <w:rPr>
            <w:noProof/>
            <w:webHidden/>
          </w:rPr>
          <w:t>4</w:t>
        </w:r>
        <w:r>
          <w:rPr>
            <w:noProof/>
            <w:webHidden/>
          </w:rPr>
          <w:fldChar w:fldCharType="end"/>
        </w:r>
        <w:r w:rsidRPr="006A4DFE">
          <w:rPr>
            <w:rStyle w:val="Hyperlink"/>
            <w:noProof/>
          </w:rPr>
          <w:fldChar w:fldCharType="end"/>
        </w:r>
      </w:ins>
    </w:p>
    <w:p w14:paraId="5C0D9CA5" w14:textId="5E8DC0F9" w:rsidR="00FE33A6" w:rsidRDefault="00FE33A6" w:rsidP="00856F81">
      <w:pPr>
        <w:pStyle w:val="TOC1"/>
        <w:rPr>
          <w:ins w:id="44" w:author="Craig Parker" w:date="2023-03-02T22:53:00Z"/>
          <w:rFonts w:asciiTheme="minorHAnsi" w:eastAsiaTheme="minorEastAsia" w:hAnsiTheme="minorHAnsi" w:cstheme="minorBidi"/>
          <w:noProof/>
          <w:sz w:val="22"/>
          <w:szCs w:val="22"/>
          <w:lang w:val="en-ZA" w:eastAsia="en-ZA"/>
        </w:rPr>
      </w:pPr>
      <w:ins w:id="45"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"_Toc128690041"</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PARTNERS IN THE PROJECT</w:t>
        </w:r>
        <w:r>
          <w:rPr>
            <w:noProof/>
            <w:webHidden/>
          </w:rPr>
          <w:tab/>
        </w:r>
        <w:r>
          <w:rPr>
            <w:noProof/>
            <w:webHidden/>
          </w:rPr>
          <w:fldChar w:fldCharType="begin"/>
        </w:r>
        <w:r>
          <w:rPr>
            <w:noProof/>
            <w:webHidden/>
          </w:rPr>
          <w:instrText xml:space="preserve"> PAGEREF _Toc128690041 \h </w:instrText>
        </w:r>
      </w:ins>
      <w:r>
        <w:rPr>
          <w:noProof/>
          <w:webHidden/>
        </w:rPr>
      </w:r>
      <w:r>
        <w:rPr>
          <w:noProof/>
          <w:webHidden/>
        </w:rPr>
        <w:fldChar w:fldCharType="separate"/>
      </w:r>
      <w:ins w:id="46" w:author="Craig Parker" w:date="2023-03-02T22:53:00Z">
        <w:r>
          <w:rPr>
            <w:noProof/>
            <w:webHidden/>
          </w:rPr>
          <w:t>4</w:t>
        </w:r>
        <w:r>
          <w:rPr>
            <w:noProof/>
            <w:webHidden/>
          </w:rPr>
          <w:fldChar w:fldCharType="end"/>
        </w:r>
        <w:r w:rsidRPr="006A4DFE">
          <w:rPr>
            <w:rStyle w:val="Hyperlink"/>
            <w:noProof/>
          </w:rPr>
          <w:fldChar w:fldCharType="end"/>
        </w:r>
      </w:ins>
    </w:p>
    <w:p w14:paraId="113F5D75" w14:textId="41ED58D4" w:rsidR="00FE33A6" w:rsidRDefault="00FE33A6">
      <w:pPr>
        <w:pStyle w:val="TOC1"/>
        <w:rPr>
          <w:ins w:id="47" w:author="Craig Parker" w:date="2023-03-02T22:53:00Z"/>
          <w:rFonts w:asciiTheme="minorHAnsi" w:eastAsiaTheme="minorEastAsia" w:hAnsiTheme="minorHAnsi" w:cstheme="minorBidi"/>
          <w:noProof/>
          <w:sz w:val="22"/>
          <w:szCs w:val="22"/>
          <w:lang w:val="en-ZA" w:eastAsia="en-ZA"/>
        </w:rPr>
        <w:pPrChange w:id="48" w:author="Craig Parker" w:date="2023-03-02T22:53:00Z">
          <w:pPr>
            <w:pStyle w:val="TOC2"/>
            <w:tabs>
              <w:tab w:val="right" w:leader="dot" w:pos="9350"/>
            </w:tabs>
          </w:pPr>
        </w:pPrChange>
      </w:pPr>
      <w:ins w:id="49"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"_Toc128690042"</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lang w:val="en-ZA"/>
          </w:rPr>
          <w:t>Implementing Partners:</w:t>
        </w:r>
        <w:r>
          <w:rPr>
            <w:noProof/>
            <w:webHidden/>
          </w:rPr>
          <w:tab/>
        </w:r>
        <w:r>
          <w:rPr>
            <w:noProof/>
            <w:webHidden/>
          </w:rPr>
          <w:fldChar w:fldCharType="begin"/>
        </w:r>
        <w:r>
          <w:rPr>
            <w:noProof/>
            <w:webHidden/>
          </w:rPr>
          <w:instrText xml:space="preserve"> PAGEREF _Toc128690042 \h </w:instrText>
        </w:r>
      </w:ins>
      <w:r>
        <w:rPr>
          <w:noProof/>
          <w:webHidden/>
        </w:rPr>
      </w:r>
      <w:r>
        <w:rPr>
          <w:noProof/>
          <w:webHidden/>
        </w:rPr>
        <w:fldChar w:fldCharType="separate"/>
      </w:r>
      <w:ins w:id="50" w:author="Craig Parker" w:date="2023-03-02T22:53:00Z">
        <w:r>
          <w:rPr>
            <w:noProof/>
            <w:webHidden/>
          </w:rPr>
          <w:t>4</w:t>
        </w:r>
        <w:r>
          <w:rPr>
            <w:noProof/>
            <w:webHidden/>
          </w:rPr>
          <w:fldChar w:fldCharType="end"/>
        </w:r>
        <w:r w:rsidRPr="006A4DFE">
          <w:rPr>
            <w:rStyle w:val="Hyperlink"/>
            <w:noProof/>
          </w:rPr>
          <w:fldChar w:fldCharType="end"/>
        </w:r>
      </w:ins>
    </w:p>
    <w:p w14:paraId="46F0FA1D" w14:textId="2BD9930F" w:rsidR="00FE33A6" w:rsidRDefault="00FE33A6">
      <w:pPr>
        <w:pStyle w:val="TOC1"/>
        <w:rPr>
          <w:ins w:id="51" w:author="Craig Parker" w:date="2023-03-02T22:53:00Z"/>
          <w:rFonts w:asciiTheme="minorHAnsi" w:eastAsiaTheme="minorEastAsia" w:hAnsiTheme="minorHAnsi" w:cstheme="minorBidi"/>
          <w:noProof/>
          <w:sz w:val="22"/>
          <w:szCs w:val="22"/>
          <w:lang w:val="en-ZA" w:eastAsia="en-ZA"/>
        </w:rPr>
        <w:pPrChange w:id="52" w:author="Craig Parker" w:date="2023-03-02T22:53:00Z">
          <w:pPr>
            <w:pStyle w:val="TOC2"/>
            <w:tabs>
              <w:tab w:val="right" w:leader="dot" w:pos="9350"/>
            </w:tabs>
          </w:pPr>
        </w:pPrChange>
      </w:pPr>
      <w:ins w:id="53"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"_Toc128690043"</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lang w:val="en-ZA"/>
          </w:rPr>
          <w:t>Other Collaborating Partners in the HIGH Horizons Consortium:</w:t>
        </w:r>
        <w:r>
          <w:rPr>
            <w:noProof/>
            <w:webHidden/>
          </w:rPr>
          <w:tab/>
        </w:r>
        <w:r>
          <w:rPr>
            <w:noProof/>
            <w:webHidden/>
          </w:rPr>
          <w:fldChar w:fldCharType="begin"/>
        </w:r>
        <w:r>
          <w:rPr>
            <w:noProof/>
            <w:webHidden/>
          </w:rPr>
          <w:instrText xml:space="preserve"> PAGEREF _Toc128690043 \h </w:instrText>
        </w:r>
      </w:ins>
      <w:r>
        <w:rPr>
          <w:noProof/>
          <w:webHidden/>
        </w:rPr>
      </w:r>
      <w:r>
        <w:rPr>
          <w:noProof/>
          <w:webHidden/>
        </w:rPr>
        <w:fldChar w:fldCharType="separate"/>
      </w:r>
      <w:ins w:id="54" w:author="Craig Parker" w:date="2023-03-02T22:53:00Z">
        <w:r>
          <w:rPr>
            <w:noProof/>
            <w:webHidden/>
          </w:rPr>
          <w:t>4</w:t>
        </w:r>
        <w:r>
          <w:rPr>
            <w:noProof/>
            <w:webHidden/>
          </w:rPr>
          <w:fldChar w:fldCharType="end"/>
        </w:r>
        <w:r w:rsidRPr="006A4DFE">
          <w:rPr>
            <w:rStyle w:val="Hyperlink"/>
            <w:noProof/>
          </w:rPr>
          <w:fldChar w:fldCharType="end"/>
        </w:r>
      </w:ins>
    </w:p>
    <w:p w14:paraId="25B8159C" w14:textId="58A74618" w:rsidR="00FE33A6" w:rsidRDefault="00FE33A6" w:rsidP="00856F81">
      <w:pPr>
        <w:pStyle w:val="TOC1"/>
        <w:rPr>
          <w:ins w:id="55" w:author="Craig Parker" w:date="2023-03-02T22:53:00Z"/>
          <w:rFonts w:asciiTheme="minorHAnsi" w:eastAsiaTheme="minorEastAsia" w:hAnsiTheme="minorHAnsi" w:cstheme="minorBidi"/>
          <w:noProof/>
          <w:sz w:val="22"/>
          <w:szCs w:val="22"/>
          <w:lang w:val="en-ZA" w:eastAsia="en-ZA"/>
        </w:rPr>
      </w:pPr>
      <w:ins w:id="56"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"_Toc128690044"</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rFonts w:ascii="Arial" w:hAnsi="Arial" w:cs="Arial"/>
            <w:noProof/>
          </w:rPr>
          <w:t>Deliverable Information</w:t>
        </w:r>
        <w:r>
          <w:rPr>
            <w:noProof/>
            <w:webHidden/>
          </w:rPr>
          <w:tab/>
        </w:r>
        <w:r>
          <w:rPr>
            <w:noProof/>
            <w:webHidden/>
          </w:rPr>
          <w:fldChar w:fldCharType="begin"/>
        </w:r>
        <w:r>
          <w:rPr>
            <w:noProof/>
            <w:webHidden/>
          </w:rPr>
          <w:instrText xml:space="preserve"> PAGEREF _Toc128690044 \h </w:instrText>
        </w:r>
      </w:ins>
      <w:r>
        <w:rPr>
          <w:noProof/>
          <w:webHidden/>
        </w:rPr>
      </w:r>
      <w:r>
        <w:rPr>
          <w:noProof/>
          <w:webHidden/>
        </w:rPr>
        <w:fldChar w:fldCharType="separate"/>
      </w:r>
      <w:ins w:id="57" w:author="Craig Parker" w:date="2023-03-02T22:53:00Z">
        <w:r>
          <w:rPr>
            <w:noProof/>
            <w:webHidden/>
          </w:rPr>
          <w:t>5</w:t>
        </w:r>
        <w:r>
          <w:rPr>
            <w:noProof/>
            <w:webHidden/>
          </w:rPr>
          <w:fldChar w:fldCharType="end"/>
        </w:r>
        <w:r w:rsidRPr="006A4DFE">
          <w:rPr>
            <w:rStyle w:val="Hyperlink"/>
            <w:noProof/>
          </w:rPr>
          <w:fldChar w:fldCharType="end"/>
        </w:r>
      </w:ins>
    </w:p>
    <w:p w14:paraId="2221CACE" w14:textId="79F4B4BD" w:rsidR="00FE33A6" w:rsidRDefault="00FE33A6" w:rsidP="00856F81">
      <w:pPr>
        <w:pStyle w:val="TOC1"/>
        <w:rPr>
          <w:ins w:id="58" w:author="Craig Parker" w:date="2023-03-02T22:53:00Z"/>
          <w:rFonts w:asciiTheme="minorHAnsi" w:eastAsiaTheme="minorEastAsia" w:hAnsiTheme="minorHAnsi" w:cstheme="minorBidi"/>
          <w:noProof/>
          <w:sz w:val="22"/>
          <w:szCs w:val="22"/>
          <w:lang w:val="en-ZA" w:eastAsia="en-ZA"/>
        </w:rPr>
      </w:pPr>
      <w:ins w:id="59"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"_Toc128690045"</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lang w:val="en-GB"/>
          </w:rPr>
          <w:t>History</w:t>
        </w:r>
        <w:r w:rsidRPr="006A4DFE">
          <w:rPr>
            <w:rStyle w:val="Hyperlink"/>
            <w:noProof/>
            <w:spacing w:val="-4"/>
            <w:lang w:val="en-GB"/>
          </w:rPr>
          <w:t xml:space="preserve"> </w:t>
        </w:r>
        <w:r w:rsidRPr="006A4DFE">
          <w:rPr>
            <w:rStyle w:val="Hyperlink"/>
            <w:noProof/>
            <w:lang w:val="en-GB"/>
          </w:rPr>
          <w:t>of</w:t>
        </w:r>
        <w:r w:rsidRPr="006A4DFE">
          <w:rPr>
            <w:rStyle w:val="Hyperlink"/>
            <w:noProof/>
            <w:spacing w:val="-1"/>
            <w:lang w:val="en-GB"/>
          </w:rPr>
          <w:t xml:space="preserve"> </w:t>
        </w:r>
        <w:r w:rsidRPr="006A4DFE">
          <w:rPr>
            <w:rStyle w:val="Hyperlink"/>
            <w:noProof/>
            <w:lang w:val="en-GB"/>
          </w:rPr>
          <w:t>Changes</w:t>
        </w:r>
        <w:r>
          <w:rPr>
            <w:noProof/>
            <w:webHidden/>
          </w:rPr>
          <w:tab/>
        </w:r>
        <w:r>
          <w:rPr>
            <w:noProof/>
            <w:webHidden/>
          </w:rPr>
          <w:fldChar w:fldCharType="begin"/>
        </w:r>
        <w:r>
          <w:rPr>
            <w:noProof/>
            <w:webHidden/>
          </w:rPr>
          <w:instrText xml:space="preserve"> PAGEREF _Toc128690045 \h </w:instrText>
        </w:r>
      </w:ins>
      <w:r>
        <w:rPr>
          <w:noProof/>
          <w:webHidden/>
        </w:rPr>
      </w:r>
      <w:r>
        <w:rPr>
          <w:noProof/>
          <w:webHidden/>
        </w:rPr>
        <w:fldChar w:fldCharType="separate"/>
      </w:r>
      <w:ins w:id="60" w:author="Craig Parker" w:date="2023-03-02T22:53:00Z">
        <w:r>
          <w:rPr>
            <w:noProof/>
            <w:webHidden/>
          </w:rPr>
          <w:t>6</w:t>
        </w:r>
        <w:r>
          <w:rPr>
            <w:noProof/>
            <w:webHidden/>
          </w:rPr>
          <w:fldChar w:fldCharType="end"/>
        </w:r>
        <w:r w:rsidRPr="006A4DFE">
          <w:rPr>
            <w:rStyle w:val="Hyperlink"/>
            <w:noProof/>
          </w:rPr>
          <w:fldChar w:fldCharType="end"/>
        </w:r>
      </w:ins>
    </w:p>
    <w:p w14:paraId="056DFF1B" w14:textId="2E960B19" w:rsidR="00FE33A6" w:rsidRDefault="00FE33A6" w:rsidP="00856F81">
      <w:pPr>
        <w:pStyle w:val="TOC1"/>
        <w:rPr>
          <w:ins w:id="61" w:author="Craig Parker" w:date="2023-03-02T22:53:00Z"/>
          <w:rFonts w:asciiTheme="minorHAnsi" w:eastAsiaTheme="minorEastAsia" w:hAnsiTheme="minorHAnsi" w:cstheme="minorBidi"/>
          <w:noProof/>
          <w:sz w:val="22"/>
          <w:szCs w:val="22"/>
          <w:lang w:val="en-ZA" w:eastAsia="en-ZA"/>
        </w:rPr>
      </w:pPr>
      <w:ins w:id="62"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"_Toc128690046"</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PROTOCOL SYNOPSIS</w:t>
        </w:r>
        <w:r>
          <w:rPr>
            <w:noProof/>
            <w:webHidden/>
          </w:rPr>
          <w:tab/>
        </w:r>
        <w:r>
          <w:rPr>
            <w:noProof/>
            <w:webHidden/>
          </w:rPr>
          <w:fldChar w:fldCharType="begin"/>
        </w:r>
        <w:r>
          <w:rPr>
            <w:noProof/>
            <w:webHidden/>
          </w:rPr>
          <w:instrText xml:space="preserve"> PAGEREF _Toc128690046 \h </w:instrText>
        </w:r>
      </w:ins>
      <w:r>
        <w:rPr>
          <w:noProof/>
          <w:webHidden/>
        </w:rPr>
      </w:r>
      <w:r>
        <w:rPr>
          <w:noProof/>
          <w:webHidden/>
        </w:rPr>
        <w:fldChar w:fldCharType="separate"/>
      </w:r>
      <w:ins w:id="63" w:author="Craig Parker" w:date="2023-03-02T22:53:00Z">
        <w:r>
          <w:rPr>
            <w:noProof/>
            <w:webHidden/>
          </w:rPr>
          <w:t>7</w:t>
        </w:r>
        <w:r>
          <w:rPr>
            <w:noProof/>
            <w:webHidden/>
          </w:rPr>
          <w:fldChar w:fldCharType="end"/>
        </w:r>
        <w:r w:rsidRPr="006A4DFE">
          <w:rPr>
            <w:rStyle w:val="Hyperlink"/>
            <w:noProof/>
          </w:rPr>
          <w:fldChar w:fldCharType="end"/>
        </w:r>
      </w:ins>
    </w:p>
    <w:p w14:paraId="67E0601C" w14:textId="363DF558" w:rsidR="00FE33A6" w:rsidRDefault="00FE33A6">
      <w:pPr>
        <w:pStyle w:val="TOC1"/>
        <w:rPr>
          <w:ins w:id="64" w:author="Craig Parker" w:date="2023-03-02T22:53:00Z"/>
          <w:rFonts w:asciiTheme="minorHAnsi" w:eastAsiaTheme="minorEastAsia" w:hAnsiTheme="minorHAnsi" w:cstheme="minorBidi"/>
          <w:noProof/>
          <w:sz w:val="22"/>
          <w:szCs w:val="22"/>
          <w:lang w:val="en-ZA" w:eastAsia="en-ZA"/>
        </w:rPr>
        <w:pPrChange w:id="65" w:author="Craig Parker" w:date="2023-03-02T22:53:00Z">
          <w:pPr>
            <w:pStyle w:val="TOC2"/>
            <w:tabs>
              <w:tab w:val="right" w:leader="dot" w:pos="9350"/>
            </w:tabs>
          </w:pPr>
        </w:pPrChange>
      </w:pPr>
      <w:ins w:id="66"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"_Toc128690047"</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Definitions</w:t>
        </w:r>
        <w:r>
          <w:rPr>
            <w:noProof/>
            <w:webHidden/>
          </w:rPr>
          <w:tab/>
        </w:r>
        <w:r>
          <w:rPr>
            <w:noProof/>
            <w:webHidden/>
          </w:rPr>
          <w:fldChar w:fldCharType="begin"/>
        </w:r>
        <w:r>
          <w:rPr>
            <w:noProof/>
            <w:webHidden/>
          </w:rPr>
          <w:instrText xml:space="preserve"> PAGEREF _Toc128690047 \h </w:instrText>
        </w:r>
      </w:ins>
      <w:r>
        <w:rPr>
          <w:noProof/>
          <w:webHidden/>
        </w:rPr>
      </w:r>
      <w:r>
        <w:rPr>
          <w:noProof/>
          <w:webHidden/>
        </w:rPr>
        <w:fldChar w:fldCharType="separate"/>
      </w:r>
      <w:ins w:id="67" w:author="Craig Parker" w:date="2023-03-02T22:53:00Z">
        <w:r>
          <w:rPr>
            <w:noProof/>
            <w:webHidden/>
          </w:rPr>
          <w:t>8</w:t>
        </w:r>
        <w:r>
          <w:rPr>
            <w:noProof/>
            <w:webHidden/>
          </w:rPr>
          <w:fldChar w:fldCharType="end"/>
        </w:r>
        <w:r w:rsidRPr="006A4DFE">
          <w:rPr>
            <w:rStyle w:val="Hyperlink"/>
            <w:noProof/>
          </w:rPr>
          <w:fldChar w:fldCharType="end"/>
        </w:r>
      </w:ins>
    </w:p>
    <w:p w14:paraId="25D3FFF2" w14:textId="51EABE2E" w:rsidR="00FE33A6" w:rsidRDefault="00FE33A6" w:rsidP="00856F81">
      <w:pPr>
        <w:pStyle w:val="TOC1"/>
        <w:rPr>
          <w:ins w:id="68" w:author="Craig Parker" w:date="2023-03-02T22:53:00Z"/>
          <w:rFonts w:asciiTheme="minorHAnsi" w:eastAsiaTheme="minorEastAsia" w:hAnsiTheme="minorHAnsi" w:cstheme="minorBidi"/>
          <w:noProof/>
          <w:sz w:val="22"/>
          <w:szCs w:val="22"/>
          <w:lang w:val="en-ZA" w:eastAsia="en-ZA"/>
        </w:rPr>
      </w:pPr>
      <w:ins w:id="69"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"_Toc128690048"</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INTRODUCTION AND BACKGROUND</w:t>
        </w:r>
        <w:r>
          <w:rPr>
            <w:noProof/>
            <w:webHidden/>
          </w:rPr>
          <w:tab/>
        </w:r>
        <w:r>
          <w:rPr>
            <w:noProof/>
            <w:webHidden/>
          </w:rPr>
          <w:fldChar w:fldCharType="begin"/>
        </w:r>
        <w:r>
          <w:rPr>
            <w:noProof/>
            <w:webHidden/>
          </w:rPr>
          <w:instrText xml:space="preserve"> PAGEREF _Toc128690048 \h </w:instrText>
        </w:r>
      </w:ins>
      <w:r>
        <w:rPr>
          <w:noProof/>
          <w:webHidden/>
        </w:rPr>
      </w:r>
      <w:r>
        <w:rPr>
          <w:noProof/>
          <w:webHidden/>
        </w:rPr>
        <w:fldChar w:fldCharType="separate"/>
      </w:r>
      <w:ins w:id="70" w:author="Craig Parker" w:date="2023-03-02T22:53:00Z">
        <w:r>
          <w:rPr>
            <w:noProof/>
            <w:webHidden/>
          </w:rPr>
          <w:t>9</w:t>
        </w:r>
        <w:r>
          <w:rPr>
            <w:noProof/>
            <w:webHidden/>
          </w:rPr>
          <w:fldChar w:fldCharType="end"/>
        </w:r>
        <w:r w:rsidRPr="006A4DFE">
          <w:rPr>
            <w:rStyle w:val="Hyperlink"/>
            <w:noProof/>
          </w:rPr>
          <w:fldChar w:fldCharType="end"/>
        </w:r>
      </w:ins>
    </w:p>
    <w:p w14:paraId="510E9E5C" w14:textId="559608DD" w:rsidR="00FE33A6" w:rsidRDefault="00FE33A6">
      <w:pPr>
        <w:pStyle w:val="TOC1"/>
        <w:rPr>
          <w:ins w:id="71" w:author="Craig Parker" w:date="2023-03-02T22:53:00Z"/>
          <w:rFonts w:asciiTheme="minorHAnsi" w:eastAsiaTheme="minorEastAsia" w:hAnsiTheme="minorHAnsi" w:cstheme="minorBidi"/>
          <w:noProof/>
          <w:sz w:val="22"/>
          <w:szCs w:val="22"/>
          <w:lang w:val="en-ZA" w:eastAsia="en-ZA"/>
        </w:rPr>
        <w:pPrChange w:id="72" w:author="Craig Parker" w:date="2023-03-02T22:53:00Z">
          <w:pPr>
            <w:pStyle w:val="TOC2"/>
            <w:tabs>
              <w:tab w:val="right" w:leader="dot" w:pos="9350"/>
            </w:tabs>
          </w:pPr>
        </w:pPrChange>
      </w:pPr>
      <w:ins w:id="73"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"_Toc128690049"</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lang w:val="en-ZA"/>
          </w:rPr>
          <w:t>The overall HIGH Horizons project</w:t>
        </w:r>
        <w:r>
          <w:rPr>
            <w:noProof/>
            <w:webHidden/>
          </w:rPr>
          <w:tab/>
        </w:r>
        <w:r>
          <w:rPr>
            <w:noProof/>
            <w:webHidden/>
          </w:rPr>
          <w:fldChar w:fldCharType="begin"/>
        </w:r>
        <w:r>
          <w:rPr>
            <w:noProof/>
            <w:webHidden/>
          </w:rPr>
          <w:instrText xml:space="preserve"> PAGEREF _Toc128690049 \h </w:instrText>
        </w:r>
      </w:ins>
      <w:r>
        <w:rPr>
          <w:noProof/>
          <w:webHidden/>
        </w:rPr>
      </w:r>
      <w:r>
        <w:rPr>
          <w:noProof/>
          <w:webHidden/>
        </w:rPr>
        <w:fldChar w:fldCharType="separate"/>
      </w:r>
      <w:ins w:id="74" w:author="Craig Parker" w:date="2023-03-02T22:53:00Z">
        <w:r>
          <w:rPr>
            <w:noProof/>
            <w:webHidden/>
          </w:rPr>
          <w:t>10</w:t>
        </w:r>
        <w:r>
          <w:rPr>
            <w:noProof/>
            <w:webHidden/>
          </w:rPr>
          <w:fldChar w:fldCharType="end"/>
        </w:r>
        <w:r w:rsidRPr="006A4DFE">
          <w:rPr>
            <w:rStyle w:val="Hyperlink"/>
            <w:noProof/>
          </w:rPr>
          <w:fldChar w:fldCharType="end"/>
        </w:r>
      </w:ins>
    </w:p>
    <w:p w14:paraId="38DE1925" w14:textId="4D4A5A6F" w:rsidR="00FE33A6" w:rsidRDefault="00FE33A6">
      <w:pPr>
        <w:pStyle w:val="TOC1"/>
        <w:rPr>
          <w:ins w:id="75" w:author="Craig Parker" w:date="2023-03-02T22:53:00Z"/>
          <w:rFonts w:asciiTheme="minorHAnsi" w:eastAsiaTheme="minorEastAsia" w:hAnsiTheme="minorHAnsi" w:cstheme="minorBidi"/>
          <w:noProof/>
          <w:sz w:val="22"/>
          <w:szCs w:val="22"/>
          <w:lang w:val="en-ZA" w:eastAsia="en-ZA"/>
        </w:rPr>
        <w:pPrChange w:id="76" w:author="Craig Parker" w:date="2023-03-02T22:53:00Z">
          <w:pPr>
            <w:pStyle w:val="TOC2"/>
            <w:tabs>
              <w:tab w:val="right" w:leader="dot" w:pos="9350"/>
            </w:tabs>
          </w:pPr>
        </w:pPrChange>
      </w:pPr>
      <w:ins w:id="77"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"_Toc128690050"</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The focus of this protocol</w:t>
        </w:r>
        <w:r>
          <w:rPr>
            <w:noProof/>
            <w:webHidden/>
          </w:rPr>
          <w:tab/>
        </w:r>
        <w:r>
          <w:rPr>
            <w:noProof/>
            <w:webHidden/>
          </w:rPr>
          <w:fldChar w:fldCharType="begin"/>
        </w:r>
        <w:r>
          <w:rPr>
            <w:noProof/>
            <w:webHidden/>
          </w:rPr>
          <w:instrText xml:space="preserve"> PAGEREF _Toc128690050 \h </w:instrText>
        </w:r>
      </w:ins>
      <w:r>
        <w:rPr>
          <w:noProof/>
          <w:webHidden/>
        </w:rPr>
      </w:r>
      <w:r>
        <w:rPr>
          <w:noProof/>
          <w:webHidden/>
        </w:rPr>
        <w:fldChar w:fldCharType="separate"/>
      </w:r>
      <w:ins w:id="78" w:author="Craig Parker" w:date="2023-03-02T22:53:00Z">
        <w:r>
          <w:rPr>
            <w:noProof/>
            <w:webHidden/>
          </w:rPr>
          <w:t>11</w:t>
        </w:r>
        <w:r>
          <w:rPr>
            <w:noProof/>
            <w:webHidden/>
          </w:rPr>
          <w:fldChar w:fldCharType="end"/>
        </w:r>
        <w:r w:rsidRPr="006A4DFE">
          <w:rPr>
            <w:rStyle w:val="Hyperlink"/>
            <w:noProof/>
          </w:rPr>
          <w:fldChar w:fldCharType="end"/>
        </w:r>
      </w:ins>
    </w:p>
    <w:p w14:paraId="3B778598" w14:textId="3A532E6E" w:rsidR="00FE33A6" w:rsidRDefault="00FE33A6" w:rsidP="00856F81">
      <w:pPr>
        <w:pStyle w:val="TOC1"/>
        <w:rPr>
          <w:ins w:id="79" w:author="Craig Parker" w:date="2023-03-02T22:53:00Z"/>
          <w:rFonts w:asciiTheme="minorHAnsi" w:eastAsiaTheme="minorEastAsia" w:hAnsiTheme="minorHAnsi" w:cstheme="minorBidi"/>
          <w:noProof/>
          <w:sz w:val="22"/>
          <w:szCs w:val="22"/>
          <w:lang w:val="en-ZA" w:eastAsia="en-ZA"/>
        </w:rPr>
      </w:pPr>
      <w:ins w:id="80"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"_Toc128690051"</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STUDY SITES:</w:t>
        </w:r>
        <w:r>
          <w:rPr>
            <w:noProof/>
            <w:webHidden/>
          </w:rPr>
          <w:tab/>
        </w:r>
        <w:r>
          <w:rPr>
            <w:noProof/>
            <w:webHidden/>
          </w:rPr>
          <w:fldChar w:fldCharType="begin"/>
        </w:r>
        <w:r>
          <w:rPr>
            <w:noProof/>
            <w:webHidden/>
          </w:rPr>
          <w:instrText xml:space="preserve"> PAGEREF _Toc128690051 \h </w:instrText>
        </w:r>
      </w:ins>
      <w:r>
        <w:rPr>
          <w:noProof/>
          <w:webHidden/>
        </w:rPr>
      </w:r>
      <w:r>
        <w:rPr>
          <w:noProof/>
          <w:webHidden/>
        </w:rPr>
        <w:fldChar w:fldCharType="separate"/>
      </w:r>
      <w:ins w:id="81" w:author="Craig Parker" w:date="2023-03-02T22:53:00Z">
        <w:r>
          <w:rPr>
            <w:noProof/>
            <w:webHidden/>
          </w:rPr>
          <w:t>13</w:t>
        </w:r>
        <w:r>
          <w:rPr>
            <w:noProof/>
            <w:webHidden/>
          </w:rPr>
          <w:fldChar w:fldCharType="end"/>
        </w:r>
        <w:r w:rsidRPr="006A4DFE">
          <w:rPr>
            <w:rStyle w:val="Hyperlink"/>
            <w:noProof/>
          </w:rPr>
          <w:fldChar w:fldCharType="end"/>
        </w:r>
      </w:ins>
    </w:p>
    <w:p w14:paraId="734CFA4C" w14:textId="11F6EFAD" w:rsidR="00FE33A6" w:rsidRDefault="00FE33A6">
      <w:pPr>
        <w:pStyle w:val="TOC1"/>
        <w:rPr>
          <w:ins w:id="82" w:author="Craig Parker" w:date="2023-03-02T22:53:00Z"/>
          <w:rFonts w:asciiTheme="minorHAnsi" w:eastAsiaTheme="minorEastAsia" w:hAnsiTheme="minorHAnsi" w:cstheme="minorBidi"/>
          <w:noProof/>
          <w:sz w:val="22"/>
          <w:szCs w:val="22"/>
          <w:lang w:val="en-ZA" w:eastAsia="en-ZA"/>
        </w:rPr>
        <w:pPrChange w:id="83" w:author="Craig Parker" w:date="2023-03-02T22:53:00Z">
          <w:pPr>
            <w:pStyle w:val="TOC2"/>
            <w:tabs>
              <w:tab w:val="right" w:leader="dot" w:pos="9350"/>
            </w:tabs>
          </w:pPr>
        </w:pPrChange>
      </w:pPr>
      <w:ins w:id="84"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"_Toc128690052"</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Kenyan sites description</w:t>
        </w:r>
        <w:r>
          <w:rPr>
            <w:noProof/>
            <w:webHidden/>
          </w:rPr>
          <w:tab/>
        </w:r>
        <w:r>
          <w:rPr>
            <w:noProof/>
            <w:webHidden/>
          </w:rPr>
          <w:fldChar w:fldCharType="begin"/>
        </w:r>
        <w:r>
          <w:rPr>
            <w:noProof/>
            <w:webHidden/>
          </w:rPr>
          <w:instrText xml:space="preserve"> PAGEREF _Toc128690052 \h </w:instrText>
        </w:r>
      </w:ins>
      <w:r>
        <w:rPr>
          <w:noProof/>
          <w:webHidden/>
        </w:rPr>
      </w:r>
      <w:r>
        <w:rPr>
          <w:noProof/>
          <w:webHidden/>
        </w:rPr>
        <w:fldChar w:fldCharType="separate"/>
      </w:r>
      <w:ins w:id="85" w:author="Craig Parker" w:date="2023-03-02T22:53:00Z">
        <w:r>
          <w:rPr>
            <w:noProof/>
            <w:webHidden/>
          </w:rPr>
          <w:t>13</w:t>
        </w:r>
        <w:r>
          <w:rPr>
            <w:noProof/>
            <w:webHidden/>
          </w:rPr>
          <w:fldChar w:fldCharType="end"/>
        </w:r>
        <w:r w:rsidRPr="006A4DFE">
          <w:rPr>
            <w:rStyle w:val="Hyperlink"/>
            <w:noProof/>
          </w:rPr>
          <w:fldChar w:fldCharType="end"/>
        </w:r>
      </w:ins>
    </w:p>
    <w:p w14:paraId="6B2B2CE5" w14:textId="1A68E836" w:rsidR="00FE33A6" w:rsidRDefault="00FE33A6">
      <w:pPr>
        <w:pStyle w:val="TOC1"/>
        <w:rPr>
          <w:ins w:id="86" w:author="Craig Parker" w:date="2023-03-02T22:53:00Z"/>
          <w:rFonts w:asciiTheme="minorHAnsi" w:eastAsiaTheme="minorEastAsia" w:hAnsiTheme="minorHAnsi" w:cstheme="minorBidi"/>
          <w:noProof/>
          <w:sz w:val="22"/>
          <w:szCs w:val="22"/>
          <w:lang w:val="en-ZA" w:eastAsia="en-ZA"/>
        </w:rPr>
        <w:pPrChange w:id="87" w:author="Craig Parker" w:date="2023-03-02T22:53:00Z">
          <w:pPr>
            <w:pStyle w:val="TOC3"/>
            <w:tabs>
              <w:tab w:val="right" w:leader="dot" w:pos="9350"/>
            </w:tabs>
          </w:pPr>
        </w:pPrChange>
      </w:pPr>
      <w:ins w:id="88"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"_Toc128690053"</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Aga Khan Hospital, Mombasa and Aga Khan Medical Centre-Kilifi</w:t>
        </w:r>
        <w:r>
          <w:rPr>
            <w:noProof/>
            <w:webHidden/>
          </w:rPr>
          <w:tab/>
        </w:r>
        <w:r>
          <w:rPr>
            <w:noProof/>
            <w:webHidden/>
          </w:rPr>
          <w:fldChar w:fldCharType="begin"/>
        </w:r>
        <w:r>
          <w:rPr>
            <w:noProof/>
            <w:webHidden/>
          </w:rPr>
          <w:instrText xml:space="preserve"> PAGEREF _Toc128690053 \h </w:instrText>
        </w:r>
      </w:ins>
      <w:r>
        <w:rPr>
          <w:noProof/>
          <w:webHidden/>
        </w:rPr>
      </w:r>
      <w:r>
        <w:rPr>
          <w:noProof/>
          <w:webHidden/>
        </w:rPr>
        <w:fldChar w:fldCharType="separate"/>
      </w:r>
      <w:ins w:id="89" w:author="Craig Parker" w:date="2023-03-02T22:53:00Z">
        <w:r>
          <w:rPr>
            <w:noProof/>
            <w:webHidden/>
          </w:rPr>
          <w:t>13</w:t>
        </w:r>
        <w:r>
          <w:rPr>
            <w:noProof/>
            <w:webHidden/>
          </w:rPr>
          <w:fldChar w:fldCharType="end"/>
        </w:r>
        <w:r w:rsidRPr="006A4DFE">
          <w:rPr>
            <w:rStyle w:val="Hyperlink"/>
            <w:noProof/>
          </w:rPr>
          <w:fldChar w:fldCharType="end"/>
        </w:r>
      </w:ins>
    </w:p>
    <w:p w14:paraId="72662D9F" w14:textId="2A6C5E8C" w:rsidR="00FE33A6" w:rsidRDefault="00FE33A6">
      <w:pPr>
        <w:pStyle w:val="TOC1"/>
        <w:rPr>
          <w:ins w:id="90" w:author="Craig Parker" w:date="2023-03-02T22:53:00Z"/>
          <w:rFonts w:asciiTheme="minorHAnsi" w:eastAsiaTheme="minorEastAsia" w:hAnsiTheme="minorHAnsi" w:cstheme="minorBidi"/>
          <w:noProof/>
          <w:sz w:val="22"/>
          <w:szCs w:val="22"/>
          <w:lang w:val="en-ZA" w:eastAsia="en-ZA"/>
        </w:rPr>
        <w:pPrChange w:id="91" w:author="Craig Parker" w:date="2023-03-02T22:53:00Z">
          <w:pPr>
            <w:pStyle w:val="TOC2"/>
            <w:tabs>
              <w:tab w:val="right" w:leader="dot" w:pos="9350"/>
            </w:tabs>
          </w:pPr>
        </w:pPrChange>
      </w:pPr>
      <w:ins w:id="92"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"_Toc128690054"</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South African sites description</w:t>
        </w:r>
        <w:r>
          <w:rPr>
            <w:noProof/>
            <w:webHidden/>
          </w:rPr>
          <w:tab/>
        </w:r>
        <w:r>
          <w:rPr>
            <w:noProof/>
            <w:webHidden/>
          </w:rPr>
          <w:fldChar w:fldCharType="begin"/>
        </w:r>
        <w:r>
          <w:rPr>
            <w:noProof/>
            <w:webHidden/>
          </w:rPr>
          <w:instrText xml:space="preserve"> PAGEREF _Toc128690054 \h </w:instrText>
        </w:r>
      </w:ins>
      <w:r>
        <w:rPr>
          <w:noProof/>
          <w:webHidden/>
        </w:rPr>
      </w:r>
      <w:r>
        <w:rPr>
          <w:noProof/>
          <w:webHidden/>
        </w:rPr>
        <w:fldChar w:fldCharType="separate"/>
      </w:r>
      <w:ins w:id="93" w:author="Craig Parker" w:date="2023-03-02T22:53:00Z">
        <w:r>
          <w:rPr>
            <w:noProof/>
            <w:webHidden/>
          </w:rPr>
          <w:t>13</w:t>
        </w:r>
        <w:r>
          <w:rPr>
            <w:noProof/>
            <w:webHidden/>
          </w:rPr>
          <w:fldChar w:fldCharType="end"/>
        </w:r>
        <w:r w:rsidRPr="006A4DFE">
          <w:rPr>
            <w:rStyle w:val="Hyperlink"/>
            <w:noProof/>
          </w:rPr>
          <w:fldChar w:fldCharType="end"/>
        </w:r>
      </w:ins>
    </w:p>
    <w:p w14:paraId="54F12445" w14:textId="7131D86C" w:rsidR="00FE33A6" w:rsidRDefault="00FE33A6">
      <w:pPr>
        <w:pStyle w:val="TOC1"/>
        <w:rPr>
          <w:ins w:id="94" w:author="Craig Parker" w:date="2023-03-02T22:53:00Z"/>
          <w:rFonts w:asciiTheme="minorHAnsi" w:eastAsiaTheme="minorEastAsia" w:hAnsiTheme="minorHAnsi" w:cstheme="minorBidi"/>
          <w:noProof/>
          <w:sz w:val="22"/>
          <w:szCs w:val="22"/>
          <w:lang w:val="en-ZA" w:eastAsia="en-ZA"/>
        </w:rPr>
        <w:pPrChange w:id="95" w:author="Craig Parker" w:date="2023-03-02T22:53:00Z">
          <w:pPr>
            <w:pStyle w:val="TOC3"/>
            <w:tabs>
              <w:tab w:val="right" w:leader="dot" w:pos="9350"/>
            </w:tabs>
          </w:pPr>
        </w:pPrChange>
      </w:pPr>
      <w:ins w:id="96"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"_Toc128690055"</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lang w:val="en-GB"/>
          </w:rPr>
          <w:t>Laudium Community Health Centre</w:t>
        </w:r>
        <w:r>
          <w:rPr>
            <w:noProof/>
            <w:webHidden/>
          </w:rPr>
          <w:tab/>
        </w:r>
        <w:r>
          <w:rPr>
            <w:noProof/>
            <w:webHidden/>
          </w:rPr>
          <w:fldChar w:fldCharType="begin"/>
        </w:r>
        <w:r>
          <w:rPr>
            <w:noProof/>
            <w:webHidden/>
          </w:rPr>
          <w:instrText xml:space="preserve"> PAGEREF _Toc128690055 \h </w:instrText>
        </w:r>
      </w:ins>
      <w:r>
        <w:rPr>
          <w:noProof/>
          <w:webHidden/>
        </w:rPr>
      </w:r>
      <w:r>
        <w:rPr>
          <w:noProof/>
          <w:webHidden/>
        </w:rPr>
        <w:fldChar w:fldCharType="separate"/>
      </w:r>
      <w:ins w:id="97" w:author="Craig Parker" w:date="2023-03-02T22:53:00Z">
        <w:r>
          <w:rPr>
            <w:noProof/>
            <w:webHidden/>
          </w:rPr>
          <w:t>15</w:t>
        </w:r>
        <w:r>
          <w:rPr>
            <w:noProof/>
            <w:webHidden/>
          </w:rPr>
          <w:fldChar w:fldCharType="end"/>
        </w:r>
        <w:r w:rsidRPr="006A4DFE">
          <w:rPr>
            <w:rStyle w:val="Hyperlink"/>
            <w:noProof/>
          </w:rPr>
          <w:fldChar w:fldCharType="end"/>
        </w:r>
      </w:ins>
    </w:p>
    <w:p w14:paraId="4209607B" w14:textId="7AF6607D" w:rsidR="00FE33A6" w:rsidRDefault="00FE33A6">
      <w:pPr>
        <w:pStyle w:val="TOC1"/>
        <w:rPr>
          <w:ins w:id="98" w:author="Craig Parker" w:date="2023-03-02T22:53:00Z"/>
          <w:rFonts w:asciiTheme="minorHAnsi" w:eastAsiaTheme="minorEastAsia" w:hAnsiTheme="minorHAnsi" w:cstheme="minorBidi"/>
          <w:noProof/>
          <w:sz w:val="22"/>
          <w:szCs w:val="22"/>
          <w:lang w:val="en-ZA" w:eastAsia="en-ZA"/>
        </w:rPr>
        <w:pPrChange w:id="99" w:author="Craig Parker" w:date="2023-03-02T22:53:00Z">
          <w:pPr>
            <w:pStyle w:val="TOC3"/>
            <w:tabs>
              <w:tab w:val="right" w:leader="dot" w:pos="9350"/>
            </w:tabs>
          </w:pPr>
        </w:pPrChange>
      </w:pPr>
      <w:ins w:id="100"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"_Toc128690056"</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lang w:val="en-GB"/>
          </w:rPr>
          <w:t>Stanza Bopape Community Health Centre</w:t>
        </w:r>
        <w:r>
          <w:rPr>
            <w:noProof/>
            <w:webHidden/>
          </w:rPr>
          <w:tab/>
        </w:r>
        <w:r>
          <w:rPr>
            <w:noProof/>
            <w:webHidden/>
          </w:rPr>
          <w:fldChar w:fldCharType="begin"/>
        </w:r>
        <w:r>
          <w:rPr>
            <w:noProof/>
            <w:webHidden/>
          </w:rPr>
          <w:instrText xml:space="preserve"> PAGEREF _Toc128690056 \h </w:instrText>
        </w:r>
      </w:ins>
      <w:r>
        <w:rPr>
          <w:noProof/>
          <w:webHidden/>
        </w:rPr>
      </w:r>
      <w:r>
        <w:rPr>
          <w:noProof/>
          <w:webHidden/>
        </w:rPr>
        <w:fldChar w:fldCharType="separate"/>
      </w:r>
      <w:ins w:id="101" w:author="Craig Parker" w:date="2023-03-02T22:53:00Z">
        <w:r>
          <w:rPr>
            <w:noProof/>
            <w:webHidden/>
          </w:rPr>
          <w:t>16</w:t>
        </w:r>
        <w:r>
          <w:rPr>
            <w:noProof/>
            <w:webHidden/>
          </w:rPr>
          <w:fldChar w:fldCharType="end"/>
        </w:r>
        <w:r w:rsidRPr="006A4DFE">
          <w:rPr>
            <w:rStyle w:val="Hyperlink"/>
            <w:noProof/>
          </w:rPr>
          <w:fldChar w:fldCharType="end"/>
        </w:r>
      </w:ins>
    </w:p>
    <w:p w14:paraId="7CC71A5C" w14:textId="6EC56F0C" w:rsidR="00FE33A6" w:rsidRDefault="00FE33A6">
      <w:pPr>
        <w:pStyle w:val="TOC1"/>
        <w:rPr>
          <w:ins w:id="102" w:author="Craig Parker" w:date="2023-03-02T22:53:00Z"/>
          <w:rFonts w:asciiTheme="minorHAnsi" w:eastAsiaTheme="minorEastAsia" w:hAnsiTheme="minorHAnsi" w:cstheme="minorBidi"/>
          <w:noProof/>
          <w:sz w:val="22"/>
          <w:szCs w:val="22"/>
          <w:lang w:val="en-ZA" w:eastAsia="en-ZA"/>
        </w:rPr>
        <w:pPrChange w:id="103" w:author="Craig Parker" w:date="2023-03-02T22:53:00Z">
          <w:pPr>
            <w:pStyle w:val="TOC3"/>
            <w:tabs>
              <w:tab w:val="right" w:leader="dot" w:pos="9350"/>
            </w:tabs>
          </w:pPr>
        </w:pPrChange>
      </w:pPr>
      <w:ins w:id="104"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"_Toc128690057"</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lang w:val="en-GB"/>
          </w:rPr>
          <w:t>Mamelodi District Hospital</w:t>
        </w:r>
        <w:r>
          <w:rPr>
            <w:noProof/>
            <w:webHidden/>
          </w:rPr>
          <w:tab/>
        </w:r>
        <w:r>
          <w:rPr>
            <w:noProof/>
            <w:webHidden/>
          </w:rPr>
          <w:fldChar w:fldCharType="begin"/>
        </w:r>
        <w:r>
          <w:rPr>
            <w:noProof/>
            <w:webHidden/>
          </w:rPr>
          <w:instrText xml:space="preserve"> PAGEREF _Toc128690057 \h </w:instrText>
        </w:r>
      </w:ins>
      <w:r>
        <w:rPr>
          <w:noProof/>
          <w:webHidden/>
        </w:rPr>
      </w:r>
      <w:r>
        <w:rPr>
          <w:noProof/>
          <w:webHidden/>
        </w:rPr>
        <w:fldChar w:fldCharType="separate"/>
      </w:r>
      <w:ins w:id="105" w:author="Craig Parker" w:date="2023-03-02T22:53:00Z">
        <w:r>
          <w:rPr>
            <w:noProof/>
            <w:webHidden/>
          </w:rPr>
          <w:t>16</w:t>
        </w:r>
        <w:r>
          <w:rPr>
            <w:noProof/>
            <w:webHidden/>
          </w:rPr>
          <w:fldChar w:fldCharType="end"/>
        </w:r>
        <w:r w:rsidRPr="006A4DFE">
          <w:rPr>
            <w:rStyle w:val="Hyperlink"/>
            <w:noProof/>
          </w:rPr>
          <w:fldChar w:fldCharType="end"/>
        </w:r>
      </w:ins>
    </w:p>
    <w:p w14:paraId="7D4B26CA" w14:textId="70AE76EB" w:rsidR="00FE33A6" w:rsidRDefault="00FE33A6">
      <w:pPr>
        <w:pStyle w:val="TOC1"/>
        <w:rPr>
          <w:ins w:id="106" w:author="Craig Parker" w:date="2023-03-02T22:53:00Z"/>
          <w:rFonts w:asciiTheme="minorHAnsi" w:eastAsiaTheme="minorEastAsia" w:hAnsiTheme="minorHAnsi" w:cstheme="minorBidi"/>
          <w:noProof/>
          <w:sz w:val="22"/>
          <w:szCs w:val="22"/>
          <w:lang w:val="en-ZA" w:eastAsia="en-ZA"/>
        </w:rPr>
        <w:pPrChange w:id="107" w:author="Craig Parker" w:date="2023-03-02T22:53:00Z">
          <w:pPr>
            <w:pStyle w:val="TOC2"/>
            <w:tabs>
              <w:tab w:val="right" w:leader="dot" w:pos="9350"/>
            </w:tabs>
          </w:pPr>
        </w:pPrChange>
      </w:pPr>
      <w:ins w:id="108"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"_Toc128690058"</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rFonts w:eastAsia="Calibri"/>
            <w:noProof/>
            <w:lang w:val="en-ZW"/>
          </w:rPr>
          <w:t>Zimbabwean sites description</w:t>
        </w:r>
        <w:r>
          <w:rPr>
            <w:noProof/>
            <w:webHidden/>
          </w:rPr>
          <w:tab/>
        </w:r>
        <w:r>
          <w:rPr>
            <w:noProof/>
            <w:webHidden/>
          </w:rPr>
          <w:fldChar w:fldCharType="begin"/>
        </w:r>
        <w:r>
          <w:rPr>
            <w:noProof/>
            <w:webHidden/>
          </w:rPr>
          <w:instrText xml:space="preserve"> PAGEREF _Toc128690058 \h </w:instrText>
        </w:r>
      </w:ins>
      <w:r>
        <w:rPr>
          <w:noProof/>
          <w:webHidden/>
        </w:rPr>
      </w:r>
      <w:r>
        <w:rPr>
          <w:noProof/>
          <w:webHidden/>
        </w:rPr>
        <w:fldChar w:fldCharType="separate"/>
      </w:r>
      <w:ins w:id="109" w:author="Craig Parker" w:date="2023-03-02T22:53:00Z">
        <w:r>
          <w:rPr>
            <w:noProof/>
            <w:webHidden/>
          </w:rPr>
          <w:t>16</w:t>
        </w:r>
        <w:r>
          <w:rPr>
            <w:noProof/>
            <w:webHidden/>
          </w:rPr>
          <w:fldChar w:fldCharType="end"/>
        </w:r>
        <w:r w:rsidRPr="006A4DFE">
          <w:rPr>
            <w:rStyle w:val="Hyperlink"/>
            <w:noProof/>
          </w:rPr>
          <w:fldChar w:fldCharType="end"/>
        </w:r>
      </w:ins>
    </w:p>
    <w:p w14:paraId="471C1ED3" w14:textId="12A319D3" w:rsidR="00FE33A6" w:rsidRDefault="00FE33A6">
      <w:pPr>
        <w:pStyle w:val="TOC1"/>
        <w:rPr>
          <w:ins w:id="110" w:author="Craig Parker" w:date="2023-03-02T22:53:00Z"/>
          <w:rFonts w:asciiTheme="minorHAnsi" w:eastAsiaTheme="minorEastAsia" w:hAnsiTheme="minorHAnsi" w:cstheme="minorBidi"/>
          <w:noProof/>
          <w:sz w:val="22"/>
          <w:szCs w:val="22"/>
          <w:lang w:val="en-ZA" w:eastAsia="en-ZA"/>
        </w:rPr>
        <w:pPrChange w:id="111" w:author="Craig Parker" w:date="2023-03-02T22:53:00Z">
          <w:pPr>
            <w:pStyle w:val="TOC3"/>
            <w:tabs>
              <w:tab w:val="right" w:leader="dot" w:pos="9350"/>
            </w:tabs>
          </w:pPr>
        </w:pPrChange>
      </w:pPr>
      <w:ins w:id="112"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"_Toc128690059"</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rFonts w:eastAsia="Calibri"/>
            <w:noProof/>
            <w:lang w:val="en-ZW"/>
          </w:rPr>
          <w:t>Mt Darwin District Hospital</w:t>
        </w:r>
        <w:r>
          <w:rPr>
            <w:noProof/>
            <w:webHidden/>
          </w:rPr>
          <w:tab/>
        </w:r>
        <w:r>
          <w:rPr>
            <w:noProof/>
            <w:webHidden/>
          </w:rPr>
          <w:fldChar w:fldCharType="begin"/>
        </w:r>
        <w:r>
          <w:rPr>
            <w:noProof/>
            <w:webHidden/>
          </w:rPr>
          <w:instrText xml:space="preserve"> PAGEREF _Toc128690059 \h </w:instrText>
        </w:r>
      </w:ins>
      <w:r>
        <w:rPr>
          <w:noProof/>
          <w:webHidden/>
        </w:rPr>
      </w:r>
      <w:r>
        <w:rPr>
          <w:noProof/>
          <w:webHidden/>
        </w:rPr>
        <w:fldChar w:fldCharType="separate"/>
      </w:r>
      <w:ins w:id="113" w:author="Craig Parker" w:date="2023-03-02T22:53:00Z">
        <w:r>
          <w:rPr>
            <w:noProof/>
            <w:webHidden/>
          </w:rPr>
          <w:t>18</w:t>
        </w:r>
        <w:r>
          <w:rPr>
            <w:noProof/>
            <w:webHidden/>
          </w:rPr>
          <w:fldChar w:fldCharType="end"/>
        </w:r>
        <w:r w:rsidRPr="006A4DFE">
          <w:rPr>
            <w:rStyle w:val="Hyperlink"/>
            <w:noProof/>
          </w:rPr>
          <w:fldChar w:fldCharType="end"/>
        </w:r>
      </w:ins>
    </w:p>
    <w:p w14:paraId="1CD75FD8" w14:textId="645D4B73" w:rsidR="00FE33A6" w:rsidRDefault="00FE33A6">
      <w:pPr>
        <w:pStyle w:val="TOC1"/>
        <w:rPr>
          <w:ins w:id="114" w:author="Craig Parker" w:date="2023-03-02T22:53:00Z"/>
          <w:rFonts w:asciiTheme="minorHAnsi" w:eastAsiaTheme="minorEastAsia" w:hAnsiTheme="minorHAnsi" w:cstheme="minorBidi"/>
          <w:noProof/>
          <w:sz w:val="22"/>
          <w:szCs w:val="22"/>
          <w:lang w:val="en-ZA" w:eastAsia="en-ZA"/>
        </w:rPr>
        <w:pPrChange w:id="115" w:author="Craig Parker" w:date="2023-03-02T22:53:00Z">
          <w:pPr>
            <w:pStyle w:val="TOC3"/>
            <w:tabs>
              <w:tab w:val="right" w:leader="dot" w:pos="9350"/>
            </w:tabs>
          </w:pPr>
        </w:pPrChange>
      </w:pPr>
      <w:ins w:id="116"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"_Toc128690060"</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rFonts w:eastAsia="Calibri"/>
            <w:noProof/>
            <w:lang w:val="en-ZW"/>
          </w:rPr>
          <w:t>Dotito Rural Health Care Clinic</w:t>
        </w:r>
        <w:r>
          <w:rPr>
            <w:noProof/>
            <w:webHidden/>
          </w:rPr>
          <w:tab/>
        </w:r>
        <w:r>
          <w:rPr>
            <w:noProof/>
            <w:webHidden/>
          </w:rPr>
          <w:fldChar w:fldCharType="begin"/>
        </w:r>
        <w:r>
          <w:rPr>
            <w:noProof/>
            <w:webHidden/>
          </w:rPr>
          <w:instrText xml:space="preserve"> PAGEREF _Toc128690060 \h </w:instrText>
        </w:r>
      </w:ins>
      <w:r>
        <w:rPr>
          <w:noProof/>
          <w:webHidden/>
        </w:rPr>
      </w:r>
      <w:r>
        <w:rPr>
          <w:noProof/>
          <w:webHidden/>
        </w:rPr>
        <w:fldChar w:fldCharType="separate"/>
      </w:r>
      <w:ins w:id="117" w:author="Craig Parker" w:date="2023-03-02T22:53:00Z">
        <w:r>
          <w:rPr>
            <w:noProof/>
            <w:webHidden/>
          </w:rPr>
          <w:t>20</w:t>
        </w:r>
        <w:r>
          <w:rPr>
            <w:noProof/>
            <w:webHidden/>
          </w:rPr>
          <w:fldChar w:fldCharType="end"/>
        </w:r>
        <w:r w:rsidRPr="006A4DFE">
          <w:rPr>
            <w:rStyle w:val="Hyperlink"/>
            <w:noProof/>
          </w:rPr>
          <w:fldChar w:fldCharType="end"/>
        </w:r>
      </w:ins>
    </w:p>
    <w:p w14:paraId="0D84971F" w14:textId="4C3D012A" w:rsidR="00FE33A6" w:rsidRDefault="00FE33A6">
      <w:pPr>
        <w:pStyle w:val="TOC1"/>
        <w:rPr>
          <w:ins w:id="118" w:author="Craig Parker" w:date="2023-03-02T22:53:00Z"/>
          <w:rFonts w:asciiTheme="minorHAnsi" w:eastAsiaTheme="minorEastAsia" w:hAnsiTheme="minorHAnsi" w:cstheme="minorBidi"/>
          <w:noProof/>
          <w:sz w:val="22"/>
          <w:szCs w:val="22"/>
          <w:lang w:val="en-ZA" w:eastAsia="en-ZA"/>
        </w:rPr>
        <w:pPrChange w:id="119" w:author="Craig Parker" w:date="2023-03-02T22:53:00Z">
          <w:pPr>
            <w:pStyle w:val="TOC3"/>
            <w:tabs>
              <w:tab w:val="right" w:leader="dot" w:pos="9350"/>
            </w:tabs>
          </w:pPr>
        </w:pPrChange>
      </w:pPr>
      <w:ins w:id="120"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"_Toc128690061"</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rFonts w:eastAsia="Calibri"/>
            <w:noProof/>
            <w:lang w:val="en-ZW"/>
          </w:rPr>
          <w:t>Chitse Rural Health Care Clinic</w:t>
        </w:r>
        <w:r>
          <w:rPr>
            <w:noProof/>
            <w:webHidden/>
          </w:rPr>
          <w:tab/>
        </w:r>
        <w:r>
          <w:rPr>
            <w:noProof/>
            <w:webHidden/>
          </w:rPr>
          <w:fldChar w:fldCharType="begin"/>
        </w:r>
        <w:r>
          <w:rPr>
            <w:noProof/>
            <w:webHidden/>
          </w:rPr>
          <w:instrText xml:space="preserve"> PAGEREF _Toc128690061 \h </w:instrText>
        </w:r>
      </w:ins>
      <w:r>
        <w:rPr>
          <w:noProof/>
          <w:webHidden/>
        </w:rPr>
      </w:r>
      <w:r>
        <w:rPr>
          <w:noProof/>
          <w:webHidden/>
        </w:rPr>
        <w:fldChar w:fldCharType="separate"/>
      </w:r>
      <w:ins w:id="121" w:author="Craig Parker" w:date="2023-03-02T22:53:00Z">
        <w:r>
          <w:rPr>
            <w:noProof/>
            <w:webHidden/>
          </w:rPr>
          <w:t>21</w:t>
        </w:r>
        <w:r>
          <w:rPr>
            <w:noProof/>
            <w:webHidden/>
          </w:rPr>
          <w:fldChar w:fldCharType="end"/>
        </w:r>
        <w:r w:rsidRPr="006A4DFE">
          <w:rPr>
            <w:rStyle w:val="Hyperlink"/>
            <w:noProof/>
          </w:rPr>
          <w:fldChar w:fldCharType="end"/>
        </w:r>
      </w:ins>
    </w:p>
    <w:p w14:paraId="32A635D6" w14:textId="04E2E1A4" w:rsidR="00FE33A6" w:rsidRDefault="00FE33A6" w:rsidP="00856F81">
      <w:pPr>
        <w:pStyle w:val="TOC1"/>
        <w:rPr>
          <w:ins w:id="122" w:author="Craig Parker" w:date="2023-03-02T22:53:00Z"/>
          <w:rFonts w:asciiTheme="minorHAnsi" w:eastAsiaTheme="minorEastAsia" w:hAnsiTheme="minorHAnsi" w:cstheme="minorBidi"/>
          <w:noProof/>
          <w:sz w:val="22"/>
          <w:szCs w:val="22"/>
          <w:lang w:val="en-ZA" w:eastAsia="en-ZA"/>
        </w:rPr>
      </w:pPr>
      <w:ins w:id="123"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"_Toc128690062"</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PROBLEM STATEMENT/RATIONALE</w:t>
        </w:r>
        <w:r>
          <w:rPr>
            <w:noProof/>
            <w:webHidden/>
          </w:rPr>
          <w:tab/>
        </w:r>
        <w:r>
          <w:rPr>
            <w:noProof/>
            <w:webHidden/>
          </w:rPr>
          <w:fldChar w:fldCharType="begin"/>
        </w:r>
        <w:r>
          <w:rPr>
            <w:noProof/>
            <w:webHidden/>
          </w:rPr>
          <w:instrText xml:space="preserve"> PAGEREF _Toc128690062 \h </w:instrText>
        </w:r>
      </w:ins>
      <w:r>
        <w:rPr>
          <w:noProof/>
          <w:webHidden/>
        </w:rPr>
      </w:r>
      <w:r>
        <w:rPr>
          <w:noProof/>
          <w:webHidden/>
        </w:rPr>
        <w:fldChar w:fldCharType="separate"/>
      </w:r>
      <w:ins w:id="124" w:author="Craig Parker" w:date="2023-03-02T22:53:00Z">
        <w:r>
          <w:rPr>
            <w:noProof/>
            <w:webHidden/>
          </w:rPr>
          <w:t>24</w:t>
        </w:r>
        <w:r>
          <w:rPr>
            <w:noProof/>
            <w:webHidden/>
          </w:rPr>
          <w:fldChar w:fldCharType="end"/>
        </w:r>
        <w:r w:rsidRPr="006A4DFE">
          <w:rPr>
            <w:rStyle w:val="Hyperlink"/>
            <w:noProof/>
          </w:rPr>
          <w:fldChar w:fldCharType="end"/>
        </w:r>
      </w:ins>
    </w:p>
    <w:p w14:paraId="2D6C27B6" w14:textId="13417155" w:rsidR="00FE33A6" w:rsidRDefault="00FE33A6" w:rsidP="00856F81">
      <w:pPr>
        <w:pStyle w:val="TOC1"/>
        <w:rPr>
          <w:ins w:id="125" w:author="Craig Parker" w:date="2023-03-02T22:53:00Z"/>
          <w:rFonts w:asciiTheme="minorHAnsi" w:eastAsiaTheme="minorEastAsia" w:hAnsiTheme="minorHAnsi" w:cstheme="minorBidi"/>
          <w:noProof/>
          <w:sz w:val="22"/>
          <w:szCs w:val="22"/>
          <w:lang w:val="en-ZA" w:eastAsia="en-ZA"/>
        </w:rPr>
      </w:pPr>
      <w:ins w:id="126"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"_Toc128690063"</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OBJECTIVES</w:t>
        </w:r>
        <w:r>
          <w:rPr>
            <w:noProof/>
            <w:webHidden/>
          </w:rPr>
          <w:tab/>
        </w:r>
        <w:r>
          <w:rPr>
            <w:noProof/>
            <w:webHidden/>
          </w:rPr>
          <w:fldChar w:fldCharType="begin"/>
        </w:r>
        <w:r>
          <w:rPr>
            <w:noProof/>
            <w:webHidden/>
          </w:rPr>
          <w:instrText xml:space="preserve"> PAGEREF _Toc128690063 \h </w:instrText>
        </w:r>
      </w:ins>
      <w:r>
        <w:rPr>
          <w:noProof/>
          <w:webHidden/>
        </w:rPr>
      </w:r>
      <w:r>
        <w:rPr>
          <w:noProof/>
          <w:webHidden/>
        </w:rPr>
        <w:fldChar w:fldCharType="separate"/>
      </w:r>
      <w:ins w:id="127" w:author="Craig Parker" w:date="2023-03-02T22:53:00Z">
        <w:r>
          <w:rPr>
            <w:noProof/>
            <w:webHidden/>
          </w:rPr>
          <w:t>25</w:t>
        </w:r>
        <w:r>
          <w:rPr>
            <w:noProof/>
            <w:webHidden/>
          </w:rPr>
          <w:fldChar w:fldCharType="end"/>
        </w:r>
        <w:r w:rsidRPr="006A4DFE">
          <w:rPr>
            <w:rStyle w:val="Hyperlink"/>
            <w:noProof/>
          </w:rPr>
          <w:fldChar w:fldCharType="end"/>
        </w:r>
      </w:ins>
    </w:p>
    <w:p w14:paraId="293C4A35" w14:textId="176E789F" w:rsidR="00FE33A6" w:rsidRDefault="00FE33A6" w:rsidP="00856F81">
      <w:pPr>
        <w:pStyle w:val="TOC1"/>
        <w:rPr>
          <w:ins w:id="128" w:author="Craig Parker" w:date="2023-03-02T22:53:00Z"/>
          <w:rFonts w:asciiTheme="minorHAnsi" w:eastAsiaTheme="minorEastAsia" w:hAnsiTheme="minorHAnsi" w:cstheme="minorBidi"/>
          <w:noProof/>
          <w:sz w:val="22"/>
          <w:szCs w:val="22"/>
          <w:lang w:val="en-ZA" w:eastAsia="en-ZA"/>
        </w:rPr>
      </w:pPr>
      <w:ins w:id="129" w:author="Craig Parker" w:date="2023-03-02T22:53:00Z">
        <w:r w:rsidRPr="006A4DFE">
          <w:rPr>
            <w:rStyle w:val="Hyperlink"/>
            <w:noProof/>
          </w:rPr>
          <w:lastRenderedPageBreak/>
          <w:fldChar w:fldCharType="begin"/>
        </w:r>
        <w:r w:rsidRPr="006A4DFE">
          <w:rPr>
            <w:rStyle w:val="Hyperlink"/>
            <w:noProof/>
          </w:rPr>
          <w:instrText xml:space="preserve"> </w:instrText>
        </w:r>
        <w:r>
          <w:rPr>
            <w:noProof/>
          </w:rPr>
          <w:instrText>HYPERLINK \l "_Toc128690064"</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DESIGN</w:t>
        </w:r>
        <w:r>
          <w:rPr>
            <w:noProof/>
            <w:webHidden/>
          </w:rPr>
          <w:tab/>
        </w:r>
        <w:r>
          <w:rPr>
            <w:noProof/>
            <w:webHidden/>
          </w:rPr>
          <w:fldChar w:fldCharType="begin"/>
        </w:r>
        <w:r>
          <w:rPr>
            <w:noProof/>
            <w:webHidden/>
          </w:rPr>
          <w:instrText xml:space="preserve"> PAGEREF _Toc128690064 \h </w:instrText>
        </w:r>
      </w:ins>
      <w:r>
        <w:rPr>
          <w:noProof/>
          <w:webHidden/>
        </w:rPr>
      </w:r>
      <w:r>
        <w:rPr>
          <w:noProof/>
          <w:webHidden/>
        </w:rPr>
        <w:fldChar w:fldCharType="separate"/>
      </w:r>
      <w:ins w:id="130" w:author="Craig Parker" w:date="2023-03-02T22:53:00Z">
        <w:r>
          <w:rPr>
            <w:noProof/>
            <w:webHidden/>
          </w:rPr>
          <w:t>25</w:t>
        </w:r>
        <w:r>
          <w:rPr>
            <w:noProof/>
            <w:webHidden/>
          </w:rPr>
          <w:fldChar w:fldCharType="end"/>
        </w:r>
        <w:r w:rsidRPr="006A4DFE">
          <w:rPr>
            <w:rStyle w:val="Hyperlink"/>
            <w:noProof/>
          </w:rPr>
          <w:fldChar w:fldCharType="end"/>
        </w:r>
      </w:ins>
    </w:p>
    <w:p w14:paraId="08F7ABF9" w14:textId="6D165937" w:rsidR="00FE33A6" w:rsidRDefault="00FE33A6">
      <w:pPr>
        <w:pStyle w:val="TOC1"/>
        <w:rPr>
          <w:ins w:id="131" w:author="Craig Parker" w:date="2023-03-02T22:53:00Z"/>
          <w:rFonts w:asciiTheme="minorHAnsi" w:eastAsiaTheme="minorEastAsia" w:hAnsiTheme="minorHAnsi" w:cstheme="minorBidi"/>
          <w:noProof/>
          <w:sz w:val="22"/>
          <w:szCs w:val="22"/>
          <w:lang w:val="en-ZA" w:eastAsia="en-ZA"/>
        </w:rPr>
        <w:pPrChange w:id="132" w:author="Craig Parker" w:date="2023-03-02T22:53:00Z">
          <w:pPr>
            <w:pStyle w:val="TOC2"/>
            <w:tabs>
              <w:tab w:val="right" w:leader="dot" w:pos="9350"/>
            </w:tabs>
          </w:pPr>
        </w:pPrChange>
      </w:pPr>
      <w:ins w:id="133"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"_Toc128690065"</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Methodology</w:t>
        </w:r>
        <w:r>
          <w:rPr>
            <w:noProof/>
            <w:webHidden/>
          </w:rPr>
          <w:tab/>
        </w:r>
        <w:r>
          <w:rPr>
            <w:noProof/>
            <w:webHidden/>
          </w:rPr>
          <w:fldChar w:fldCharType="begin"/>
        </w:r>
        <w:r>
          <w:rPr>
            <w:noProof/>
            <w:webHidden/>
          </w:rPr>
          <w:instrText xml:space="preserve"> PAGEREF _Toc128690065 \h </w:instrText>
        </w:r>
      </w:ins>
      <w:r>
        <w:rPr>
          <w:noProof/>
          <w:webHidden/>
        </w:rPr>
      </w:r>
      <w:r>
        <w:rPr>
          <w:noProof/>
          <w:webHidden/>
        </w:rPr>
        <w:fldChar w:fldCharType="separate"/>
      </w:r>
      <w:ins w:id="134" w:author="Craig Parker" w:date="2023-03-02T22:53:00Z">
        <w:r>
          <w:rPr>
            <w:noProof/>
            <w:webHidden/>
          </w:rPr>
          <w:t>25</w:t>
        </w:r>
        <w:r>
          <w:rPr>
            <w:noProof/>
            <w:webHidden/>
          </w:rPr>
          <w:fldChar w:fldCharType="end"/>
        </w:r>
        <w:r w:rsidRPr="006A4DFE">
          <w:rPr>
            <w:rStyle w:val="Hyperlink"/>
            <w:noProof/>
          </w:rPr>
          <w:fldChar w:fldCharType="end"/>
        </w:r>
      </w:ins>
    </w:p>
    <w:p w14:paraId="208D2555" w14:textId="61E788E6" w:rsidR="00FE33A6" w:rsidRDefault="00FE33A6">
      <w:pPr>
        <w:pStyle w:val="TOC1"/>
        <w:rPr>
          <w:ins w:id="135" w:author="Craig Parker" w:date="2023-03-02T22:53:00Z"/>
          <w:rFonts w:asciiTheme="minorHAnsi" w:eastAsiaTheme="minorEastAsia" w:hAnsiTheme="minorHAnsi" w:cstheme="minorBidi"/>
          <w:noProof/>
          <w:sz w:val="22"/>
          <w:szCs w:val="22"/>
          <w:lang w:val="en-ZA" w:eastAsia="en-ZA"/>
        </w:rPr>
        <w:pPrChange w:id="136" w:author="Craig Parker" w:date="2023-03-02T22:53:00Z">
          <w:pPr>
            <w:pStyle w:val="TOC2"/>
            <w:tabs>
              <w:tab w:val="right" w:leader="dot" w:pos="9350"/>
            </w:tabs>
          </w:pPr>
        </w:pPrChange>
      </w:pPr>
      <w:ins w:id="137"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"_Toc128690066"</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Carbon Emission Measurement</w:t>
        </w:r>
        <w:r>
          <w:rPr>
            <w:noProof/>
            <w:webHidden/>
          </w:rPr>
          <w:tab/>
        </w:r>
        <w:r>
          <w:rPr>
            <w:noProof/>
            <w:webHidden/>
          </w:rPr>
          <w:fldChar w:fldCharType="begin"/>
        </w:r>
        <w:r>
          <w:rPr>
            <w:noProof/>
            <w:webHidden/>
          </w:rPr>
          <w:instrText xml:space="preserve"> PAGEREF _Toc128690066 \h </w:instrText>
        </w:r>
      </w:ins>
      <w:r>
        <w:rPr>
          <w:noProof/>
          <w:webHidden/>
        </w:rPr>
      </w:r>
      <w:r>
        <w:rPr>
          <w:noProof/>
          <w:webHidden/>
        </w:rPr>
        <w:fldChar w:fldCharType="separate"/>
      </w:r>
      <w:ins w:id="138" w:author="Craig Parker" w:date="2023-03-02T22:53:00Z">
        <w:r>
          <w:rPr>
            <w:noProof/>
            <w:webHidden/>
          </w:rPr>
          <w:t>28</w:t>
        </w:r>
        <w:r>
          <w:rPr>
            <w:noProof/>
            <w:webHidden/>
          </w:rPr>
          <w:fldChar w:fldCharType="end"/>
        </w:r>
        <w:r w:rsidRPr="006A4DFE">
          <w:rPr>
            <w:rStyle w:val="Hyperlink"/>
            <w:noProof/>
          </w:rPr>
          <w:fldChar w:fldCharType="end"/>
        </w:r>
      </w:ins>
    </w:p>
    <w:p w14:paraId="61DDF85B" w14:textId="64F716D7" w:rsidR="00FE33A6" w:rsidRDefault="00FE33A6">
      <w:pPr>
        <w:pStyle w:val="TOC1"/>
        <w:rPr>
          <w:ins w:id="139" w:author="Craig Parker" w:date="2023-03-02T22:53:00Z"/>
          <w:rFonts w:asciiTheme="minorHAnsi" w:eastAsiaTheme="minorEastAsia" w:hAnsiTheme="minorHAnsi" w:cstheme="minorBidi"/>
          <w:noProof/>
          <w:sz w:val="22"/>
          <w:szCs w:val="22"/>
          <w:lang w:val="en-ZA" w:eastAsia="en-ZA"/>
        </w:rPr>
        <w:pPrChange w:id="140" w:author="Craig Parker" w:date="2023-03-02T22:53:00Z">
          <w:pPr>
            <w:pStyle w:val="TOC3"/>
            <w:tabs>
              <w:tab w:val="right" w:leader="dot" w:pos="9350"/>
            </w:tabs>
          </w:pPr>
        </w:pPrChange>
      </w:pPr>
      <w:ins w:id="141"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"_Toc128690067"</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Sources emissions specific to the healthcare facility</w:t>
        </w:r>
        <w:r>
          <w:rPr>
            <w:noProof/>
            <w:webHidden/>
          </w:rPr>
          <w:tab/>
        </w:r>
        <w:r>
          <w:rPr>
            <w:noProof/>
            <w:webHidden/>
          </w:rPr>
          <w:fldChar w:fldCharType="begin"/>
        </w:r>
        <w:r>
          <w:rPr>
            <w:noProof/>
            <w:webHidden/>
          </w:rPr>
          <w:instrText xml:space="preserve"> PAGEREF _Toc128690067 \h </w:instrText>
        </w:r>
      </w:ins>
      <w:r>
        <w:rPr>
          <w:noProof/>
          <w:webHidden/>
        </w:rPr>
      </w:r>
      <w:r>
        <w:rPr>
          <w:noProof/>
          <w:webHidden/>
        </w:rPr>
        <w:fldChar w:fldCharType="separate"/>
      </w:r>
      <w:ins w:id="142" w:author="Craig Parker" w:date="2023-03-02T22:53:00Z">
        <w:r>
          <w:rPr>
            <w:noProof/>
            <w:webHidden/>
          </w:rPr>
          <w:t>29</w:t>
        </w:r>
        <w:r>
          <w:rPr>
            <w:noProof/>
            <w:webHidden/>
          </w:rPr>
          <w:fldChar w:fldCharType="end"/>
        </w:r>
        <w:r w:rsidRPr="006A4DFE">
          <w:rPr>
            <w:rStyle w:val="Hyperlink"/>
            <w:noProof/>
          </w:rPr>
          <w:fldChar w:fldCharType="end"/>
        </w:r>
      </w:ins>
    </w:p>
    <w:p w14:paraId="1B8DAA08" w14:textId="49901A32" w:rsidR="00FE33A6" w:rsidRDefault="00FE33A6">
      <w:pPr>
        <w:pStyle w:val="TOC1"/>
        <w:rPr>
          <w:ins w:id="143" w:author="Craig Parker" w:date="2023-03-02T22:53:00Z"/>
          <w:rFonts w:asciiTheme="minorHAnsi" w:eastAsiaTheme="minorEastAsia" w:hAnsiTheme="minorHAnsi" w:cstheme="minorBidi"/>
          <w:noProof/>
          <w:sz w:val="22"/>
          <w:szCs w:val="22"/>
          <w:lang w:val="en-ZA" w:eastAsia="en-ZA"/>
        </w:rPr>
        <w:pPrChange w:id="144" w:author="Craig Parker" w:date="2023-03-02T22:53:00Z">
          <w:pPr>
            <w:pStyle w:val="TOC3"/>
            <w:tabs>
              <w:tab w:val="right" w:leader="dot" w:pos="9350"/>
            </w:tabs>
          </w:pPr>
        </w:pPrChange>
      </w:pPr>
      <w:ins w:id="145"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"_Toc128690068"</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Supply chain contributors to carbon emissions</w:t>
        </w:r>
        <w:r>
          <w:rPr>
            <w:noProof/>
            <w:webHidden/>
          </w:rPr>
          <w:tab/>
        </w:r>
        <w:r>
          <w:rPr>
            <w:noProof/>
            <w:webHidden/>
          </w:rPr>
          <w:fldChar w:fldCharType="begin"/>
        </w:r>
        <w:r>
          <w:rPr>
            <w:noProof/>
            <w:webHidden/>
          </w:rPr>
          <w:instrText xml:space="preserve"> PAGEREF _Toc128690068 \h </w:instrText>
        </w:r>
      </w:ins>
      <w:r>
        <w:rPr>
          <w:noProof/>
          <w:webHidden/>
        </w:rPr>
      </w:r>
      <w:r>
        <w:rPr>
          <w:noProof/>
          <w:webHidden/>
        </w:rPr>
        <w:fldChar w:fldCharType="separate"/>
      </w:r>
      <w:ins w:id="146" w:author="Craig Parker" w:date="2023-03-02T22:53:00Z">
        <w:r>
          <w:rPr>
            <w:noProof/>
            <w:webHidden/>
          </w:rPr>
          <w:t>30</w:t>
        </w:r>
        <w:r>
          <w:rPr>
            <w:noProof/>
            <w:webHidden/>
          </w:rPr>
          <w:fldChar w:fldCharType="end"/>
        </w:r>
        <w:r w:rsidRPr="006A4DFE">
          <w:rPr>
            <w:rStyle w:val="Hyperlink"/>
            <w:noProof/>
          </w:rPr>
          <w:fldChar w:fldCharType="end"/>
        </w:r>
      </w:ins>
    </w:p>
    <w:p w14:paraId="24C0A8C2" w14:textId="67694E9A" w:rsidR="00FE33A6" w:rsidRDefault="00FE33A6">
      <w:pPr>
        <w:pStyle w:val="TOC1"/>
        <w:rPr>
          <w:ins w:id="147" w:author="Craig Parker" w:date="2023-03-02T22:53:00Z"/>
          <w:rFonts w:asciiTheme="minorHAnsi" w:eastAsiaTheme="minorEastAsia" w:hAnsiTheme="minorHAnsi" w:cstheme="minorBidi"/>
          <w:noProof/>
          <w:sz w:val="22"/>
          <w:szCs w:val="22"/>
          <w:lang w:val="en-ZA" w:eastAsia="en-ZA"/>
        </w:rPr>
        <w:pPrChange w:id="148" w:author="Craig Parker" w:date="2023-03-02T22:53:00Z">
          <w:pPr>
            <w:pStyle w:val="TOC3"/>
            <w:tabs>
              <w:tab w:val="right" w:leader="dot" w:pos="9350"/>
            </w:tabs>
          </w:pPr>
        </w:pPrChange>
      </w:pPr>
      <w:ins w:id="149"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"_Toc128690069"</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Action tracker sheet and four data output sheets.</w:t>
        </w:r>
        <w:r>
          <w:rPr>
            <w:noProof/>
            <w:webHidden/>
          </w:rPr>
          <w:tab/>
        </w:r>
        <w:r>
          <w:rPr>
            <w:noProof/>
            <w:webHidden/>
          </w:rPr>
          <w:fldChar w:fldCharType="begin"/>
        </w:r>
        <w:r>
          <w:rPr>
            <w:noProof/>
            <w:webHidden/>
          </w:rPr>
          <w:instrText xml:space="preserve"> PAGEREF _Toc128690069 \h </w:instrText>
        </w:r>
      </w:ins>
      <w:r>
        <w:rPr>
          <w:noProof/>
          <w:webHidden/>
        </w:rPr>
      </w:r>
      <w:r>
        <w:rPr>
          <w:noProof/>
          <w:webHidden/>
        </w:rPr>
        <w:fldChar w:fldCharType="separate"/>
      </w:r>
      <w:ins w:id="150" w:author="Craig Parker" w:date="2023-03-02T22:53:00Z">
        <w:r>
          <w:rPr>
            <w:noProof/>
            <w:webHidden/>
          </w:rPr>
          <w:t>32</w:t>
        </w:r>
        <w:r>
          <w:rPr>
            <w:noProof/>
            <w:webHidden/>
          </w:rPr>
          <w:fldChar w:fldCharType="end"/>
        </w:r>
        <w:r w:rsidRPr="006A4DFE">
          <w:rPr>
            <w:rStyle w:val="Hyperlink"/>
            <w:noProof/>
          </w:rPr>
          <w:fldChar w:fldCharType="end"/>
        </w:r>
      </w:ins>
    </w:p>
    <w:p w14:paraId="0E16E8A1" w14:textId="24C44B34" w:rsidR="00FE33A6" w:rsidRDefault="00FE33A6">
      <w:pPr>
        <w:pStyle w:val="TOC1"/>
        <w:rPr>
          <w:ins w:id="151" w:author="Craig Parker" w:date="2023-03-02T22:53:00Z"/>
          <w:rFonts w:asciiTheme="minorHAnsi" w:eastAsiaTheme="minorEastAsia" w:hAnsiTheme="minorHAnsi" w:cstheme="minorBidi"/>
          <w:noProof/>
          <w:sz w:val="22"/>
          <w:szCs w:val="22"/>
          <w:lang w:val="en-ZA" w:eastAsia="en-ZA"/>
        </w:rPr>
        <w:pPrChange w:id="152" w:author="Craig Parker" w:date="2023-03-02T22:53:00Z">
          <w:pPr>
            <w:pStyle w:val="TOC3"/>
            <w:tabs>
              <w:tab w:val="right" w:leader="dot" w:pos="9350"/>
            </w:tabs>
          </w:pPr>
        </w:pPrChange>
      </w:pPr>
      <w:ins w:id="153"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"_Toc128690070"</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Variables of interest</w:t>
        </w:r>
        <w:r>
          <w:rPr>
            <w:noProof/>
            <w:webHidden/>
          </w:rPr>
          <w:tab/>
        </w:r>
        <w:r>
          <w:rPr>
            <w:noProof/>
            <w:webHidden/>
          </w:rPr>
          <w:fldChar w:fldCharType="begin"/>
        </w:r>
        <w:r>
          <w:rPr>
            <w:noProof/>
            <w:webHidden/>
          </w:rPr>
          <w:instrText xml:space="preserve"> PAGEREF _Toc128690070 \h </w:instrText>
        </w:r>
      </w:ins>
      <w:r>
        <w:rPr>
          <w:noProof/>
          <w:webHidden/>
        </w:rPr>
      </w:r>
      <w:r>
        <w:rPr>
          <w:noProof/>
          <w:webHidden/>
        </w:rPr>
        <w:fldChar w:fldCharType="separate"/>
      </w:r>
      <w:ins w:id="154" w:author="Craig Parker" w:date="2023-03-02T22:53:00Z">
        <w:r>
          <w:rPr>
            <w:noProof/>
            <w:webHidden/>
          </w:rPr>
          <w:t>33</w:t>
        </w:r>
        <w:r>
          <w:rPr>
            <w:noProof/>
            <w:webHidden/>
          </w:rPr>
          <w:fldChar w:fldCharType="end"/>
        </w:r>
        <w:r w:rsidRPr="006A4DFE">
          <w:rPr>
            <w:rStyle w:val="Hyperlink"/>
            <w:noProof/>
          </w:rPr>
          <w:fldChar w:fldCharType="end"/>
        </w:r>
      </w:ins>
    </w:p>
    <w:p w14:paraId="1FE72D46" w14:textId="17D70109" w:rsidR="00FE33A6" w:rsidRDefault="00FE33A6">
      <w:pPr>
        <w:pStyle w:val="TOC1"/>
        <w:rPr>
          <w:ins w:id="155" w:author="Craig Parker" w:date="2023-03-02T22:53:00Z"/>
          <w:rFonts w:asciiTheme="minorHAnsi" w:eastAsiaTheme="minorEastAsia" w:hAnsiTheme="minorHAnsi" w:cstheme="minorBidi"/>
          <w:noProof/>
          <w:sz w:val="22"/>
          <w:szCs w:val="22"/>
          <w:lang w:val="en-ZA" w:eastAsia="en-ZA"/>
        </w:rPr>
        <w:pPrChange w:id="156" w:author="Craig Parker" w:date="2023-03-02T22:53:00Z">
          <w:pPr>
            <w:pStyle w:val="TOC2"/>
            <w:tabs>
              <w:tab w:val="right" w:leader="dot" w:pos="9350"/>
            </w:tabs>
          </w:pPr>
        </w:pPrChange>
      </w:pPr>
      <w:ins w:id="157"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"_Toc128690071"</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rFonts w:eastAsia="Calibri"/>
            <w:noProof/>
            <w:lang w:val="en-ZW"/>
          </w:rPr>
          <w:t>Design and optimization modelling of mitigation intervention in health facilities:</w:t>
        </w:r>
        <w:r>
          <w:rPr>
            <w:noProof/>
            <w:webHidden/>
          </w:rPr>
          <w:tab/>
        </w:r>
        <w:r>
          <w:rPr>
            <w:noProof/>
            <w:webHidden/>
          </w:rPr>
          <w:fldChar w:fldCharType="begin"/>
        </w:r>
        <w:r>
          <w:rPr>
            <w:noProof/>
            <w:webHidden/>
          </w:rPr>
          <w:instrText xml:space="preserve"> PAGEREF _Toc128690071 \h </w:instrText>
        </w:r>
      </w:ins>
      <w:r>
        <w:rPr>
          <w:noProof/>
          <w:webHidden/>
        </w:rPr>
      </w:r>
      <w:r>
        <w:rPr>
          <w:noProof/>
          <w:webHidden/>
        </w:rPr>
        <w:fldChar w:fldCharType="separate"/>
      </w:r>
      <w:ins w:id="158" w:author="Craig Parker" w:date="2023-03-02T22:53:00Z">
        <w:r>
          <w:rPr>
            <w:noProof/>
            <w:webHidden/>
          </w:rPr>
          <w:t>34</w:t>
        </w:r>
        <w:r>
          <w:rPr>
            <w:noProof/>
            <w:webHidden/>
          </w:rPr>
          <w:fldChar w:fldCharType="end"/>
        </w:r>
        <w:r w:rsidRPr="006A4DFE">
          <w:rPr>
            <w:rStyle w:val="Hyperlink"/>
            <w:noProof/>
          </w:rPr>
          <w:fldChar w:fldCharType="end"/>
        </w:r>
      </w:ins>
    </w:p>
    <w:p w14:paraId="02C0A688" w14:textId="61C9C684" w:rsidR="00FE33A6" w:rsidRDefault="00FE33A6">
      <w:pPr>
        <w:pStyle w:val="TOC1"/>
        <w:rPr>
          <w:ins w:id="159" w:author="Craig Parker" w:date="2023-03-02T22:53:00Z"/>
          <w:rFonts w:asciiTheme="minorHAnsi" w:eastAsiaTheme="minorEastAsia" w:hAnsiTheme="minorHAnsi" w:cstheme="minorBidi"/>
          <w:noProof/>
          <w:sz w:val="22"/>
          <w:szCs w:val="22"/>
          <w:lang w:val="en-ZA" w:eastAsia="en-ZA"/>
        </w:rPr>
        <w:pPrChange w:id="160" w:author="Craig Parker" w:date="2023-03-02T22:53:00Z">
          <w:pPr>
            <w:pStyle w:val="TOC3"/>
            <w:tabs>
              <w:tab w:val="right" w:leader="dot" w:pos="9350"/>
            </w:tabs>
          </w:pPr>
        </w:pPrChange>
      </w:pPr>
      <w:ins w:id="161"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"_Toc128690072"</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rFonts w:eastAsia="Calibri"/>
            <w:noProof/>
            <w:lang w:val="en-ZW"/>
          </w:rPr>
          <w:t>Optimization modelling</w:t>
        </w:r>
        <w:r>
          <w:rPr>
            <w:noProof/>
            <w:webHidden/>
          </w:rPr>
          <w:tab/>
        </w:r>
        <w:r>
          <w:rPr>
            <w:noProof/>
            <w:webHidden/>
          </w:rPr>
          <w:fldChar w:fldCharType="begin"/>
        </w:r>
        <w:r>
          <w:rPr>
            <w:noProof/>
            <w:webHidden/>
          </w:rPr>
          <w:instrText xml:space="preserve"> PAGEREF _Toc128690072 \h </w:instrText>
        </w:r>
      </w:ins>
      <w:r>
        <w:rPr>
          <w:noProof/>
          <w:webHidden/>
        </w:rPr>
      </w:r>
      <w:r>
        <w:rPr>
          <w:noProof/>
          <w:webHidden/>
        </w:rPr>
        <w:fldChar w:fldCharType="separate"/>
      </w:r>
      <w:ins w:id="162" w:author="Craig Parker" w:date="2023-03-02T22:53:00Z">
        <w:r>
          <w:rPr>
            <w:noProof/>
            <w:webHidden/>
          </w:rPr>
          <w:t>34</w:t>
        </w:r>
        <w:r>
          <w:rPr>
            <w:noProof/>
            <w:webHidden/>
          </w:rPr>
          <w:fldChar w:fldCharType="end"/>
        </w:r>
        <w:r w:rsidRPr="006A4DFE">
          <w:rPr>
            <w:rStyle w:val="Hyperlink"/>
            <w:noProof/>
          </w:rPr>
          <w:fldChar w:fldCharType="end"/>
        </w:r>
      </w:ins>
    </w:p>
    <w:p w14:paraId="33C1698D" w14:textId="79AF5B92" w:rsidR="00FE33A6" w:rsidRDefault="00FE33A6">
      <w:pPr>
        <w:pStyle w:val="TOC1"/>
        <w:rPr>
          <w:ins w:id="163" w:author="Craig Parker" w:date="2023-03-02T22:53:00Z"/>
          <w:rFonts w:asciiTheme="minorHAnsi" w:eastAsiaTheme="minorEastAsia" w:hAnsiTheme="minorHAnsi" w:cstheme="minorBidi"/>
          <w:noProof/>
          <w:sz w:val="22"/>
          <w:szCs w:val="22"/>
          <w:lang w:val="en-ZA" w:eastAsia="en-ZA"/>
        </w:rPr>
        <w:pPrChange w:id="164" w:author="Craig Parker" w:date="2023-03-02T22:53:00Z">
          <w:pPr>
            <w:pStyle w:val="TOC2"/>
            <w:tabs>
              <w:tab w:val="right" w:leader="dot" w:pos="9350"/>
            </w:tabs>
          </w:pPr>
        </w:pPrChange>
      </w:pPr>
      <w:ins w:id="165"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"_Toc128690073"</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rFonts w:eastAsia="Calibri"/>
            <w:noProof/>
            <w:lang w:val="en-ZW"/>
          </w:rPr>
          <w:t>Implementation of mitigation interventions in health facilities</w:t>
        </w:r>
        <w:r>
          <w:rPr>
            <w:noProof/>
            <w:webHidden/>
          </w:rPr>
          <w:tab/>
        </w:r>
        <w:r>
          <w:rPr>
            <w:noProof/>
            <w:webHidden/>
          </w:rPr>
          <w:fldChar w:fldCharType="begin"/>
        </w:r>
        <w:r>
          <w:rPr>
            <w:noProof/>
            <w:webHidden/>
          </w:rPr>
          <w:instrText xml:space="preserve"> PAGEREF _Toc128690073 \h </w:instrText>
        </w:r>
      </w:ins>
      <w:r>
        <w:rPr>
          <w:noProof/>
          <w:webHidden/>
        </w:rPr>
      </w:r>
      <w:r>
        <w:rPr>
          <w:noProof/>
          <w:webHidden/>
        </w:rPr>
        <w:fldChar w:fldCharType="separate"/>
      </w:r>
      <w:ins w:id="166" w:author="Craig Parker" w:date="2023-03-02T22:53:00Z">
        <w:r>
          <w:rPr>
            <w:noProof/>
            <w:webHidden/>
          </w:rPr>
          <w:t>34</w:t>
        </w:r>
        <w:r>
          <w:rPr>
            <w:noProof/>
            <w:webHidden/>
          </w:rPr>
          <w:fldChar w:fldCharType="end"/>
        </w:r>
        <w:r w:rsidRPr="006A4DFE">
          <w:rPr>
            <w:rStyle w:val="Hyperlink"/>
            <w:noProof/>
          </w:rPr>
          <w:fldChar w:fldCharType="end"/>
        </w:r>
      </w:ins>
    </w:p>
    <w:p w14:paraId="1DFB1E45" w14:textId="6B26050F" w:rsidR="00FE33A6" w:rsidRDefault="00FE33A6">
      <w:pPr>
        <w:pStyle w:val="TOC1"/>
        <w:rPr>
          <w:ins w:id="167" w:author="Craig Parker" w:date="2023-03-02T22:53:00Z"/>
          <w:rFonts w:asciiTheme="minorHAnsi" w:eastAsiaTheme="minorEastAsia" w:hAnsiTheme="minorHAnsi" w:cstheme="minorBidi"/>
          <w:noProof/>
          <w:sz w:val="22"/>
          <w:szCs w:val="22"/>
          <w:lang w:val="en-ZA" w:eastAsia="en-ZA"/>
        </w:rPr>
        <w:pPrChange w:id="168" w:author="Craig Parker" w:date="2023-03-02T22:53:00Z">
          <w:pPr>
            <w:pStyle w:val="TOC2"/>
            <w:tabs>
              <w:tab w:val="right" w:leader="dot" w:pos="9350"/>
            </w:tabs>
          </w:pPr>
        </w:pPrChange>
      </w:pPr>
      <w:ins w:id="169"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"_Toc128690074"</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rFonts w:eastAsia="Calibri"/>
            <w:noProof/>
            <w:lang w:val="en-ZW"/>
          </w:rPr>
          <w:t>Effectiveness of mitigation interventions in health facilities</w:t>
        </w:r>
        <w:r>
          <w:rPr>
            <w:noProof/>
            <w:webHidden/>
          </w:rPr>
          <w:tab/>
        </w:r>
        <w:r>
          <w:rPr>
            <w:noProof/>
            <w:webHidden/>
          </w:rPr>
          <w:fldChar w:fldCharType="begin"/>
        </w:r>
        <w:r>
          <w:rPr>
            <w:noProof/>
            <w:webHidden/>
          </w:rPr>
          <w:instrText xml:space="preserve"> PAGEREF _Toc128690074 \h </w:instrText>
        </w:r>
      </w:ins>
      <w:r>
        <w:rPr>
          <w:noProof/>
          <w:webHidden/>
        </w:rPr>
      </w:r>
      <w:r>
        <w:rPr>
          <w:noProof/>
          <w:webHidden/>
        </w:rPr>
        <w:fldChar w:fldCharType="separate"/>
      </w:r>
      <w:ins w:id="170" w:author="Craig Parker" w:date="2023-03-02T22:53:00Z">
        <w:r>
          <w:rPr>
            <w:noProof/>
            <w:webHidden/>
          </w:rPr>
          <w:t>35</w:t>
        </w:r>
        <w:r>
          <w:rPr>
            <w:noProof/>
            <w:webHidden/>
          </w:rPr>
          <w:fldChar w:fldCharType="end"/>
        </w:r>
        <w:r w:rsidRPr="006A4DFE">
          <w:rPr>
            <w:rStyle w:val="Hyperlink"/>
            <w:noProof/>
          </w:rPr>
          <w:fldChar w:fldCharType="end"/>
        </w:r>
      </w:ins>
    </w:p>
    <w:p w14:paraId="45C4F197" w14:textId="45649564" w:rsidR="00FE33A6" w:rsidRDefault="00FE33A6">
      <w:pPr>
        <w:pStyle w:val="TOC1"/>
        <w:rPr>
          <w:ins w:id="171" w:author="Craig Parker" w:date="2023-03-02T22:53:00Z"/>
          <w:rFonts w:asciiTheme="minorHAnsi" w:eastAsiaTheme="minorEastAsia" w:hAnsiTheme="minorHAnsi" w:cstheme="minorBidi"/>
          <w:noProof/>
          <w:sz w:val="22"/>
          <w:szCs w:val="22"/>
          <w:lang w:val="en-ZA" w:eastAsia="en-ZA"/>
        </w:rPr>
        <w:pPrChange w:id="172" w:author="Craig Parker" w:date="2023-03-02T22:53:00Z">
          <w:pPr>
            <w:pStyle w:val="TOC2"/>
            <w:tabs>
              <w:tab w:val="right" w:leader="dot" w:pos="9350"/>
            </w:tabs>
          </w:pPr>
        </w:pPrChange>
      </w:pPr>
      <w:ins w:id="173"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"_Toc128690075"</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Roles and Responsibilities</w:t>
        </w:r>
        <w:r>
          <w:rPr>
            <w:noProof/>
            <w:webHidden/>
          </w:rPr>
          <w:tab/>
        </w:r>
        <w:r>
          <w:rPr>
            <w:noProof/>
            <w:webHidden/>
          </w:rPr>
          <w:fldChar w:fldCharType="begin"/>
        </w:r>
        <w:r>
          <w:rPr>
            <w:noProof/>
            <w:webHidden/>
          </w:rPr>
          <w:instrText xml:space="preserve"> PAGEREF _Toc128690075 \h </w:instrText>
        </w:r>
      </w:ins>
      <w:r>
        <w:rPr>
          <w:noProof/>
          <w:webHidden/>
        </w:rPr>
      </w:r>
      <w:r>
        <w:rPr>
          <w:noProof/>
          <w:webHidden/>
        </w:rPr>
        <w:fldChar w:fldCharType="separate"/>
      </w:r>
      <w:ins w:id="174" w:author="Craig Parker" w:date="2023-03-02T22:53:00Z">
        <w:r>
          <w:rPr>
            <w:noProof/>
            <w:webHidden/>
          </w:rPr>
          <w:t>36</w:t>
        </w:r>
        <w:r>
          <w:rPr>
            <w:noProof/>
            <w:webHidden/>
          </w:rPr>
          <w:fldChar w:fldCharType="end"/>
        </w:r>
        <w:r w:rsidRPr="006A4DFE">
          <w:rPr>
            <w:rStyle w:val="Hyperlink"/>
            <w:noProof/>
          </w:rPr>
          <w:fldChar w:fldCharType="end"/>
        </w:r>
      </w:ins>
    </w:p>
    <w:p w14:paraId="2F75145C" w14:textId="7FD80440" w:rsidR="00FE33A6" w:rsidRDefault="00FE33A6" w:rsidP="00856F81">
      <w:pPr>
        <w:pStyle w:val="TOC1"/>
        <w:rPr>
          <w:ins w:id="175" w:author="Craig Parker" w:date="2023-03-02T22:53:00Z"/>
          <w:rFonts w:asciiTheme="minorHAnsi" w:eastAsiaTheme="minorEastAsia" w:hAnsiTheme="minorHAnsi" w:cstheme="minorBidi"/>
          <w:noProof/>
          <w:sz w:val="22"/>
          <w:szCs w:val="22"/>
          <w:lang w:val="en-ZA" w:eastAsia="en-ZA"/>
        </w:rPr>
      </w:pPr>
      <w:ins w:id="176"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"_Toc128690076"</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PROJECT PROCEDURES</w:t>
        </w:r>
        <w:r>
          <w:rPr>
            <w:noProof/>
            <w:webHidden/>
          </w:rPr>
          <w:tab/>
        </w:r>
        <w:r>
          <w:rPr>
            <w:noProof/>
            <w:webHidden/>
          </w:rPr>
          <w:fldChar w:fldCharType="begin"/>
        </w:r>
        <w:r>
          <w:rPr>
            <w:noProof/>
            <w:webHidden/>
          </w:rPr>
          <w:instrText xml:space="preserve"> PAGEREF _Toc128690076 \h </w:instrText>
        </w:r>
      </w:ins>
      <w:r>
        <w:rPr>
          <w:noProof/>
          <w:webHidden/>
        </w:rPr>
      </w:r>
      <w:r>
        <w:rPr>
          <w:noProof/>
          <w:webHidden/>
        </w:rPr>
        <w:fldChar w:fldCharType="separate"/>
      </w:r>
      <w:ins w:id="177" w:author="Craig Parker" w:date="2023-03-02T22:53:00Z">
        <w:r>
          <w:rPr>
            <w:noProof/>
            <w:webHidden/>
          </w:rPr>
          <w:t>37</w:t>
        </w:r>
        <w:r>
          <w:rPr>
            <w:noProof/>
            <w:webHidden/>
          </w:rPr>
          <w:fldChar w:fldCharType="end"/>
        </w:r>
        <w:r w:rsidRPr="006A4DFE">
          <w:rPr>
            <w:rStyle w:val="Hyperlink"/>
            <w:noProof/>
          </w:rPr>
          <w:fldChar w:fldCharType="end"/>
        </w:r>
      </w:ins>
    </w:p>
    <w:p w14:paraId="399AD37B" w14:textId="248631C9" w:rsidR="00FE33A6" w:rsidRDefault="00FE33A6" w:rsidP="00856F81">
      <w:pPr>
        <w:pStyle w:val="TOC1"/>
        <w:rPr>
          <w:ins w:id="178" w:author="Craig Parker" w:date="2023-03-02T22:53:00Z"/>
          <w:rFonts w:asciiTheme="minorHAnsi" w:eastAsiaTheme="minorEastAsia" w:hAnsiTheme="minorHAnsi" w:cstheme="minorBidi"/>
          <w:noProof/>
          <w:sz w:val="22"/>
          <w:szCs w:val="22"/>
          <w:lang w:val="en-ZA" w:eastAsia="en-ZA"/>
        </w:rPr>
      </w:pPr>
      <w:ins w:id="179"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"_Toc128690077"</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DATA MANAGEMENT AND ANALYSIS</w:t>
        </w:r>
        <w:r>
          <w:rPr>
            <w:noProof/>
            <w:webHidden/>
          </w:rPr>
          <w:tab/>
        </w:r>
        <w:r>
          <w:rPr>
            <w:noProof/>
            <w:webHidden/>
          </w:rPr>
          <w:fldChar w:fldCharType="begin"/>
        </w:r>
        <w:r>
          <w:rPr>
            <w:noProof/>
            <w:webHidden/>
          </w:rPr>
          <w:instrText xml:space="preserve"> PAGEREF _Toc128690077 \h </w:instrText>
        </w:r>
      </w:ins>
      <w:r>
        <w:rPr>
          <w:noProof/>
          <w:webHidden/>
        </w:rPr>
      </w:r>
      <w:r>
        <w:rPr>
          <w:noProof/>
          <w:webHidden/>
        </w:rPr>
        <w:fldChar w:fldCharType="separate"/>
      </w:r>
      <w:ins w:id="180" w:author="Craig Parker" w:date="2023-03-02T22:53:00Z">
        <w:r>
          <w:rPr>
            <w:noProof/>
            <w:webHidden/>
          </w:rPr>
          <w:t>39</w:t>
        </w:r>
        <w:r>
          <w:rPr>
            <w:noProof/>
            <w:webHidden/>
          </w:rPr>
          <w:fldChar w:fldCharType="end"/>
        </w:r>
        <w:r w:rsidRPr="006A4DFE">
          <w:rPr>
            <w:rStyle w:val="Hyperlink"/>
            <w:noProof/>
          </w:rPr>
          <w:fldChar w:fldCharType="end"/>
        </w:r>
      </w:ins>
    </w:p>
    <w:p w14:paraId="03AFE928" w14:textId="236DB46A" w:rsidR="00FE33A6" w:rsidRDefault="00FE33A6">
      <w:pPr>
        <w:pStyle w:val="TOC1"/>
        <w:rPr>
          <w:ins w:id="181" w:author="Craig Parker" w:date="2023-03-02T22:53:00Z"/>
          <w:rFonts w:asciiTheme="minorHAnsi" w:eastAsiaTheme="minorEastAsia" w:hAnsiTheme="minorHAnsi" w:cstheme="minorBidi"/>
          <w:noProof/>
          <w:sz w:val="22"/>
          <w:szCs w:val="22"/>
          <w:lang w:val="en-ZA" w:eastAsia="en-ZA"/>
        </w:rPr>
        <w:pPrChange w:id="182" w:author="Craig Parker" w:date="2023-03-02T22:53:00Z">
          <w:pPr>
            <w:pStyle w:val="TOC2"/>
            <w:tabs>
              <w:tab w:val="right" w:leader="dot" w:pos="9350"/>
            </w:tabs>
          </w:pPr>
        </w:pPrChange>
      </w:pPr>
      <w:ins w:id="183"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"_Toc128690078"</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Data Management</w:t>
        </w:r>
        <w:r>
          <w:rPr>
            <w:noProof/>
            <w:webHidden/>
          </w:rPr>
          <w:tab/>
        </w:r>
        <w:r>
          <w:rPr>
            <w:noProof/>
            <w:webHidden/>
          </w:rPr>
          <w:fldChar w:fldCharType="begin"/>
        </w:r>
        <w:r>
          <w:rPr>
            <w:noProof/>
            <w:webHidden/>
          </w:rPr>
          <w:instrText xml:space="preserve"> PAGEREF _Toc128690078 \h </w:instrText>
        </w:r>
      </w:ins>
      <w:r>
        <w:rPr>
          <w:noProof/>
          <w:webHidden/>
        </w:rPr>
      </w:r>
      <w:r>
        <w:rPr>
          <w:noProof/>
          <w:webHidden/>
        </w:rPr>
        <w:fldChar w:fldCharType="separate"/>
      </w:r>
      <w:ins w:id="184" w:author="Craig Parker" w:date="2023-03-02T22:53:00Z">
        <w:r>
          <w:rPr>
            <w:noProof/>
            <w:webHidden/>
          </w:rPr>
          <w:t>39</w:t>
        </w:r>
        <w:r>
          <w:rPr>
            <w:noProof/>
            <w:webHidden/>
          </w:rPr>
          <w:fldChar w:fldCharType="end"/>
        </w:r>
        <w:r w:rsidRPr="006A4DFE">
          <w:rPr>
            <w:rStyle w:val="Hyperlink"/>
            <w:noProof/>
          </w:rPr>
          <w:fldChar w:fldCharType="end"/>
        </w:r>
      </w:ins>
    </w:p>
    <w:p w14:paraId="0E906459" w14:textId="641303C1" w:rsidR="00FE33A6" w:rsidRDefault="00FE33A6">
      <w:pPr>
        <w:pStyle w:val="TOC1"/>
        <w:rPr>
          <w:ins w:id="185" w:author="Craig Parker" w:date="2023-03-02T22:53:00Z"/>
          <w:rFonts w:asciiTheme="minorHAnsi" w:eastAsiaTheme="minorEastAsia" w:hAnsiTheme="minorHAnsi" w:cstheme="minorBidi"/>
          <w:noProof/>
          <w:sz w:val="22"/>
          <w:szCs w:val="22"/>
          <w:lang w:val="en-ZA" w:eastAsia="en-ZA"/>
        </w:rPr>
        <w:pPrChange w:id="186" w:author="Craig Parker" w:date="2023-03-02T22:53:00Z">
          <w:pPr>
            <w:pStyle w:val="TOC2"/>
            <w:tabs>
              <w:tab w:val="right" w:leader="dot" w:pos="9350"/>
            </w:tabs>
          </w:pPr>
        </w:pPrChange>
      </w:pPr>
      <w:ins w:id="187"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"_Toc128690079"</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Data Analysis</w:t>
        </w:r>
        <w:r>
          <w:rPr>
            <w:noProof/>
            <w:webHidden/>
          </w:rPr>
          <w:tab/>
        </w:r>
        <w:r>
          <w:rPr>
            <w:noProof/>
            <w:webHidden/>
          </w:rPr>
          <w:fldChar w:fldCharType="begin"/>
        </w:r>
        <w:r>
          <w:rPr>
            <w:noProof/>
            <w:webHidden/>
          </w:rPr>
          <w:instrText xml:space="preserve"> PAGEREF _Toc128690079 \h </w:instrText>
        </w:r>
      </w:ins>
      <w:r>
        <w:rPr>
          <w:noProof/>
          <w:webHidden/>
        </w:rPr>
      </w:r>
      <w:r>
        <w:rPr>
          <w:noProof/>
          <w:webHidden/>
        </w:rPr>
        <w:fldChar w:fldCharType="separate"/>
      </w:r>
      <w:ins w:id="188" w:author="Craig Parker" w:date="2023-03-02T22:53:00Z">
        <w:r>
          <w:rPr>
            <w:noProof/>
            <w:webHidden/>
          </w:rPr>
          <w:t>40</w:t>
        </w:r>
        <w:r>
          <w:rPr>
            <w:noProof/>
            <w:webHidden/>
          </w:rPr>
          <w:fldChar w:fldCharType="end"/>
        </w:r>
        <w:r w:rsidRPr="006A4DFE">
          <w:rPr>
            <w:rStyle w:val="Hyperlink"/>
            <w:noProof/>
          </w:rPr>
          <w:fldChar w:fldCharType="end"/>
        </w:r>
      </w:ins>
    </w:p>
    <w:p w14:paraId="54666261" w14:textId="5680FB7F" w:rsidR="00FE33A6" w:rsidRDefault="00FE33A6">
      <w:pPr>
        <w:pStyle w:val="TOC1"/>
        <w:rPr>
          <w:ins w:id="189" w:author="Craig Parker" w:date="2023-03-02T22:53:00Z"/>
          <w:rFonts w:asciiTheme="minorHAnsi" w:eastAsiaTheme="minorEastAsia" w:hAnsiTheme="minorHAnsi" w:cstheme="minorBidi"/>
          <w:noProof/>
          <w:sz w:val="22"/>
          <w:szCs w:val="22"/>
          <w:lang w:val="en-ZA" w:eastAsia="en-ZA"/>
        </w:rPr>
        <w:pPrChange w:id="190" w:author="Craig Parker" w:date="2023-03-02T22:53:00Z">
          <w:pPr>
            <w:pStyle w:val="TOC2"/>
            <w:tabs>
              <w:tab w:val="right" w:leader="dot" w:pos="9350"/>
            </w:tabs>
          </w:pPr>
        </w:pPrChange>
      </w:pPr>
      <w:ins w:id="191"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"_Toc128690080"</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Cost-effectiveness analysis</w:t>
        </w:r>
        <w:r>
          <w:rPr>
            <w:noProof/>
            <w:webHidden/>
          </w:rPr>
          <w:tab/>
        </w:r>
        <w:r>
          <w:rPr>
            <w:noProof/>
            <w:webHidden/>
          </w:rPr>
          <w:fldChar w:fldCharType="begin"/>
        </w:r>
        <w:r>
          <w:rPr>
            <w:noProof/>
            <w:webHidden/>
          </w:rPr>
          <w:instrText xml:space="preserve"> PAGEREF _Toc128690080 \h </w:instrText>
        </w:r>
      </w:ins>
      <w:r>
        <w:rPr>
          <w:noProof/>
          <w:webHidden/>
        </w:rPr>
      </w:r>
      <w:r>
        <w:rPr>
          <w:noProof/>
          <w:webHidden/>
        </w:rPr>
        <w:fldChar w:fldCharType="separate"/>
      </w:r>
      <w:ins w:id="192" w:author="Craig Parker" w:date="2023-03-02T22:53:00Z">
        <w:r>
          <w:rPr>
            <w:noProof/>
            <w:webHidden/>
          </w:rPr>
          <w:t>41</w:t>
        </w:r>
        <w:r>
          <w:rPr>
            <w:noProof/>
            <w:webHidden/>
          </w:rPr>
          <w:fldChar w:fldCharType="end"/>
        </w:r>
        <w:r w:rsidRPr="006A4DFE">
          <w:rPr>
            <w:rStyle w:val="Hyperlink"/>
            <w:noProof/>
          </w:rPr>
          <w:fldChar w:fldCharType="end"/>
        </w:r>
      </w:ins>
    </w:p>
    <w:p w14:paraId="76D8F7FB" w14:textId="0E8F0947" w:rsidR="00FE33A6" w:rsidRDefault="00FE33A6" w:rsidP="00856F81">
      <w:pPr>
        <w:pStyle w:val="TOC1"/>
        <w:rPr>
          <w:ins w:id="193" w:author="Craig Parker" w:date="2023-03-02T22:53:00Z"/>
          <w:rFonts w:asciiTheme="minorHAnsi" w:eastAsiaTheme="minorEastAsia" w:hAnsiTheme="minorHAnsi" w:cstheme="minorBidi"/>
          <w:noProof/>
          <w:sz w:val="22"/>
          <w:szCs w:val="22"/>
          <w:lang w:val="en-ZA" w:eastAsia="en-ZA"/>
        </w:rPr>
      </w:pPr>
      <w:ins w:id="194"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"_Toc128690081"</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Quality Assurance</w:t>
        </w:r>
        <w:r>
          <w:rPr>
            <w:noProof/>
            <w:webHidden/>
          </w:rPr>
          <w:tab/>
        </w:r>
        <w:r>
          <w:rPr>
            <w:noProof/>
            <w:webHidden/>
          </w:rPr>
          <w:fldChar w:fldCharType="begin"/>
        </w:r>
        <w:r>
          <w:rPr>
            <w:noProof/>
            <w:webHidden/>
          </w:rPr>
          <w:instrText xml:space="preserve"> PAGEREF _Toc128690081 \h </w:instrText>
        </w:r>
      </w:ins>
      <w:r>
        <w:rPr>
          <w:noProof/>
          <w:webHidden/>
        </w:rPr>
      </w:r>
      <w:r>
        <w:rPr>
          <w:noProof/>
          <w:webHidden/>
        </w:rPr>
        <w:fldChar w:fldCharType="separate"/>
      </w:r>
      <w:ins w:id="195" w:author="Craig Parker" w:date="2023-03-02T22:53:00Z">
        <w:r>
          <w:rPr>
            <w:noProof/>
            <w:webHidden/>
          </w:rPr>
          <w:t>43</w:t>
        </w:r>
        <w:r>
          <w:rPr>
            <w:noProof/>
            <w:webHidden/>
          </w:rPr>
          <w:fldChar w:fldCharType="end"/>
        </w:r>
        <w:r w:rsidRPr="006A4DFE">
          <w:rPr>
            <w:rStyle w:val="Hyperlink"/>
            <w:noProof/>
          </w:rPr>
          <w:fldChar w:fldCharType="end"/>
        </w:r>
      </w:ins>
    </w:p>
    <w:p w14:paraId="7CAE42BA" w14:textId="52E2018B" w:rsidR="00FE33A6" w:rsidRDefault="00FE33A6" w:rsidP="00856F81">
      <w:pPr>
        <w:pStyle w:val="TOC1"/>
        <w:rPr>
          <w:ins w:id="196" w:author="Craig Parker" w:date="2023-03-02T22:53:00Z"/>
          <w:rFonts w:asciiTheme="minorHAnsi" w:eastAsiaTheme="minorEastAsia" w:hAnsiTheme="minorHAnsi" w:cstheme="minorBidi"/>
          <w:noProof/>
          <w:sz w:val="22"/>
          <w:szCs w:val="22"/>
          <w:lang w:val="en-ZA" w:eastAsia="en-ZA"/>
        </w:rPr>
      </w:pPr>
      <w:ins w:id="197"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"_Toc128690082"</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ETHICS AND DISSEMINATION</w:t>
        </w:r>
        <w:r>
          <w:rPr>
            <w:noProof/>
            <w:webHidden/>
          </w:rPr>
          <w:tab/>
        </w:r>
        <w:r>
          <w:rPr>
            <w:noProof/>
            <w:webHidden/>
          </w:rPr>
          <w:fldChar w:fldCharType="begin"/>
        </w:r>
        <w:r>
          <w:rPr>
            <w:noProof/>
            <w:webHidden/>
          </w:rPr>
          <w:instrText xml:space="preserve"> PAGEREF _Toc128690082 \h </w:instrText>
        </w:r>
      </w:ins>
      <w:r>
        <w:rPr>
          <w:noProof/>
          <w:webHidden/>
        </w:rPr>
      </w:r>
      <w:r>
        <w:rPr>
          <w:noProof/>
          <w:webHidden/>
        </w:rPr>
        <w:fldChar w:fldCharType="separate"/>
      </w:r>
      <w:ins w:id="198" w:author="Craig Parker" w:date="2023-03-02T22:53:00Z">
        <w:r>
          <w:rPr>
            <w:noProof/>
            <w:webHidden/>
          </w:rPr>
          <w:t>44</w:t>
        </w:r>
        <w:r>
          <w:rPr>
            <w:noProof/>
            <w:webHidden/>
          </w:rPr>
          <w:fldChar w:fldCharType="end"/>
        </w:r>
        <w:r w:rsidRPr="006A4DFE">
          <w:rPr>
            <w:rStyle w:val="Hyperlink"/>
            <w:noProof/>
          </w:rPr>
          <w:fldChar w:fldCharType="end"/>
        </w:r>
      </w:ins>
    </w:p>
    <w:p w14:paraId="4442E529" w14:textId="7C527BDA" w:rsidR="00FE33A6" w:rsidRDefault="00FE33A6">
      <w:pPr>
        <w:pStyle w:val="TOC1"/>
        <w:rPr>
          <w:ins w:id="199" w:author="Craig Parker" w:date="2023-03-02T22:53:00Z"/>
          <w:rFonts w:asciiTheme="minorHAnsi" w:eastAsiaTheme="minorEastAsia" w:hAnsiTheme="minorHAnsi" w:cstheme="minorBidi"/>
          <w:noProof/>
          <w:sz w:val="22"/>
          <w:szCs w:val="22"/>
          <w:lang w:val="en-ZA" w:eastAsia="en-ZA"/>
        </w:rPr>
        <w:pPrChange w:id="200" w:author="Craig Parker" w:date="2023-03-02T22:53:00Z">
          <w:pPr>
            <w:pStyle w:val="TOC2"/>
            <w:tabs>
              <w:tab w:val="right" w:leader="dot" w:pos="9350"/>
            </w:tabs>
          </w:pPr>
        </w:pPrChange>
      </w:pPr>
      <w:ins w:id="201"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"_Toc128690083"</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Research ethics approval</w:t>
        </w:r>
        <w:r>
          <w:rPr>
            <w:noProof/>
            <w:webHidden/>
          </w:rPr>
          <w:tab/>
        </w:r>
        <w:r>
          <w:rPr>
            <w:noProof/>
            <w:webHidden/>
          </w:rPr>
          <w:fldChar w:fldCharType="begin"/>
        </w:r>
        <w:r>
          <w:rPr>
            <w:noProof/>
            <w:webHidden/>
          </w:rPr>
          <w:instrText xml:space="preserve"> PAGEREF _Toc128690083 \h </w:instrText>
        </w:r>
      </w:ins>
      <w:r>
        <w:rPr>
          <w:noProof/>
          <w:webHidden/>
        </w:rPr>
      </w:r>
      <w:r>
        <w:rPr>
          <w:noProof/>
          <w:webHidden/>
        </w:rPr>
        <w:fldChar w:fldCharType="separate"/>
      </w:r>
      <w:ins w:id="202" w:author="Craig Parker" w:date="2023-03-02T22:53:00Z">
        <w:r>
          <w:rPr>
            <w:noProof/>
            <w:webHidden/>
          </w:rPr>
          <w:t>44</w:t>
        </w:r>
        <w:r>
          <w:rPr>
            <w:noProof/>
            <w:webHidden/>
          </w:rPr>
          <w:fldChar w:fldCharType="end"/>
        </w:r>
        <w:r w:rsidRPr="006A4DFE">
          <w:rPr>
            <w:rStyle w:val="Hyperlink"/>
            <w:noProof/>
          </w:rPr>
          <w:fldChar w:fldCharType="end"/>
        </w:r>
      </w:ins>
    </w:p>
    <w:p w14:paraId="555E3F05" w14:textId="4D7A8409" w:rsidR="00FE33A6" w:rsidRDefault="00FE33A6">
      <w:pPr>
        <w:pStyle w:val="TOC1"/>
        <w:rPr>
          <w:ins w:id="203" w:author="Craig Parker" w:date="2023-03-02T22:53:00Z"/>
          <w:rFonts w:asciiTheme="minorHAnsi" w:eastAsiaTheme="minorEastAsia" w:hAnsiTheme="minorHAnsi" w:cstheme="minorBidi"/>
          <w:noProof/>
          <w:sz w:val="22"/>
          <w:szCs w:val="22"/>
          <w:lang w:val="en-ZA" w:eastAsia="en-ZA"/>
        </w:rPr>
        <w:pPrChange w:id="204" w:author="Craig Parker" w:date="2023-03-02T22:53:00Z">
          <w:pPr>
            <w:pStyle w:val="TOC2"/>
            <w:tabs>
              <w:tab w:val="right" w:leader="dot" w:pos="9350"/>
            </w:tabs>
          </w:pPr>
        </w:pPrChange>
      </w:pPr>
      <w:ins w:id="205"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"_Toc128690084"</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rFonts w:eastAsia="Calibri"/>
            <w:noProof/>
            <w:lang w:val="en-ZW"/>
          </w:rPr>
          <w:t>Dissemination</w:t>
        </w:r>
        <w:r>
          <w:rPr>
            <w:noProof/>
            <w:webHidden/>
          </w:rPr>
          <w:tab/>
        </w:r>
        <w:r>
          <w:rPr>
            <w:noProof/>
            <w:webHidden/>
          </w:rPr>
          <w:fldChar w:fldCharType="begin"/>
        </w:r>
        <w:r>
          <w:rPr>
            <w:noProof/>
            <w:webHidden/>
          </w:rPr>
          <w:instrText xml:space="preserve"> PAGEREF _Toc128690084 \h </w:instrText>
        </w:r>
      </w:ins>
      <w:r>
        <w:rPr>
          <w:noProof/>
          <w:webHidden/>
        </w:rPr>
      </w:r>
      <w:r>
        <w:rPr>
          <w:noProof/>
          <w:webHidden/>
        </w:rPr>
        <w:fldChar w:fldCharType="separate"/>
      </w:r>
      <w:ins w:id="206" w:author="Craig Parker" w:date="2023-03-02T22:53:00Z">
        <w:r>
          <w:rPr>
            <w:noProof/>
            <w:webHidden/>
          </w:rPr>
          <w:t>48</w:t>
        </w:r>
        <w:r>
          <w:rPr>
            <w:noProof/>
            <w:webHidden/>
          </w:rPr>
          <w:fldChar w:fldCharType="end"/>
        </w:r>
        <w:r w:rsidRPr="006A4DFE">
          <w:rPr>
            <w:rStyle w:val="Hyperlink"/>
            <w:noProof/>
          </w:rPr>
          <w:fldChar w:fldCharType="end"/>
        </w:r>
      </w:ins>
    </w:p>
    <w:p w14:paraId="1BA47697" w14:textId="7AD53D13" w:rsidR="00FE33A6" w:rsidRDefault="00FE33A6">
      <w:pPr>
        <w:pStyle w:val="TOC1"/>
        <w:rPr>
          <w:ins w:id="207" w:author="Craig Parker" w:date="2023-03-02T22:53:00Z"/>
          <w:rFonts w:asciiTheme="minorHAnsi" w:eastAsiaTheme="minorEastAsia" w:hAnsiTheme="minorHAnsi" w:cstheme="minorBidi"/>
          <w:noProof/>
          <w:sz w:val="22"/>
          <w:szCs w:val="22"/>
          <w:lang w:val="en-ZA" w:eastAsia="en-ZA"/>
        </w:rPr>
        <w:pPrChange w:id="208" w:author="Craig Parker" w:date="2023-03-02T22:53:00Z">
          <w:pPr>
            <w:pStyle w:val="TOC2"/>
            <w:tabs>
              <w:tab w:val="right" w:leader="dot" w:pos="9350"/>
            </w:tabs>
          </w:pPr>
        </w:pPrChange>
      </w:pPr>
      <w:ins w:id="209"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"_Toc128690085"</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Kenya</w:t>
        </w:r>
        <w:r>
          <w:rPr>
            <w:noProof/>
            <w:webHidden/>
          </w:rPr>
          <w:tab/>
        </w:r>
        <w:r>
          <w:rPr>
            <w:noProof/>
            <w:webHidden/>
          </w:rPr>
          <w:fldChar w:fldCharType="begin"/>
        </w:r>
        <w:r>
          <w:rPr>
            <w:noProof/>
            <w:webHidden/>
          </w:rPr>
          <w:instrText xml:space="preserve"> PAGEREF _Toc128690085 \h </w:instrText>
        </w:r>
      </w:ins>
      <w:r>
        <w:rPr>
          <w:noProof/>
          <w:webHidden/>
        </w:rPr>
      </w:r>
      <w:r>
        <w:rPr>
          <w:noProof/>
          <w:webHidden/>
        </w:rPr>
        <w:fldChar w:fldCharType="separate"/>
      </w:r>
      <w:ins w:id="210" w:author="Craig Parker" w:date="2023-03-02T22:53:00Z">
        <w:r>
          <w:rPr>
            <w:noProof/>
            <w:webHidden/>
          </w:rPr>
          <w:t>48</w:t>
        </w:r>
        <w:r>
          <w:rPr>
            <w:noProof/>
            <w:webHidden/>
          </w:rPr>
          <w:fldChar w:fldCharType="end"/>
        </w:r>
        <w:r w:rsidRPr="006A4DFE">
          <w:rPr>
            <w:rStyle w:val="Hyperlink"/>
            <w:noProof/>
          </w:rPr>
          <w:fldChar w:fldCharType="end"/>
        </w:r>
      </w:ins>
    </w:p>
    <w:p w14:paraId="0F66352F" w14:textId="61FAB0BD" w:rsidR="00FE33A6" w:rsidRDefault="00FE33A6">
      <w:pPr>
        <w:pStyle w:val="TOC1"/>
        <w:rPr>
          <w:ins w:id="211" w:author="Craig Parker" w:date="2023-03-02T22:53:00Z"/>
          <w:rFonts w:asciiTheme="minorHAnsi" w:eastAsiaTheme="minorEastAsia" w:hAnsiTheme="minorHAnsi" w:cstheme="minorBidi"/>
          <w:noProof/>
          <w:sz w:val="22"/>
          <w:szCs w:val="22"/>
          <w:lang w:val="en-ZA" w:eastAsia="en-ZA"/>
        </w:rPr>
        <w:pPrChange w:id="212" w:author="Craig Parker" w:date="2023-03-02T22:53:00Z">
          <w:pPr>
            <w:pStyle w:val="TOC2"/>
            <w:tabs>
              <w:tab w:val="right" w:leader="dot" w:pos="9350"/>
            </w:tabs>
          </w:pPr>
        </w:pPrChange>
      </w:pPr>
      <w:ins w:id="213"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"_Toc128690086"</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South Africa</w:t>
        </w:r>
        <w:r>
          <w:rPr>
            <w:noProof/>
            <w:webHidden/>
          </w:rPr>
          <w:tab/>
        </w:r>
        <w:r>
          <w:rPr>
            <w:noProof/>
            <w:webHidden/>
          </w:rPr>
          <w:fldChar w:fldCharType="begin"/>
        </w:r>
        <w:r>
          <w:rPr>
            <w:noProof/>
            <w:webHidden/>
          </w:rPr>
          <w:instrText xml:space="preserve"> PAGEREF _Toc128690086 \h </w:instrText>
        </w:r>
      </w:ins>
      <w:r>
        <w:rPr>
          <w:noProof/>
          <w:webHidden/>
        </w:rPr>
      </w:r>
      <w:r>
        <w:rPr>
          <w:noProof/>
          <w:webHidden/>
        </w:rPr>
        <w:fldChar w:fldCharType="separate"/>
      </w:r>
      <w:ins w:id="214" w:author="Craig Parker" w:date="2023-03-02T22:53:00Z">
        <w:r>
          <w:rPr>
            <w:noProof/>
            <w:webHidden/>
          </w:rPr>
          <w:t>48</w:t>
        </w:r>
        <w:r>
          <w:rPr>
            <w:noProof/>
            <w:webHidden/>
          </w:rPr>
          <w:fldChar w:fldCharType="end"/>
        </w:r>
        <w:r w:rsidRPr="006A4DFE">
          <w:rPr>
            <w:rStyle w:val="Hyperlink"/>
            <w:noProof/>
          </w:rPr>
          <w:fldChar w:fldCharType="end"/>
        </w:r>
      </w:ins>
    </w:p>
    <w:p w14:paraId="5F12F3A3" w14:textId="0B2ED5FD" w:rsidR="00FE33A6" w:rsidRDefault="00FE33A6">
      <w:pPr>
        <w:pStyle w:val="TOC1"/>
        <w:rPr>
          <w:ins w:id="215" w:author="Craig Parker" w:date="2023-03-02T22:53:00Z"/>
          <w:rFonts w:asciiTheme="minorHAnsi" w:eastAsiaTheme="minorEastAsia" w:hAnsiTheme="minorHAnsi" w:cstheme="minorBidi"/>
          <w:noProof/>
          <w:sz w:val="22"/>
          <w:szCs w:val="22"/>
          <w:lang w:val="en-ZA" w:eastAsia="en-ZA"/>
        </w:rPr>
        <w:pPrChange w:id="216" w:author="Craig Parker" w:date="2023-03-02T22:53:00Z">
          <w:pPr>
            <w:pStyle w:val="TOC2"/>
            <w:tabs>
              <w:tab w:val="right" w:leader="dot" w:pos="9350"/>
            </w:tabs>
          </w:pPr>
        </w:pPrChange>
      </w:pPr>
      <w:ins w:id="217"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"_Toc128690087"</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Zimbabwe</w:t>
        </w:r>
        <w:r>
          <w:rPr>
            <w:noProof/>
            <w:webHidden/>
          </w:rPr>
          <w:tab/>
        </w:r>
        <w:r>
          <w:rPr>
            <w:noProof/>
            <w:webHidden/>
          </w:rPr>
          <w:fldChar w:fldCharType="begin"/>
        </w:r>
        <w:r>
          <w:rPr>
            <w:noProof/>
            <w:webHidden/>
          </w:rPr>
          <w:instrText xml:space="preserve"> PAGEREF _Toc128690087 \h </w:instrText>
        </w:r>
      </w:ins>
      <w:r>
        <w:rPr>
          <w:noProof/>
          <w:webHidden/>
        </w:rPr>
      </w:r>
      <w:r>
        <w:rPr>
          <w:noProof/>
          <w:webHidden/>
        </w:rPr>
        <w:fldChar w:fldCharType="separate"/>
      </w:r>
      <w:ins w:id="218" w:author="Craig Parker" w:date="2023-03-02T22:53:00Z">
        <w:r>
          <w:rPr>
            <w:noProof/>
            <w:webHidden/>
          </w:rPr>
          <w:t>48</w:t>
        </w:r>
        <w:r>
          <w:rPr>
            <w:noProof/>
            <w:webHidden/>
          </w:rPr>
          <w:fldChar w:fldCharType="end"/>
        </w:r>
        <w:r w:rsidRPr="006A4DFE">
          <w:rPr>
            <w:rStyle w:val="Hyperlink"/>
            <w:noProof/>
          </w:rPr>
          <w:fldChar w:fldCharType="end"/>
        </w:r>
      </w:ins>
    </w:p>
    <w:p w14:paraId="75198A74" w14:textId="08A8976D" w:rsidR="00FE33A6" w:rsidRDefault="00FE33A6">
      <w:pPr>
        <w:pStyle w:val="TOC1"/>
        <w:rPr>
          <w:ins w:id="219" w:author="Craig Parker" w:date="2023-03-02T22:53:00Z"/>
          <w:rFonts w:asciiTheme="minorHAnsi" w:eastAsiaTheme="minorEastAsia" w:hAnsiTheme="minorHAnsi" w:cstheme="minorBidi"/>
          <w:noProof/>
          <w:sz w:val="22"/>
          <w:szCs w:val="22"/>
          <w:lang w:val="en-ZA" w:eastAsia="en-ZA"/>
        </w:rPr>
        <w:pPrChange w:id="220" w:author="Craig Parker" w:date="2023-03-02T22:53:00Z">
          <w:pPr>
            <w:pStyle w:val="TOC2"/>
            <w:tabs>
              <w:tab w:val="right" w:leader="dot" w:pos="9350"/>
            </w:tabs>
          </w:pPr>
        </w:pPrChange>
      </w:pPr>
      <w:ins w:id="221"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"_Toc128690088"</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Scientific conferences</w:t>
        </w:r>
        <w:r>
          <w:rPr>
            <w:noProof/>
            <w:webHidden/>
          </w:rPr>
          <w:tab/>
        </w:r>
        <w:r>
          <w:rPr>
            <w:noProof/>
            <w:webHidden/>
          </w:rPr>
          <w:fldChar w:fldCharType="begin"/>
        </w:r>
        <w:r>
          <w:rPr>
            <w:noProof/>
            <w:webHidden/>
          </w:rPr>
          <w:instrText xml:space="preserve"> PAGEREF _Toc128690088 \h </w:instrText>
        </w:r>
      </w:ins>
      <w:r>
        <w:rPr>
          <w:noProof/>
          <w:webHidden/>
        </w:rPr>
      </w:r>
      <w:r>
        <w:rPr>
          <w:noProof/>
          <w:webHidden/>
        </w:rPr>
        <w:fldChar w:fldCharType="separate"/>
      </w:r>
      <w:ins w:id="222" w:author="Craig Parker" w:date="2023-03-02T22:53:00Z">
        <w:r>
          <w:rPr>
            <w:noProof/>
            <w:webHidden/>
          </w:rPr>
          <w:t>49</w:t>
        </w:r>
        <w:r>
          <w:rPr>
            <w:noProof/>
            <w:webHidden/>
          </w:rPr>
          <w:fldChar w:fldCharType="end"/>
        </w:r>
        <w:r w:rsidRPr="006A4DFE">
          <w:rPr>
            <w:rStyle w:val="Hyperlink"/>
            <w:noProof/>
          </w:rPr>
          <w:fldChar w:fldCharType="end"/>
        </w:r>
      </w:ins>
    </w:p>
    <w:p w14:paraId="6FE186F6" w14:textId="7BD7D8CF" w:rsidR="00FE33A6" w:rsidRDefault="00FE33A6">
      <w:pPr>
        <w:pStyle w:val="TOC1"/>
        <w:rPr>
          <w:ins w:id="223" w:author="Craig Parker" w:date="2023-03-02T22:53:00Z"/>
          <w:rFonts w:asciiTheme="minorHAnsi" w:eastAsiaTheme="minorEastAsia" w:hAnsiTheme="minorHAnsi" w:cstheme="minorBidi"/>
          <w:noProof/>
          <w:sz w:val="22"/>
          <w:szCs w:val="22"/>
          <w:lang w:val="en-ZA" w:eastAsia="en-ZA"/>
        </w:rPr>
        <w:pPrChange w:id="224" w:author="Craig Parker" w:date="2023-03-02T22:53:00Z">
          <w:pPr>
            <w:pStyle w:val="TOC2"/>
            <w:tabs>
              <w:tab w:val="right" w:leader="dot" w:pos="9350"/>
            </w:tabs>
          </w:pPr>
        </w:pPrChange>
      </w:pPr>
      <w:ins w:id="225" w:author="Craig Parker" w:date="2023-03-02T22:53:00Z">
        <w:r w:rsidRPr="006A4DFE">
          <w:rPr>
            <w:rStyle w:val="Hyperlink"/>
            <w:noProof/>
          </w:rPr>
          <w:lastRenderedPageBreak/>
          <w:fldChar w:fldCharType="begin"/>
        </w:r>
        <w:r w:rsidRPr="006A4DFE">
          <w:rPr>
            <w:rStyle w:val="Hyperlink"/>
            <w:noProof/>
          </w:rPr>
          <w:instrText xml:space="preserve"> </w:instrText>
        </w:r>
        <w:r>
          <w:rPr>
            <w:noProof/>
          </w:rPr>
          <w:instrText>HYPERLINK \l "_Toc128690089"</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Publications</w:t>
        </w:r>
        <w:r>
          <w:rPr>
            <w:noProof/>
            <w:webHidden/>
          </w:rPr>
          <w:tab/>
        </w:r>
        <w:r>
          <w:rPr>
            <w:noProof/>
            <w:webHidden/>
          </w:rPr>
          <w:fldChar w:fldCharType="begin"/>
        </w:r>
        <w:r>
          <w:rPr>
            <w:noProof/>
            <w:webHidden/>
          </w:rPr>
          <w:instrText xml:space="preserve"> PAGEREF _Toc128690089 \h </w:instrText>
        </w:r>
      </w:ins>
      <w:r>
        <w:rPr>
          <w:noProof/>
          <w:webHidden/>
        </w:rPr>
      </w:r>
      <w:r>
        <w:rPr>
          <w:noProof/>
          <w:webHidden/>
        </w:rPr>
        <w:fldChar w:fldCharType="separate"/>
      </w:r>
      <w:ins w:id="226" w:author="Craig Parker" w:date="2023-03-02T22:53:00Z">
        <w:r>
          <w:rPr>
            <w:noProof/>
            <w:webHidden/>
          </w:rPr>
          <w:t>49</w:t>
        </w:r>
        <w:r>
          <w:rPr>
            <w:noProof/>
            <w:webHidden/>
          </w:rPr>
          <w:fldChar w:fldCharType="end"/>
        </w:r>
        <w:r w:rsidRPr="006A4DFE">
          <w:rPr>
            <w:rStyle w:val="Hyperlink"/>
            <w:noProof/>
          </w:rPr>
          <w:fldChar w:fldCharType="end"/>
        </w:r>
      </w:ins>
    </w:p>
    <w:p w14:paraId="3A039144" w14:textId="332402A3" w:rsidR="00FE33A6" w:rsidRDefault="00FE33A6">
      <w:pPr>
        <w:pStyle w:val="TOC1"/>
        <w:rPr>
          <w:ins w:id="227" w:author="Craig Parker" w:date="2023-03-02T22:53:00Z"/>
          <w:rFonts w:asciiTheme="minorHAnsi" w:eastAsiaTheme="minorEastAsia" w:hAnsiTheme="minorHAnsi" w:cstheme="minorBidi"/>
          <w:noProof/>
          <w:sz w:val="22"/>
          <w:szCs w:val="22"/>
          <w:lang w:val="en-ZA" w:eastAsia="en-ZA"/>
        </w:rPr>
        <w:pPrChange w:id="228" w:author="Craig Parker" w:date="2023-03-02T22:53:00Z">
          <w:pPr>
            <w:pStyle w:val="TOC2"/>
            <w:tabs>
              <w:tab w:val="right" w:leader="dot" w:pos="9350"/>
            </w:tabs>
          </w:pPr>
        </w:pPrChange>
      </w:pPr>
      <w:ins w:id="229"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"_Toc128690090"</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Strengths</w:t>
        </w:r>
        <w:r>
          <w:rPr>
            <w:noProof/>
            <w:webHidden/>
          </w:rPr>
          <w:tab/>
        </w:r>
        <w:r>
          <w:rPr>
            <w:noProof/>
            <w:webHidden/>
          </w:rPr>
          <w:fldChar w:fldCharType="begin"/>
        </w:r>
        <w:r>
          <w:rPr>
            <w:noProof/>
            <w:webHidden/>
          </w:rPr>
          <w:instrText xml:space="preserve"> PAGEREF _Toc128690090 \h </w:instrText>
        </w:r>
      </w:ins>
      <w:r>
        <w:rPr>
          <w:noProof/>
          <w:webHidden/>
        </w:rPr>
      </w:r>
      <w:r>
        <w:rPr>
          <w:noProof/>
          <w:webHidden/>
        </w:rPr>
        <w:fldChar w:fldCharType="separate"/>
      </w:r>
      <w:ins w:id="230" w:author="Craig Parker" w:date="2023-03-02T22:53:00Z">
        <w:r>
          <w:rPr>
            <w:noProof/>
            <w:webHidden/>
          </w:rPr>
          <w:t>50</w:t>
        </w:r>
        <w:r>
          <w:rPr>
            <w:noProof/>
            <w:webHidden/>
          </w:rPr>
          <w:fldChar w:fldCharType="end"/>
        </w:r>
        <w:r w:rsidRPr="006A4DFE">
          <w:rPr>
            <w:rStyle w:val="Hyperlink"/>
            <w:noProof/>
          </w:rPr>
          <w:fldChar w:fldCharType="end"/>
        </w:r>
      </w:ins>
    </w:p>
    <w:p w14:paraId="35E8A7F5" w14:textId="79A89AFB" w:rsidR="00FE33A6" w:rsidRDefault="00FE33A6">
      <w:pPr>
        <w:pStyle w:val="TOC1"/>
        <w:rPr>
          <w:ins w:id="231" w:author="Craig Parker" w:date="2023-03-02T22:53:00Z"/>
          <w:rFonts w:asciiTheme="minorHAnsi" w:eastAsiaTheme="minorEastAsia" w:hAnsiTheme="minorHAnsi" w:cstheme="minorBidi"/>
          <w:noProof/>
          <w:sz w:val="22"/>
          <w:szCs w:val="22"/>
          <w:lang w:val="en-ZA" w:eastAsia="en-ZA"/>
        </w:rPr>
        <w:pPrChange w:id="232" w:author="Craig Parker" w:date="2023-03-02T22:53:00Z">
          <w:pPr>
            <w:pStyle w:val="TOC2"/>
            <w:tabs>
              <w:tab w:val="right" w:leader="dot" w:pos="9350"/>
            </w:tabs>
          </w:pPr>
        </w:pPrChange>
      </w:pPr>
      <w:ins w:id="233"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"_Toc128690091"</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Limitations</w:t>
        </w:r>
        <w:r>
          <w:rPr>
            <w:noProof/>
            <w:webHidden/>
          </w:rPr>
          <w:tab/>
        </w:r>
        <w:r>
          <w:rPr>
            <w:noProof/>
            <w:webHidden/>
          </w:rPr>
          <w:fldChar w:fldCharType="begin"/>
        </w:r>
        <w:r>
          <w:rPr>
            <w:noProof/>
            <w:webHidden/>
          </w:rPr>
          <w:instrText xml:space="preserve"> PAGEREF _Toc128690091 \h </w:instrText>
        </w:r>
      </w:ins>
      <w:r>
        <w:rPr>
          <w:noProof/>
          <w:webHidden/>
        </w:rPr>
      </w:r>
      <w:r>
        <w:rPr>
          <w:noProof/>
          <w:webHidden/>
        </w:rPr>
        <w:fldChar w:fldCharType="separate"/>
      </w:r>
      <w:ins w:id="234" w:author="Craig Parker" w:date="2023-03-02T22:53:00Z">
        <w:r>
          <w:rPr>
            <w:noProof/>
            <w:webHidden/>
          </w:rPr>
          <w:t>51</w:t>
        </w:r>
        <w:r>
          <w:rPr>
            <w:noProof/>
            <w:webHidden/>
          </w:rPr>
          <w:fldChar w:fldCharType="end"/>
        </w:r>
        <w:r w:rsidRPr="006A4DFE">
          <w:rPr>
            <w:rStyle w:val="Hyperlink"/>
            <w:noProof/>
          </w:rPr>
          <w:fldChar w:fldCharType="end"/>
        </w:r>
      </w:ins>
    </w:p>
    <w:p w14:paraId="39803C12" w14:textId="7935202D" w:rsidR="00FE33A6" w:rsidRDefault="00FE33A6" w:rsidP="00856F81">
      <w:pPr>
        <w:pStyle w:val="TOC1"/>
        <w:rPr>
          <w:ins w:id="235" w:author="Craig Parker" w:date="2023-03-02T22:53:00Z"/>
          <w:rFonts w:asciiTheme="minorHAnsi" w:eastAsiaTheme="minorEastAsia" w:hAnsiTheme="minorHAnsi" w:cstheme="minorBidi"/>
          <w:noProof/>
          <w:sz w:val="22"/>
          <w:szCs w:val="22"/>
          <w:lang w:val="en-ZA" w:eastAsia="en-ZA"/>
        </w:rPr>
      </w:pPr>
      <w:ins w:id="236" w:author="Craig Parker" w:date="2023-03-02T22:53:00Z">
        <w:r w:rsidRPr="006A4DFE">
          <w:rPr>
            <w:rStyle w:val="Hyperlink"/>
            <w:noProof/>
          </w:rPr>
          <w:fldChar w:fldCharType="begin"/>
        </w:r>
        <w:r w:rsidRPr="006A4DFE">
          <w:rPr>
            <w:rStyle w:val="Hyperlink"/>
            <w:noProof/>
          </w:rPr>
          <w:instrText xml:space="preserve"> </w:instrText>
        </w:r>
        <w:r>
          <w:rPr>
            <w:noProof/>
          </w:rPr>
          <w:instrText>HYPERLINK \l "_Toc128690092"</w:instrText>
        </w:r>
        <w:r w:rsidRPr="006A4DFE">
          <w:rPr>
            <w:rStyle w:val="Hyperlink"/>
            <w:noProof/>
          </w:rPr>
          <w:instrText xml:space="preserve"> </w:instrText>
        </w:r>
        <w:r w:rsidRPr="006A4DFE">
          <w:rPr>
            <w:rStyle w:val="Hyperlink"/>
            <w:noProof/>
          </w:rPr>
        </w:r>
        <w:r w:rsidRPr="006A4DFE">
          <w:rPr>
            <w:rStyle w:val="Hyperlink"/>
            <w:noProof/>
          </w:rPr>
          <w:fldChar w:fldCharType="separate"/>
        </w:r>
        <w:r w:rsidRPr="006A4DFE">
          <w:rPr>
            <w:rStyle w:val="Hyperlink"/>
            <w:noProof/>
          </w:rPr>
          <w:t>REFERENCES</w:t>
        </w:r>
        <w:r>
          <w:rPr>
            <w:noProof/>
            <w:webHidden/>
          </w:rPr>
          <w:tab/>
        </w:r>
        <w:r>
          <w:rPr>
            <w:noProof/>
            <w:webHidden/>
          </w:rPr>
          <w:fldChar w:fldCharType="begin"/>
        </w:r>
        <w:r>
          <w:rPr>
            <w:noProof/>
            <w:webHidden/>
          </w:rPr>
          <w:instrText xml:space="preserve"> PAGEREF _Toc128690092 \h </w:instrText>
        </w:r>
      </w:ins>
      <w:r>
        <w:rPr>
          <w:noProof/>
          <w:webHidden/>
        </w:rPr>
      </w:r>
      <w:r>
        <w:rPr>
          <w:noProof/>
          <w:webHidden/>
        </w:rPr>
        <w:fldChar w:fldCharType="separate"/>
      </w:r>
      <w:ins w:id="237" w:author="Craig Parker" w:date="2023-03-02T22:53:00Z">
        <w:r>
          <w:rPr>
            <w:noProof/>
            <w:webHidden/>
          </w:rPr>
          <w:t>53</w:t>
        </w:r>
        <w:r>
          <w:rPr>
            <w:noProof/>
            <w:webHidden/>
          </w:rPr>
          <w:fldChar w:fldCharType="end"/>
        </w:r>
        <w:r w:rsidRPr="006A4DFE">
          <w:rPr>
            <w:rStyle w:val="Hyperlink"/>
            <w:noProof/>
          </w:rPr>
          <w:fldChar w:fldCharType="end"/>
        </w:r>
      </w:ins>
    </w:p>
    <w:p w14:paraId="3C57D472" w14:textId="078D3EC2" w:rsidR="13B8C331" w:rsidDel="00FE33A6" w:rsidRDefault="004A2F52">
      <w:pPr>
        <w:pStyle w:val="TOC1"/>
        <w:rPr>
          <w:del w:id="238" w:author="Craig Parker" w:date="2023-03-02T22:53:00Z"/>
          <w:rFonts w:asciiTheme="minorHAnsi" w:eastAsiaTheme="minorEastAsia" w:hAnsiTheme="minorHAnsi" w:cstheme="minorBidi"/>
          <w:noProof/>
          <w:sz w:val="22"/>
          <w:szCs w:val="22"/>
          <w:lang w:val="en-ZA" w:eastAsia="en-ZA"/>
        </w:rPr>
      </w:pPr>
      <w:del w:id="239" w:author="Craig Parker" w:date="2023-03-02T22:53:00Z">
        <w:r w:rsidRPr="00FE33A6" w:rsidDel="00FE33A6">
          <w:rPr>
            <w:rPrChange w:id="240" w:author="Craig Parker" w:date="2023-03-02T22:53:00Z">
              <w:rPr>
                <w:rStyle w:val="Hyperlink"/>
                <w:noProof/>
              </w:rPr>
            </w:rPrChange>
          </w:rPr>
          <w:delText>Investigators</w:delText>
        </w:r>
        <w:r w:rsidR="13B8C331" w:rsidDel="00FE33A6">
          <w:rPr>
            <w:noProof/>
          </w:rPr>
          <w:tab/>
        </w:r>
        <w:r w:rsidRPr="0340F770" w:rsidDel="00FE33A6">
          <w:rPr>
            <w:noProof/>
          </w:rPr>
          <w:delText>1</w:delText>
        </w:r>
      </w:del>
    </w:p>
    <w:p w14:paraId="529ACF72" w14:textId="37FA640A" w:rsidR="004A2F52" w:rsidDel="00FE33A6" w:rsidRDefault="004A2F52">
      <w:pPr>
        <w:pStyle w:val="TOC1"/>
        <w:rPr>
          <w:del w:id="241" w:author="Craig Parker" w:date="2023-03-02T22:53:00Z"/>
          <w:rFonts w:asciiTheme="minorHAnsi" w:eastAsiaTheme="minorEastAsia" w:hAnsiTheme="minorHAnsi" w:cstheme="minorBidi"/>
          <w:noProof/>
          <w:sz w:val="22"/>
          <w:szCs w:val="22"/>
          <w:lang w:val="en-ZA" w:eastAsia="en-ZA"/>
        </w:rPr>
      </w:pPr>
      <w:del w:id="242" w:author="Craig Parker" w:date="2023-03-02T22:53:00Z">
        <w:r w:rsidRPr="00FE33A6" w:rsidDel="00FE33A6">
          <w:rPr>
            <w:rFonts w:eastAsia="Arial Unicode MS"/>
            <w:rPrChange w:id="243" w:author="Craig Parker" w:date="2023-03-02T22:53:00Z">
              <w:rPr>
                <w:rStyle w:val="Hyperlink"/>
                <w:rFonts w:eastAsia="Arial Unicode MS"/>
                <w:noProof/>
              </w:rPr>
            </w:rPrChange>
          </w:rPr>
          <w:delText>Table of contents</w:delText>
        </w:r>
        <w:r w:rsidDel="00FE33A6">
          <w:rPr>
            <w:noProof/>
          </w:rPr>
          <w:tab/>
        </w:r>
        <w:r w:rsidRPr="0340F770" w:rsidDel="00FE33A6">
          <w:rPr>
            <w:noProof/>
          </w:rPr>
          <w:delText>2</w:delText>
        </w:r>
      </w:del>
    </w:p>
    <w:p w14:paraId="47B325FF" w14:textId="65C345D3" w:rsidR="004A2F52" w:rsidDel="00FE33A6" w:rsidRDefault="004A2F52">
      <w:pPr>
        <w:pStyle w:val="TOC1"/>
        <w:rPr>
          <w:del w:id="244" w:author="Craig Parker" w:date="2023-03-02T22:53:00Z"/>
          <w:rFonts w:asciiTheme="minorHAnsi" w:eastAsiaTheme="minorEastAsia" w:hAnsiTheme="minorHAnsi" w:cstheme="minorBidi"/>
          <w:noProof/>
          <w:sz w:val="22"/>
          <w:szCs w:val="22"/>
          <w:lang w:val="en-ZA" w:eastAsia="en-ZA"/>
        </w:rPr>
      </w:pPr>
      <w:del w:id="245" w:author="Craig Parker" w:date="2023-03-02T22:53:00Z">
        <w:r w:rsidRPr="00FE33A6" w:rsidDel="00FE33A6">
          <w:rPr>
            <w:rPrChange w:id="246" w:author="Craig Parker" w:date="2023-03-02T22:53:00Z">
              <w:rPr>
                <w:rStyle w:val="Hyperlink"/>
                <w:noProof/>
              </w:rPr>
            </w:rPrChange>
          </w:rPr>
          <w:delText>List of figures and tables</w:delText>
        </w:r>
        <w:r w:rsidDel="00FE33A6">
          <w:rPr>
            <w:noProof/>
          </w:rPr>
          <w:tab/>
        </w:r>
        <w:r w:rsidRPr="0340F770" w:rsidDel="00FE33A6">
          <w:rPr>
            <w:noProof/>
          </w:rPr>
          <w:delText>3</w:delText>
        </w:r>
      </w:del>
    </w:p>
    <w:p w14:paraId="1CBB1D09" w14:textId="6DBA7205" w:rsidR="004A2F52" w:rsidDel="00FE33A6" w:rsidRDefault="004A2F52">
      <w:pPr>
        <w:pStyle w:val="TOC1"/>
        <w:rPr>
          <w:del w:id="247" w:author="Craig Parker" w:date="2023-03-02T22:53:00Z"/>
          <w:rFonts w:asciiTheme="minorHAnsi" w:eastAsiaTheme="minorEastAsia" w:hAnsiTheme="minorHAnsi" w:cstheme="minorBidi"/>
          <w:noProof/>
          <w:sz w:val="22"/>
          <w:szCs w:val="22"/>
          <w:lang w:val="en-ZA" w:eastAsia="en-ZA"/>
        </w:rPr>
      </w:pPr>
      <w:del w:id="248" w:author="Craig Parker" w:date="2023-03-02T22:53:00Z">
        <w:r w:rsidRPr="00FE33A6" w:rsidDel="00FE33A6">
          <w:rPr>
            <w:rPrChange w:id="249" w:author="Craig Parker" w:date="2023-03-02T22:53:00Z">
              <w:rPr>
                <w:rStyle w:val="Hyperlink"/>
                <w:noProof/>
              </w:rPr>
            </w:rPrChange>
          </w:rPr>
          <w:delText>PARTNERS IN THE PROJECT</w:delText>
        </w:r>
        <w:r w:rsidDel="00FE33A6">
          <w:rPr>
            <w:noProof/>
          </w:rPr>
          <w:tab/>
        </w:r>
        <w:r w:rsidRPr="0340F770" w:rsidDel="00FE33A6">
          <w:rPr>
            <w:noProof/>
          </w:rPr>
          <w:delText>4</w:delText>
        </w:r>
      </w:del>
    </w:p>
    <w:p w14:paraId="1216F2F5" w14:textId="7F1D4C66" w:rsidR="004A2F52" w:rsidDel="00FE33A6" w:rsidRDefault="004A2F52">
      <w:pPr>
        <w:pStyle w:val="TOC1"/>
        <w:rPr>
          <w:del w:id="250" w:author="Craig Parker" w:date="2023-03-02T22:53:00Z"/>
          <w:rFonts w:asciiTheme="minorHAnsi" w:eastAsiaTheme="minorEastAsia" w:hAnsiTheme="minorHAnsi" w:cstheme="minorBidi"/>
          <w:noProof/>
          <w:sz w:val="22"/>
          <w:szCs w:val="22"/>
          <w:lang w:val="en-ZA" w:eastAsia="en-ZA"/>
        </w:rPr>
        <w:pPrChange w:id="251" w:author="Craig Parker" w:date="2023-03-02T22:53:00Z">
          <w:pPr>
            <w:pStyle w:val="TOC2"/>
            <w:tabs>
              <w:tab w:val="right" w:leader="dot" w:pos="9350"/>
            </w:tabs>
          </w:pPr>
        </w:pPrChange>
      </w:pPr>
      <w:del w:id="252" w:author="Craig Parker" w:date="2023-03-02T22:53:00Z">
        <w:r w:rsidRPr="00FE33A6" w:rsidDel="00FE33A6">
          <w:rPr>
            <w:rPrChange w:id="253" w:author="Craig Parker" w:date="2023-03-02T22:53:00Z">
              <w:rPr>
                <w:rStyle w:val="Hyperlink"/>
                <w:noProof/>
                <w:lang w:val="en-ZA"/>
              </w:rPr>
            </w:rPrChange>
          </w:rPr>
          <w:delText>Implementing Partners:</w:delText>
        </w:r>
        <w:r w:rsidDel="00FE33A6">
          <w:rPr>
            <w:noProof/>
          </w:rPr>
          <w:tab/>
        </w:r>
        <w:r w:rsidRPr="0340F770" w:rsidDel="00FE33A6">
          <w:rPr>
            <w:noProof/>
          </w:rPr>
          <w:delText>4</w:delText>
        </w:r>
      </w:del>
    </w:p>
    <w:p w14:paraId="3B526E4B" w14:textId="2EC0BE94" w:rsidR="004A2F52" w:rsidDel="00FE33A6" w:rsidRDefault="004A2F52">
      <w:pPr>
        <w:pStyle w:val="TOC1"/>
        <w:rPr>
          <w:del w:id="254" w:author="Craig Parker" w:date="2023-03-02T22:53:00Z"/>
          <w:rFonts w:asciiTheme="minorHAnsi" w:eastAsiaTheme="minorEastAsia" w:hAnsiTheme="minorHAnsi" w:cstheme="minorBidi"/>
          <w:noProof/>
          <w:sz w:val="22"/>
          <w:szCs w:val="22"/>
          <w:lang w:val="en-ZA" w:eastAsia="en-ZA"/>
        </w:rPr>
        <w:pPrChange w:id="255" w:author="Craig Parker" w:date="2023-03-02T22:53:00Z">
          <w:pPr>
            <w:pStyle w:val="TOC2"/>
            <w:tabs>
              <w:tab w:val="right" w:leader="dot" w:pos="9350"/>
            </w:tabs>
          </w:pPr>
        </w:pPrChange>
      </w:pPr>
      <w:del w:id="256" w:author="Craig Parker" w:date="2023-03-02T22:53:00Z">
        <w:r w:rsidRPr="00FE33A6" w:rsidDel="00FE33A6">
          <w:rPr>
            <w:rPrChange w:id="257" w:author="Craig Parker" w:date="2023-03-02T22:53:00Z">
              <w:rPr>
                <w:rStyle w:val="Hyperlink"/>
                <w:noProof/>
                <w:lang w:val="en-ZA"/>
              </w:rPr>
            </w:rPrChange>
          </w:rPr>
          <w:delText>Other Collaborating Partners in the HIGH Horizons Consortium:</w:delText>
        </w:r>
        <w:r w:rsidDel="00FE33A6">
          <w:rPr>
            <w:noProof/>
          </w:rPr>
          <w:tab/>
        </w:r>
        <w:r w:rsidRPr="0340F770" w:rsidDel="00FE33A6">
          <w:rPr>
            <w:noProof/>
          </w:rPr>
          <w:delText>4</w:delText>
        </w:r>
      </w:del>
    </w:p>
    <w:p w14:paraId="3970A663" w14:textId="73E3EDFE" w:rsidR="004A2F52" w:rsidDel="00FE33A6" w:rsidRDefault="004A2F52">
      <w:pPr>
        <w:pStyle w:val="TOC1"/>
        <w:rPr>
          <w:del w:id="258" w:author="Craig Parker" w:date="2023-03-02T22:53:00Z"/>
          <w:rFonts w:asciiTheme="minorHAnsi" w:eastAsiaTheme="minorEastAsia" w:hAnsiTheme="minorHAnsi" w:cstheme="minorBidi"/>
          <w:noProof/>
          <w:sz w:val="22"/>
          <w:szCs w:val="22"/>
          <w:lang w:val="en-ZA" w:eastAsia="en-ZA"/>
        </w:rPr>
      </w:pPr>
      <w:del w:id="259" w:author="Craig Parker" w:date="2023-03-02T22:53:00Z">
        <w:r w:rsidRPr="00FE33A6" w:rsidDel="00FE33A6">
          <w:rPr>
            <w:rPrChange w:id="260" w:author="Craig Parker" w:date="2023-03-02T22:53:00Z">
              <w:rPr>
                <w:rStyle w:val="Hyperlink"/>
                <w:rFonts w:ascii="Arial" w:hAnsi="Arial" w:cs="Arial"/>
                <w:noProof/>
              </w:rPr>
            </w:rPrChange>
          </w:rPr>
          <w:delText>Deliverable Information</w:delText>
        </w:r>
        <w:r w:rsidDel="00FE33A6">
          <w:rPr>
            <w:noProof/>
          </w:rPr>
          <w:tab/>
        </w:r>
        <w:r w:rsidRPr="0340F770" w:rsidDel="00FE33A6">
          <w:rPr>
            <w:noProof/>
          </w:rPr>
          <w:delText>5</w:delText>
        </w:r>
      </w:del>
    </w:p>
    <w:p w14:paraId="132F6A85" w14:textId="30B75128" w:rsidR="004A2F52" w:rsidDel="00FE33A6" w:rsidRDefault="004A2F52">
      <w:pPr>
        <w:pStyle w:val="TOC1"/>
        <w:rPr>
          <w:del w:id="261" w:author="Craig Parker" w:date="2023-03-02T22:53:00Z"/>
          <w:rFonts w:asciiTheme="minorHAnsi" w:eastAsiaTheme="minorEastAsia" w:hAnsiTheme="minorHAnsi" w:cstheme="minorBidi"/>
          <w:noProof/>
          <w:sz w:val="22"/>
          <w:szCs w:val="22"/>
          <w:lang w:val="en-ZA" w:eastAsia="en-ZA"/>
        </w:rPr>
      </w:pPr>
      <w:del w:id="262" w:author="Craig Parker" w:date="2023-03-02T22:53:00Z">
        <w:r w:rsidRPr="00FE33A6" w:rsidDel="00FE33A6">
          <w:rPr>
            <w:rPrChange w:id="263" w:author="Craig Parker" w:date="2023-03-02T22:53:00Z">
              <w:rPr>
                <w:rStyle w:val="Hyperlink"/>
                <w:noProof/>
                <w:lang w:val="en-GB"/>
              </w:rPr>
            </w:rPrChange>
          </w:rPr>
          <w:delText>History of Changes</w:delText>
        </w:r>
        <w:r w:rsidDel="00FE33A6">
          <w:rPr>
            <w:noProof/>
          </w:rPr>
          <w:tab/>
        </w:r>
        <w:r w:rsidRPr="0340F770" w:rsidDel="00FE33A6">
          <w:rPr>
            <w:noProof/>
          </w:rPr>
          <w:delText>6</w:delText>
        </w:r>
      </w:del>
    </w:p>
    <w:p w14:paraId="76581D3F" w14:textId="6CD432E5" w:rsidR="004A2F52" w:rsidDel="00FE33A6" w:rsidRDefault="004A2F52">
      <w:pPr>
        <w:pStyle w:val="TOC1"/>
        <w:rPr>
          <w:del w:id="264" w:author="Craig Parker" w:date="2023-03-02T22:53:00Z"/>
          <w:rFonts w:asciiTheme="minorHAnsi" w:eastAsiaTheme="minorEastAsia" w:hAnsiTheme="minorHAnsi" w:cstheme="minorBidi"/>
          <w:noProof/>
          <w:sz w:val="22"/>
          <w:szCs w:val="22"/>
          <w:lang w:val="en-ZA" w:eastAsia="en-ZA"/>
        </w:rPr>
      </w:pPr>
      <w:del w:id="265" w:author="Craig Parker" w:date="2023-03-02T22:53:00Z">
        <w:r w:rsidRPr="00FE33A6" w:rsidDel="00FE33A6">
          <w:rPr>
            <w:rPrChange w:id="266" w:author="Craig Parker" w:date="2023-03-02T22:53:00Z">
              <w:rPr>
                <w:rStyle w:val="Hyperlink"/>
                <w:noProof/>
              </w:rPr>
            </w:rPrChange>
          </w:rPr>
          <w:delText>PROTOCOL SYNOPSIS</w:delText>
        </w:r>
        <w:r w:rsidDel="00FE33A6">
          <w:rPr>
            <w:noProof/>
          </w:rPr>
          <w:tab/>
        </w:r>
        <w:r w:rsidRPr="0340F770" w:rsidDel="00FE33A6">
          <w:rPr>
            <w:noProof/>
          </w:rPr>
          <w:delText>7</w:delText>
        </w:r>
      </w:del>
    </w:p>
    <w:p w14:paraId="0AEC2BC6" w14:textId="67C8526B" w:rsidR="004A2F52" w:rsidDel="00FE33A6" w:rsidRDefault="004A2F52">
      <w:pPr>
        <w:pStyle w:val="TOC1"/>
        <w:rPr>
          <w:del w:id="267" w:author="Craig Parker" w:date="2023-03-02T22:53:00Z"/>
          <w:rFonts w:asciiTheme="minorHAnsi" w:eastAsiaTheme="minorEastAsia" w:hAnsiTheme="minorHAnsi" w:cstheme="minorBidi"/>
          <w:noProof/>
          <w:sz w:val="22"/>
          <w:szCs w:val="22"/>
          <w:lang w:val="en-ZA" w:eastAsia="en-ZA"/>
        </w:rPr>
        <w:pPrChange w:id="268" w:author="Craig Parker" w:date="2023-03-02T22:53:00Z">
          <w:pPr>
            <w:pStyle w:val="TOC2"/>
            <w:tabs>
              <w:tab w:val="right" w:leader="dot" w:pos="9350"/>
            </w:tabs>
          </w:pPr>
        </w:pPrChange>
      </w:pPr>
      <w:del w:id="269" w:author="Craig Parker" w:date="2023-03-02T22:53:00Z">
        <w:r w:rsidRPr="00FE33A6" w:rsidDel="00FE33A6">
          <w:rPr>
            <w:rPrChange w:id="270" w:author="Craig Parker" w:date="2023-03-02T22:53:00Z">
              <w:rPr>
                <w:rStyle w:val="Hyperlink"/>
                <w:noProof/>
              </w:rPr>
            </w:rPrChange>
          </w:rPr>
          <w:delText>Definitions</w:delText>
        </w:r>
        <w:r w:rsidDel="00FE33A6">
          <w:rPr>
            <w:noProof/>
          </w:rPr>
          <w:tab/>
        </w:r>
        <w:r w:rsidRPr="0340F770" w:rsidDel="00FE33A6">
          <w:rPr>
            <w:noProof/>
          </w:rPr>
          <w:delText>8</w:delText>
        </w:r>
      </w:del>
    </w:p>
    <w:p w14:paraId="2DCCE7FB" w14:textId="344A647A" w:rsidR="004A2F52" w:rsidDel="00FE33A6" w:rsidRDefault="004A2F52">
      <w:pPr>
        <w:pStyle w:val="TOC1"/>
        <w:rPr>
          <w:del w:id="271" w:author="Craig Parker" w:date="2023-03-02T22:53:00Z"/>
          <w:rFonts w:asciiTheme="minorHAnsi" w:eastAsiaTheme="minorEastAsia" w:hAnsiTheme="minorHAnsi" w:cstheme="minorBidi"/>
          <w:noProof/>
          <w:sz w:val="22"/>
          <w:szCs w:val="22"/>
          <w:lang w:val="en-ZA" w:eastAsia="en-ZA"/>
        </w:rPr>
      </w:pPr>
      <w:del w:id="272" w:author="Craig Parker" w:date="2023-03-02T22:53:00Z">
        <w:r w:rsidRPr="00FE33A6" w:rsidDel="00FE33A6">
          <w:rPr>
            <w:rPrChange w:id="273" w:author="Craig Parker" w:date="2023-03-02T22:53:00Z">
              <w:rPr>
                <w:rStyle w:val="Hyperlink"/>
                <w:noProof/>
              </w:rPr>
            </w:rPrChange>
          </w:rPr>
          <w:delText>INTRODUCTION AND BACKGROUND</w:delText>
        </w:r>
        <w:r w:rsidDel="00FE33A6">
          <w:rPr>
            <w:noProof/>
          </w:rPr>
          <w:tab/>
        </w:r>
        <w:r w:rsidRPr="0340F770" w:rsidDel="00FE33A6">
          <w:rPr>
            <w:noProof/>
          </w:rPr>
          <w:delText>9</w:delText>
        </w:r>
      </w:del>
    </w:p>
    <w:p w14:paraId="44D9033D" w14:textId="1BD8D7F5" w:rsidR="004A2F52" w:rsidDel="00FE33A6" w:rsidRDefault="004A2F52">
      <w:pPr>
        <w:pStyle w:val="TOC1"/>
        <w:rPr>
          <w:del w:id="274" w:author="Craig Parker" w:date="2023-03-02T22:53:00Z"/>
          <w:rFonts w:asciiTheme="minorHAnsi" w:eastAsiaTheme="minorEastAsia" w:hAnsiTheme="minorHAnsi" w:cstheme="minorBidi"/>
          <w:noProof/>
          <w:sz w:val="22"/>
          <w:szCs w:val="22"/>
          <w:lang w:val="en-ZA" w:eastAsia="en-ZA"/>
        </w:rPr>
        <w:pPrChange w:id="275" w:author="Craig Parker" w:date="2023-03-02T22:53:00Z">
          <w:pPr>
            <w:pStyle w:val="TOC2"/>
            <w:tabs>
              <w:tab w:val="right" w:leader="dot" w:pos="9350"/>
            </w:tabs>
          </w:pPr>
        </w:pPrChange>
      </w:pPr>
      <w:del w:id="276" w:author="Craig Parker" w:date="2023-03-02T22:53:00Z">
        <w:r w:rsidRPr="00FE33A6" w:rsidDel="00FE33A6">
          <w:rPr>
            <w:rPrChange w:id="277" w:author="Craig Parker" w:date="2023-03-02T22:53:00Z">
              <w:rPr>
                <w:rStyle w:val="Hyperlink"/>
                <w:noProof/>
              </w:rPr>
            </w:rPrChange>
          </w:rPr>
          <w:delText>The focus of this protocol</w:delText>
        </w:r>
        <w:r w:rsidDel="00FE33A6">
          <w:rPr>
            <w:noProof/>
          </w:rPr>
          <w:tab/>
        </w:r>
        <w:r w:rsidRPr="0340F770" w:rsidDel="00FE33A6">
          <w:rPr>
            <w:noProof/>
          </w:rPr>
          <w:delText>11</w:delText>
        </w:r>
      </w:del>
    </w:p>
    <w:p w14:paraId="0A846F84" w14:textId="4D0C152D" w:rsidR="004A2F52" w:rsidDel="00FE33A6" w:rsidRDefault="004A2F52">
      <w:pPr>
        <w:pStyle w:val="TOC1"/>
        <w:rPr>
          <w:del w:id="278" w:author="Craig Parker" w:date="2023-03-02T22:53:00Z"/>
          <w:rFonts w:asciiTheme="minorHAnsi" w:eastAsiaTheme="minorEastAsia" w:hAnsiTheme="minorHAnsi" w:cstheme="minorBidi"/>
          <w:noProof/>
          <w:sz w:val="22"/>
          <w:szCs w:val="22"/>
          <w:lang w:val="en-ZA" w:eastAsia="en-ZA"/>
        </w:rPr>
      </w:pPr>
      <w:del w:id="279" w:author="Craig Parker" w:date="2023-03-02T22:53:00Z">
        <w:r w:rsidRPr="00FE33A6" w:rsidDel="00FE33A6">
          <w:rPr>
            <w:rPrChange w:id="280" w:author="Craig Parker" w:date="2023-03-02T22:53:00Z">
              <w:rPr>
                <w:rStyle w:val="Hyperlink"/>
                <w:noProof/>
              </w:rPr>
            </w:rPrChange>
          </w:rPr>
          <w:delText>STUDY SITES:</w:delText>
        </w:r>
        <w:r w:rsidDel="00FE33A6">
          <w:rPr>
            <w:noProof/>
          </w:rPr>
          <w:tab/>
        </w:r>
        <w:r w:rsidRPr="0340F770" w:rsidDel="00FE33A6">
          <w:rPr>
            <w:noProof/>
          </w:rPr>
          <w:delText>13</w:delText>
        </w:r>
      </w:del>
    </w:p>
    <w:p w14:paraId="14338EE4" w14:textId="0FF136DE" w:rsidR="004A2F52" w:rsidDel="00FE33A6" w:rsidRDefault="004A2F52">
      <w:pPr>
        <w:pStyle w:val="TOC1"/>
        <w:rPr>
          <w:del w:id="281" w:author="Craig Parker" w:date="2023-03-02T22:53:00Z"/>
          <w:rFonts w:asciiTheme="minorHAnsi" w:eastAsiaTheme="minorEastAsia" w:hAnsiTheme="minorHAnsi" w:cstheme="minorBidi"/>
          <w:noProof/>
          <w:sz w:val="22"/>
          <w:szCs w:val="22"/>
          <w:lang w:val="en-ZA" w:eastAsia="en-ZA"/>
        </w:rPr>
        <w:pPrChange w:id="282" w:author="Craig Parker" w:date="2023-03-02T22:53:00Z">
          <w:pPr>
            <w:pStyle w:val="TOC2"/>
            <w:tabs>
              <w:tab w:val="right" w:leader="dot" w:pos="9350"/>
            </w:tabs>
          </w:pPr>
        </w:pPrChange>
      </w:pPr>
      <w:del w:id="283" w:author="Craig Parker" w:date="2023-03-02T22:53:00Z">
        <w:r w:rsidRPr="00FE33A6" w:rsidDel="00FE33A6">
          <w:rPr>
            <w:rPrChange w:id="284" w:author="Craig Parker" w:date="2023-03-02T22:53:00Z">
              <w:rPr>
                <w:rStyle w:val="Hyperlink"/>
                <w:noProof/>
              </w:rPr>
            </w:rPrChange>
          </w:rPr>
          <w:delText>Kenyan sites description</w:delText>
        </w:r>
        <w:r w:rsidDel="00FE33A6">
          <w:rPr>
            <w:noProof/>
          </w:rPr>
          <w:tab/>
        </w:r>
        <w:r w:rsidRPr="0340F770" w:rsidDel="00FE33A6">
          <w:rPr>
            <w:noProof/>
          </w:rPr>
          <w:delText>13</w:delText>
        </w:r>
      </w:del>
    </w:p>
    <w:p w14:paraId="5123920D" w14:textId="7E2062E9" w:rsidR="004A2F52" w:rsidDel="00FE33A6" w:rsidRDefault="004A2F52">
      <w:pPr>
        <w:pStyle w:val="TOC1"/>
        <w:rPr>
          <w:del w:id="285" w:author="Craig Parker" w:date="2023-03-02T22:53:00Z"/>
          <w:rFonts w:asciiTheme="minorHAnsi" w:eastAsiaTheme="minorEastAsia" w:hAnsiTheme="minorHAnsi" w:cstheme="minorBidi"/>
          <w:noProof/>
          <w:sz w:val="22"/>
          <w:szCs w:val="22"/>
          <w:lang w:val="en-ZA" w:eastAsia="en-ZA"/>
        </w:rPr>
        <w:pPrChange w:id="286" w:author="Craig Parker" w:date="2023-03-02T22:53:00Z">
          <w:pPr>
            <w:pStyle w:val="TOC3"/>
            <w:tabs>
              <w:tab w:val="right" w:leader="dot" w:pos="9350"/>
            </w:tabs>
          </w:pPr>
        </w:pPrChange>
      </w:pPr>
      <w:del w:id="287" w:author="Craig Parker" w:date="2023-03-02T22:53:00Z">
        <w:r w:rsidRPr="00FE33A6" w:rsidDel="00FE33A6">
          <w:rPr>
            <w:rPrChange w:id="288" w:author="Craig Parker" w:date="2023-03-02T22:53:00Z">
              <w:rPr>
                <w:rStyle w:val="Hyperlink"/>
                <w:noProof/>
              </w:rPr>
            </w:rPrChange>
          </w:rPr>
          <w:delText>Aga Khan Hospital, Mombasa and Aga Khan Medical Centre-Kilifi</w:delText>
        </w:r>
        <w:r w:rsidDel="00FE33A6">
          <w:rPr>
            <w:noProof/>
          </w:rPr>
          <w:tab/>
        </w:r>
        <w:r w:rsidRPr="0340F770" w:rsidDel="00FE33A6">
          <w:rPr>
            <w:noProof/>
          </w:rPr>
          <w:delText>13</w:delText>
        </w:r>
      </w:del>
    </w:p>
    <w:p w14:paraId="0060415C" w14:textId="34240A1B" w:rsidR="004A2F52" w:rsidDel="00FE33A6" w:rsidRDefault="004A2F52">
      <w:pPr>
        <w:pStyle w:val="TOC1"/>
        <w:rPr>
          <w:del w:id="289" w:author="Craig Parker" w:date="2023-03-02T22:53:00Z"/>
          <w:rFonts w:asciiTheme="minorHAnsi" w:eastAsiaTheme="minorEastAsia" w:hAnsiTheme="minorHAnsi" w:cstheme="minorBidi"/>
          <w:noProof/>
          <w:sz w:val="22"/>
          <w:szCs w:val="22"/>
          <w:lang w:val="en-ZA" w:eastAsia="en-ZA"/>
        </w:rPr>
        <w:pPrChange w:id="290" w:author="Craig Parker" w:date="2023-03-02T22:53:00Z">
          <w:pPr>
            <w:pStyle w:val="TOC2"/>
            <w:tabs>
              <w:tab w:val="right" w:leader="dot" w:pos="9350"/>
            </w:tabs>
          </w:pPr>
        </w:pPrChange>
      </w:pPr>
      <w:del w:id="291" w:author="Craig Parker" w:date="2023-03-02T22:53:00Z">
        <w:r w:rsidRPr="00FE33A6" w:rsidDel="00FE33A6">
          <w:rPr>
            <w:rPrChange w:id="292" w:author="Craig Parker" w:date="2023-03-02T22:53:00Z">
              <w:rPr>
                <w:rStyle w:val="Hyperlink"/>
                <w:noProof/>
              </w:rPr>
            </w:rPrChange>
          </w:rPr>
          <w:delText>South African sites description</w:delText>
        </w:r>
        <w:r w:rsidDel="00FE33A6">
          <w:rPr>
            <w:noProof/>
          </w:rPr>
          <w:tab/>
        </w:r>
        <w:r w:rsidRPr="0340F770" w:rsidDel="00FE33A6">
          <w:rPr>
            <w:noProof/>
          </w:rPr>
          <w:delText>13</w:delText>
        </w:r>
      </w:del>
    </w:p>
    <w:p w14:paraId="6531AE7B" w14:textId="6F71809C" w:rsidR="004A2F52" w:rsidDel="00FE33A6" w:rsidRDefault="004A2F52">
      <w:pPr>
        <w:pStyle w:val="TOC1"/>
        <w:rPr>
          <w:del w:id="293" w:author="Craig Parker" w:date="2023-03-02T22:53:00Z"/>
          <w:rFonts w:asciiTheme="minorHAnsi" w:eastAsiaTheme="minorEastAsia" w:hAnsiTheme="minorHAnsi" w:cstheme="minorBidi"/>
          <w:noProof/>
          <w:sz w:val="22"/>
          <w:szCs w:val="22"/>
          <w:lang w:val="en-ZA" w:eastAsia="en-ZA"/>
        </w:rPr>
        <w:pPrChange w:id="294" w:author="Craig Parker" w:date="2023-03-02T22:53:00Z">
          <w:pPr>
            <w:pStyle w:val="TOC3"/>
            <w:tabs>
              <w:tab w:val="right" w:leader="dot" w:pos="9350"/>
            </w:tabs>
          </w:pPr>
        </w:pPrChange>
      </w:pPr>
      <w:del w:id="295" w:author="Craig Parker" w:date="2023-03-02T22:53:00Z">
        <w:r w:rsidRPr="00FE33A6" w:rsidDel="00FE33A6">
          <w:rPr>
            <w:rPrChange w:id="296" w:author="Craig Parker" w:date="2023-03-02T22:53:00Z">
              <w:rPr>
                <w:rStyle w:val="Hyperlink"/>
                <w:noProof/>
                <w:lang w:val="en-GB"/>
              </w:rPr>
            </w:rPrChange>
          </w:rPr>
          <w:delText>Laudium Community Health Centre</w:delText>
        </w:r>
        <w:r w:rsidDel="00FE33A6">
          <w:rPr>
            <w:noProof/>
          </w:rPr>
          <w:tab/>
        </w:r>
        <w:r w:rsidRPr="0340F770" w:rsidDel="00FE33A6">
          <w:rPr>
            <w:noProof/>
          </w:rPr>
          <w:delText>15</w:delText>
        </w:r>
      </w:del>
    </w:p>
    <w:p w14:paraId="53B60017" w14:textId="2BAE47E3" w:rsidR="004A2F52" w:rsidDel="00FE33A6" w:rsidRDefault="004A2F52">
      <w:pPr>
        <w:pStyle w:val="TOC1"/>
        <w:rPr>
          <w:del w:id="297" w:author="Craig Parker" w:date="2023-03-02T22:53:00Z"/>
          <w:rFonts w:asciiTheme="minorHAnsi" w:eastAsiaTheme="minorEastAsia" w:hAnsiTheme="minorHAnsi" w:cstheme="minorBidi"/>
          <w:noProof/>
          <w:sz w:val="22"/>
          <w:szCs w:val="22"/>
          <w:lang w:val="en-ZA" w:eastAsia="en-ZA"/>
        </w:rPr>
        <w:pPrChange w:id="298" w:author="Craig Parker" w:date="2023-03-02T22:53:00Z">
          <w:pPr>
            <w:pStyle w:val="TOC3"/>
            <w:tabs>
              <w:tab w:val="right" w:leader="dot" w:pos="9350"/>
            </w:tabs>
          </w:pPr>
        </w:pPrChange>
      </w:pPr>
      <w:del w:id="299" w:author="Craig Parker" w:date="2023-03-02T22:53:00Z">
        <w:r w:rsidRPr="00FE33A6" w:rsidDel="00FE33A6">
          <w:rPr>
            <w:rPrChange w:id="300" w:author="Craig Parker" w:date="2023-03-02T22:53:00Z">
              <w:rPr>
                <w:rStyle w:val="Hyperlink"/>
                <w:noProof/>
                <w:lang w:val="en-GB"/>
              </w:rPr>
            </w:rPrChange>
          </w:rPr>
          <w:delText>Stanza Bopape Community Health Centre</w:delText>
        </w:r>
        <w:r w:rsidDel="00FE33A6">
          <w:rPr>
            <w:noProof/>
          </w:rPr>
          <w:tab/>
        </w:r>
        <w:r w:rsidRPr="0340F770" w:rsidDel="00FE33A6">
          <w:rPr>
            <w:noProof/>
          </w:rPr>
          <w:delText>16</w:delText>
        </w:r>
      </w:del>
    </w:p>
    <w:p w14:paraId="2B1612DC" w14:textId="5F8DC6C7" w:rsidR="004A2F52" w:rsidDel="00FE33A6" w:rsidRDefault="004A2F52">
      <w:pPr>
        <w:pStyle w:val="TOC1"/>
        <w:rPr>
          <w:del w:id="301" w:author="Craig Parker" w:date="2023-03-02T22:53:00Z"/>
          <w:rFonts w:asciiTheme="minorHAnsi" w:eastAsiaTheme="minorEastAsia" w:hAnsiTheme="minorHAnsi" w:cstheme="minorBidi"/>
          <w:noProof/>
          <w:sz w:val="22"/>
          <w:szCs w:val="22"/>
          <w:lang w:val="en-ZA" w:eastAsia="en-ZA"/>
        </w:rPr>
        <w:pPrChange w:id="302" w:author="Craig Parker" w:date="2023-03-02T22:53:00Z">
          <w:pPr>
            <w:pStyle w:val="TOC3"/>
            <w:tabs>
              <w:tab w:val="right" w:leader="dot" w:pos="9350"/>
            </w:tabs>
          </w:pPr>
        </w:pPrChange>
      </w:pPr>
      <w:del w:id="303" w:author="Craig Parker" w:date="2023-03-02T22:53:00Z">
        <w:r w:rsidRPr="00FE33A6" w:rsidDel="00FE33A6">
          <w:rPr>
            <w:rPrChange w:id="304" w:author="Craig Parker" w:date="2023-03-02T22:53:00Z">
              <w:rPr>
                <w:rStyle w:val="Hyperlink"/>
                <w:noProof/>
                <w:lang w:val="en-GB"/>
              </w:rPr>
            </w:rPrChange>
          </w:rPr>
          <w:delText>Mamelodi District Hospital</w:delText>
        </w:r>
        <w:r w:rsidDel="00FE33A6">
          <w:rPr>
            <w:noProof/>
          </w:rPr>
          <w:tab/>
        </w:r>
        <w:r w:rsidRPr="0340F770" w:rsidDel="00FE33A6">
          <w:rPr>
            <w:noProof/>
          </w:rPr>
          <w:delText>16</w:delText>
        </w:r>
      </w:del>
    </w:p>
    <w:p w14:paraId="267E4237" w14:textId="17775E19" w:rsidR="004A2F52" w:rsidDel="00FE33A6" w:rsidRDefault="004A2F52">
      <w:pPr>
        <w:pStyle w:val="TOC1"/>
        <w:rPr>
          <w:del w:id="305" w:author="Craig Parker" w:date="2023-03-02T22:53:00Z"/>
          <w:rFonts w:asciiTheme="minorHAnsi" w:eastAsiaTheme="minorEastAsia" w:hAnsiTheme="minorHAnsi" w:cstheme="minorBidi"/>
          <w:noProof/>
          <w:sz w:val="22"/>
          <w:szCs w:val="22"/>
          <w:lang w:val="en-ZA" w:eastAsia="en-ZA"/>
        </w:rPr>
        <w:pPrChange w:id="306" w:author="Craig Parker" w:date="2023-03-02T22:53:00Z">
          <w:pPr>
            <w:pStyle w:val="TOC2"/>
            <w:tabs>
              <w:tab w:val="right" w:leader="dot" w:pos="9350"/>
            </w:tabs>
          </w:pPr>
        </w:pPrChange>
      </w:pPr>
      <w:del w:id="307" w:author="Craig Parker" w:date="2023-03-02T22:53:00Z">
        <w:r w:rsidRPr="00FE33A6" w:rsidDel="00FE33A6">
          <w:rPr>
            <w:rFonts w:eastAsia="Calibri"/>
            <w:rPrChange w:id="308" w:author="Craig Parker" w:date="2023-03-02T22:53:00Z">
              <w:rPr>
                <w:rStyle w:val="Hyperlink"/>
                <w:rFonts w:eastAsia="Calibri"/>
                <w:noProof/>
                <w:lang w:val="en-ZW"/>
              </w:rPr>
            </w:rPrChange>
          </w:rPr>
          <w:delText>Zimbabwean sites description</w:delText>
        </w:r>
        <w:r w:rsidDel="00FE33A6">
          <w:rPr>
            <w:noProof/>
          </w:rPr>
          <w:tab/>
        </w:r>
        <w:r w:rsidRPr="0340F770" w:rsidDel="00FE33A6">
          <w:rPr>
            <w:noProof/>
          </w:rPr>
          <w:delText>16</w:delText>
        </w:r>
      </w:del>
    </w:p>
    <w:p w14:paraId="16508049" w14:textId="30D66A48" w:rsidR="004A2F52" w:rsidDel="00FE33A6" w:rsidRDefault="004A2F52">
      <w:pPr>
        <w:pStyle w:val="TOC1"/>
        <w:rPr>
          <w:del w:id="309" w:author="Craig Parker" w:date="2023-03-02T22:53:00Z"/>
          <w:rFonts w:asciiTheme="minorHAnsi" w:eastAsiaTheme="minorEastAsia" w:hAnsiTheme="minorHAnsi" w:cstheme="minorBidi"/>
          <w:noProof/>
          <w:sz w:val="22"/>
          <w:szCs w:val="22"/>
          <w:lang w:val="en-ZA" w:eastAsia="en-ZA"/>
        </w:rPr>
        <w:pPrChange w:id="310" w:author="Craig Parker" w:date="2023-03-02T22:53:00Z">
          <w:pPr>
            <w:pStyle w:val="TOC3"/>
            <w:tabs>
              <w:tab w:val="right" w:leader="dot" w:pos="9350"/>
            </w:tabs>
          </w:pPr>
        </w:pPrChange>
      </w:pPr>
      <w:del w:id="311" w:author="Craig Parker" w:date="2023-03-02T22:53:00Z">
        <w:r w:rsidRPr="00FE33A6" w:rsidDel="00FE33A6">
          <w:rPr>
            <w:rFonts w:eastAsia="Calibri"/>
            <w:rPrChange w:id="312" w:author="Craig Parker" w:date="2023-03-02T22:53:00Z">
              <w:rPr>
                <w:rStyle w:val="Hyperlink"/>
                <w:rFonts w:eastAsia="Calibri"/>
                <w:noProof/>
                <w:lang w:val="en-ZW"/>
              </w:rPr>
            </w:rPrChange>
          </w:rPr>
          <w:delText>Mt Darwin District Hospital</w:delText>
        </w:r>
        <w:r w:rsidDel="00FE33A6">
          <w:rPr>
            <w:noProof/>
          </w:rPr>
          <w:tab/>
        </w:r>
        <w:r w:rsidRPr="0340F770" w:rsidDel="00FE33A6">
          <w:rPr>
            <w:noProof/>
          </w:rPr>
          <w:delText>18</w:delText>
        </w:r>
      </w:del>
    </w:p>
    <w:p w14:paraId="787FA305" w14:textId="78657D1A" w:rsidR="004A2F52" w:rsidDel="00FE33A6" w:rsidRDefault="004A2F52">
      <w:pPr>
        <w:pStyle w:val="TOC1"/>
        <w:rPr>
          <w:del w:id="313" w:author="Craig Parker" w:date="2023-03-02T22:53:00Z"/>
          <w:rFonts w:asciiTheme="minorHAnsi" w:eastAsiaTheme="minorEastAsia" w:hAnsiTheme="minorHAnsi" w:cstheme="minorBidi"/>
          <w:noProof/>
          <w:sz w:val="22"/>
          <w:szCs w:val="22"/>
          <w:lang w:val="en-ZA" w:eastAsia="en-ZA"/>
        </w:rPr>
        <w:pPrChange w:id="314" w:author="Craig Parker" w:date="2023-03-02T22:53:00Z">
          <w:pPr>
            <w:pStyle w:val="TOC3"/>
            <w:tabs>
              <w:tab w:val="right" w:leader="dot" w:pos="9350"/>
            </w:tabs>
          </w:pPr>
        </w:pPrChange>
      </w:pPr>
      <w:del w:id="315" w:author="Craig Parker" w:date="2023-03-02T22:53:00Z">
        <w:r w:rsidRPr="00FE33A6" w:rsidDel="00FE33A6">
          <w:rPr>
            <w:rFonts w:eastAsia="Calibri"/>
            <w:rPrChange w:id="316" w:author="Craig Parker" w:date="2023-03-02T22:53:00Z">
              <w:rPr>
                <w:rStyle w:val="Hyperlink"/>
                <w:rFonts w:eastAsia="Calibri"/>
                <w:noProof/>
                <w:lang w:val="en-ZW"/>
              </w:rPr>
            </w:rPrChange>
          </w:rPr>
          <w:lastRenderedPageBreak/>
          <w:delText>Dotito Rural Health Care Clinic</w:delText>
        </w:r>
        <w:r w:rsidDel="00FE33A6">
          <w:rPr>
            <w:noProof/>
          </w:rPr>
          <w:tab/>
        </w:r>
        <w:r w:rsidRPr="0340F770" w:rsidDel="00FE33A6">
          <w:rPr>
            <w:noProof/>
          </w:rPr>
          <w:delText>20</w:delText>
        </w:r>
      </w:del>
    </w:p>
    <w:p w14:paraId="5CC1B4A7" w14:textId="0CAF1BBC" w:rsidR="004A2F52" w:rsidDel="00FE33A6" w:rsidRDefault="004A2F52">
      <w:pPr>
        <w:pStyle w:val="TOC1"/>
        <w:rPr>
          <w:del w:id="317" w:author="Craig Parker" w:date="2023-03-02T22:53:00Z"/>
          <w:rFonts w:asciiTheme="minorHAnsi" w:eastAsiaTheme="minorEastAsia" w:hAnsiTheme="minorHAnsi" w:cstheme="minorBidi"/>
          <w:noProof/>
          <w:sz w:val="22"/>
          <w:szCs w:val="22"/>
          <w:lang w:val="en-ZA" w:eastAsia="en-ZA"/>
        </w:rPr>
        <w:pPrChange w:id="318" w:author="Craig Parker" w:date="2023-03-02T22:53:00Z">
          <w:pPr>
            <w:pStyle w:val="TOC3"/>
            <w:tabs>
              <w:tab w:val="right" w:leader="dot" w:pos="9350"/>
            </w:tabs>
          </w:pPr>
        </w:pPrChange>
      </w:pPr>
      <w:del w:id="319" w:author="Craig Parker" w:date="2023-03-02T22:53:00Z">
        <w:r w:rsidRPr="00FE33A6" w:rsidDel="00FE33A6">
          <w:rPr>
            <w:rFonts w:eastAsia="Calibri"/>
            <w:rPrChange w:id="320" w:author="Craig Parker" w:date="2023-03-02T22:53:00Z">
              <w:rPr>
                <w:rStyle w:val="Hyperlink"/>
                <w:rFonts w:eastAsia="Calibri"/>
                <w:noProof/>
                <w:lang w:val="en-ZW"/>
              </w:rPr>
            </w:rPrChange>
          </w:rPr>
          <w:delText>Chitse Rural Health Care Clinic</w:delText>
        </w:r>
        <w:r w:rsidDel="00FE33A6">
          <w:rPr>
            <w:noProof/>
          </w:rPr>
          <w:tab/>
        </w:r>
        <w:r w:rsidRPr="0340F770" w:rsidDel="00FE33A6">
          <w:rPr>
            <w:noProof/>
          </w:rPr>
          <w:delText>21</w:delText>
        </w:r>
      </w:del>
    </w:p>
    <w:p w14:paraId="2AEFAEFF" w14:textId="02E329F5" w:rsidR="004A2F52" w:rsidDel="00FE33A6" w:rsidRDefault="004A2F52">
      <w:pPr>
        <w:pStyle w:val="TOC1"/>
        <w:rPr>
          <w:del w:id="321" w:author="Craig Parker" w:date="2023-03-02T22:53:00Z"/>
          <w:rFonts w:asciiTheme="minorHAnsi" w:eastAsiaTheme="minorEastAsia" w:hAnsiTheme="minorHAnsi" w:cstheme="minorBidi"/>
          <w:noProof/>
          <w:sz w:val="22"/>
          <w:szCs w:val="22"/>
          <w:lang w:val="en-ZA" w:eastAsia="en-ZA"/>
        </w:rPr>
      </w:pPr>
      <w:del w:id="322" w:author="Craig Parker" w:date="2023-03-02T22:53:00Z">
        <w:r w:rsidRPr="00FE33A6" w:rsidDel="00FE33A6">
          <w:rPr>
            <w:rPrChange w:id="323" w:author="Craig Parker" w:date="2023-03-02T22:53:00Z">
              <w:rPr>
                <w:rStyle w:val="Hyperlink"/>
                <w:noProof/>
              </w:rPr>
            </w:rPrChange>
          </w:rPr>
          <w:delText>PROBLEM STATEMENT/RATIONALE</w:delText>
        </w:r>
        <w:r w:rsidDel="00FE33A6">
          <w:rPr>
            <w:noProof/>
          </w:rPr>
          <w:tab/>
        </w:r>
        <w:r w:rsidRPr="0340F770" w:rsidDel="00FE33A6">
          <w:rPr>
            <w:noProof/>
          </w:rPr>
          <w:delText>24</w:delText>
        </w:r>
      </w:del>
    </w:p>
    <w:p w14:paraId="61B75D8C" w14:textId="625E4F2E" w:rsidR="004A2F52" w:rsidDel="00FE33A6" w:rsidRDefault="004A2F52">
      <w:pPr>
        <w:pStyle w:val="TOC1"/>
        <w:rPr>
          <w:del w:id="324" w:author="Craig Parker" w:date="2023-03-02T22:53:00Z"/>
          <w:rFonts w:asciiTheme="minorHAnsi" w:eastAsiaTheme="minorEastAsia" w:hAnsiTheme="minorHAnsi" w:cstheme="minorBidi"/>
          <w:noProof/>
          <w:sz w:val="22"/>
          <w:szCs w:val="22"/>
          <w:lang w:val="en-ZA" w:eastAsia="en-ZA"/>
        </w:rPr>
      </w:pPr>
      <w:del w:id="325" w:author="Craig Parker" w:date="2023-03-02T22:53:00Z">
        <w:r w:rsidRPr="00FE33A6" w:rsidDel="00FE33A6">
          <w:rPr>
            <w:rPrChange w:id="326" w:author="Craig Parker" w:date="2023-03-02T22:53:00Z">
              <w:rPr>
                <w:rStyle w:val="Hyperlink"/>
                <w:noProof/>
              </w:rPr>
            </w:rPrChange>
          </w:rPr>
          <w:delText>OBJECTIVES</w:delText>
        </w:r>
        <w:r w:rsidDel="00FE33A6">
          <w:rPr>
            <w:noProof/>
          </w:rPr>
          <w:tab/>
        </w:r>
        <w:r w:rsidRPr="0340F770" w:rsidDel="00FE33A6">
          <w:rPr>
            <w:noProof/>
          </w:rPr>
          <w:delText>25</w:delText>
        </w:r>
      </w:del>
    </w:p>
    <w:p w14:paraId="21A83EE7" w14:textId="37842CCC" w:rsidR="004A2F52" w:rsidDel="00FE33A6" w:rsidRDefault="004A2F52">
      <w:pPr>
        <w:pStyle w:val="TOC1"/>
        <w:rPr>
          <w:del w:id="327" w:author="Craig Parker" w:date="2023-03-02T22:53:00Z"/>
          <w:rFonts w:asciiTheme="minorHAnsi" w:eastAsiaTheme="minorEastAsia" w:hAnsiTheme="minorHAnsi" w:cstheme="minorBidi"/>
          <w:noProof/>
          <w:sz w:val="22"/>
          <w:szCs w:val="22"/>
          <w:lang w:val="en-ZA" w:eastAsia="en-ZA"/>
        </w:rPr>
      </w:pPr>
      <w:del w:id="328" w:author="Craig Parker" w:date="2023-03-02T22:53:00Z">
        <w:r w:rsidRPr="00FE33A6" w:rsidDel="00FE33A6">
          <w:rPr>
            <w:rPrChange w:id="329" w:author="Craig Parker" w:date="2023-03-02T22:53:00Z">
              <w:rPr>
                <w:rStyle w:val="Hyperlink"/>
                <w:noProof/>
              </w:rPr>
            </w:rPrChange>
          </w:rPr>
          <w:delText>DESIGN</w:delText>
        </w:r>
        <w:r w:rsidDel="00FE33A6">
          <w:rPr>
            <w:noProof/>
          </w:rPr>
          <w:tab/>
        </w:r>
        <w:r w:rsidRPr="0340F770" w:rsidDel="00FE33A6">
          <w:rPr>
            <w:noProof/>
          </w:rPr>
          <w:delText>25</w:delText>
        </w:r>
      </w:del>
    </w:p>
    <w:p w14:paraId="0D0BF7AD" w14:textId="4379BB1B" w:rsidR="004A2F52" w:rsidDel="00FE33A6" w:rsidRDefault="004A2F52">
      <w:pPr>
        <w:pStyle w:val="TOC1"/>
        <w:rPr>
          <w:del w:id="330" w:author="Craig Parker" w:date="2023-03-02T22:53:00Z"/>
          <w:rFonts w:asciiTheme="minorHAnsi" w:eastAsiaTheme="minorEastAsia" w:hAnsiTheme="minorHAnsi" w:cstheme="minorBidi"/>
          <w:noProof/>
          <w:sz w:val="22"/>
          <w:szCs w:val="22"/>
          <w:lang w:val="en-ZA" w:eastAsia="en-ZA"/>
        </w:rPr>
        <w:pPrChange w:id="331" w:author="Craig Parker" w:date="2023-03-02T22:53:00Z">
          <w:pPr>
            <w:pStyle w:val="TOC2"/>
            <w:tabs>
              <w:tab w:val="right" w:leader="dot" w:pos="9350"/>
            </w:tabs>
          </w:pPr>
        </w:pPrChange>
      </w:pPr>
      <w:del w:id="332" w:author="Craig Parker" w:date="2023-03-02T22:53:00Z">
        <w:r w:rsidRPr="00FE33A6" w:rsidDel="00FE33A6">
          <w:rPr>
            <w:rPrChange w:id="333" w:author="Craig Parker" w:date="2023-03-02T22:53:00Z">
              <w:rPr>
                <w:rStyle w:val="Hyperlink"/>
                <w:noProof/>
              </w:rPr>
            </w:rPrChange>
          </w:rPr>
          <w:delText>Methodology</w:delText>
        </w:r>
        <w:r w:rsidDel="00FE33A6">
          <w:rPr>
            <w:noProof/>
          </w:rPr>
          <w:tab/>
        </w:r>
        <w:r w:rsidRPr="0340F770" w:rsidDel="00FE33A6">
          <w:rPr>
            <w:noProof/>
          </w:rPr>
          <w:delText>25</w:delText>
        </w:r>
      </w:del>
    </w:p>
    <w:p w14:paraId="4E2C75AC" w14:textId="67CD2F0A" w:rsidR="004A2F52" w:rsidDel="00FE33A6" w:rsidRDefault="004A2F52">
      <w:pPr>
        <w:pStyle w:val="TOC1"/>
        <w:rPr>
          <w:del w:id="334" w:author="Craig Parker" w:date="2023-03-02T22:53:00Z"/>
          <w:rFonts w:asciiTheme="minorHAnsi" w:eastAsiaTheme="minorEastAsia" w:hAnsiTheme="minorHAnsi" w:cstheme="minorBidi"/>
          <w:noProof/>
          <w:sz w:val="22"/>
          <w:szCs w:val="22"/>
          <w:lang w:val="en-ZA" w:eastAsia="en-ZA"/>
        </w:rPr>
        <w:pPrChange w:id="335" w:author="Craig Parker" w:date="2023-03-02T22:53:00Z">
          <w:pPr>
            <w:pStyle w:val="TOC2"/>
            <w:tabs>
              <w:tab w:val="right" w:leader="dot" w:pos="9350"/>
            </w:tabs>
          </w:pPr>
        </w:pPrChange>
      </w:pPr>
      <w:del w:id="336" w:author="Craig Parker" w:date="2023-03-02T22:53:00Z">
        <w:r w:rsidRPr="00FE33A6" w:rsidDel="00FE33A6">
          <w:rPr>
            <w:rPrChange w:id="337" w:author="Craig Parker" w:date="2023-03-02T22:53:00Z">
              <w:rPr>
                <w:rStyle w:val="Hyperlink"/>
                <w:noProof/>
              </w:rPr>
            </w:rPrChange>
          </w:rPr>
          <w:delText>Carbon Emission Measurement</w:delText>
        </w:r>
        <w:r w:rsidDel="00FE33A6">
          <w:rPr>
            <w:noProof/>
          </w:rPr>
          <w:tab/>
        </w:r>
        <w:r w:rsidRPr="0340F770" w:rsidDel="00FE33A6">
          <w:rPr>
            <w:noProof/>
          </w:rPr>
          <w:delText>25</w:delText>
        </w:r>
      </w:del>
    </w:p>
    <w:p w14:paraId="1F89E5BF" w14:textId="5C3FF827" w:rsidR="004A2F52" w:rsidDel="00FE33A6" w:rsidRDefault="004A2F52">
      <w:pPr>
        <w:pStyle w:val="TOC1"/>
        <w:rPr>
          <w:del w:id="338" w:author="Craig Parker" w:date="2023-03-02T22:53:00Z"/>
          <w:rFonts w:asciiTheme="minorHAnsi" w:eastAsiaTheme="minorEastAsia" w:hAnsiTheme="minorHAnsi" w:cstheme="minorBidi"/>
          <w:noProof/>
          <w:sz w:val="22"/>
          <w:szCs w:val="22"/>
          <w:lang w:val="en-ZA" w:eastAsia="en-ZA"/>
        </w:rPr>
        <w:pPrChange w:id="339" w:author="Craig Parker" w:date="2023-03-02T22:53:00Z">
          <w:pPr>
            <w:pStyle w:val="TOC3"/>
            <w:tabs>
              <w:tab w:val="right" w:leader="dot" w:pos="9350"/>
            </w:tabs>
          </w:pPr>
        </w:pPrChange>
      </w:pPr>
      <w:del w:id="340" w:author="Craig Parker" w:date="2023-03-02T22:53:00Z">
        <w:r w:rsidRPr="00FE33A6" w:rsidDel="00FE33A6">
          <w:rPr>
            <w:rPrChange w:id="341" w:author="Craig Parker" w:date="2023-03-02T22:53:00Z">
              <w:rPr>
                <w:rStyle w:val="Hyperlink"/>
                <w:noProof/>
              </w:rPr>
            </w:rPrChange>
          </w:rPr>
          <w:delText>Sources specific to the healthcare facility</w:delText>
        </w:r>
        <w:r w:rsidDel="00FE33A6">
          <w:rPr>
            <w:noProof/>
          </w:rPr>
          <w:tab/>
        </w:r>
        <w:r w:rsidRPr="0340F770" w:rsidDel="00FE33A6">
          <w:rPr>
            <w:noProof/>
          </w:rPr>
          <w:delText>27</w:delText>
        </w:r>
      </w:del>
    </w:p>
    <w:p w14:paraId="55CD3AD3" w14:textId="5DCE5E9F" w:rsidR="004A2F52" w:rsidDel="00FE33A6" w:rsidRDefault="004A2F52">
      <w:pPr>
        <w:pStyle w:val="TOC1"/>
        <w:rPr>
          <w:del w:id="342" w:author="Craig Parker" w:date="2023-03-02T22:53:00Z"/>
          <w:rFonts w:asciiTheme="minorHAnsi" w:eastAsiaTheme="minorEastAsia" w:hAnsiTheme="minorHAnsi" w:cstheme="minorBidi"/>
          <w:noProof/>
          <w:sz w:val="22"/>
          <w:szCs w:val="22"/>
          <w:lang w:val="en-ZA" w:eastAsia="en-ZA"/>
        </w:rPr>
        <w:pPrChange w:id="343" w:author="Craig Parker" w:date="2023-03-02T22:53:00Z">
          <w:pPr>
            <w:pStyle w:val="TOC3"/>
            <w:tabs>
              <w:tab w:val="right" w:leader="dot" w:pos="9350"/>
            </w:tabs>
          </w:pPr>
        </w:pPrChange>
      </w:pPr>
      <w:del w:id="344" w:author="Craig Parker" w:date="2023-03-02T22:53:00Z">
        <w:r w:rsidRPr="00FE33A6" w:rsidDel="00FE33A6">
          <w:rPr>
            <w:rPrChange w:id="345" w:author="Craig Parker" w:date="2023-03-02T22:53:00Z">
              <w:rPr>
                <w:rStyle w:val="Hyperlink"/>
                <w:noProof/>
              </w:rPr>
            </w:rPrChange>
          </w:rPr>
          <w:delText>Supply chain sheets include</w:delText>
        </w:r>
        <w:r w:rsidDel="00FE33A6">
          <w:rPr>
            <w:noProof/>
          </w:rPr>
          <w:tab/>
        </w:r>
        <w:r w:rsidRPr="0340F770" w:rsidDel="00FE33A6">
          <w:rPr>
            <w:noProof/>
          </w:rPr>
          <w:delText>28</w:delText>
        </w:r>
      </w:del>
    </w:p>
    <w:p w14:paraId="5FF1372D" w14:textId="05A23F99" w:rsidR="004A2F52" w:rsidDel="00FE33A6" w:rsidRDefault="004A2F52">
      <w:pPr>
        <w:pStyle w:val="TOC1"/>
        <w:rPr>
          <w:del w:id="346" w:author="Craig Parker" w:date="2023-03-02T22:53:00Z"/>
          <w:rFonts w:asciiTheme="minorHAnsi" w:eastAsiaTheme="minorEastAsia" w:hAnsiTheme="minorHAnsi" w:cstheme="minorBidi"/>
          <w:noProof/>
          <w:sz w:val="22"/>
          <w:szCs w:val="22"/>
          <w:lang w:val="en-ZA" w:eastAsia="en-ZA"/>
        </w:rPr>
        <w:pPrChange w:id="347" w:author="Craig Parker" w:date="2023-03-02T22:53:00Z">
          <w:pPr>
            <w:pStyle w:val="TOC3"/>
            <w:tabs>
              <w:tab w:val="right" w:leader="dot" w:pos="9350"/>
            </w:tabs>
          </w:pPr>
        </w:pPrChange>
      </w:pPr>
      <w:del w:id="348" w:author="Craig Parker" w:date="2023-03-02T22:53:00Z">
        <w:r w:rsidRPr="00FE33A6" w:rsidDel="00FE33A6">
          <w:rPr>
            <w:rPrChange w:id="349" w:author="Craig Parker" w:date="2023-03-02T22:53:00Z">
              <w:rPr>
                <w:rStyle w:val="Hyperlink"/>
                <w:noProof/>
              </w:rPr>
            </w:rPrChange>
          </w:rPr>
          <w:delText>Action tracker sheet and four data output sheets.</w:delText>
        </w:r>
        <w:r w:rsidDel="00FE33A6">
          <w:rPr>
            <w:noProof/>
          </w:rPr>
          <w:tab/>
        </w:r>
        <w:r w:rsidRPr="0340F770" w:rsidDel="00FE33A6">
          <w:rPr>
            <w:noProof/>
          </w:rPr>
          <w:delText>30</w:delText>
        </w:r>
      </w:del>
    </w:p>
    <w:p w14:paraId="039CE01D" w14:textId="21910075" w:rsidR="004A2F52" w:rsidDel="00FE33A6" w:rsidRDefault="004A2F52">
      <w:pPr>
        <w:pStyle w:val="TOC1"/>
        <w:rPr>
          <w:del w:id="350" w:author="Craig Parker" w:date="2023-03-02T22:53:00Z"/>
          <w:rFonts w:asciiTheme="minorHAnsi" w:eastAsiaTheme="minorEastAsia" w:hAnsiTheme="minorHAnsi" w:cstheme="minorBidi"/>
          <w:noProof/>
          <w:sz w:val="22"/>
          <w:szCs w:val="22"/>
          <w:lang w:val="en-ZA" w:eastAsia="en-ZA"/>
        </w:rPr>
        <w:pPrChange w:id="351" w:author="Craig Parker" w:date="2023-03-02T22:53:00Z">
          <w:pPr>
            <w:pStyle w:val="TOC3"/>
            <w:tabs>
              <w:tab w:val="right" w:leader="dot" w:pos="9350"/>
            </w:tabs>
          </w:pPr>
        </w:pPrChange>
      </w:pPr>
      <w:del w:id="352" w:author="Craig Parker" w:date="2023-03-02T22:53:00Z">
        <w:r w:rsidRPr="00FE33A6" w:rsidDel="00FE33A6">
          <w:rPr>
            <w:rPrChange w:id="353" w:author="Craig Parker" w:date="2023-03-02T22:53:00Z">
              <w:rPr>
                <w:rStyle w:val="Hyperlink"/>
                <w:noProof/>
              </w:rPr>
            </w:rPrChange>
          </w:rPr>
          <w:delText>Variables of interest</w:delText>
        </w:r>
        <w:r w:rsidDel="00FE33A6">
          <w:rPr>
            <w:noProof/>
          </w:rPr>
          <w:tab/>
        </w:r>
        <w:r w:rsidRPr="0340F770" w:rsidDel="00FE33A6">
          <w:rPr>
            <w:noProof/>
          </w:rPr>
          <w:delText>31</w:delText>
        </w:r>
      </w:del>
    </w:p>
    <w:p w14:paraId="322E7E7E" w14:textId="7B3EA636" w:rsidR="004A2F52" w:rsidDel="00FE33A6" w:rsidRDefault="004A2F52">
      <w:pPr>
        <w:pStyle w:val="TOC1"/>
        <w:rPr>
          <w:del w:id="354" w:author="Craig Parker" w:date="2023-03-02T22:53:00Z"/>
          <w:rFonts w:asciiTheme="minorHAnsi" w:eastAsiaTheme="minorEastAsia" w:hAnsiTheme="minorHAnsi" w:cstheme="minorBidi"/>
          <w:noProof/>
          <w:sz w:val="22"/>
          <w:szCs w:val="22"/>
          <w:lang w:val="en-ZA" w:eastAsia="en-ZA"/>
        </w:rPr>
        <w:pPrChange w:id="355" w:author="Craig Parker" w:date="2023-03-02T22:53:00Z">
          <w:pPr>
            <w:pStyle w:val="TOC2"/>
            <w:tabs>
              <w:tab w:val="right" w:leader="dot" w:pos="9350"/>
            </w:tabs>
          </w:pPr>
        </w:pPrChange>
      </w:pPr>
      <w:del w:id="356" w:author="Craig Parker" w:date="2023-03-02T22:53:00Z">
        <w:r w:rsidRPr="00FE33A6" w:rsidDel="00FE33A6">
          <w:rPr>
            <w:rFonts w:eastAsia="Calibri"/>
            <w:rPrChange w:id="357" w:author="Craig Parker" w:date="2023-03-02T22:53:00Z">
              <w:rPr>
                <w:rStyle w:val="Hyperlink"/>
                <w:rFonts w:eastAsia="Calibri"/>
                <w:noProof/>
                <w:lang w:val="en-ZW"/>
              </w:rPr>
            </w:rPrChange>
          </w:rPr>
          <w:delText>Design and optimization modelling of mitigation intervention in health facilities:</w:delText>
        </w:r>
        <w:r w:rsidDel="00FE33A6">
          <w:rPr>
            <w:noProof/>
          </w:rPr>
          <w:tab/>
        </w:r>
        <w:r w:rsidRPr="0340F770" w:rsidDel="00FE33A6">
          <w:rPr>
            <w:noProof/>
          </w:rPr>
          <w:delText>31</w:delText>
        </w:r>
      </w:del>
    </w:p>
    <w:p w14:paraId="3857FC07" w14:textId="0069F5A4" w:rsidR="004A2F52" w:rsidDel="00FE33A6" w:rsidRDefault="004A2F52">
      <w:pPr>
        <w:pStyle w:val="TOC1"/>
        <w:rPr>
          <w:del w:id="358" w:author="Craig Parker" w:date="2023-03-02T22:53:00Z"/>
          <w:rFonts w:asciiTheme="minorHAnsi" w:eastAsiaTheme="minorEastAsia" w:hAnsiTheme="minorHAnsi" w:cstheme="minorBidi"/>
          <w:noProof/>
          <w:sz w:val="22"/>
          <w:szCs w:val="22"/>
          <w:lang w:val="en-ZA" w:eastAsia="en-ZA"/>
        </w:rPr>
        <w:pPrChange w:id="359" w:author="Craig Parker" w:date="2023-03-02T22:53:00Z">
          <w:pPr>
            <w:pStyle w:val="TOC3"/>
            <w:tabs>
              <w:tab w:val="right" w:leader="dot" w:pos="9350"/>
            </w:tabs>
          </w:pPr>
        </w:pPrChange>
      </w:pPr>
      <w:del w:id="360" w:author="Craig Parker" w:date="2023-03-02T22:53:00Z">
        <w:r w:rsidRPr="00FE33A6" w:rsidDel="00FE33A6">
          <w:rPr>
            <w:rFonts w:eastAsia="Calibri"/>
            <w:rPrChange w:id="361" w:author="Craig Parker" w:date="2023-03-02T22:53:00Z">
              <w:rPr>
                <w:rStyle w:val="Hyperlink"/>
                <w:rFonts w:eastAsia="Calibri"/>
                <w:noProof/>
                <w:lang w:val="en-ZW"/>
              </w:rPr>
            </w:rPrChange>
          </w:rPr>
          <w:delText>Optimization modelling</w:delText>
        </w:r>
        <w:r w:rsidDel="00FE33A6">
          <w:rPr>
            <w:noProof/>
          </w:rPr>
          <w:tab/>
        </w:r>
        <w:r w:rsidRPr="0340F770" w:rsidDel="00FE33A6">
          <w:rPr>
            <w:noProof/>
          </w:rPr>
          <w:delText>31</w:delText>
        </w:r>
      </w:del>
    </w:p>
    <w:p w14:paraId="7C7E73B6" w14:textId="4545D138" w:rsidR="004A2F52" w:rsidDel="00FE33A6" w:rsidRDefault="004A2F52">
      <w:pPr>
        <w:pStyle w:val="TOC1"/>
        <w:rPr>
          <w:del w:id="362" w:author="Craig Parker" w:date="2023-03-02T22:53:00Z"/>
          <w:rFonts w:asciiTheme="minorHAnsi" w:eastAsiaTheme="minorEastAsia" w:hAnsiTheme="minorHAnsi" w:cstheme="minorBidi"/>
          <w:noProof/>
          <w:sz w:val="22"/>
          <w:szCs w:val="22"/>
          <w:lang w:val="en-ZA" w:eastAsia="en-ZA"/>
        </w:rPr>
        <w:pPrChange w:id="363" w:author="Craig Parker" w:date="2023-03-02T22:53:00Z">
          <w:pPr>
            <w:pStyle w:val="TOC2"/>
            <w:tabs>
              <w:tab w:val="right" w:leader="dot" w:pos="9350"/>
            </w:tabs>
          </w:pPr>
        </w:pPrChange>
      </w:pPr>
      <w:del w:id="364" w:author="Craig Parker" w:date="2023-03-02T22:53:00Z">
        <w:r w:rsidRPr="00FE33A6" w:rsidDel="00FE33A6">
          <w:rPr>
            <w:rFonts w:eastAsia="Calibri"/>
            <w:rPrChange w:id="365" w:author="Craig Parker" w:date="2023-03-02T22:53:00Z">
              <w:rPr>
                <w:rStyle w:val="Hyperlink"/>
                <w:rFonts w:eastAsia="Calibri"/>
                <w:noProof/>
                <w:lang w:val="en-ZW"/>
              </w:rPr>
            </w:rPrChange>
          </w:rPr>
          <w:delText>Implementation of mitigation interventions in health facilities</w:delText>
        </w:r>
        <w:r w:rsidDel="00FE33A6">
          <w:rPr>
            <w:noProof/>
          </w:rPr>
          <w:tab/>
        </w:r>
        <w:r w:rsidRPr="0340F770" w:rsidDel="00FE33A6">
          <w:rPr>
            <w:noProof/>
          </w:rPr>
          <w:delText>32</w:delText>
        </w:r>
      </w:del>
    </w:p>
    <w:p w14:paraId="4DF47E94" w14:textId="41B2B98C" w:rsidR="004A2F52" w:rsidDel="00FE33A6" w:rsidRDefault="004A2F52">
      <w:pPr>
        <w:pStyle w:val="TOC1"/>
        <w:rPr>
          <w:del w:id="366" w:author="Craig Parker" w:date="2023-03-02T22:53:00Z"/>
          <w:rFonts w:asciiTheme="minorHAnsi" w:eastAsiaTheme="minorEastAsia" w:hAnsiTheme="minorHAnsi" w:cstheme="minorBidi"/>
          <w:noProof/>
          <w:sz w:val="22"/>
          <w:szCs w:val="22"/>
          <w:lang w:val="en-ZA" w:eastAsia="en-ZA"/>
        </w:rPr>
        <w:pPrChange w:id="367" w:author="Craig Parker" w:date="2023-03-02T22:53:00Z">
          <w:pPr>
            <w:pStyle w:val="TOC2"/>
            <w:tabs>
              <w:tab w:val="right" w:leader="dot" w:pos="9350"/>
            </w:tabs>
          </w:pPr>
        </w:pPrChange>
      </w:pPr>
      <w:del w:id="368" w:author="Craig Parker" w:date="2023-03-02T22:53:00Z">
        <w:r w:rsidRPr="00FE33A6" w:rsidDel="00FE33A6">
          <w:rPr>
            <w:rFonts w:eastAsia="Calibri"/>
            <w:rPrChange w:id="369" w:author="Craig Parker" w:date="2023-03-02T22:53:00Z">
              <w:rPr>
                <w:rStyle w:val="Hyperlink"/>
                <w:rFonts w:eastAsia="Calibri"/>
                <w:noProof/>
                <w:lang w:val="en-ZW"/>
              </w:rPr>
            </w:rPrChange>
          </w:rPr>
          <w:delText>Effectiveness of mitigation interventions in health facilities</w:delText>
        </w:r>
        <w:r w:rsidDel="00FE33A6">
          <w:rPr>
            <w:noProof/>
          </w:rPr>
          <w:tab/>
        </w:r>
        <w:r w:rsidRPr="0340F770" w:rsidDel="00FE33A6">
          <w:rPr>
            <w:noProof/>
          </w:rPr>
          <w:delText>33</w:delText>
        </w:r>
      </w:del>
    </w:p>
    <w:p w14:paraId="75745C4A" w14:textId="3CCD5AFB" w:rsidR="004A2F52" w:rsidDel="00FE33A6" w:rsidRDefault="004A2F52">
      <w:pPr>
        <w:pStyle w:val="TOC1"/>
        <w:rPr>
          <w:del w:id="370" w:author="Craig Parker" w:date="2023-03-02T22:53:00Z"/>
          <w:rFonts w:asciiTheme="minorHAnsi" w:eastAsiaTheme="minorEastAsia" w:hAnsiTheme="minorHAnsi" w:cstheme="minorBidi"/>
          <w:noProof/>
          <w:sz w:val="22"/>
          <w:szCs w:val="22"/>
          <w:lang w:val="en-ZA" w:eastAsia="en-ZA"/>
        </w:rPr>
      </w:pPr>
      <w:del w:id="371" w:author="Craig Parker" w:date="2023-03-02T22:53:00Z">
        <w:r w:rsidRPr="00FE33A6" w:rsidDel="00FE33A6">
          <w:rPr>
            <w:rPrChange w:id="372" w:author="Craig Parker" w:date="2023-03-02T22:53:00Z">
              <w:rPr>
                <w:rStyle w:val="Hyperlink"/>
                <w:noProof/>
              </w:rPr>
            </w:rPrChange>
          </w:rPr>
          <w:delText>PROJECT PROCEDURES</w:delText>
        </w:r>
        <w:r w:rsidDel="00FE33A6">
          <w:rPr>
            <w:noProof/>
          </w:rPr>
          <w:tab/>
        </w:r>
        <w:r w:rsidRPr="0340F770" w:rsidDel="00FE33A6">
          <w:rPr>
            <w:noProof/>
          </w:rPr>
          <w:delText>34</w:delText>
        </w:r>
      </w:del>
    </w:p>
    <w:p w14:paraId="36FB594E" w14:textId="457FBD65" w:rsidR="004A2F52" w:rsidDel="00FE33A6" w:rsidRDefault="004A2F52">
      <w:pPr>
        <w:pStyle w:val="TOC1"/>
        <w:rPr>
          <w:del w:id="373" w:author="Craig Parker" w:date="2023-03-02T22:53:00Z"/>
          <w:rFonts w:asciiTheme="minorHAnsi" w:eastAsiaTheme="minorEastAsia" w:hAnsiTheme="minorHAnsi" w:cstheme="minorBidi"/>
          <w:noProof/>
          <w:sz w:val="22"/>
          <w:szCs w:val="22"/>
          <w:lang w:val="en-ZA" w:eastAsia="en-ZA"/>
        </w:rPr>
        <w:pPrChange w:id="374" w:author="Craig Parker" w:date="2023-03-02T22:53:00Z">
          <w:pPr>
            <w:pStyle w:val="TOC2"/>
            <w:tabs>
              <w:tab w:val="right" w:leader="dot" w:pos="9350"/>
            </w:tabs>
          </w:pPr>
        </w:pPrChange>
      </w:pPr>
      <w:del w:id="375" w:author="Craig Parker" w:date="2023-03-02T22:53:00Z">
        <w:r w:rsidRPr="00FE33A6" w:rsidDel="00FE33A6">
          <w:rPr>
            <w:rPrChange w:id="376" w:author="Craig Parker" w:date="2023-03-02T22:53:00Z">
              <w:rPr>
                <w:rStyle w:val="Hyperlink"/>
                <w:noProof/>
              </w:rPr>
            </w:rPrChange>
          </w:rPr>
          <w:delText>Kenya schedule of activities</w:delText>
        </w:r>
        <w:r w:rsidDel="00FE33A6">
          <w:rPr>
            <w:noProof/>
          </w:rPr>
          <w:tab/>
        </w:r>
        <w:r w:rsidRPr="0340F770" w:rsidDel="00FE33A6">
          <w:rPr>
            <w:noProof/>
          </w:rPr>
          <w:delText>35</w:delText>
        </w:r>
      </w:del>
    </w:p>
    <w:p w14:paraId="75FA00C5" w14:textId="4AEFC54C" w:rsidR="004A2F52" w:rsidDel="00FE33A6" w:rsidRDefault="004A2F52">
      <w:pPr>
        <w:pStyle w:val="TOC1"/>
        <w:rPr>
          <w:del w:id="377" w:author="Craig Parker" w:date="2023-03-02T22:53:00Z"/>
          <w:rFonts w:asciiTheme="minorHAnsi" w:eastAsiaTheme="minorEastAsia" w:hAnsiTheme="minorHAnsi" w:cstheme="minorBidi"/>
          <w:noProof/>
          <w:sz w:val="22"/>
          <w:szCs w:val="22"/>
          <w:lang w:val="en-ZA" w:eastAsia="en-ZA"/>
        </w:rPr>
        <w:pPrChange w:id="378" w:author="Craig Parker" w:date="2023-03-02T22:53:00Z">
          <w:pPr>
            <w:pStyle w:val="TOC2"/>
            <w:tabs>
              <w:tab w:val="right" w:leader="dot" w:pos="9350"/>
            </w:tabs>
          </w:pPr>
        </w:pPrChange>
      </w:pPr>
      <w:del w:id="379" w:author="Craig Parker" w:date="2023-03-02T22:53:00Z">
        <w:r w:rsidRPr="00FE33A6" w:rsidDel="00FE33A6">
          <w:rPr>
            <w:rPrChange w:id="380" w:author="Craig Parker" w:date="2023-03-02T22:53:00Z">
              <w:rPr>
                <w:rStyle w:val="Hyperlink"/>
                <w:noProof/>
              </w:rPr>
            </w:rPrChange>
          </w:rPr>
          <w:delText>South Africa schedule of activities</w:delText>
        </w:r>
        <w:r w:rsidDel="00FE33A6">
          <w:rPr>
            <w:noProof/>
          </w:rPr>
          <w:tab/>
        </w:r>
        <w:r w:rsidRPr="0340F770" w:rsidDel="00FE33A6">
          <w:rPr>
            <w:noProof/>
          </w:rPr>
          <w:delText>36</w:delText>
        </w:r>
      </w:del>
    </w:p>
    <w:p w14:paraId="65A46D6D" w14:textId="71C2F489" w:rsidR="004A2F52" w:rsidDel="00FE33A6" w:rsidRDefault="004A2F52">
      <w:pPr>
        <w:pStyle w:val="TOC1"/>
        <w:rPr>
          <w:del w:id="381" w:author="Craig Parker" w:date="2023-03-02T22:53:00Z"/>
          <w:rFonts w:asciiTheme="minorHAnsi" w:eastAsiaTheme="minorEastAsia" w:hAnsiTheme="minorHAnsi" w:cstheme="minorBidi"/>
          <w:noProof/>
          <w:sz w:val="22"/>
          <w:szCs w:val="22"/>
          <w:lang w:val="en-ZA" w:eastAsia="en-ZA"/>
        </w:rPr>
        <w:pPrChange w:id="382" w:author="Craig Parker" w:date="2023-03-02T22:53:00Z">
          <w:pPr>
            <w:pStyle w:val="TOC2"/>
            <w:tabs>
              <w:tab w:val="right" w:leader="dot" w:pos="9350"/>
            </w:tabs>
          </w:pPr>
        </w:pPrChange>
      </w:pPr>
      <w:del w:id="383" w:author="Craig Parker" w:date="2023-03-02T22:53:00Z">
        <w:r w:rsidRPr="00FE33A6" w:rsidDel="00FE33A6">
          <w:rPr>
            <w:rPrChange w:id="384" w:author="Craig Parker" w:date="2023-03-02T22:53:00Z">
              <w:rPr>
                <w:rStyle w:val="Hyperlink"/>
                <w:noProof/>
              </w:rPr>
            </w:rPrChange>
          </w:rPr>
          <w:delText>Zimbabwe schedule of activities</w:delText>
        </w:r>
        <w:r w:rsidDel="00FE33A6">
          <w:rPr>
            <w:noProof/>
          </w:rPr>
          <w:tab/>
        </w:r>
        <w:r w:rsidRPr="0340F770" w:rsidDel="00FE33A6">
          <w:rPr>
            <w:noProof/>
          </w:rPr>
          <w:delText>37</w:delText>
        </w:r>
      </w:del>
    </w:p>
    <w:p w14:paraId="4A402C67" w14:textId="4FFF56D1" w:rsidR="004A2F52" w:rsidDel="00FE33A6" w:rsidRDefault="004A2F52">
      <w:pPr>
        <w:pStyle w:val="TOC1"/>
        <w:rPr>
          <w:del w:id="385" w:author="Craig Parker" w:date="2023-03-02T22:53:00Z"/>
          <w:rFonts w:asciiTheme="minorHAnsi" w:eastAsiaTheme="minorEastAsia" w:hAnsiTheme="minorHAnsi" w:cstheme="minorBidi"/>
          <w:noProof/>
          <w:sz w:val="22"/>
          <w:szCs w:val="22"/>
          <w:lang w:val="en-ZA" w:eastAsia="en-ZA"/>
        </w:rPr>
      </w:pPr>
      <w:del w:id="386" w:author="Craig Parker" w:date="2023-03-02T22:53:00Z">
        <w:r w:rsidRPr="00FE33A6" w:rsidDel="00FE33A6">
          <w:rPr>
            <w:rPrChange w:id="387" w:author="Craig Parker" w:date="2023-03-02T22:53:00Z">
              <w:rPr>
                <w:rStyle w:val="Hyperlink"/>
                <w:noProof/>
              </w:rPr>
            </w:rPrChange>
          </w:rPr>
          <w:delText>DATA MANAGEMENT AND ANALYSIS</w:delText>
        </w:r>
        <w:r w:rsidDel="00FE33A6">
          <w:rPr>
            <w:noProof/>
          </w:rPr>
          <w:tab/>
        </w:r>
        <w:r w:rsidRPr="0340F770" w:rsidDel="00FE33A6">
          <w:rPr>
            <w:noProof/>
          </w:rPr>
          <w:delText>38</w:delText>
        </w:r>
      </w:del>
    </w:p>
    <w:p w14:paraId="55E179F9" w14:textId="509A00EC" w:rsidR="004A2F52" w:rsidDel="00FE33A6" w:rsidRDefault="004A2F52">
      <w:pPr>
        <w:pStyle w:val="TOC1"/>
        <w:rPr>
          <w:del w:id="388" w:author="Craig Parker" w:date="2023-03-02T22:53:00Z"/>
          <w:rFonts w:asciiTheme="minorHAnsi" w:eastAsiaTheme="minorEastAsia" w:hAnsiTheme="minorHAnsi" w:cstheme="minorBidi"/>
          <w:noProof/>
          <w:sz w:val="22"/>
          <w:szCs w:val="22"/>
          <w:lang w:val="en-ZA" w:eastAsia="en-ZA"/>
        </w:rPr>
        <w:pPrChange w:id="389" w:author="Craig Parker" w:date="2023-03-02T22:53:00Z">
          <w:pPr>
            <w:pStyle w:val="TOC2"/>
            <w:tabs>
              <w:tab w:val="right" w:leader="dot" w:pos="9350"/>
            </w:tabs>
          </w:pPr>
        </w:pPrChange>
      </w:pPr>
      <w:del w:id="390" w:author="Craig Parker" w:date="2023-03-02T22:53:00Z">
        <w:r w:rsidRPr="00FE33A6" w:rsidDel="00FE33A6">
          <w:rPr>
            <w:rPrChange w:id="391" w:author="Craig Parker" w:date="2023-03-02T22:53:00Z">
              <w:rPr>
                <w:rStyle w:val="Hyperlink"/>
                <w:noProof/>
              </w:rPr>
            </w:rPrChange>
          </w:rPr>
          <w:delText>Data Management</w:delText>
        </w:r>
        <w:r w:rsidDel="00FE33A6">
          <w:rPr>
            <w:noProof/>
          </w:rPr>
          <w:tab/>
        </w:r>
        <w:r w:rsidRPr="0340F770" w:rsidDel="00FE33A6">
          <w:rPr>
            <w:noProof/>
          </w:rPr>
          <w:delText>38</w:delText>
        </w:r>
      </w:del>
    </w:p>
    <w:p w14:paraId="33DB5DB1" w14:textId="05154029" w:rsidR="004A2F52" w:rsidDel="00FE33A6" w:rsidRDefault="004A2F52">
      <w:pPr>
        <w:pStyle w:val="TOC1"/>
        <w:rPr>
          <w:del w:id="392" w:author="Craig Parker" w:date="2023-03-02T22:53:00Z"/>
          <w:rFonts w:asciiTheme="minorHAnsi" w:eastAsiaTheme="minorEastAsia" w:hAnsiTheme="minorHAnsi" w:cstheme="minorBidi"/>
          <w:noProof/>
          <w:sz w:val="22"/>
          <w:szCs w:val="22"/>
          <w:lang w:val="en-ZA" w:eastAsia="en-ZA"/>
        </w:rPr>
        <w:pPrChange w:id="393" w:author="Craig Parker" w:date="2023-03-02T22:53:00Z">
          <w:pPr>
            <w:pStyle w:val="TOC2"/>
            <w:tabs>
              <w:tab w:val="right" w:leader="dot" w:pos="9350"/>
            </w:tabs>
          </w:pPr>
        </w:pPrChange>
      </w:pPr>
      <w:del w:id="394" w:author="Craig Parker" w:date="2023-03-02T22:53:00Z">
        <w:r w:rsidRPr="00FE33A6" w:rsidDel="00FE33A6">
          <w:rPr>
            <w:rPrChange w:id="395" w:author="Craig Parker" w:date="2023-03-02T22:53:00Z">
              <w:rPr>
                <w:rStyle w:val="Hyperlink"/>
                <w:noProof/>
              </w:rPr>
            </w:rPrChange>
          </w:rPr>
          <w:delText>Data Analysis</w:delText>
        </w:r>
        <w:r w:rsidDel="00FE33A6">
          <w:rPr>
            <w:noProof/>
          </w:rPr>
          <w:tab/>
        </w:r>
        <w:r w:rsidRPr="0340F770" w:rsidDel="00FE33A6">
          <w:rPr>
            <w:noProof/>
          </w:rPr>
          <w:delText>39</w:delText>
        </w:r>
      </w:del>
    </w:p>
    <w:p w14:paraId="47ECD2ED" w14:textId="37C18E74" w:rsidR="004A2F52" w:rsidDel="00FE33A6" w:rsidRDefault="004A2F52">
      <w:pPr>
        <w:pStyle w:val="TOC1"/>
        <w:rPr>
          <w:del w:id="396" w:author="Craig Parker" w:date="2023-03-02T22:53:00Z"/>
          <w:rFonts w:asciiTheme="minorHAnsi" w:eastAsiaTheme="minorEastAsia" w:hAnsiTheme="minorHAnsi" w:cstheme="minorBidi"/>
          <w:noProof/>
          <w:sz w:val="22"/>
          <w:szCs w:val="22"/>
          <w:lang w:val="en-ZA" w:eastAsia="en-ZA"/>
        </w:rPr>
        <w:pPrChange w:id="397" w:author="Craig Parker" w:date="2023-03-02T22:53:00Z">
          <w:pPr>
            <w:pStyle w:val="TOC2"/>
            <w:tabs>
              <w:tab w:val="right" w:leader="dot" w:pos="9350"/>
            </w:tabs>
          </w:pPr>
        </w:pPrChange>
      </w:pPr>
      <w:del w:id="398" w:author="Craig Parker" w:date="2023-03-02T22:53:00Z">
        <w:r w:rsidRPr="00FE33A6" w:rsidDel="00FE33A6">
          <w:rPr>
            <w:rPrChange w:id="399" w:author="Craig Parker" w:date="2023-03-02T22:53:00Z">
              <w:rPr>
                <w:rStyle w:val="Hyperlink"/>
                <w:noProof/>
              </w:rPr>
            </w:rPrChange>
          </w:rPr>
          <w:delText>Cost-effectiveness analysis</w:delText>
        </w:r>
        <w:r w:rsidDel="00FE33A6">
          <w:rPr>
            <w:noProof/>
          </w:rPr>
          <w:tab/>
        </w:r>
        <w:r w:rsidRPr="0340F770" w:rsidDel="00FE33A6">
          <w:rPr>
            <w:noProof/>
          </w:rPr>
          <w:delText>39</w:delText>
        </w:r>
      </w:del>
    </w:p>
    <w:p w14:paraId="1F06E0E7" w14:textId="1B638D0D" w:rsidR="004A2F52" w:rsidDel="00FE33A6" w:rsidRDefault="004A2F52">
      <w:pPr>
        <w:pStyle w:val="TOC1"/>
        <w:rPr>
          <w:del w:id="400" w:author="Craig Parker" w:date="2023-03-02T22:53:00Z"/>
          <w:rFonts w:asciiTheme="minorHAnsi" w:eastAsiaTheme="minorEastAsia" w:hAnsiTheme="minorHAnsi" w:cstheme="minorBidi"/>
          <w:noProof/>
          <w:sz w:val="22"/>
          <w:szCs w:val="22"/>
          <w:lang w:val="en-ZA" w:eastAsia="en-ZA"/>
        </w:rPr>
      </w:pPr>
      <w:del w:id="401" w:author="Craig Parker" w:date="2023-03-02T22:53:00Z">
        <w:r w:rsidRPr="00FE33A6" w:rsidDel="00FE33A6">
          <w:rPr>
            <w:rPrChange w:id="402" w:author="Craig Parker" w:date="2023-03-02T22:53:00Z">
              <w:rPr>
                <w:rStyle w:val="Hyperlink"/>
                <w:noProof/>
              </w:rPr>
            </w:rPrChange>
          </w:rPr>
          <w:delText>Quality Assurance</w:delText>
        </w:r>
        <w:r w:rsidDel="00FE33A6">
          <w:rPr>
            <w:noProof/>
          </w:rPr>
          <w:tab/>
        </w:r>
        <w:r w:rsidRPr="0340F770" w:rsidDel="00FE33A6">
          <w:rPr>
            <w:noProof/>
          </w:rPr>
          <w:delText>41</w:delText>
        </w:r>
      </w:del>
    </w:p>
    <w:p w14:paraId="097EE281" w14:textId="412ACD08" w:rsidR="004A2F52" w:rsidDel="00FE33A6" w:rsidRDefault="004A2F52">
      <w:pPr>
        <w:pStyle w:val="TOC1"/>
        <w:rPr>
          <w:del w:id="403" w:author="Craig Parker" w:date="2023-03-02T22:53:00Z"/>
          <w:rFonts w:asciiTheme="minorHAnsi" w:eastAsiaTheme="minorEastAsia" w:hAnsiTheme="minorHAnsi" w:cstheme="minorBidi"/>
          <w:noProof/>
          <w:sz w:val="22"/>
          <w:szCs w:val="22"/>
          <w:lang w:val="en-ZA" w:eastAsia="en-ZA"/>
        </w:rPr>
      </w:pPr>
      <w:del w:id="404" w:author="Craig Parker" w:date="2023-03-02T22:53:00Z">
        <w:r w:rsidRPr="00FE33A6" w:rsidDel="00FE33A6">
          <w:rPr>
            <w:rPrChange w:id="405" w:author="Craig Parker" w:date="2023-03-02T22:53:00Z">
              <w:rPr>
                <w:rStyle w:val="Hyperlink"/>
                <w:noProof/>
              </w:rPr>
            </w:rPrChange>
          </w:rPr>
          <w:delText>ETHICS AND DISSEMINATION</w:delText>
        </w:r>
        <w:r w:rsidDel="00FE33A6">
          <w:rPr>
            <w:noProof/>
          </w:rPr>
          <w:tab/>
        </w:r>
        <w:r w:rsidRPr="0340F770" w:rsidDel="00FE33A6">
          <w:rPr>
            <w:noProof/>
          </w:rPr>
          <w:delText>42</w:delText>
        </w:r>
      </w:del>
    </w:p>
    <w:p w14:paraId="244D4D5D" w14:textId="26505A07" w:rsidR="004A2F52" w:rsidDel="00FE33A6" w:rsidRDefault="004A2F52">
      <w:pPr>
        <w:pStyle w:val="TOC1"/>
        <w:rPr>
          <w:del w:id="406" w:author="Craig Parker" w:date="2023-03-02T22:53:00Z"/>
          <w:rFonts w:asciiTheme="minorHAnsi" w:eastAsiaTheme="minorEastAsia" w:hAnsiTheme="minorHAnsi" w:cstheme="minorBidi"/>
          <w:noProof/>
          <w:sz w:val="22"/>
          <w:szCs w:val="22"/>
          <w:lang w:val="en-ZA" w:eastAsia="en-ZA"/>
        </w:rPr>
        <w:pPrChange w:id="407" w:author="Craig Parker" w:date="2023-03-02T22:53:00Z">
          <w:pPr>
            <w:pStyle w:val="TOC2"/>
            <w:tabs>
              <w:tab w:val="right" w:leader="dot" w:pos="9350"/>
            </w:tabs>
          </w:pPr>
        </w:pPrChange>
      </w:pPr>
      <w:del w:id="408" w:author="Craig Parker" w:date="2023-03-02T22:53:00Z">
        <w:r w:rsidRPr="00FE33A6" w:rsidDel="00FE33A6">
          <w:rPr>
            <w:rPrChange w:id="409" w:author="Craig Parker" w:date="2023-03-02T22:53:00Z">
              <w:rPr>
                <w:rStyle w:val="Hyperlink"/>
                <w:noProof/>
              </w:rPr>
            </w:rPrChange>
          </w:rPr>
          <w:lastRenderedPageBreak/>
          <w:delText>Research ethics approval</w:delText>
        </w:r>
        <w:r w:rsidDel="00FE33A6">
          <w:rPr>
            <w:noProof/>
          </w:rPr>
          <w:tab/>
        </w:r>
        <w:r w:rsidRPr="0340F770" w:rsidDel="00FE33A6">
          <w:rPr>
            <w:noProof/>
          </w:rPr>
          <w:delText>42</w:delText>
        </w:r>
      </w:del>
    </w:p>
    <w:p w14:paraId="2C8F3E3B" w14:textId="37F539D0" w:rsidR="004A2F52" w:rsidDel="00FE33A6" w:rsidRDefault="004A2F52">
      <w:pPr>
        <w:pStyle w:val="TOC1"/>
        <w:rPr>
          <w:del w:id="410" w:author="Craig Parker" w:date="2023-03-02T22:53:00Z"/>
          <w:rFonts w:asciiTheme="minorHAnsi" w:eastAsiaTheme="minorEastAsia" w:hAnsiTheme="minorHAnsi" w:cstheme="minorBidi"/>
          <w:noProof/>
          <w:sz w:val="22"/>
          <w:szCs w:val="22"/>
          <w:lang w:val="en-ZA" w:eastAsia="en-ZA"/>
        </w:rPr>
        <w:pPrChange w:id="411" w:author="Craig Parker" w:date="2023-03-02T22:53:00Z">
          <w:pPr>
            <w:pStyle w:val="TOC2"/>
            <w:tabs>
              <w:tab w:val="right" w:leader="dot" w:pos="9350"/>
            </w:tabs>
          </w:pPr>
        </w:pPrChange>
      </w:pPr>
      <w:del w:id="412" w:author="Craig Parker" w:date="2023-03-02T22:53:00Z">
        <w:r w:rsidRPr="00FE33A6" w:rsidDel="00FE33A6">
          <w:rPr>
            <w:rFonts w:eastAsia="Calibri"/>
            <w:rPrChange w:id="413" w:author="Craig Parker" w:date="2023-03-02T22:53:00Z">
              <w:rPr>
                <w:rStyle w:val="Hyperlink"/>
                <w:rFonts w:eastAsia="Calibri"/>
                <w:noProof/>
                <w:lang w:val="en-ZW"/>
              </w:rPr>
            </w:rPrChange>
          </w:rPr>
          <w:delText>Dissemination</w:delText>
        </w:r>
        <w:r w:rsidDel="00FE33A6">
          <w:rPr>
            <w:noProof/>
          </w:rPr>
          <w:tab/>
        </w:r>
        <w:r w:rsidRPr="0340F770" w:rsidDel="00FE33A6">
          <w:rPr>
            <w:noProof/>
          </w:rPr>
          <w:delText>46</w:delText>
        </w:r>
      </w:del>
    </w:p>
    <w:p w14:paraId="1A662883" w14:textId="51C3F143" w:rsidR="004A2F52" w:rsidDel="00FE33A6" w:rsidRDefault="004A2F52">
      <w:pPr>
        <w:pStyle w:val="TOC1"/>
        <w:rPr>
          <w:del w:id="414" w:author="Craig Parker" w:date="2023-03-02T22:53:00Z"/>
          <w:rFonts w:asciiTheme="minorHAnsi" w:eastAsiaTheme="minorEastAsia" w:hAnsiTheme="minorHAnsi" w:cstheme="minorBidi"/>
          <w:noProof/>
          <w:sz w:val="22"/>
          <w:szCs w:val="22"/>
          <w:lang w:val="en-ZA" w:eastAsia="en-ZA"/>
        </w:rPr>
        <w:pPrChange w:id="415" w:author="Craig Parker" w:date="2023-03-02T22:53:00Z">
          <w:pPr>
            <w:pStyle w:val="TOC2"/>
            <w:tabs>
              <w:tab w:val="right" w:leader="dot" w:pos="9350"/>
            </w:tabs>
          </w:pPr>
        </w:pPrChange>
      </w:pPr>
      <w:del w:id="416" w:author="Craig Parker" w:date="2023-03-02T22:53:00Z">
        <w:r w:rsidRPr="00FE33A6" w:rsidDel="00FE33A6">
          <w:rPr>
            <w:rPrChange w:id="417" w:author="Craig Parker" w:date="2023-03-02T22:53:00Z">
              <w:rPr>
                <w:rStyle w:val="Hyperlink"/>
                <w:noProof/>
              </w:rPr>
            </w:rPrChange>
          </w:rPr>
          <w:delText>Kenya</w:delText>
        </w:r>
        <w:r w:rsidDel="00FE33A6">
          <w:rPr>
            <w:noProof/>
          </w:rPr>
          <w:tab/>
        </w:r>
        <w:r w:rsidRPr="0340F770" w:rsidDel="00FE33A6">
          <w:rPr>
            <w:noProof/>
          </w:rPr>
          <w:delText>46</w:delText>
        </w:r>
      </w:del>
    </w:p>
    <w:p w14:paraId="467AFDC3" w14:textId="0C020385" w:rsidR="004A2F52" w:rsidDel="00FE33A6" w:rsidRDefault="004A2F52">
      <w:pPr>
        <w:pStyle w:val="TOC1"/>
        <w:rPr>
          <w:del w:id="418" w:author="Craig Parker" w:date="2023-03-02T22:53:00Z"/>
          <w:rFonts w:asciiTheme="minorHAnsi" w:eastAsiaTheme="minorEastAsia" w:hAnsiTheme="minorHAnsi" w:cstheme="minorBidi"/>
          <w:noProof/>
          <w:sz w:val="22"/>
          <w:szCs w:val="22"/>
          <w:lang w:val="en-ZA" w:eastAsia="en-ZA"/>
        </w:rPr>
        <w:pPrChange w:id="419" w:author="Craig Parker" w:date="2023-03-02T22:53:00Z">
          <w:pPr>
            <w:pStyle w:val="TOC2"/>
            <w:tabs>
              <w:tab w:val="right" w:leader="dot" w:pos="9350"/>
            </w:tabs>
          </w:pPr>
        </w:pPrChange>
      </w:pPr>
      <w:del w:id="420" w:author="Craig Parker" w:date="2023-03-02T22:53:00Z">
        <w:r w:rsidRPr="00FE33A6" w:rsidDel="00FE33A6">
          <w:rPr>
            <w:rPrChange w:id="421" w:author="Craig Parker" w:date="2023-03-02T22:53:00Z">
              <w:rPr>
                <w:rStyle w:val="Hyperlink"/>
                <w:noProof/>
              </w:rPr>
            </w:rPrChange>
          </w:rPr>
          <w:delText>South Africa</w:delText>
        </w:r>
        <w:r w:rsidDel="00FE33A6">
          <w:rPr>
            <w:noProof/>
          </w:rPr>
          <w:tab/>
        </w:r>
        <w:r w:rsidRPr="0340F770" w:rsidDel="00FE33A6">
          <w:rPr>
            <w:noProof/>
          </w:rPr>
          <w:delText>46</w:delText>
        </w:r>
      </w:del>
    </w:p>
    <w:p w14:paraId="2B7AF1CA" w14:textId="4ECA7D1C" w:rsidR="004A2F52" w:rsidDel="00FE33A6" w:rsidRDefault="004A2F52">
      <w:pPr>
        <w:pStyle w:val="TOC1"/>
        <w:rPr>
          <w:del w:id="422" w:author="Craig Parker" w:date="2023-03-02T22:53:00Z"/>
          <w:rFonts w:asciiTheme="minorHAnsi" w:eastAsiaTheme="minorEastAsia" w:hAnsiTheme="minorHAnsi" w:cstheme="minorBidi"/>
          <w:noProof/>
          <w:sz w:val="22"/>
          <w:szCs w:val="22"/>
          <w:lang w:val="en-ZA" w:eastAsia="en-ZA"/>
        </w:rPr>
        <w:pPrChange w:id="423" w:author="Craig Parker" w:date="2023-03-02T22:53:00Z">
          <w:pPr>
            <w:pStyle w:val="TOC2"/>
            <w:tabs>
              <w:tab w:val="right" w:leader="dot" w:pos="9350"/>
            </w:tabs>
          </w:pPr>
        </w:pPrChange>
      </w:pPr>
      <w:del w:id="424" w:author="Craig Parker" w:date="2023-03-02T22:53:00Z">
        <w:r w:rsidRPr="00FE33A6" w:rsidDel="00FE33A6">
          <w:rPr>
            <w:rPrChange w:id="425" w:author="Craig Parker" w:date="2023-03-02T22:53:00Z">
              <w:rPr>
                <w:rStyle w:val="Hyperlink"/>
                <w:noProof/>
              </w:rPr>
            </w:rPrChange>
          </w:rPr>
          <w:delText>Zimbabwe</w:delText>
        </w:r>
        <w:r w:rsidDel="00FE33A6">
          <w:rPr>
            <w:noProof/>
          </w:rPr>
          <w:tab/>
        </w:r>
        <w:r w:rsidRPr="0340F770" w:rsidDel="00FE33A6">
          <w:rPr>
            <w:noProof/>
          </w:rPr>
          <w:delText>46</w:delText>
        </w:r>
      </w:del>
    </w:p>
    <w:p w14:paraId="270FAE8F" w14:textId="18280046" w:rsidR="004A2F52" w:rsidDel="00FE33A6" w:rsidRDefault="004A2F52">
      <w:pPr>
        <w:pStyle w:val="TOC1"/>
        <w:rPr>
          <w:del w:id="426" w:author="Craig Parker" w:date="2023-03-02T22:53:00Z"/>
          <w:rFonts w:asciiTheme="minorHAnsi" w:eastAsiaTheme="minorEastAsia" w:hAnsiTheme="minorHAnsi" w:cstheme="minorBidi"/>
          <w:noProof/>
          <w:sz w:val="22"/>
          <w:szCs w:val="22"/>
          <w:lang w:val="en-ZA" w:eastAsia="en-ZA"/>
        </w:rPr>
        <w:pPrChange w:id="427" w:author="Craig Parker" w:date="2023-03-02T22:53:00Z">
          <w:pPr>
            <w:pStyle w:val="TOC2"/>
            <w:tabs>
              <w:tab w:val="right" w:leader="dot" w:pos="9350"/>
            </w:tabs>
          </w:pPr>
        </w:pPrChange>
      </w:pPr>
      <w:del w:id="428" w:author="Craig Parker" w:date="2023-03-02T22:53:00Z">
        <w:r w:rsidRPr="00FE33A6" w:rsidDel="00FE33A6">
          <w:rPr>
            <w:rPrChange w:id="429" w:author="Craig Parker" w:date="2023-03-02T22:53:00Z">
              <w:rPr>
                <w:rStyle w:val="Hyperlink"/>
                <w:noProof/>
              </w:rPr>
            </w:rPrChange>
          </w:rPr>
          <w:delText>Scientific conferences</w:delText>
        </w:r>
        <w:r w:rsidDel="00FE33A6">
          <w:rPr>
            <w:noProof/>
          </w:rPr>
          <w:tab/>
        </w:r>
        <w:r w:rsidRPr="0340F770" w:rsidDel="00FE33A6">
          <w:rPr>
            <w:noProof/>
          </w:rPr>
          <w:delText>47</w:delText>
        </w:r>
      </w:del>
    </w:p>
    <w:p w14:paraId="2169F957" w14:textId="1A684BEF" w:rsidR="004A2F52" w:rsidDel="00FE33A6" w:rsidRDefault="004A2F52">
      <w:pPr>
        <w:pStyle w:val="TOC1"/>
        <w:rPr>
          <w:del w:id="430" w:author="Craig Parker" w:date="2023-03-02T22:53:00Z"/>
          <w:rFonts w:asciiTheme="minorHAnsi" w:eastAsiaTheme="minorEastAsia" w:hAnsiTheme="minorHAnsi" w:cstheme="minorBidi"/>
          <w:noProof/>
          <w:sz w:val="22"/>
          <w:szCs w:val="22"/>
          <w:lang w:val="en-ZA" w:eastAsia="en-ZA"/>
        </w:rPr>
        <w:pPrChange w:id="431" w:author="Craig Parker" w:date="2023-03-02T22:53:00Z">
          <w:pPr>
            <w:pStyle w:val="TOC2"/>
            <w:tabs>
              <w:tab w:val="right" w:leader="dot" w:pos="9350"/>
            </w:tabs>
          </w:pPr>
        </w:pPrChange>
      </w:pPr>
      <w:del w:id="432" w:author="Craig Parker" w:date="2023-03-02T22:53:00Z">
        <w:r w:rsidRPr="00FE33A6" w:rsidDel="00FE33A6">
          <w:rPr>
            <w:rPrChange w:id="433" w:author="Craig Parker" w:date="2023-03-02T22:53:00Z">
              <w:rPr>
                <w:rStyle w:val="Hyperlink"/>
                <w:noProof/>
              </w:rPr>
            </w:rPrChange>
          </w:rPr>
          <w:delText>Publications</w:delText>
        </w:r>
        <w:r w:rsidDel="00FE33A6">
          <w:rPr>
            <w:noProof/>
          </w:rPr>
          <w:tab/>
        </w:r>
        <w:r w:rsidRPr="0340F770" w:rsidDel="00FE33A6">
          <w:rPr>
            <w:noProof/>
          </w:rPr>
          <w:delText>47</w:delText>
        </w:r>
      </w:del>
    </w:p>
    <w:p w14:paraId="6BFE2050" w14:textId="619F3653" w:rsidR="004A2F52" w:rsidDel="00FE33A6" w:rsidRDefault="004A2F52">
      <w:pPr>
        <w:pStyle w:val="TOC1"/>
        <w:rPr>
          <w:del w:id="434" w:author="Craig Parker" w:date="2023-03-02T22:53:00Z"/>
          <w:rFonts w:asciiTheme="minorHAnsi" w:eastAsiaTheme="minorEastAsia" w:hAnsiTheme="minorHAnsi" w:cstheme="minorBidi"/>
          <w:noProof/>
          <w:sz w:val="22"/>
          <w:szCs w:val="22"/>
          <w:lang w:val="en-ZA" w:eastAsia="en-ZA"/>
        </w:rPr>
      </w:pPr>
      <w:del w:id="435" w:author="Craig Parker" w:date="2023-03-02T22:53:00Z">
        <w:r w:rsidRPr="00FE33A6" w:rsidDel="00FE33A6">
          <w:rPr>
            <w:rPrChange w:id="436" w:author="Craig Parker" w:date="2023-03-02T22:53:00Z">
              <w:rPr>
                <w:rStyle w:val="Hyperlink"/>
                <w:noProof/>
              </w:rPr>
            </w:rPrChange>
          </w:rPr>
          <w:delText>REFERENCES</w:delText>
        </w:r>
        <w:r w:rsidDel="00FE33A6">
          <w:rPr>
            <w:noProof/>
          </w:rPr>
          <w:tab/>
        </w:r>
        <w:r w:rsidRPr="0340F770" w:rsidDel="00FE33A6">
          <w:rPr>
            <w:noProof/>
          </w:rPr>
          <w:delText>49</w:delText>
        </w:r>
      </w:del>
    </w:p>
    <w:p w14:paraId="594A1270" w14:textId="5DDE72F4" w:rsidR="00000390" w:rsidDel="00FE33A6" w:rsidRDefault="00C07380">
      <w:pPr>
        <w:pStyle w:val="TOC1"/>
        <w:rPr>
          <w:del w:id="437" w:author="Craig Parker" w:date="2023-03-02T22:53:00Z"/>
          <w:rFonts w:eastAsia="Arial Unicode MS"/>
          <w:noProof/>
        </w:rPr>
        <w:pPrChange w:id="438" w:author="Craig Parker" w:date="2023-03-02T22:53:00Z">
          <w:pPr>
            <w:pStyle w:val="Heading1"/>
          </w:pPr>
        </w:pPrChange>
      </w:pPr>
      <w:del w:id="439" w:author="Craig Parker" w:date="2023-03-02T22:53:00Z">
        <w:r w:rsidRPr="0340F770" w:rsidDel="00FE33A6">
          <w:rPr>
            <w:rFonts w:eastAsia="Arial Unicode MS"/>
            <w:noProof/>
          </w:rPr>
          <w:delText xml:space="preserve">Table of </w:delText>
        </w:r>
        <w:r w:rsidR="00443412" w:rsidRPr="0340F770" w:rsidDel="00FE33A6">
          <w:rPr>
            <w:rFonts w:eastAsia="Arial Unicode MS"/>
            <w:noProof/>
          </w:rPr>
          <w:delText>c</w:delText>
        </w:r>
        <w:r w:rsidR="00C71E80" w:rsidRPr="0340F770" w:rsidDel="00FE33A6">
          <w:rPr>
            <w:rFonts w:eastAsia="Arial Unicode MS"/>
            <w:noProof/>
          </w:rPr>
          <w:delText>ontents</w:delText>
        </w:r>
      </w:del>
    </w:p>
    <w:p w14:paraId="25854D52" w14:textId="46942023" w:rsidR="13B8C331" w:rsidRPr="00BF1B8F" w:rsidRDefault="13B8C331" w:rsidP="00856F81">
      <w:pPr>
        <w:pStyle w:val="TOC1"/>
      </w:pPr>
      <w:r w:rsidRPr="00BF1B8F">
        <w:fldChar w:fldCharType="end"/>
      </w:r>
    </w:p>
    <w:p w14:paraId="175E7818" w14:textId="6E9169D4" w:rsidR="00B635D5" w:rsidRDefault="00B635D5" w:rsidP="00EF5986">
      <w:pPr>
        <w:rPr>
          <w:rFonts w:ascii="Arial" w:hAnsi="Arial" w:cs="Arial"/>
        </w:rPr>
      </w:pPr>
    </w:p>
    <w:p w14:paraId="296C3AA3" w14:textId="5BE99FAB" w:rsidR="00D10241" w:rsidRDefault="001839AC">
      <w:pPr>
        <w:pStyle w:val="TableofFigures"/>
        <w:tabs>
          <w:tab w:val="right" w:leader="dot" w:pos="9350"/>
        </w:tabs>
        <w:rPr>
          <w:ins w:id="440" w:author="Craig Parker" w:date="2023-03-03T15:42:00Z"/>
          <w:rFonts w:asciiTheme="minorHAnsi" w:eastAsiaTheme="minorEastAsia" w:hAnsiTheme="minorHAnsi" w:cstheme="minorBidi"/>
          <w:noProof/>
          <w:sz w:val="22"/>
          <w:szCs w:val="22"/>
          <w:lang w:val="en-ZA" w:eastAsia="en-ZA"/>
        </w:rPr>
      </w:pPr>
      <w:r>
        <w:rPr>
          <w:rFonts w:ascii="Arial" w:hAnsi="Arial" w:cs="Arial"/>
        </w:rPr>
        <w:fldChar w:fldCharType="begin"/>
      </w:r>
      <w:r>
        <w:rPr>
          <w:rFonts w:ascii="Arial" w:hAnsi="Arial" w:cs="Arial"/>
        </w:rPr>
        <w:instrText xml:space="preserve"> TOC \h \z \c "Table" </w:instrText>
      </w:r>
      <w:r>
        <w:rPr>
          <w:rFonts w:ascii="Arial" w:hAnsi="Arial" w:cs="Arial"/>
        </w:rPr>
        <w:fldChar w:fldCharType="separate"/>
      </w:r>
      <w:ins w:id="441" w:author="Craig Parker" w:date="2023-03-03T15:42:00Z">
        <w:r w:rsidR="00D10241" w:rsidRPr="00C11BF6">
          <w:rPr>
            <w:rStyle w:val="Hyperlink"/>
            <w:noProof/>
          </w:rPr>
          <w:fldChar w:fldCharType="begin"/>
        </w:r>
        <w:r w:rsidR="00D10241" w:rsidRPr="00C11BF6">
          <w:rPr>
            <w:rStyle w:val="Hyperlink"/>
            <w:noProof/>
          </w:rPr>
          <w:instrText xml:space="preserve"> </w:instrText>
        </w:r>
        <w:r w:rsidR="00D10241">
          <w:rPr>
            <w:noProof/>
          </w:rPr>
          <w:instrText>HYPERLINK \l "_Toc128750565"</w:instrText>
        </w:r>
        <w:r w:rsidR="00D10241" w:rsidRPr="00C11BF6">
          <w:rPr>
            <w:rStyle w:val="Hyperlink"/>
            <w:noProof/>
          </w:rPr>
          <w:instrText xml:space="preserve"> </w:instrText>
        </w:r>
        <w:r w:rsidR="00D10241" w:rsidRPr="00C11BF6">
          <w:rPr>
            <w:rStyle w:val="Hyperlink"/>
            <w:noProof/>
          </w:rPr>
        </w:r>
        <w:r w:rsidR="00D10241" w:rsidRPr="00C11BF6">
          <w:rPr>
            <w:rStyle w:val="Hyperlink"/>
            <w:noProof/>
          </w:rPr>
          <w:fldChar w:fldCharType="separate"/>
        </w:r>
        <w:r w:rsidR="00D10241" w:rsidRPr="00C11BF6">
          <w:rPr>
            <w:rStyle w:val="Hyperlink"/>
            <w:noProof/>
          </w:rPr>
          <w:t>Table 1: Definitions</w:t>
        </w:r>
        <w:r w:rsidR="00D10241">
          <w:rPr>
            <w:noProof/>
            <w:webHidden/>
          </w:rPr>
          <w:tab/>
        </w:r>
        <w:r w:rsidR="00D10241">
          <w:rPr>
            <w:noProof/>
            <w:webHidden/>
          </w:rPr>
          <w:fldChar w:fldCharType="begin"/>
        </w:r>
        <w:r w:rsidR="00D10241">
          <w:rPr>
            <w:noProof/>
            <w:webHidden/>
          </w:rPr>
          <w:instrText xml:space="preserve"> PAGEREF _Toc128750565 \h </w:instrText>
        </w:r>
      </w:ins>
      <w:r w:rsidR="00D10241">
        <w:rPr>
          <w:noProof/>
          <w:webHidden/>
        </w:rPr>
      </w:r>
      <w:r w:rsidR="00D10241">
        <w:rPr>
          <w:noProof/>
          <w:webHidden/>
        </w:rPr>
        <w:fldChar w:fldCharType="separate"/>
      </w:r>
      <w:ins w:id="442" w:author="Craig Parker" w:date="2023-03-03T15:42:00Z">
        <w:r w:rsidR="00D10241">
          <w:rPr>
            <w:noProof/>
            <w:webHidden/>
          </w:rPr>
          <w:t>9</w:t>
        </w:r>
        <w:r w:rsidR="00D10241">
          <w:rPr>
            <w:noProof/>
            <w:webHidden/>
          </w:rPr>
          <w:fldChar w:fldCharType="end"/>
        </w:r>
        <w:r w:rsidR="00D10241" w:rsidRPr="00C11BF6">
          <w:rPr>
            <w:rStyle w:val="Hyperlink"/>
            <w:noProof/>
          </w:rPr>
          <w:fldChar w:fldCharType="end"/>
        </w:r>
      </w:ins>
    </w:p>
    <w:p w14:paraId="38125276" w14:textId="0485983A" w:rsidR="00D10241" w:rsidRDefault="00D10241">
      <w:pPr>
        <w:pStyle w:val="TableofFigures"/>
        <w:tabs>
          <w:tab w:val="right" w:leader="dot" w:pos="9350"/>
        </w:tabs>
        <w:rPr>
          <w:ins w:id="443" w:author="Craig Parker" w:date="2023-03-03T15:42:00Z"/>
          <w:rFonts w:asciiTheme="minorHAnsi" w:eastAsiaTheme="minorEastAsia" w:hAnsiTheme="minorHAnsi" w:cstheme="minorBidi"/>
          <w:noProof/>
          <w:sz w:val="22"/>
          <w:szCs w:val="22"/>
          <w:lang w:val="en-ZA" w:eastAsia="en-ZA"/>
        </w:rPr>
      </w:pPr>
      <w:ins w:id="444" w:author="Craig Parker" w:date="2023-03-03T15:42:00Z">
        <w:r w:rsidRPr="00C11BF6">
          <w:rPr>
            <w:rStyle w:val="Hyperlink"/>
            <w:noProof/>
          </w:rPr>
          <w:fldChar w:fldCharType="begin"/>
        </w:r>
        <w:r w:rsidRPr="00C11BF6">
          <w:rPr>
            <w:rStyle w:val="Hyperlink"/>
            <w:noProof/>
          </w:rPr>
          <w:instrText xml:space="preserve"> </w:instrText>
        </w:r>
        <w:r>
          <w:rPr>
            <w:noProof/>
          </w:rPr>
          <w:instrText>HYPERLINK \l "_Toc128750566"</w:instrText>
        </w:r>
        <w:r w:rsidRPr="00C11BF6">
          <w:rPr>
            <w:rStyle w:val="Hyperlink"/>
            <w:noProof/>
          </w:rPr>
          <w:instrText xml:space="preserve"> </w:instrText>
        </w:r>
        <w:r w:rsidRPr="00C11BF6">
          <w:rPr>
            <w:rStyle w:val="Hyperlink"/>
            <w:noProof/>
          </w:rPr>
        </w:r>
        <w:r w:rsidRPr="00C11BF6">
          <w:rPr>
            <w:rStyle w:val="Hyperlink"/>
            <w:noProof/>
          </w:rPr>
          <w:fldChar w:fldCharType="separate"/>
        </w:r>
        <w:r w:rsidRPr="00C11BF6">
          <w:rPr>
            <w:rStyle w:val="Hyperlink"/>
            <w:noProof/>
          </w:rPr>
          <w:t>Table 2: Climatic, socio-economic, and maternal and newborn health characteristics of the study sites</w:t>
        </w:r>
        <w:r>
          <w:rPr>
            <w:noProof/>
            <w:webHidden/>
          </w:rPr>
          <w:tab/>
        </w:r>
        <w:r>
          <w:rPr>
            <w:noProof/>
            <w:webHidden/>
          </w:rPr>
          <w:fldChar w:fldCharType="begin"/>
        </w:r>
        <w:r>
          <w:rPr>
            <w:noProof/>
            <w:webHidden/>
          </w:rPr>
          <w:instrText xml:space="preserve"> PAGEREF _Toc128750566 \h </w:instrText>
        </w:r>
      </w:ins>
      <w:r>
        <w:rPr>
          <w:noProof/>
          <w:webHidden/>
        </w:rPr>
      </w:r>
      <w:r>
        <w:rPr>
          <w:noProof/>
          <w:webHidden/>
        </w:rPr>
        <w:fldChar w:fldCharType="separate"/>
      </w:r>
      <w:ins w:id="445" w:author="Craig Parker" w:date="2023-03-03T15:42:00Z">
        <w:r>
          <w:rPr>
            <w:noProof/>
            <w:webHidden/>
          </w:rPr>
          <w:t>24</w:t>
        </w:r>
        <w:r>
          <w:rPr>
            <w:noProof/>
            <w:webHidden/>
          </w:rPr>
          <w:fldChar w:fldCharType="end"/>
        </w:r>
        <w:r w:rsidRPr="00C11BF6">
          <w:rPr>
            <w:rStyle w:val="Hyperlink"/>
            <w:noProof/>
          </w:rPr>
          <w:fldChar w:fldCharType="end"/>
        </w:r>
      </w:ins>
    </w:p>
    <w:p w14:paraId="31F24B24" w14:textId="626D9895" w:rsidR="00D10241" w:rsidRDefault="00D10241">
      <w:pPr>
        <w:pStyle w:val="TableofFigures"/>
        <w:tabs>
          <w:tab w:val="right" w:leader="dot" w:pos="9350"/>
        </w:tabs>
        <w:rPr>
          <w:ins w:id="446" w:author="Craig Parker" w:date="2023-03-03T15:42:00Z"/>
          <w:rFonts w:asciiTheme="minorHAnsi" w:eastAsiaTheme="minorEastAsia" w:hAnsiTheme="minorHAnsi" w:cstheme="minorBidi"/>
          <w:noProof/>
          <w:sz w:val="22"/>
          <w:szCs w:val="22"/>
          <w:lang w:val="en-ZA" w:eastAsia="en-ZA"/>
        </w:rPr>
      </w:pPr>
      <w:ins w:id="447" w:author="Craig Parker" w:date="2023-03-03T15:42:00Z">
        <w:r w:rsidRPr="00C11BF6">
          <w:rPr>
            <w:rStyle w:val="Hyperlink"/>
            <w:noProof/>
          </w:rPr>
          <w:fldChar w:fldCharType="begin"/>
        </w:r>
        <w:r w:rsidRPr="00C11BF6">
          <w:rPr>
            <w:rStyle w:val="Hyperlink"/>
            <w:noProof/>
          </w:rPr>
          <w:instrText xml:space="preserve"> </w:instrText>
        </w:r>
        <w:r>
          <w:rPr>
            <w:noProof/>
          </w:rPr>
          <w:instrText>HYPERLINK \l "_Toc128750567"</w:instrText>
        </w:r>
        <w:r w:rsidRPr="00C11BF6">
          <w:rPr>
            <w:rStyle w:val="Hyperlink"/>
            <w:noProof/>
          </w:rPr>
          <w:instrText xml:space="preserve"> </w:instrText>
        </w:r>
        <w:r w:rsidRPr="00C11BF6">
          <w:rPr>
            <w:rStyle w:val="Hyperlink"/>
            <w:noProof/>
          </w:rPr>
        </w:r>
        <w:r w:rsidRPr="00C11BF6">
          <w:rPr>
            <w:rStyle w:val="Hyperlink"/>
            <w:noProof/>
          </w:rPr>
          <w:fldChar w:fldCharType="separate"/>
        </w:r>
        <w:r w:rsidRPr="00C11BF6">
          <w:rPr>
            <w:rStyle w:val="Hyperlink"/>
            <w:noProof/>
          </w:rPr>
          <w:t>Table 3: Defining Scopes of the AKDN tool</w:t>
        </w:r>
        <w:r>
          <w:rPr>
            <w:noProof/>
            <w:webHidden/>
          </w:rPr>
          <w:tab/>
        </w:r>
        <w:r>
          <w:rPr>
            <w:noProof/>
            <w:webHidden/>
          </w:rPr>
          <w:fldChar w:fldCharType="begin"/>
        </w:r>
        <w:r>
          <w:rPr>
            <w:noProof/>
            <w:webHidden/>
          </w:rPr>
          <w:instrText xml:space="preserve"> PAGEREF _Toc128750567 \h </w:instrText>
        </w:r>
      </w:ins>
      <w:r>
        <w:rPr>
          <w:noProof/>
          <w:webHidden/>
        </w:rPr>
      </w:r>
      <w:r>
        <w:rPr>
          <w:noProof/>
          <w:webHidden/>
        </w:rPr>
        <w:fldChar w:fldCharType="separate"/>
      </w:r>
      <w:ins w:id="448" w:author="Craig Parker" w:date="2023-03-03T15:42:00Z">
        <w:r>
          <w:rPr>
            <w:noProof/>
            <w:webHidden/>
          </w:rPr>
          <w:t>29</w:t>
        </w:r>
        <w:r>
          <w:rPr>
            <w:noProof/>
            <w:webHidden/>
          </w:rPr>
          <w:fldChar w:fldCharType="end"/>
        </w:r>
        <w:r w:rsidRPr="00C11BF6">
          <w:rPr>
            <w:rStyle w:val="Hyperlink"/>
            <w:noProof/>
          </w:rPr>
          <w:fldChar w:fldCharType="end"/>
        </w:r>
      </w:ins>
    </w:p>
    <w:p w14:paraId="3739687D" w14:textId="41A2AC74" w:rsidR="00D10241" w:rsidRDefault="00D10241">
      <w:pPr>
        <w:pStyle w:val="TableofFigures"/>
        <w:tabs>
          <w:tab w:val="right" w:leader="dot" w:pos="9350"/>
        </w:tabs>
        <w:rPr>
          <w:ins w:id="449" w:author="Craig Parker" w:date="2023-03-03T15:42:00Z"/>
          <w:rFonts w:asciiTheme="minorHAnsi" w:eastAsiaTheme="minorEastAsia" w:hAnsiTheme="minorHAnsi" w:cstheme="minorBidi"/>
          <w:noProof/>
          <w:sz w:val="22"/>
          <w:szCs w:val="22"/>
          <w:lang w:val="en-ZA" w:eastAsia="en-ZA"/>
        </w:rPr>
      </w:pPr>
      <w:ins w:id="450" w:author="Craig Parker" w:date="2023-03-03T15:42:00Z">
        <w:r w:rsidRPr="00C11BF6">
          <w:rPr>
            <w:rStyle w:val="Hyperlink"/>
            <w:noProof/>
          </w:rPr>
          <w:fldChar w:fldCharType="begin"/>
        </w:r>
        <w:r w:rsidRPr="00C11BF6">
          <w:rPr>
            <w:rStyle w:val="Hyperlink"/>
            <w:noProof/>
          </w:rPr>
          <w:instrText xml:space="preserve"> </w:instrText>
        </w:r>
        <w:r>
          <w:rPr>
            <w:noProof/>
          </w:rPr>
          <w:instrText>HYPERLINK \l "_Toc128750568"</w:instrText>
        </w:r>
        <w:r w:rsidRPr="00C11BF6">
          <w:rPr>
            <w:rStyle w:val="Hyperlink"/>
            <w:noProof/>
          </w:rPr>
          <w:instrText xml:space="preserve"> </w:instrText>
        </w:r>
        <w:r w:rsidRPr="00C11BF6">
          <w:rPr>
            <w:rStyle w:val="Hyperlink"/>
            <w:noProof/>
          </w:rPr>
        </w:r>
        <w:r w:rsidRPr="00C11BF6">
          <w:rPr>
            <w:rStyle w:val="Hyperlink"/>
            <w:noProof/>
          </w:rPr>
          <w:fldChar w:fldCharType="separate"/>
        </w:r>
        <w:r w:rsidRPr="00C11BF6">
          <w:rPr>
            <w:rStyle w:val="Hyperlink"/>
            <w:noProof/>
          </w:rPr>
          <w:t>Table 4: Sources of greenhouse gas emissions in healthcare facilities</w:t>
        </w:r>
        <w:r>
          <w:rPr>
            <w:noProof/>
            <w:webHidden/>
          </w:rPr>
          <w:tab/>
        </w:r>
        <w:r>
          <w:rPr>
            <w:noProof/>
            <w:webHidden/>
          </w:rPr>
          <w:fldChar w:fldCharType="begin"/>
        </w:r>
        <w:r>
          <w:rPr>
            <w:noProof/>
            <w:webHidden/>
          </w:rPr>
          <w:instrText xml:space="preserve"> PAGEREF _Toc128750568 \h </w:instrText>
        </w:r>
      </w:ins>
      <w:r>
        <w:rPr>
          <w:noProof/>
          <w:webHidden/>
        </w:rPr>
      </w:r>
      <w:r>
        <w:rPr>
          <w:noProof/>
          <w:webHidden/>
        </w:rPr>
        <w:fldChar w:fldCharType="separate"/>
      </w:r>
      <w:ins w:id="451" w:author="Craig Parker" w:date="2023-03-03T15:42:00Z">
        <w:r>
          <w:rPr>
            <w:noProof/>
            <w:webHidden/>
          </w:rPr>
          <w:t>30</w:t>
        </w:r>
        <w:r>
          <w:rPr>
            <w:noProof/>
            <w:webHidden/>
          </w:rPr>
          <w:fldChar w:fldCharType="end"/>
        </w:r>
        <w:r w:rsidRPr="00C11BF6">
          <w:rPr>
            <w:rStyle w:val="Hyperlink"/>
            <w:noProof/>
          </w:rPr>
          <w:fldChar w:fldCharType="end"/>
        </w:r>
      </w:ins>
    </w:p>
    <w:p w14:paraId="306A5708" w14:textId="5AA90A30" w:rsidR="00D10241" w:rsidRDefault="00D10241">
      <w:pPr>
        <w:pStyle w:val="TableofFigures"/>
        <w:tabs>
          <w:tab w:val="right" w:leader="dot" w:pos="9350"/>
        </w:tabs>
        <w:rPr>
          <w:ins w:id="452" w:author="Craig Parker" w:date="2023-03-03T15:42:00Z"/>
          <w:rFonts w:asciiTheme="minorHAnsi" w:eastAsiaTheme="minorEastAsia" w:hAnsiTheme="minorHAnsi" w:cstheme="minorBidi"/>
          <w:noProof/>
          <w:sz w:val="22"/>
          <w:szCs w:val="22"/>
          <w:lang w:val="en-ZA" w:eastAsia="en-ZA"/>
        </w:rPr>
      </w:pPr>
      <w:ins w:id="453" w:author="Craig Parker" w:date="2023-03-03T15:42:00Z">
        <w:r w:rsidRPr="00C11BF6">
          <w:rPr>
            <w:rStyle w:val="Hyperlink"/>
            <w:noProof/>
          </w:rPr>
          <w:fldChar w:fldCharType="begin"/>
        </w:r>
        <w:r w:rsidRPr="00C11BF6">
          <w:rPr>
            <w:rStyle w:val="Hyperlink"/>
            <w:noProof/>
          </w:rPr>
          <w:instrText xml:space="preserve"> </w:instrText>
        </w:r>
        <w:r>
          <w:rPr>
            <w:noProof/>
          </w:rPr>
          <w:instrText>HYPERLINK \l "_Toc128750569"</w:instrText>
        </w:r>
        <w:r w:rsidRPr="00C11BF6">
          <w:rPr>
            <w:rStyle w:val="Hyperlink"/>
            <w:noProof/>
          </w:rPr>
          <w:instrText xml:space="preserve"> </w:instrText>
        </w:r>
        <w:r w:rsidRPr="00C11BF6">
          <w:rPr>
            <w:rStyle w:val="Hyperlink"/>
            <w:noProof/>
          </w:rPr>
        </w:r>
        <w:r w:rsidRPr="00C11BF6">
          <w:rPr>
            <w:rStyle w:val="Hyperlink"/>
            <w:noProof/>
          </w:rPr>
          <w:fldChar w:fldCharType="separate"/>
        </w:r>
        <w:r w:rsidRPr="00C11BF6">
          <w:rPr>
            <w:rStyle w:val="Hyperlink"/>
            <w:noProof/>
          </w:rPr>
          <w:t>Table 5: Variables of interest</w:t>
        </w:r>
        <w:r>
          <w:rPr>
            <w:noProof/>
            <w:webHidden/>
          </w:rPr>
          <w:tab/>
        </w:r>
        <w:r>
          <w:rPr>
            <w:noProof/>
            <w:webHidden/>
          </w:rPr>
          <w:fldChar w:fldCharType="begin"/>
        </w:r>
        <w:r>
          <w:rPr>
            <w:noProof/>
            <w:webHidden/>
          </w:rPr>
          <w:instrText xml:space="preserve"> PAGEREF _Toc128750569 \h </w:instrText>
        </w:r>
      </w:ins>
      <w:r>
        <w:rPr>
          <w:noProof/>
          <w:webHidden/>
        </w:rPr>
      </w:r>
      <w:r>
        <w:rPr>
          <w:noProof/>
          <w:webHidden/>
        </w:rPr>
        <w:fldChar w:fldCharType="separate"/>
      </w:r>
      <w:ins w:id="454" w:author="Craig Parker" w:date="2023-03-03T15:42:00Z">
        <w:r>
          <w:rPr>
            <w:noProof/>
            <w:webHidden/>
          </w:rPr>
          <w:t>35</w:t>
        </w:r>
        <w:r>
          <w:rPr>
            <w:noProof/>
            <w:webHidden/>
          </w:rPr>
          <w:fldChar w:fldCharType="end"/>
        </w:r>
        <w:r w:rsidRPr="00C11BF6">
          <w:rPr>
            <w:rStyle w:val="Hyperlink"/>
            <w:noProof/>
          </w:rPr>
          <w:fldChar w:fldCharType="end"/>
        </w:r>
      </w:ins>
    </w:p>
    <w:p w14:paraId="7A999CA7" w14:textId="3CC3E2D5" w:rsidR="00D10241" w:rsidRDefault="00D10241">
      <w:pPr>
        <w:pStyle w:val="TableofFigures"/>
        <w:tabs>
          <w:tab w:val="right" w:leader="dot" w:pos="9350"/>
        </w:tabs>
        <w:rPr>
          <w:ins w:id="455" w:author="Craig Parker" w:date="2023-03-03T15:42:00Z"/>
          <w:rFonts w:asciiTheme="minorHAnsi" w:eastAsiaTheme="minorEastAsia" w:hAnsiTheme="minorHAnsi" w:cstheme="minorBidi"/>
          <w:noProof/>
          <w:sz w:val="22"/>
          <w:szCs w:val="22"/>
          <w:lang w:val="en-ZA" w:eastAsia="en-ZA"/>
        </w:rPr>
      </w:pPr>
      <w:ins w:id="456" w:author="Craig Parker" w:date="2023-03-03T15:42:00Z">
        <w:r w:rsidRPr="00C11BF6">
          <w:rPr>
            <w:rStyle w:val="Hyperlink"/>
            <w:noProof/>
          </w:rPr>
          <w:fldChar w:fldCharType="begin"/>
        </w:r>
        <w:r w:rsidRPr="00C11BF6">
          <w:rPr>
            <w:rStyle w:val="Hyperlink"/>
            <w:noProof/>
          </w:rPr>
          <w:instrText xml:space="preserve"> </w:instrText>
        </w:r>
        <w:r>
          <w:rPr>
            <w:noProof/>
          </w:rPr>
          <w:instrText>HYPERLINK \l "_Toc128750570"</w:instrText>
        </w:r>
        <w:r w:rsidRPr="00C11BF6">
          <w:rPr>
            <w:rStyle w:val="Hyperlink"/>
            <w:noProof/>
          </w:rPr>
          <w:instrText xml:space="preserve"> </w:instrText>
        </w:r>
        <w:r w:rsidRPr="00C11BF6">
          <w:rPr>
            <w:rStyle w:val="Hyperlink"/>
            <w:noProof/>
          </w:rPr>
        </w:r>
        <w:r w:rsidRPr="00C11BF6">
          <w:rPr>
            <w:rStyle w:val="Hyperlink"/>
            <w:noProof/>
          </w:rPr>
          <w:fldChar w:fldCharType="separate"/>
        </w:r>
        <w:r w:rsidRPr="00C11BF6">
          <w:rPr>
            <w:rStyle w:val="Hyperlink"/>
            <w:noProof/>
          </w:rPr>
          <w:t>Table 6: Study procedure</w:t>
        </w:r>
        <w:r>
          <w:rPr>
            <w:noProof/>
            <w:webHidden/>
          </w:rPr>
          <w:tab/>
        </w:r>
        <w:r>
          <w:rPr>
            <w:noProof/>
            <w:webHidden/>
          </w:rPr>
          <w:fldChar w:fldCharType="begin"/>
        </w:r>
        <w:r>
          <w:rPr>
            <w:noProof/>
            <w:webHidden/>
          </w:rPr>
          <w:instrText xml:space="preserve"> PAGEREF _Toc128750570 \h </w:instrText>
        </w:r>
      </w:ins>
      <w:r>
        <w:rPr>
          <w:noProof/>
          <w:webHidden/>
        </w:rPr>
      </w:r>
      <w:r>
        <w:rPr>
          <w:noProof/>
          <w:webHidden/>
        </w:rPr>
        <w:fldChar w:fldCharType="separate"/>
      </w:r>
      <w:ins w:id="457" w:author="Craig Parker" w:date="2023-03-03T15:42:00Z">
        <w:r>
          <w:rPr>
            <w:noProof/>
            <w:webHidden/>
          </w:rPr>
          <w:t>39</w:t>
        </w:r>
        <w:r>
          <w:rPr>
            <w:noProof/>
            <w:webHidden/>
          </w:rPr>
          <w:fldChar w:fldCharType="end"/>
        </w:r>
        <w:r w:rsidRPr="00C11BF6">
          <w:rPr>
            <w:rStyle w:val="Hyperlink"/>
            <w:noProof/>
          </w:rPr>
          <w:fldChar w:fldCharType="end"/>
        </w:r>
      </w:ins>
    </w:p>
    <w:p w14:paraId="12929238" w14:textId="721BAF32" w:rsidR="001839AC" w:rsidDel="00D10241" w:rsidRDefault="009653DC" w:rsidP="0340F770">
      <w:pPr>
        <w:pStyle w:val="TableofFigures"/>
        <w:tabs>
          <w:tab w:val="right" w:leader="dot" w:pos="9350"/>
        </w:tabs>
        <w:rPr>
          <w:del w:id="458" w:author="Craig Parker" w:date="2023-03-03T15:42:00Z"/>
          <w:rFonts w:asciiTheme="minorHAnsi" w:eastAsiaTheme="minorEastAsia" w:hAnsiTheme="minorHAnsi" w:cstheme="minorBidi"/>
          <w:noProof/>
          <w:sz w:val="22"/>
          <w:szCs w:val="22"/>
          <w:lang w:val="en-ZA" w:eastAsia="en-ZA"/>
        </w:rPr>
      </w:pPr>
      <w:del w:id="459" w:author="Craig Parker" w:date="2023-03-03T15:42:00Z">
        <w:r w:rsidRPr="00D10241" w:rsidDel="00D10241">
          <w:rPr>
            <w:rPrChange w:id="460" w:author="Craig Parker" w:date="2023-03-03T15:42:00Z">
              <w:rPr>
                <w:rStyle w:val="Hyperlink"/>
                <w:noProof/>
              </w:rPr>
            </w:rPrChange>
          </w:rPr>
          <w:delText>Table 1: Definitions</w:delText>
        </w:r>
        <w:r w:rsidR="001839AC" w:rsidDel="00D10241">
          <w:rPr>
            <w:noProof/>
          </w:rPr>
          <w:tab/>
        </w:r>
        <w:r w:rsidRPr="0340F770" w:rsidDel="00D10241">
          <w:rPr>
            <w:noProof/>
          </w:rPr>
          <w:delText>9</w:delText>
        </w:r>
      </w:del>
    </w:p>
    <w:p w14:paraId="43D8316C" w14:textId="2E09BD98" w:rsidR="009653DC" w:rsidDel="00D10241" w:rsidRDefault="009653DC" w:rsidP="0340F770">
      <w:pPr>
        <w:pStyle w:val="TableofFigures"/>
        <w:tabs>
          <w:tab w:val="right" w:leader="dot" w:pos="9350"/>
        </w:tabs>
        <w:rPr>
          <w:del w:id="461" w:author="Craig Parker" w:date="2023-03-03T15:42:00Z"/>
          <w:rFonts w:asciiTheme="minorHAnsi" w:eastAsiaTheme="minorEastAsia" w:hAnsiTheme="minorHAnsi" w:cstheme="minorBidi"/>
          <w:noProof/>
          <w:sz w:val="22"/>
          <w:szCs w:val="22"/>
          <w:lang w:val="en-ZA" w:eastAsia="en-ZA"/>
        </w:rPr>
      </w:pPr>
      <w:del w:id="462" w:author="Craig Parker" w:date="2023-03-03T15:42:00Z">
        <w:r w:rsidRPr="00D10241" w:rsidDel="00D10241">
          <w:rPr>
            <w:rPrChange w:id="463" w:author="Craig Parker" w:date="2023-03-03T15:42:00Z">
              <w:rPr>
                <w:rStyle w:val="Hyperlink"/>
                <w:noProof/>
              </w:rPr>
            </w:rPrChange>
          </w:rPr>
          <w:delText>Table 2: Climatic,socio-economic, and maternal and newborn health characteristics of the study sites</w:delText>
        </w:r>
        <w:r w:rsidDel="00D10241">
          <w:rPr>
            <w:noProof/>
          </w:rPr>
          <w:tab/>
        </w:r>
        <w:r w:rsidRPr="0340F770" w:rsidDel="00D10241">
          <w:rPr>
            <w:noProof/>
          </w:rPr>
          <w:delText>24</w:delText>
        </w:r>
      </w:del>
    </w:p>
    <w:p w14:paraId="75D91ACA" w14:textId="035930C9" w:rsidR="009653DC" w:rsidDel="00D10241" w:rsidRDefault="009653DC" w:rsidP="0340F770">
      <w:pPr>
        <w:pStyle w:val="TableofFigures"/>
        <w:tabs>
          <w:tab w:val="right" w:leader="dot" w:pos="9350"/>
        </w:tabs>
        <w:rPr>
          <w:del w:id="464" w:author="Craig Parker" w:date="2023-03-03T15:42:00Z"/>
          <w:rFonts w:asciiTheme="minorHAnsi" w:eastAsiaTheme="minorEastAsia" w:hAnsiTheme="minorHAnsi" w:cstheme="minorBidi"/>
          <w:noProof/>
          <w:sz w:val="22"/>
          <w:szCs w:val="22"/>
          <w:lang w:val="en-ZA" w:eastAsia="en-ZA"/>
        </w:rPr>
      </w:pPr>
      <w:del w:id="465" w:author="Craig Parker" w:date="2023-03-03T15:42:00Z">
        <w:r w:rsidRPr="00D10241" w:rsidDel="00D10241">
          <w:rPr>
            <w:rPrChange w:id="466" w:author="Craig Parker" w:date="2023-03-03T15:42:00Z">
              <w:rPr>
                <w:rStyle w:val="Hyperlink"/>
                <w:noProof/>
              </w:rPr>
            </w:rPrChange>
          </w:rPr>
          <w:delText>Table 3: Defining Scopes of the AKDN tool</w:delText>
        </w:r>
        <w:r w:rsidDel="00D10241">
          <w:rPr>
            <w:noProof/>
          </w:rPr>
          <w:tab/>
        </w:r>
        <w:r w:rsidRPr="0340F770" w:rsidDel="00D10241">
          <w:rPr>
            <w:noProof/>
          </w:rPr>
          <w:delText>26</w:delText>
        </w:r>
      </w:del>
    </w:p>
    <w:p w14:paraId="1CC37700" w14:textId="776C8FEF" w:rsidR="009653DC" w:rsidDel="00D10241" w:rsidRDefault="009653DC" w:rsidP="0340F770">
      <w:pPr>
        <w:pStyle w:val="TableofFigures"/>
        <w:tabs>
          <w:tab w:val="right" w:leader="dot" w:pos="9350"/>
        </w:tabs>
        <w:rPr>
          <w:del w:id="467" w:author="Craig Parker" w:date="2023-03-03T15:42:00Z"/>
          <w:rFonts w:asciiTheme="minorHAnsi" w:eastAsiaTheme="minorEastAsia" w:hAnsiTheme="minorHAnsi" w:cstheme="minorBidi"/>
          <w:noProof/>
          <w:sz w:val="22"/>
          <w:szCs w:val="22"/>
          <w:lang w:val="en-ZA" w:eastAsia="en-ZA"/>
        </w:rPr>
      </w:pPr>
      <w:del w:id="468" w:author="Craig Parker" w:date="2023-03-03T15:42:00Z">
        <w:r w:rsidRPr="00D10241" w:rsidDel="00D10241">
          <w:rPr>
            <w:rPrChange w:id="469" w:author="Craig Parker" w:date="2023-03-03T15:42:00Z">
              <w:rPr>
                <w:rStyle w:val="Hyperlink"/>
                <w:noProof/>
              </w:rPr>
            </w:rPrChange>
          </w:rPr>
          <w:delText>Table 4: Sources of greenhouse gas emissions in healthcare facilities</w:delText>
        </w:r>
        <w:r w:rsidDel="00D10241">
          <w:rPr>
            <w:noProof/>
          </w:rPr>
          <w:tab/>
        </w:r>
        <w:r w:rsidRPr="0340F770" w:rsidDel="00D10241">
          <w:rPr>
            <w:noProof/>
          </w:rPr>
          <w:delText>28</w:delText>
        </w:r>
      </w:del>
    </w:p>
    <w:p w14:paraId="3B03BF7C" w14:textId="188B6FD3" w:rsidR="009653DC" w:rsidDel="00D10241" w:rsidRDefault="009653DC" w:rsidP="0340F770">
      <w:pPr>
        <w:pStyle w:val="TableofFigures"/>
        <w:tabs>
          <w:tab w:val="right" w:leader="dot" w:pos="9350"/>
        </w:tabs>
        <w:rPr>
          <w:del w:id="470" w:author="Craig Parker" w:date="2023-03-03T15:42:00Z"/>
          <w:rFonts w:asciiTheme="minorHAnsi" w:eastAsiaTheme="minorEastAsia" w:hAnsiTheme="minorHAnsi" w:cstheme="minorBidi"/>
          <w:noProof/>
          <w:sz w:val="22"/>
          <w:szCs w:val="22"/>
          <w:lang w:val="en-ZA" w:eastAsia="en-ZA"/>
        </w:rPr>
      </w:pPr>
      <w:del w:id="471" w:author="Craig Parker" w:date="2023-03-03T15:42:00Z">
        <w:r w:rsidRPr="00D10241" w:rsidDel="00D10241">
          <w:rPr>
            <w:rPrChange w:id="472" w:author="Craig Parker" w:date="2023-03-03T15:42:00Z">
              <w:rPr>
                <w:rStyle w:val="Hyperlink"/>
                <w:noProof/>
              </w:rPr>
            </w:rPrChange>
          </w:rPr>
          <w:delText>Table 5: Variables of interest</w:delText>
        </w:r>
        <w:r w:rsidDel="00D10241">
          <w:rPr>
            <w:noProof/>
          </w:rPr>
          <w:tab/>
        </w:r>
        <w:r w:rsidRPr="0340F770" w:rsidDel="00D10241">
          <w:rPr>
            <w:noProof/>
          </w:rPr>
          <w:delText>31</w:delText>
        </w:r>
      </w:del>
    </w:p>
    <w:p w14:paraId="706EB40D" w14:textId="760A0815" w:rsidR="009653DC" w:rsidDel="00D10241" w:rsidRDefault="009653DC" w:rsidP="0340F770">
      <w:pPr>
        <w:pStyle w:val="TableofFigures"/>
        <w:tabs>
          <w:tab w:val="right" w:leader="dot" w:pos="9350"/>
        </w:tabs>
        <w:rPr>
          <w:del w:id="473" w:author="Craig Parker" w:date="2023-03-03T15:42:00Z"/>
          <w:rFonts w:asciiTheme="minorHAnsi" w:eastAsiaTheme="minorEastAsia" w:hAnsiTheme="minorHAnsi" w:cstheme="minorBidi"/>
          <w:noProof/>
          <w:sz w:val="22"/>
          <w:szCs w:val="22"/>
          <w:lang w:val="en-ZA" w:eastAsia="en-ZA"/>
        </w:rPr>
      </w:pPr>
      <w:del w:id="474" w:author="Craig Parker" w:date="2023-03-03T15:42:00Z">
        <w:r w:rsidRPr="00D10241" w:rsidDel="00D10241">
          <w:rPr>
            <w:rPrChange w:id="475" w:author="Craig Parker" w:date="2023-03-03T15:42:00Z">
              <w:rPr>
                <w:rStyle w:val="Hyperlink"/>
                <w:noProof/>
              </w:rPr>
            </w:rPrChange>
          </w:rPr>
          <w:delText>Table 6: Study procedures</w:delText>
        </w:r>
        <w:r w:rsidDel="00D10241">
          <w:rPr>
            <w:noProof/>
          </w:rPr>
          <w:tab/>
        </w:r>
        <w:r w:rsidRPr="0340F770" w:rsidDel="00D10241">
          <w:rPr>
            <w:noProof/>
          </w:rPr>
          <w:delText>34</w:delText>
        </w:r>
      </w:del>
    </w:p>
    <w:p w14:paraId="2E46769E" w14:textId="1CB017EE" w:rsidR="009653DC" w:rsidDel="00D10241" w:rsidRDefault="009653DC" w:rsidP="0340F770">
      <w:pPr>
        <w:pStyle w:val="TableofFigures"/>
        <w:tabs>
          <w:tab w:val="right" w:leader="dot" w:pos="9350"/>
        </w:tabs>
        <w:rPr>
          <w:del w:id="476" w:author="Craig Parker" w:date="2023-03-03T15:42:00Z"/>
          <w:rFonts w:asciiTheme="minorHAnsi" w:eastAsiaTheme="minorEastAsia" w:hAnsiTheme="minorHAnsi" w:cstheme="minorBidi"/>
          <w:noProof/>
          <w:sz w:val="22"/>
          <w:szCs w:val="22"/>
          <w:lang w:val="en-ZA" w:eastAsia="en-ZA"/>
        </w:rPr>
      </w:pPr>
      <w:del w:id="477" w:author="Craig Parker" w:date="2023-03-03T15:42:00Z">
        <w:r w:rsidRPr="00D10241" w:rsidDel="00D10241">
          <w:rPr>
            <w:rPrChange w:id="478" w:author="Craig Parker" w:date="2023-03-03T15:42:00Z">
              <w:rPr>
                <w:rStyle w:val="Hyperlink"/>
                <w:noProof/>
              </w:rPr>
            </w:rPrChange>
          </w:rPr>
          <w:delText>Table 8 Steps to conduct cost-effectiveness analysis</w:delText>
        </w:r>
        <w:r w:rsidDel="00D10241">
          <w:rPr>
            <w:noProof/>
          </w:rPr>
          <w:tab/>
        </w:r>
        <w:r w:rsidRPr="0340F770" w:rsidDel="00D10241">
          <w:rPr>
            <w:noProof/>
          </w:rPr>
          <w:delText>41</w:delText>
        </w:r>
      </w:del>
    </w:p>
    <w:p w14:paraId="6B4430B6" w14:textId="77777777" w:rsidR="0088432A" w:rsidRDefault="001839AC" w:rsidP="00F416E6">
      <w:pPr>
        <w:pStyle w:val="TableofFigures"/>
        <w:tabs>
          <w:tab w:val="right" w:leader="dot" w:pos="9350"/>
        </w:tabs>
        <w:rPr>
          <w:noProof/>
        </w:rPr>
      </w:pPr>
      <w:r>
        <w:rPr>
          <w:rFonts w:ascii="Arial" w:hAnsi="Arial" w:cs="Arial"/>
        </w:rPr>
        <w:fldChar w:fldCharType="end"/>
      </w:r>
      <w:r w:rsidR="000356E1">
        <w:rPr>
          <w:rFonts w:ascii="Arial" w:hAnsi="Arial" w:cs="Arial"/>
        </w:rPr>
        <w:fldChar w:fldCharType="begin"/>
      </w:r>
      <w:r w:rsidR="000356E1">
        <w:rPr>
          <w:rFonts w:ascii="Arial" w:hAnsi="Arial" w:cs="Arial"/>
        </w:rPr>
        <w:instrText xml:space="preserve"> TOC \h \z \c "Figure" </w:instrText>
      </w:r>
      <w:r w:rsidR="000356E1">
        <w:rPr>
          <w:rFonts w:ascii="Arial" w:hAnsi="Arial" w:cs="Arial"/>
        </w:rPr>
        <w:fldChar w:fldCharType="separate"/>
      </w:r>
    </w:p>
    <w:p w14:paraId="73A584C5" w14:textId="29FFAB1D" w:rsidR="0088432A" w:rsidRDefault="002A1900" w:rsidP="0340F770">
      <w:pPr>
        <w:pStyle w:val="TableofFigures"/>
        <w:tabs>
          <w:tab w:val="right" w:leader="dot" w:pos="9350"/>
        </w:tabs>
        <w:rPr>
          <w:rFonts w:asciiTheme="minorHAnsi" w:eastAsiaTheme="minorEastAsia" w:hAnsiTheme="minorHAnsi" w:cstheme="minorBidi"/>
          <w:noProof/>
          <w:sz w:val="22"/>
          <w:szCs w:val="22"/>
          <w:lang w:val="en-ZA" w:eastAsia="en-ZA"/>
        </w:rPr>
      </w:pPr>
      <w:hyperlink w:anchor="_Toc127956466">
        <w:r w:rsidR="0088432A" w:rsidRPr="0340F770">
          <w:rPr>
            <w:rStyle w:val="Hyperlink"/>
            <w:noProof/>
          </w:rPr>
          <w:t>Figure 1: Maps of the location of hospital and CHCs in South Africa</w:t>
        </w:r>
        <w:r w:rsidR="0088432A">
          <w:tab/>
        </w:r>
        <w:r w:rsidR="0088432A" w:rsidRPr="0340F770">
          <w:rPr>
            <w:noProof/>
          </w:rPr>
          <w:fldChar w:fldCharType="begin"/>
        </w:r>
        <w:r w:rsidR="0088432A" w:rsidRPr="0340F770">
          <w:rPr>
            <w:noProof/>
          </w:rPr>
          <w:instrText xml:space="preserve"> PAGEREF _Toc127956466 \h </w:instrText>
        </w:r>
        <w:r w:rsidR="0088432A" w:rsidRPr="0340F770">
          <w:rPr>
            <w:noProof/>
          </w:rPr>
        </w:r>
        <w:r w:rsidR="0088432A" w:rsidRPr="0340F770">
          <w:rPr>
            <w:noProof/>
          </w:rPr>
          <w:fldChar w:fldCharType="separate"/>
        </w:r>
        <w:r w:rsidR="0088432A" w:rsidRPr="0340F770">
          <w:rPr>
            <w:noProof/>
          </w:rPr>
          <w:t>15</w:t>
        </w:r>
        <w:r w:rsidR="0088432A" w:rsidRPr="0340F770">
          <w:rPr>
            <w:noProof/>
          </w:rPr>
          <w:fldChar w:fldCharType="end"/>
        </w:r>
      </w:hyperlink>
    </w:p>
    <w:p w14:paraId="208AE26C" w14:textId="006A71ED" w:rsidR="0088432A" w:rsidRDefault="002A1900" w:rsidP="0340F770">
      <w:pPr>
        <w:pStyle w:val="TableofFigures"/>
        <w:tabs>
          <w:tab w:val="right" w:leader="dot" w:pos="9350"/>
        </w:tabs>
        <w:rPr>
          <w:rFonts w:asciiTheme="minorHAnsi" w:eastAsiaTheme="minorEastAsia" w:hAnsiTheme="minorHAnsi" w:cstheme="minorBidi"/>
          <w:noProof/>
          <w:sz w:val="22"/>
          <w:szCs w:val="22"/>
          <w:lang w:val="en-ZA" w:eastAsia="en-ZA"/>
        </w:rPr>
      </w:pPr>
      <w:hyperlink w:anchor="_Toc127956467">
        <w:r w:rsidR="0088432A" w:rsidRPr="0340F770">
          <w:rPr>
            <w:rStyle w:val="Hyperlink"/>
            <w:noProof/>
          </w:rPr>
          <w:t>Figure 2: Zimbabwe study sites</w:t>
        </w:r>
        <w:r w:rsidR="0088432A">
          <w:tab/>
        </w:r>
        <w:r w:rsidR="0088432A" w:rsidRPr="0340F770">
          <w:rPr>
            <w:noProof/>
          </w:rPr>
          <w:fldChar w:fldCharType="begin"/>
        </w:r>
        <w:r w:rsidR="0088432A" w:rsidRPr="0340F770">
          <w:rPr>
            <w:noProof/>
          </w:rPr>
          <w:instrText xml:space="preserve"> PAGEREF _Toc127956467 \h </w:instrText>
        </w:r>
        <w:r w:rsidR="0088432A" w:rsidRPr="0340F770">
          <w:rPr>
            <w:noProof/>
          </w:rPr>
        </w:r>
        <w:r w:rsidR="0088432A" w:rsidRPr="0340F770">
          <w:rPr>
            <w:noProof/>
          </w:rPr>
          <w:fldChar w:fldCharType="separate"/>
        </w:r>
        <w:r w:rsidR="0088432A" w:rsidRPr="0340F770">
          <w:rPr>
            <w:noProof/>
          </w:rPr>
          <w:t>18</w:t>
        </w:r>
        <w:r w:rsidR="0088432A" w:rsidRPr="0340F770">
          <w:rPr>
            <w:noProof/>
          </w:rPr>
          <w:fldChar w:fldCharType="end"/>
        </w:r>
      </w:hyperlink>
    </w:p>
    <w:p w14:paraId="2AFAF498" w14:textId="21D49D30" w:rsidR="0088432A" w:rsidRDefault="002A1900" w:rsidP="0340F770">
      <w:pPr>
        <w:pStyle w:val="TableofFigures"/>
        <w:tabs>
          <w:tab w:val="right" w:leader="dot" w:pos="9350"/>
        </w:tabs>
        <w:rPr>
          <w:rFonts w:asciiTheme="minorHAnsi" w:eastAsiaTheme="minorEastAsia" w:hAnsiTheme="minorHAnsi" w:cstheme="minorBidi"/>
          <w:noProof/>
          <w:sz w:val="22"/>
          <w:szCs w:val="22"/>
          <w:lang w:val="en-ZA" w:eastAsia="en-ZA"/>
        </w:rPr>
      </w:pPr>
      <w:hyperlink w:anchor="_Toc127956468">
        <w:r w:rsidR="0088432A" w:rsidRPr="0340F770">
          <w:rPr>
            <w:rStyle w:val="Hyperlink"/>
            <w:noProof/>
          </w:rPr>
          <w:t>Figure 3: Mt Darwin District Hospital</w:t>
        </w:r>
        <w:r w:rsidR="0088432A">
          <w:tab/>
        </w:r>
        <w:r w:rsidR="0088432A" w:rsidRPr="0340F770">
          <w:rPr>
            <w:noProof/>
          </w:rPr>
          <w:fldChar w:fldCharType="begin"/>
        </w:r>
        <w:r w:rsidR="0088432A" w:rsidRPr="0340F770">
          <w:rPr>
            <w:noProof/>
          </w:rPr>
          <w:instrText xml:space="preserve"> PAGEREF _Toc127956468 \h </w:instrText>
        </w:r>
        <w:r w:rsidR="0088432A" w:rsidRPr="0340F770">
          <w:rPr>
            <w:noProof/>
          </w:rPr>
        </w:r>
        <w:r w:rsidR="0088432A" w:rsidRPr="0340F770">
          <w:rPr>
            <w:noProof/>
          </w:rPr>
          <w:fldChar w:fldCharType="separate"/>
        </w:r>
        <w:r w:rsidR="0088432A" w:rsidRPr="0340F770">
          <w:rPr>
            <w:noProof/>
          </w:rPr>
          <w:t>19</w:t>
        </w:r>
        <w:r w:rsidR="0088432A" w:rsidRPr="0340F770">
          <w:rPr>
            <w:noProof/>
          </w:rPr>
          <w:fldChar w:fldCharType="end"/>
        </w:r>
      </w:hyperlink>
    </w:p>
    <w:p w14:paraId="2A3007DE" w14:textId="1E3BE743" w:rsidR="0088432A" w:rsidRDefault="002A1900" w:rsidP="0340F770">
      <w:pPr>
        <w:pStyle w:val="TableofFigures"/>
        <w:tabs>
          <w:tab w:val="right" w:leader="dot" w:pos="9350"/>
        </w:tabs>
        <w:rPr>
          <w:rFonts w:asciiTheme="minorHAnsi" w:eastAsiaTheme="minorEastAsia" w:hAnsiTheme="minorHAnsi" w:cstheme="minorBidi"/>
          <w:noProof/>
          <w:sz w:val="22"/>
          <w:szCs w:val="22"/>
          <w:lang w:val="en-ZA" w:eastAsia="en-ZA"/>
        </w:rPr>
      </w:pPr>
      <w:hyperlink w:anchor="_Toc127956469">
        <w:r w:rsidR="0088432A" w:rsidRPr="0340F770">
          <w:rPr>
            <w:rStyle w:val="Hyperlink"/>
            <w:noProof/>
          </w:rPr>
          <w:t>Figure 4: Dotito Rural Health Care Clinic</w:t>
        </w:r>
        <w:r w:rsidR="0088432A">
          <w:tab/>
        </w:r>
        <w:r w:rsidR="0088432A" w:rsidRPr="0340F770">
          <w:rPr>
            <w:noProof/>
          </w:rPr>
          <w:fldChar w:fldCharType="begin"/>
        </w:r>
        <w:r w:rsidR="0088432A" w:rsidRPr="0340F770">
          <w:rPr>
            <w:noProof/>
          </w:rPr>
          <w:instrText xml:space="preserve"> PAGEREF _Toc127956469 \h </w:instrText>
        </w:r>
        <w:r w:rsidR="0088432A" w:rsidRPr="0340F770">
          <w:rPr>
            <w:noProof/>
          </w:rPr>
        </w:r>
        <w:r w:rsidR="0088432A" w:rsidRPr="0340F770">
          <w:rPr>
            <w:noProof/>
          </w:rPr>
          <w:fldChar w:fldCharType="separate"/>
        </w:r>
        <w:r w:rsidR="0088432A" w:rsidRPr="0340F770">
          <w:rPr>
            <w:noProof/>
          </w:rPr>
          <w:t>21</w:t>
        </w:r>
        <w:r w:rsidR="0088432A" w:rsidRPr="0340F770">
          <w:rPr>
            <w:noProof/>
          </w:rPr>
          <w:fldChar w:fldCharType="end"/>
        </w:r>
      </w:hyperlink>
    </w:p>
    <w:p w14:paraId="12AA84BF" w14:textId="2771F2BD" w:rsidR="0088432A" w:rsidRDefault="002A1900" w:rsidP="0340F770">
      <w:pPr>
        <w:pStyle w:val="TableofFigures"/>
        <w:tabs>
          <w:tab w:val="right" w:leader="dot" w:pos="9350"/>
        </w:tabs>
        <w:rPr>
          <w:rFonts w:asciiTheme="minorHAnsi" w:eastAsiaTheme="minorEastAsia" w:hAnsiTheme="minorHAnsi" w:cstheme="minorBidi"/>
          <w:noProof/>
          <w:sz w:val="22"/>
          <w:szCs w:val="22"/>
          <w:lang w:val="en-ZA" w:eastAsia="en-ZA"/>
        </w:rPr>
      </w:pPr>
      <w:hyperlink w:anchor="_Toc127956470">
        <w:r w:rsidR="0088432A" w:rsidRPr="0340F770">
          <w:rPr>
            <w:rStyle w:val="Hyperlink"/>
            <w:noProof/>
          </w:rPr>
          <w:t>Figure 5: Chitse Rural Health Care Clinic</w:t>
        </w:r>
        <w:r w:rsidR="0088432A">
          <w:tab/>
        </w:r>
        <w:r w:rsidR="0088432A" w:rsidRPr="0340F770">
          <w:rPr>
            <w:noProof/>
          </w:rPr>
          <w:fldChar w:fldCharType="begin"/>
        </w:r>
        <w:r w:rsidR="0088432A" w:rsidRPr="0340F770">
          <w:rPr>
            <w:noProof/>
          </w:rPr>
          <w:instrText xml:space="preserve"> PAGEREF _Toc127956470 \h </w:instrText>
        </w:r>
        <w:r w:rsidR="0088432A" w:rsidRPr="0340F770">
          <w:rPr>
            <w:noProof/>
          </w:rPr>
        </w:r>
        <w:r w:rsidR="0088432A" w:rsidRPr="0340F770">
          <w:rPr>
            <w:noProof/>
          </w:rPr>
          <w:fldChar w:fldCharType="separate"/>
        </w:r>
        <w:r w:rsidR="0088432A" w:rsidRPr="0340F770">
          <w:rPr>
            <w:noProof/>
          </w:rPr>
          <w:t>22</w:t>
        </w:r>
        <w:r w:rsidR="0088432A" w:rsidRPr="0340F770">
          <w:rPr>
            <w:noProof/>
          </w:rPr>
          <w:fldChar w:fldCharType="end"/>
        </w:r>
      </w:hyperlink>
    </w:p>
    <w:p w14:paraId="522C737C" w14:textId="6BDAE980" w:rsidR="0088432A" w:rsidRDefault="002A1900" w:rsidP="0340F770">
      <w:pPr>
        <w:pStyle w:val="TableofFigures"/>
        <w:tabs>
          <w:tab w:val="right" w:leader="dot" w:pos="9350"/>
        </w:tabs>
        <w:rPr>
          <w:rFonts w:asciiTheme="minorHAnsi" w:eastAsiaTheme="minorEastAsia" w:hAnsiTheme="minorHAnsi" w:cstheme="minorBidi"/>
          <w:noProof/>
          <w:sz w:val="22"/>
          <w:szCs w:val="22"/>
          <w:lang w:val="en-ZA" w:eastAsia="en-ZA"/>
        </w:rPr>
      </w:pPr>
      <w:hyperlink w:anchor="_Toc127956471">
        <w:r w:rsidR="0088432A" w:rsidRPr="0340F770">
          <w:rPr>
            <w:rStyle w:val="Hyperlink"/>
            <w:noProof/>
          </w:rPr>
          <w:t>Figure 6: AKDN tool cover page</w:t>
        </w:r>
        <w:r w:rsidR="0088432A">
          <w:tab/>
        </w:r>
        <w:r w:rsidR="0088432A" w:rsidRPr="0340F770">
          <w:rPr>
            <w:noProof/>
          </w:rPr>
          <w:fldChar w:fldCharType="begin"/>
        </w:r>
        <w:r w:rsidR="0088432A" w:rsidRPr="0340F770">
          <w:rPr>
            <w:noProof/>
          </w:rPr>
          <w:instrText xml:space="preserve"> PAGEREF _Toc127956471 \h </w:instrText>
        </w:r>
        <w:r w:rsidR="0088432A" w:rsidRPr="0340F770">
          <w:rPr>
            <w:noProof/>
          </w:rPr>
        </w:r>
        <w:r w:rsidR="0088432A" w:rsidRPr="0340F770">
          <w:rPr>
            <w:noProof/>
          </w:rPr>
          <w:fldChar w:fldCharType="separate"/>
        </w:r>
        <w:r w:rsidR="0088432A" w:rsidRPr="0340F770">
          <w:rPr>
            <w:noProof/>
          </w:rPr>
          <w:t>27</w:t>
        </w:r>
        <w:r w:rsidR="0088432A" w:rsidRPr="0340F770">
          <w:rPr>
            <w:noProof/>
          </w:rPr>
          <w:fldChar w:fldCharType="end"/>
        </w:r>
      </w:hyperlink>
    </w:p>
    <w:p w14:paraId="17B51B2D" w14:textId="5C51BEB6" w:rsidR="0088432A" w:rsidRDefault="002A1900" w:rsidP="0340F770">
      <w:pPr>
        <w:pStyle w:val="TableofFigures"/>
        <w:tabs>
          <w:tab w:val="right" w:leader="dot" w:pos="9350"/>
        </w:tabs>
        <w:rPr>
          <w:rFonts w:asciiTheme="minorHAnsi" w:eastAsiaTheme="minorEastAsia" w:hAnsiTheme="minorHAnsi" w:cstheme="minorBidi"/>
          <w:noProof/>
          <w:sz w:val="22"/>
          <w:szCs w:val="22"/>
          <w:lang w:val="en-ZA" w:eastAsia="en-ZA"/>
        </w:rPr>
      </w:pPr>
      <w:hyperlink w:anchor="_Toc127956472">
        <w:r w:rsidR="0088432A" w:rsidRPr="0340F770">
          <w:rPr>
            <w:rStyle w:val="Hyperlink"/>
            <w:noProof/>
          </w:rPr>
          <w:t>Figure 7: Supply chain input sheet</w:t>
        </w:r>
        <w:r w:rsidR="0088432A">
          <w:tab/>
        </w:r>
        <w:r w:rsidR="0088432A" w:rsidRPr="0340F770">
          <w:rPr>
            <w:noProof/>
          </w:rPr>
          <w:fldChar w:fldCharType="begin"/>
        </w:r>
        <w:r w:rsidR="0088432A" w:rsidRPr="0340F770">
          <w:rPr>
            <w:noProof/>
          </w:rPr>
          <w:instrText xml:space="preserve"> PAGEREF _Toc127956472 \h </w:instrText>
        </w:r>
        <w:r w:rsidR="0088432A" w:rsidRPr="0340F770">
          <w:rPr>
            <w:noProof/>
          </w:rPr>
        </w:r>
        <w:r w:rsidR="0088432A" w:rsidRPr="0340F770">
          <w:rPr>
            <w:noProof/>
          </w:rPr>
          <w:fldChar w:fldCharType="separate"/>
        </w:r>
        <w:r w:rsidR="0088432A" w:rsidRPr="0340F770">
          <w:rPr>
            <w:noProof/>
          </w:rPr>
          <w:t>29</w:t>
        </w:r>
        <w:r w:rsidR="0088432A" w:rsidRPr="0340F770">
          <w:rPr>
            <w:noProof/>
          </w:rPr>
          <w:fldChar w:fldCharType="end"/>
        </w:r>
      </w:hyperlink>
    </w:p>
    <w:p w14:paraId="032F1379" w14:textId="22C2527E" w:rsidR="0088432A" w:rsidRDefault="002A1900" w:rsidP="0340F770">
      <w:pPr>
        <w:pStyle w:val="TableofFigures"/>
        <w:tabs>
          <w:tab w:val="right" w:leader="dot" w:pos="9350"/>
        </w:tabs>
        <w:rPr>
          <w:rFonts w:asciiTheme="minorHAnsi" w:eastAsiaTheme="minorEastAsia" w:hAnsiTheme="minorHAnsi" w:cstheme="minorBidi"/>
          <w:noProof/>
          <w:sz w:val="22"/>
          <w:szCs w:val="22"/>
          <w:lang w:val="en-ZA" w:eastAsia="en-ZA"/>
        </w:rPr>
      </w:pPr>
      <w:hyperlink w:anchor="_Toc127956473">
        <w:r w:rsidR="0088432A" w:rsidRPr="0340F770">
          <w:rPr>
            <w:rStyle w:val="Hyperlink"/>
            <w:noProof/>
          </w:rPr>
          <w:t>Figure 8: Output sheet</w:t>
        </w:r>
        <w:r w:rsidR="0088432A">
          <w:tab/>
        </w:r>
        <w:r w:rsidR="0088432A" w:rsidRPr="0340F770">
          <w:rPr>
            <w:noProof/>
          </w:rPr>
          <w:fldChar w:fldCharType="begin"/>
        </w:r>
        <w:r w:rsidR="0088432A" w:rsidRPr="0340F770">
          <w:rPr>
            <w:noProof/>
          </w:rPr>
          <w:instrText xml:space="preserve"> PAGEREF _Toc127956473 \h </w:instrText>
        </w:r>
        <w:r w:rsidR="0088432A" w:rsidRPr="0340F770">
          <w:rPr>
            <w:noProof/>
          </w:rPr>
        </w:r>
        <w:r w:rsidR="0088432A" w:rsidRPr="0340F770">
          <w:rPr>
            <w:noProof/>
          </w:rPr>
          <w:fldChar w:fldCharType="separate"/>
        </w:r>
        <w:r w:rsidR="0088432A" w:rsidRPr="0340F770">
          <w:rPr>
            <w:noProof/>
          </w:rPr>
          <w:t>30</w:t>
        </w:r>
        <w:r w:rsidR="0088432A" w:rsidRPr="0340F770">
          <w:rPr>
            <w:noProof/>
          </w:rPr>
          <w:fldChar w:fldCharType="end"/>
        </w:r>
      </w:hyperlink>
    </w:p>
    <w:p w14:paraId="0AEBE511" w14:textId="2ACFED57" w:rsidR="0088432A" w:rsidRDefault="002A1900" w:rsidP="0340F770">
      <w:pPr>
        <w:pStyle w:val="TableofFigures"/>
        <w:tabs>
          <w:tab w:val="right" w:leader="dot" w:pos="9350"/>
        </w:tabs>
        <w:rPr>
          <w:rFonts w:asciiTheme="minorHAnsi" w:eastAsiaTheme="minorEastAsia" w:hAnsiTheme="minorHAnsi" w:cstheme="minorBidi"/>
          <w:noProof/>
          <w:sz w:val="22"/>
          <w:szCs w:val="22"/>
          <w:lang w:val="en-ZA" w:eastAsia="en-ZA"/>
        </w:rPr>
      </w:pPr>
      <w:hyperlink w:anchor="_Toc127956474">
        <w:r w:rsidR="0088432A" w:rsidRPr="0340F770">
          <w:rPr>
            <w:rStyle w:val="Hyperlink"/>
            <w:noProof/>
          </w:rPr>
          <w:t>Figure 9: Error checking sheet</w:t>
        </w:r>
        <w:r w:rsidR="0088432A">
          <w:tab/>
        </w:r>
        <w:r w:rsidR="0088432A" w:rsidRPr="0340F770">
          <w:rPr>
            <w:noProof/>
          </w:rPr>
          <w:fldChar w:fldCharType="begin"/>
        </w:r>
        <w:r w:rsidR="0088432A" w:rsidRPr="0340F770">
          <w:rPr>
            <w:noProof/>
          </w:rPr>
          <w:instrText xml:space="preserve"> PAGEREF _Toc127956474 \h </w:instrText>
        </w:r>
        <w:r w:rsidR="0088432A" w:rsidRPr="0340F770">
          <w:rPr>
            <w:noProof/>
          </w:rPr>
        </w:r>
        <w:r w:rsidR="0088432A" w:rsidRPr="0340F770">
          <w:rPr>
            <w:noProof/>
          </w:rPr>
          <w:fldChar w:fldCharType="separate"/>
        </w:r>
        <w:r w:rsidR="0088432A" w:rsidRPr="0340F770">
          <w:rPr>
            <w:noProof/>
          </w:rPr>
          <w:t>42</w:t>
        </w:r>
        <w:r w:rsidR="0088432A" w:rsidRPr="0340F770">
          <w:rPr>
            <w:noProof/>
          </w:rPr>
          <w:fldChar w:fldCharType="end"/>
        </w:r>
      </w:hyperlink>
    </w:p>
    <w:p w14:paraId="0DB7BACE" w14:textId="5DDE72F4" w:rsidR="0009576F" w:rsidRPr="00BF1B8F" w:rsidRDefault="0009576F" w:rsidP="0009576F">
      <w:pPr>
        <w:pStyle w:val="Heading1"/>
      </w:pPr>
      <w:bookmarkStart w:id="479" w:name="_Toc128690040"/>
      <w:r>
        <w:lastRenderedPageBreak/>
        <w:t>List of</w:t>
      </w:r>
      <w:r w:rsidR="00AC4C35">
        <w:t xml:space="preserve"> figures and</w:t>
      </w:r>
      <w:r>
        <w:t xml:space="preserve"> </w:t>
      </w:r>
      <w:r w:rsidR="003F6C6F">
        <w:t>t</w:t>
      </w:r>
      <w:r>
        <w:t>ables</w:t>
      </w:r>
      <w:bookmarkEnd w:id="479"/>
    </w:p>
    <w:p w14:paraId="3E40BBCD" w14:textId="1F724BD3" w:rsidR="004361A2" w:rsidRDefault="000356E1" w:rsidP="004361A2">
      <w:r>
        <w:rPr>
          <w:rFonts w:ascii="Arial" w:hAnsi="Arial" w:cs="Arial"/>
        </w:rPr>
        <w:fldChar w:fldCharType="end"/>
      </w:r>
    </w:p>
    <w:p w14:paraId="11494DCC" w14:textId="02EBEF4E" w:rsidR="007C67C3" w:rsidRPr="00EF5986" w:rsidRDefault="00904F8F" w:rsidP="00B549FD">
      <w:pPr>
        <w:pStyle w:val="Heading1"/>
        <w:ind w:left="1080" w:firstLine="0"/>
      </w:pPr>
      <w:bookmarkStart w:id="480" w:name="_Toc128690041"/>
      <w:r>
        <w:t>PARTNERS IN THE PROJECT</w:t>
      </w:r>
      <w:bookmarkEnd w:id="480"/>
    </w:p>
    <w:p w14:paraId="4911C117" w14:textId="71966E27" w:rsidR="00F74165" w:rsidRPr="00F74165" w:rsidRDefault="00F74165" w:rsidP="00B549FD">
      <w:pPr>
        <w:pStyle w:val="Heading2"/>
        <w:ind w:firstLine="0"/>
        <w:rPr>
          <w:lang w:val="en-ZA"/>
        </w:rPr>
      </w:pPr>
      <w:bookmarkStart w:id="481" w:name="_Toc126136709"/>
      <w:bookmarkStart w:id="482" w:name="_Toc126136918"/>
      <w:bookmarkStart w:id="483" w:name="_Toc126136710"/>
      <w:bookmarkStart w:id="484" w:name="_Toc126136919"/>
      <w:bookmarkStart w:id="485" w:name="_Toc126136711"/>
      <w:bookmarkStart w:id="486" w:name="_Toc126136920"/>
      <w:bookmarkStart w:id="487" w:name="_Toc126136712"/>
      <w:bookmarkStart w:id="488" w:name="_Toc126136921"/>
      <w:bookmarkStart w:id="489" w:name="_Toc126136713"/>
      <w:bookmarkStart w:id="490" w:name="_Toc126136922"/>
      <w:bookmarkStart w:id="491" w:name="_Toc126136714"/>
      <w:bookmarkStart w:id="492" w:name="_Toc126136923"/>
      <w:bookmarkStart w:id="493" w:name="_Toc126136715"/>
      <w:bookmarkStart w:id="494" w:name="_Toc126136924"/>
      <w:bookmarkStart w:id="495" w:name="_Toc126136716"/>
      <w:bookmarkStart w:id="496" w:name="_Toc126136925"/>
      <w:bookmarkStart w:id="497" w:name="_Toc126136717"/>
      <w:bookmarkStart w:id="498" w:name="_Toc126136926"/>
      <w:bookmarkStart w:id="499" w:name="_Toc126136718"/>
      <w:bookmarkStart w:id="500" w:name="_Toc126136927"/>
      <w:bookmarkStart w:id="501" w:name="_Toc126136719"/>
      <w:bookmarkStart w:id="502" w:name="_Toc126136928"/>
      <w:bookmarkStart w:id="503" w:name="_Toc128690042"/>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r w:rsidRPr="00F74165">
        <w:rPr>
          <w:lang w:val="en-ZA"/>
        </w:rPr>
        <w:t>Implementing Partners:</w:t>
      </w:r>
      <w:bookmarkEnd w:id="503"/>
    </w:p>
    <w:p w14:paraId="49295CAE" w14:textId="2FA719F1" w:rsidR="00F74165" w:rsidRPr="00F74165" w:rsidRDefault="00F74165" w:rsidP="00DA4477">
      <w:pPr>
        <w:numPr>
          <w:ilvl w:val="0"/>
          <w:numId w:val="9"/>
        </w:numPr>
        <w:spacing w:line="360" w:lineRule="auto"/>
        <w:jc w:val="both"/>
        <w:rPr>
          <w:rFonts w:ascii="Arial" w:hAnsi="Arial" w:cs="Arial"/>
          <w:lang w:val="en-ZA"/>
        </w:rPr>
      </w:pPr>
      <w:r w:rsidRPr="00F74165">
        <w:rPr>
          <w:rFonts w:ascii="Arial" w:hAnsi="Arial" w:cs="Arial"/>
          <w:lang w:val="en-ZA"/>
        </w:rPr>
        <w:t xml:space="preserve">Aga Khan Health Sciences Kenya (AKHS) - brings expertise in </w:t>
      </w:r>
      <w:r w:rsidR="00FE7959" w:rsidRPr="00F74165">
        <w:rPr>
          <w:rFonts w:ascii="Arial" w:hAnsi="Arial" w:cs="Arial"/>
          <w:lang w:val="en-ZA"/>
        </w:rPr>
        <w:t>modelling</w:t>
      </w:r>
      <w:r w:rsidRPr="00F74165">
        <w:rPr>
          <w:rFonts w:ascii="Arial" w:hAnsi="Arial" w:cs="Arial"/>
          <w:lang w:val="en-ZA"/>
        </w:rPr>
        <w:t xml:space="preserve"> carbon emissions from facilities and implementing selected interventions.</w:t>
      </w:r>
    </w:p>
    <w:p w14:paraId="52D56A6F" w14:textId="3BF560C7" w:rsidR="00F74165" w:rsidRPr="00F74165" w:rsidRDefault="00F74165" w:rsidP="00DA4477">
      <w:pPr>
        <w:numPr>
          <w:ilvl w:val="0"/>
          <w:numId w:val="9"/>
        </w:numPr>
        <w:spacing w:line="360" w:lineRule="auto"/>
        <w:jc w:val="both"/>
        <w:rPr>
          <w:rFonts w:ascii="Arial" w:hAnsi="Arial" w:cs="Arial"/>
          <w:lang w:val="en-ZA"/>
        </w:rPr>
      </w:pPr>
      <w:r w:rsidRPr="00F74165">
        <w:rPr>
          <w:rFonts w:ascii="Arial" w:hAnsi="Arial" w:cs="Arial"/>
          <w:lang w:val="en-ZA"/>
        </w:rPr>
        <w:t>Centre for Sexual Health and HIV/AIDS Research Zimbabwe (</w:t>
      </w:r>
      <w:proofErr w:type="spellStart"/>
      <w:r w:rsidRPr="00F74165">
        <w:rPr>
          <w:rFonts w:ascii="Arial" w:hAnsi="Arial" w:cs="Arial"/>
          <w:lang w:val="en-ZA"/>
        </w:rPr>
        <w:t>CeSHHAR</w:t>
      </w:r>
      <w:proofErr w:type="spellEnd"/>
      <w:r w:rsidRPr="00F74165">
        <w:rPr>
          <w:rFonts w:ascii="Arial" w:hAnsi="Arial" w:cs="Arial"/>
          <w:lang w:val="en-ZA"/>
        </w:rPr>
        <w:t>) - specializes in maternal, neonatal</w:t>
      </w:r>
      <w:r w:rsidR="008C36CD">
        <w:rPr>
          <w:rFonts w:ascii="Arial" w:hAnsi="Arial" w:cs="Arial"/>
          <w:lang w:val="en-ZA"/>
        </w:rPr>
        <w:t>,</w:t>
      </w:r>
      <w:r w:rsidRPr="00F74165">
        <w:rPr>
          <w:rFonts w:ascii="Arial" w:hAnsi="Arial" w:cs="Arial"/>
          <w:lang w:val="en-ZA"/>
        </w:rPr>
        <w:t xml:space="preserve"> and child health research, community-based intervention research, and anthropology.</w:t>
      </w:r>
    </w:p>
    <w:p w14:paraId="6060FB64" w14:textId="42385A5F" w:rsidR="00F74165" w:rsidRPr="00F74165" w:rsidRDefault="7B2643F9" w:rsidP="00DA4477">
      <w:pPr>
        <w:numPr>
          <w:ilvl w:val="0"/>
          <w:numId w:val="9"/>
        </w:numPr>
        <w:spacing w:line="360" w:lineRule="auto"/>
        <w:jc w:val="both"/>
        <w:rPr>
          <w:rFonts w:ascii="Arial" w:hAnsi="Arial" w:cs="Arial"/>
          <w:lang w:val="en-ZA"/>
        </w:rPr>
      </w:pPr>
      <w:r w:rsidRPr="47A96ABA">
        <w:rPr>
          <w:rFonts w:ascii="Arial" w:hAnsi="Arial" w:cs="Arial"/>
          <w:lang w:val="en-ZA"/>
        </w:rPr>
        <w:t>Wits</w:t>
      </w:r>
      <w:r w:rsidR="00CB0CFE">
        <w:rPr>
          <w:rFonts w:ascii="Arial" w:hAnsi="Arial" w:cs="Arial"/>
          <w:lang w:val="en-ZA"/>
        </w:rPr>
        <w:t xml:space="preserve"> </w:t>
      </w:r>
      <w:r w:rsidRPr="47A96ABA">
        <w:rPr>
          <w:rFonts w:ascii="Arial" w:hAnsi="Arial" w:cs="Arial"/>
          <w:lang w:val="en-ZA"/>
        </w:rPr>
        <w:t>RHI</w:t>
      </w:r>
      <w:r w:rsidR="760F0AD7" w:rsidRPr="47A96ABA">
        <w:rPr>
          <w:rFonts w:ascii="Arial" w:hAnsi="Arial" w:cs="Arial"/>
          <w:lang w:val="en-ZA"/>
        </w:rPr>
        <w:t>, University of Witwatersrand, South Africa</w:t>
      </w:r>
      <w:r w:rsidRPr="47A96ABA">
        <w:rPr>
          <w:rFonts w:ascii="Arial" w:hAnsi="Arial" w:cs="Arial"/>
          <w:lang w:val="en-ZA"/>
        </w:rPr>
        <w:t xml:space="preserve"> - provides expertise in climate change and health, statistics, maternal health, anthropology, and intervention co-creation.</w:t>
      </w:r>
    </w:p>
    <w:p w14:paraId="039907B8" w14:textId="05BCAB93" w:rsidR="00F74165" w:rsidRPr="00F74165" w:rsidRDefault="00F74165" w:rsidP="00B549FD">
      <w:pPr>
        <w:pStyle w:val="Heading2"/>
        <w:ind w:firstLine="0"/>
        <w:rPr>
          <w:lang w:val="en-ZA"/>
        </w:rPr>
      </w:pPr>
      <w:bookmarkStart w:id="504" w:name="_Toc128690043"/>
      <w:r w:rsidRPr="00F74165">
        <w:rPr>
          <w:lang w:val="en-ZA"/>
        </w:rPr>
        <w:t>Other Collaborating Partners in the HIGH Horizons Consortium:</w:t>
      </w:r>
      <w:bookmarkEnd w:id="504"/>
    </w:p>
    <w:p w14:paraId="63A8EC1D" w14:textId="5A034CD6" w:rsidR="00DF6524" w:rsidRPr="00DB00F4" w:rsidRDefault="00DF6524" w:rsidP="00DB00F4">
      <w:pPr>
        <w:numPr>
          <w:ilvl w:val="0"/>
          <w:numId w:val="10"/>
        </w:numPr>
        <w:spacing w:line="360" w:lineRule="auto"/>
        <w:jc w:val="both"/>
        <w:rPr>
          <w:rFonts w:ascii="Arial" w:hAnsi="Arial" w:cs="Arial"/>
          <w:lang w:val="en-ZA"/>
        </w:rPr>
      </w:pPr>
      <w:r w:rsidRPr="3C515C50">
        <w:rPr>
          <w:rFonts w:ascii="Arial" w:hAnsi="Arial" w:cs="Arial"/>
          <w:lang w:val="en-ZA"/>
        </w:rPr>
        <w:t>Ghent University (UGENT) - serves as the overall project coordinator.</w:t>
      </w:r>
    </w:p>
    <w:p w14:paraId="20C9CFE6" w14:textId="52E9FEB6" w:rsidR="00F74165" w:rsidRPr="00F74165" w:rsidRDefault="00F74165" w:rsidP="00DA4477">
      <w:pPr>
        <w:numPr>
          <w:ilvl w:val="0"/>
          <w:numId w:val="10"/>
        </w:numPr>
        <w:spacing w:line="360" w:lineRule="auto"/>
        <w:jc w:val="both"/>
        <w:rPr>
          <w:rFonts w:ascii="Arial" w:hAnsi="Arial" w:cs="Arial"/>
          <w:lang w:val="en-ZA"/>
        </w:rPr>
      </w:pPr>
      <w:r w:rsidRPr="00F74165">
        <w:rPr>
          <w:rFonts w:ascii="Arial" w:hAnsi="Arial" w:cs="Arial"/>
          <w:lang w:val="en-ZA"/>
        </w:rPr>
        <w:t xml:space="preserve">Karolinska </w:t>
      </w:r>
      <w:proofErr w:type="spellStart"/>
      <w:r w:rsidRPr="00F74165">
        <w:rPr>
          <w:rFonts w:ascii="Arial" w:hAnsi="Arial" w:cs="Arial"/>
          <w:lang w:val="en-ZA"/>
        </w:rPr>
        <w:t>Institutet</w:t>
      </w:r>
      <w:proofErr w:type="spellEnd"/>
      <w:r w:rsidRPr="00F74165">
        <w:rPr>
          <w:rFonts w:ascii="Arial" w:hAnsi="Arial" w:cs="Arial"/>
          <w:lang w:val="en-ZA"/>
        </w:rPr>
        <w:t xml:space="preserve"> (K</w:t>
      </w:r>
      <w:r w:rsidR="00535F55">
        <w:rPr>
          <w:rFonts w:ascii="Arial" w:hAnsi="Arial" w:cs="Arial"/>
          <w:lang w:val="en-ZA"/>
        </w:rPr>
        <w:t>.I.</w:t>
      </w:r>
      <w:r w:rsidRPr="00F74165">
        <w:rPr>
          <w:rFonts w:ascii="Arial" w:hAnsi="Arial" w:cs="Arial"/>
          <w:lang w:val="en-ZA"/>
        </w:rPr>
        <w:t>) - brings expertise in maternal and perinatal health epidemiology and clinical knowledge in antenatal care practices.</w:t>
      </w:r>
    </w:p>
    <w:p w14:paraId="79396AEA" w14:textId="389B0B1E" w:rsidR="00F74165" w:rsidRPr="00F74165" w:rsidRDefault="00F74165" w:rsidP="00DA4477">
      <w:pPr>
        <w:numPr>
          <w:ilvl w:val="0"/>
          <w:numId w:val="10"/>
        </w:numPr>
        <w:spacing w:line="360" w:lineRule="auto"/>
        <w:jc w:val="both"/>
        <w:rPr>
          <w:rFonts w:ascii="Arial" w:hAnsi="Arial" w:cs="Arial"/>
          <w:lang w:val="en-ZA"/>
        </w:rPr>
      </w:pPr>
      <w:r w:rsidRPr="00F74165">
        <w:rPr>
          <w:rFonts w:ascii="Arial" w:hAnsi="Arial" w:cs="Arial"/>
          <w:lang w:val="en-ZA"/>
        </w:rPr>
        <w:t>London School of Hygiene and Tropical Medicine (LSHTM) - has expertise in maternal and child health epidemiology.</w:t>
      </w:r>
    </w:p>
    <w:p w14:paraId="2AC79456" w14:textId="176908CD" w:rsidR="00F74165" w:rsidRPr="00F74165" w:rsidRDefault="214C8228" w:rsidP="00DA4477">
      <w:pPr>
        <w:numPr>
          <w:ilvl w:val="0"/>
          <w:numId w:val="10"/>
        </w:numPr>
        <w:spacing w:line="360" w:lineRule="auto"/>
        <w:jc w:val="both"/>
        <w:rPr>
          <w:rFonts w:ascii="Arial" w:hAnsi="Arial" w:cs="Arial"/>
          <w:lang w:val="en-ZA"/>
        </w:rPr>
      </w:pPr>
      <w:proofErr w:type="spellStart"/>
      <w:r w:rsidRPr="3C515C50">
        <w:rPr>
          <w:rFonts w:ascii="Arial" w:hAnsi="Arial" w:cs="Arial"/>
          <w:lang w:val="en-ZA"/>
        </w:rPr>
        <w:t>Lunds</w:t>
      </w:r>
      <w:proofErr w:type="spellEnd"/>
      <w:r w:rsidRPr="3C515C50">
        <w:rPr>
          <w:rFonts w:ascii="Arial" w:hAnsi="Arial" w:cs="Arial"/>
          <w:lang w:val="en-ZA"/>
        </w:rPr>
        <w:t xml:space="preserve"> </w:t>
      </w:r>
      <w:proofErr w:type="spellStart"/>
      <w:r w:rsidRPr="3C515C50">
        <w:rPr>
          <w:rFonts w:ascii="Arial" w:hAnsi="Arial" w:cs="Arial"/>
          <w:lang w:val="en-ZA"/>
        </w:rPr>
        <w:t>Universitet</w:t>
      </w:r>
      <w:proofErr w:type="spellEnd"/>
      <w:r w:rsidRPr="3C515C50">
        <w:rPr>
          <w:rFonts w:ascii="Arial" w:hAnsi="Arial" w:cs="Arial"/>
          <w:lang w:val="en-ZA"/>
        </w:rPr>
        <w:t xml:space="preserve"> (ULUND) and </w:t>
      </w:r>
      <w:proofErr w:type="spellStart"/>
      <w:r w:rsidR="19BA5F8E" w:rsidRPr="3C515C50">
        <w:rPr>
          <w:rFonts w:ascii="Arial" w:hAnsi="Arial" w:cs="Arial"/>
          <w:lang w:val="en-ZA"/>
        </w:rPr>
        <w:t>D</w:t>
      </w:r>
      <w:r w:rsidR="33905B71" w:rsidRPr="3C515C50">
        <w:rPr>
          <w:rFonts w:ascii="Arial" w:hAnsi="Arial" w:cs="Arial"/>
          <w:lang w:val="en-ZA"/>
        </w:rPr>
        <w:t>anmarks</w:t>
      </w:r>
      <w:proofErr w:type="spellEnd"/>
      <w:r w:rsidR="33905B71" w:rsidRPr="3C515C50">
        <w:rPr>
          <w:rFonts w:ascii="Arial" w:hAnsi="Arial" w:cs="Arial"/>
          <w:lang w:val="en-ZA"/>
        </w:rPr>
        <w:t xml:space="preserve"> </w:t>
      </w:r>
      <w:proofErr w:type="spellStart"/>
      <w:r w:rsidR="33905B71" w:rsidRPr="3C515C50">
        <w:rPr>
          <w:rFonts w:ascii="Arial" w:hAnsi="Arial" w:cs="Arial"/>
          <w:lang w:val="en-ZA"/>
        </w:rPr>
        <w:t>Tekniske</w:t>
      </w:r>
      <w:proofErr w:type="spellEnd"/>
      <w:r w:rsidR="33905B71" w:rsidRPr="3C515C50">
        <w:rPr>
          <w:rFonts w:ascii="Arial" w:hAnsi="Arial" w:cs="Arial"/>
          <w:lang w:val="en-ZA"/>
        </w:rPr>
        <w:t xml:space="preserve"> </w:t>
      </w:r>
      <w:proofErr w:type="spellStart"/>
      <w:r w:rsidR="33905B71" w:rsidRPr="3C515C50">
        <w:rPr>
          <w:rFonts w:ascii="Arial" w:hAnsi="Arial" w:cs="Arial"/>
          <w:lang w:val="en-ZA"/>
        </w:rPr>
        <w:t>Universitet</w:t>
      </w:r>
      <w:proofErr w:type="spellEnd"/>
      <w:r w:rsidR="33905B71" w:rsidRPr="3C515C50">
        <w:rPr>
          <w:rFonts w:ascii="Arial" w:hAnsi="Arial" w:cs="Arial"/>
          <w:lang w:val="en-ZA"/>
        </w:rPr>
        <w:t xml:space="preserve"> </w:t>
      </w:r>
      <w:r w:rsidR="6EF67976" w:rsidRPr="3C515C50">
        <w:rPr>
          <w:rFonts w:ascii="Arial" w:hAnsi="Arial" w:cs="Arial"/>
          <w:lang w:val="en-ZA"/>
        </w:rPr>
        <w:t>(</w:t>
      </w:r>
      <w:r w:rsidRPr="3C515C50">
        <w:rPr>
          <w:rFonts w:ascii="Arial" w:hAnsi="Arial" w:cs="Arial"/>
          <w:lang w:val="en-ZA"/>
        </w:rPr>
        <w:t>D</w:t>
      </w:r>
      <w:r w:rsidR="5A048A98" w:rsidRPr="3C515C50">
        <w:rPr>
          <w:rFonts w:ascii="Arial" w:hAnsi="Arial" w:cs="Arial"/>
          <w:lang w:val="en-ZA"/>
        </w:rPr>
        <w:t>T</w:t>
      </w:r>
      <w:r w:rsidRPr="3C515C50">
        <w:rPr>
          <w:rFonts w:ascii="Arial" w:hAnsi="Arial" w:cs="Arial"/>
          <w:lang w:val="en-ZA"/>
        </w:rPr>
        <w:t>U</w:t>
      </w:r>
      <w:r w:rsidR="10CFAC60" w:rsidRPr="3C515C50">
        <w:rPr>
          <w:rFonts w:ascii="Arial" w:hAnsi="Arial" w:cs="Arial"/>
          <w:lang w:val="en-ZA"/>
        </w:rPr>
        <w:t>)</w:t>
      </w:r>
      <w:r w:rsidRPr="3C515C50">
        <w:rPr>
          <w:rFonts w:ascii="Arial" w:hAnsi="Arial" w:cs="Arial"/>
          <w:lang w:val="en-ZA"/>
        </w:rPr>
        <w:t xml:space="preserve"> - offer unique technologies for early warning systems (EWSs) and critical capacity in coding for tailoring the </w:t>
      </w:r>
      <w:proofErr w:type="spellStart"/>
      <w:r w:rsidRPr="3C515C50">
        <w:rPr>
          <w:rFonts w:ascii="Arial" w:hAnsi="Arial" w:cs="Arial"/>
          <w:lang w:val="en-ZA"/>
        </w:rPr>
        <w:t>ClimApp</w:t>
      </w:r>
      <w:proofErr w:type="spellEnd"/>
      <w:r w:rsidRPr="3C515C50">
        <w:rPr>
          <w:rFonts w:ascii="Arial" w:hAnsi="Arial" w:cs="Arial"/>
          <w:lang w:val="en-ZA"/>
        </w:rPr>
        <w:t xml:space="preserve"> to the target audience and optimizing its functionality.</w:t>
      </w:r>
    </w:p>
    <w:p w14:paraId="45926E80" w14:textId="417E2691" w:rsidR="00F74165" w:rsidRPr="00F74165" w:rsidRDefault="214C8228" w:rsidP="00DA4477">
      <w:pPr>
        <w:numPr>
          <w:ilvl w:val="0"/>
          <w:numId w:val="10"/>
        </w:numPr>
        <w:spacing w:line="360" w:lineRule="auto"/>
        <w:jc w:val="both"/>
        <w:rPr>
          <w:rFonts w:ascii="Arial" w:hAnsi="Arial" w:cs="Arial"/>
          <w:lang w:val="en-ZA"/>
        </w:rPr>
      </w:pPr>
      <w:r w:rsidRPr="3C515C50">
        <w:rPr>
          <w:rFonts w:ascii="Arial" w:hAnsi="Arial" w:cs="Arial"/>
          <w:lang w:val="en-ZA"/>
        </w:rPr>
        <w:t>University of Graz (UGRAZ) - provides support in societal impacts of climate change, social vulnerability, and inequality analysis.</w:t>
      </w:r>
    </w:p>
    <w:p w14:paraId="04567C7A" w14:textId="4A273378" w:rsidR="07F62800" w:rsidRDefault="07F62800" w:rsidP="3C515C50">
      <w:pPr>
        <w:numPr>
          <w:ilvl w:val="0"/>
          <w:numId w:val="10"/>
        </w:numPr>
        <w:spacing w:line="360" w:lineRule="auto"/>
        <w:jc w:val="both"/>
        <w:rPr>
          <w:rFonts w:ascii="Arial" w:eastAsia="Arial" w:hAnsi="Arial" w:cs="Arial"/>
          <w:lang w:val="en-ZA"/>
        </w:rPr>
      </w:pPr>
      <w:r w:rsidRPr="3C515C50">
        <w:rPr>
          <w:rFonts w:ascii="Arial" w:hAnsi="Arial" w:cs="Arial"/>
          <w:lang w:val="en-ZA"/>
        </w:rPr>
        <w:t xml:space="preserve">World Health Organization (WHO) - provides guidance on indicators and surveillance </w:t>
      </w:r>
      <w:r w:rsidRPr="3C515C50">
        <w:rPr>
          <w:rFonts w:ascii="Arial" w:eastAsia="Arial" w:hAnsi="Arial" w:cs="Arial"/>
          <w:lang w:val="en-ZA"/>
        </w:rPr>
        <w:t>and ensures the project findings are adequately exploited at the E</w:t>
      </w:r>
      <w:r w:rsidR="00535F55">
        <w:rPr>
          <w:rFonts w:ascii="Arial" w:eastAsia="Arial" w:hAnsi="Arial" w:cs="Arial"/>
          <w:lang w:val="en-ZA"/>
        </w:rPr>
        <w:t>.U.</w:t>
      </w:r>
      <w:r w:rsidRPr="3C515C50">
        <w:rPr>
          <w:rFonts w:ascii="Arial" w:eastAsia="Arial" w:hAnsi="Arial" w:cs="Arial"/>
          <w:lang w:val="en-ZA"/>
        </w:rPr>
        <w:t xml:space="preserve"> and global level.</w:t>
      </w:r>
    </w:p>
    <w:p w14:paraId="55BAC7CA" w14:textId="77777777" w:rsidR="00F74165" w:rsidRPr="008D3C70" w:rsidRDefault="00F74165" w:rsidP="008D3C70">
      <w:pPr>
        <w:spacing w:line="360" w:lineRule="auto"/>
        <w:jc w:val="both"/>
        <w:rPr>
          <w:rFonts w:ascii="Arial" w:hAnsi="Arial" w:cs="Arial"/>
        </w:rPr>
      </w:pPr>
    </w:p>
    <w:p w14:paraId="5C72370B" w14:textId="77777777" w:rsidR="007C67C3" w:rsidRDefault="007C67C3" w:rsidP="004361A2"/>
    <w:tbl>
      <w:tblPr>
        <w:tblW w:w="9462"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6915"/>
      </w:tblGrid>
      <w:tr w:rsidR="001B5899" w:rsidRPr="006960BE" w14:paraId="2E875344" w14:textId="77777777" w:rsidTr="00222D62">
        <w:trPr>
          <w:trHeight w:val="558"/>
        </w:trPr>
        <w:tc>
          <w:tcPr>
            <w:tcW w:w="9462" w:type="dxa"/>
            <w:gridSpan w:val="2"/>
            <w:shd w:val="clear" w:color="auto" w:fill="9DBEEF"/>
          </w:tcPr>
          <w:p w14:paraId="6EBEF343" w14:textId="77777777" w:rsidR="001B5899" w:rsidRPr="00EF5986" w:rsidRDefault="001B5899" w:rsidP="00EF5986">
            <w:pPr>
              <w:pStyle w:val="Heading1"/>
              <w:ind w:left="0" w:firstLine="0"/>
              <w:rPr>
                <w:rFonts w:ascii="Arial" w:hAnsi="Arial" w:cs="Arial"/>
              </w:rPr>
            </w:pPr>
            <w:bookmarkStart w:id="505" w:name="_Toc128690044"/>
            <w:bookmarkStart w:id="506" w:name="_Toc182630311"/>
            <w:bookmarkStart w:id="507" w:name="_Toc182630585"/>
            <w:bookmarkStart w:id="508" w:name="_Toc182636489"/>
            <w:bookmarkStart w:id="509" w:name="_Toc182643332"/>
            <w:bookmarkStart w:id="510" w:name="_Toc182646406"/>
            <w:bookmarkStart w:id="511" w:name="_Toc182646880"/>
            <w:r w:rsidRPr="006627E0">
              <w:rPr>
                <w:rFonts w:ascii="Arial" w:hAnsi="Arial" w:cs="Arial"/>
                <w:sz w:val="28"/>
                <w:szCs w:val="18"/>
              </w:rPr>
              <w:lastRenderedPageBreak/>
              <w:t>Deliverable Information</w:t>
            </w:r>
            <w:bookmarkEnd w:id="505"/>
          </w:p>
        </w:tc>
      </w:tr>
      <w:tr w:rsidR="001B5899" w:rsidRPr="006960BE" w14:paraId="587F73C2" w14:textId="77777777" w:rsidTr="00D208A0">
        <w:trPr>
          <w:trHeight w:val="278"/>
        </w:trPr>
        <w:tc>
          <w:tcPr>
            <w:tcW w:w="2547" w:type="dxa"/>
            <w:shd w:val="clear" w:color="auto" w:fill="CEDFF7"/>
          </w:tcPr>
          <w:p w14:paraId="18923059" w14:textId="77777777" w:rsidR="001B5899" w:rsidRPr="006960BE" w:rsidRDefault="001B5899">
            <w:pPr>
              <w:pStyle w:val="TableParagraph"/>
              <w:spacing w:before="47" w:line="211" w:lineRule="exact"/>
              <w:ind w:right="96"/>
              <w:jc w:val="right"/>
              <w:rPr>
                <w:sz w:val="20"/>
                <w:szCs w:val="20"/>
                <w:lang w:val="en-GB"/>
              </w:rPr>
            </w:pPr>
            <w:r w:rsidRPr="006960BE">
              <w:rPr>
                <w:sz w:val="20"/>
                <w:szCs w:val="20"/>
                <w:lang w:val="en-GB"/>
              </w:rPr>
              <w:t>Title</w:t>
            </w:r>
          </w:p>
        </w:tc>
        <w:tc>
          <w:tcPr>
            <w:tcW w:w="6915" w:type="dxa"/>
          </w:tcPr>
          <w:p w14:paraId="3B55753D" w14:textId="47C2814F" w:rsidR="001B5899" w:rsidRPr="006960BE" w:rsidRDefault="001B5899">
            <w:pPr>
              <w:pStyle w:val="TableParagraph"/>
              <w:spacing w:before="47" w:line="211" w:lineRule="exact"/>
              <w:ind w:left="107"/>
              <w:jc w:val="left"/>
              <w:rPr>
                <w:sz w:val="20"/>
                <w:szCs w:val="20"/>
                <w:lang w:val="en-GB"/>
              </w:rPr>
            </w:pPr>
            <w:r w:rsidRPr="006960BE">
              <w:rPr>
                <w:sz w:val="20"/>
                <w:szCs w:val="20"/>
                <w:lang w:val="en-GB"/>
              </w:rPr>
              <w:t>Protocol for mitigation interventions evaluation</w:t>
            </w:r>
            <w:r w:rsidR="00070A60" w:rsidRPr="006960BE">
              <w:rPr>
                <w:sz w:val="20"/>
                <w:szCs w:val="20"/>
                <w:lang w:val="en-GB"/>
              </w:rPr>
              <w:t xml:space="preserve"> in Kenya, South Africa and Zimbabwe</w:t>
            </w:r>
          </w:p>
        </w:tc>
      </w:tr>
      <w:tr w:rsidR="001B5899" w:rsidRPr="006960BE" w14:paraId="6A2BB82F" w14:textId="77777777" w:rsidTr="00D208A0">
        <w:trPr>
          <w:trHeight w:val="280"/>
        </w:trPr>
        <w:tc>
          <w:tcPr>
            <w:tcW w:w="2547" w:type="dxa"/>
            <w:shd w:val="clear" w:color="auto" w:fill="CEDFF7"/>
          </w:tcPr>
          <w:p w14:paraId="2C88C812" w14:textId="77777777" w:rsidR="001B5899" w:rsidRPr="006960BE" w:rsidRDefault="001B5899">
            <w:pPr>
              <w:pStyle w:val="TableParagraph"/>
              <w:spacing w:before="50" w:line="211" w:lineRule="exact"/>
              <w:ind w:right="98"/>
              <w:jc w:val="right"/>
              <w:rPr>
                <w:sz w:val="20"/>
                <w:szCs w:val="20"/>
                <w:lang w:val="en-GB"/>
              </w:rPr>
            </w:pPr>
            <w:r w:rsidRPr="006960BE">
              <w:rPr>
                <w:sz w:val="20"/>
                <w:szCs w:val="20"/>
                <w:lang w:val="en-GB"/>
              </w:rPr>
              <w:t>Deliverable</w:t>
            </w:r>
            <w:r w:rsidRPr="006960BE">
              <w:rPr>
                <w:spacing w:val="-2"/>
                <w:sz w:val="20"/>
                <w:szCs w:val="20"/>
                <w:lang w:val="en-GB"/>
              </w:rPr>
              <w:t xml:space="preserve"> </w:t>
            </w:r>
            <w:r w:rsidRPr="006960BE">
              <w:rPr>
                <w:sz w:val="20"/>
                <w:szCs w:val="20"/>
                <w:lang w:val="en-GB"/>
              </w:rPr>
              <w:t>number</w:t>
            </w:r>
          </w:p>
        </w:tc>
        <w:tc>
          <w:tcPr>
            <w:tcW w:w="6915" w:type="dxa"/>
          </w:tcPr>
          <w:p w14:paraId="16703847" w14:textId="77777777" w:rsidR="001B5899" w:rsidRPr="006960BE" w:rsidRDefault="001B5899">
            <w:pPr>
              <w:pStyle w:val="TableParagraph"/>
              <w:spacing w:before="50" w:line="211" w:lineRule="exact"/>
              <w:ind w:left="107"/>
              <w:jc w:val="left"/>
              <w:rPr>
                <w:sz w:val="20"/>
                <w:szCs w:val="20"/>
                <w:lang w:val="en-GB"/>
              </w:rPr>
            </w:pPr>
            <w:r w:rsidRPr="006960BE">
              <w:rPr>
                <w:sz w:val="20"/>
                <w:szCs w:val="20"/>
                <w:lang w:val="en-GB"/>
              </w:rPr>
              <w:t>D5.7</w:t>
            </w:r>
          </w:p>
        </w:tc>
      </w:tr>
      <w:tr w:rsidR="001B5899" w:rsidRPr="006960BE" w14:paraId="444DD814" w14:textId="77777777" w:rsidTr="00D208A0">
        <w:trPr>
          <w:trHeight w:val="280"/>
        </w:trPr>
        <w:tc>
          <w:tcPr>
            <w:tcW w:w="2547" w:type="dxa"/>
            <w:shd w:val="clear" w:color="auto" w:fill="CEDFF7"/>
          </w:tcPr>
          <w:p w14:paraId="2A45CC5A" w14:textId="068CDEF7" w:rsidR="001B5899" w:rsidRPr="006960BE" w:rsidRDefault="001B5899">
            <w:pPr>
              <w:pStyle w:val="TableParagraph"/>
              <w:spacing w:before="50" w:line="211" w:lineRule="exact"/>
              <w:ind w:right="95"/>
              <w:jc w:val="right"/>
              <w:rPr>
                <w:sz w:val="20"/>
                <w:szCs w:val="20"/>
                <w:lang w:val="en-GB"/>
              </w:rPr>
            </w:pPr>
            <w:r w:rsidRPr="006960BE">
              <w:rPr>
                <w:sz w:val="20"/>
                <w:szCs w:val="20"/>
                <w:lang w:val="en-GB"/>
              </w:rPr>
              <w:t>W</w:t>
            </w:r>
            <w:r w:rsidR="002A00A2">
              <w:rPr>
                <w:sz w:val="20"/>
                <w:szCs w:val="20"/>
                <w:lang w:val="en-GB"/>
              </w:rPr>
              <w:t xml:space="preserve">ork </w:t>
            </w:r>
            <w:r w:rsidRPr="006960BE">
              <w:rPr>
                <w:sz w:val="20"/>
                <w:szCs w:val="20"/>
                <w:lang w:val="en-GB"/>
              </w:rPr>
              <w:t>P</w:t>
            </w:r>
            <w:r w:rsidR="002A00A2">
              <w:rPr>
                <w:sz w:val="20"/>
                <w:szCs w:val="20"/>
                <w:lang w:val="en-GB"/>
              </w:rPr>
              <w:t>ackage</w:t>
            </w:r>
            <w:r w:rsidRPr="006960BE">
              <w:rPr>
                <w:spacing w:val="-3"/>
                <w:sz w:val="20"/>
                <w:szCs w:val="20"/>
                <w:lang w:val="en-GB"/>
              </w:rPr>
              <w:t xml:space="preserve"> </w:t>
            </w:r>
            <w:r w:rsidRPr="006960BE">
              <w:rPr>
                <w:sz w:val="20"/>
                <w:szCs w:val="20"/>
                <w:lang w:val="en-GB"/>
              </w:rPr>
              <w:t>number</w:t>
            </w:r>
          </w:p>
        </w:tc>
        <w:tc>
          <w:tcPr>
            <w:tcW w:w="6915" w:type="dxa"/>
          </w:tcPr>
          <w:p w14:paraId="52BD540A" w14:textId="77777777" w:rsidR="001B5899" w:rsidRPr="006960BE" w:rsidRDefault="001B5899">
            <w:pPr>
              <w:pStyle w:val="TableParagraph"/>
              <w:spacing w:before="50" w:line="211" w:lineRule="exact"/>
              <w:ind w:left="107"/>
              <w:jc w:val="left"/>
              <w:rPr>
                <w:sz w:val="20"/>
                <w:szCs w:val="20"/>
                <w:lang w:val="en-GB"/>
              </w:rPr>
            </w:pPr>
            <w:r w:rsidRPr="006960BE">
              <w:rPr>
                <w:sz w:val="20"/>
                <w:szCs w:val="20"/>
                <w:lang w:val="en-GB"/>
              </w:rPr>
              <w:t>WP5</w:t>
            </w:r>
          </w:p>
        </w:tc>
      </w:tr>
      <w:tr w:rsidR="001B5899" w:rsidRPr="006960BE" w14:paraId="49FD8870" w14:textId="77777777" w:rsidTr="00D208A0">
        <w:trPr>
          <w:trHeight w:val="280"/>
        </w:trPr>
        <w:tc>
          <w:tcPr>
            <w:tcW w:w="2547" w:type="dxa"/>
            <w:shd w:val="clear" w:color="auto" w:fill="CEDFF7"/>
          </w:tcPr>
          <w:p w14:paraId="796745F0" w14:textId="0BE7915D" w:rsidR="001B5899" w:rsidRPr="006960BE" w:rsidRDefault="00942460">
            <w:pPr>
              <w:pStyle w:val="TableParagraph"/>
              <w:spacing w:before="50" w:line="211" w:lineRule="exact"/>
              <w:ind w:right="97"/>
              <w:jc w:val="right"/>
              <w:rPr>
                <w:sz w:val="20"/>
                <w:szCs w:val="20"/>
                <w:lang w:val="en-GB"/>
              </w:rPr>
            </w:pPr>
            <w:r w:rsidRPr="006960BE">
              <w:rPr>
                <w:sz w:val="20"/>
                <w:szCs w:val="20"/>
                <w:lang w:val="en-GB"/>
              </w:rPr>
              <w:t>Investigators</w:t>
            </w:r>
          </w:p>
        </w:tc>
        <w:tc>
          <w:tcPr>
            <w:tcW w:w="6915" w:type="dxa"/>
          </w:tcPr>
          <w:p w14:paraId="2B9418BB" w14:textId="3DB6C812" w:rsidR="00942460" w:rsidRPr="00EF5986" w:rsidRDefault="00942460" w:rsidP="00EF5986">
            <w:pPr>
              <w:pStyle w:val="Default"/>
              <w:spacing w:after="0"/>
              <w:ind w:left="0"/>
              <w:rPr>
                <w:rFonts w:ascii="Arial" w:hAnsi="Arial" w:cs="Arial"/>
                <w:b/>
                <w:bCs/>
                <w:i w:val="0"/>
                <w:color w:val="auto"/>
                <w:sz w:val="20"/>
                <w:szCs w:val="20"/>
                <w:lang w:val="en-GB"/>
              </w:rPr>
            </w:pPr>
            <w:r w:rsidRPr="006960BE">
              <w:rPr>
                <w:rFonts w:ascii="Arial" w:hAnsi="Arial" w:cs="Arial"/>
                <w:i w:val="0"/>
                <w:color w:val="auto"/>
                <w:sz w:val="20"/>
                <w:szCs w:val="20"/>
                <w:lang w:val="en-GB"/>
              </w:rPr>
              <w:t xml:space="preserve"> </w:t>
            </w:r>
            <w:r w:rsidRPr="00EF5986">
              <w:rPr>
                <w:rFonts w:ascii="Arial" w:hAnsi="Arial" w:cs="Arial"/>
                <w:b/>
                <w:bCs/>
                <w:i w:val="0"/>
                <w:color w:val="auto"/>
                <w:sz w:val="20"/>
                <w:szCs w:val="20"/>
                <w:lang w:val="en-GB"/>
              </w:rPr>
              <w:t>Kenya</w:t>
            </w:r>
          </w:p>
          <w:p w14:paraId="62977DFC" w14:textId="4DC05235" w:rsidR="008C7780" w:rsidRDefault="00070A60" w:rsidP="00DA4477">
            <w:pPr>
              <w:pStyle w:val="Default"/>
              <w:numPr>
                <w:ilvl w:val="0"/>
                <w:numId w:val="7"/>
              </w:numPr>
              <w:spacing w:after="0"/>
              <w:rPr>
                <w:rFonts w:ascii="Arial" w:hAnsi="Arial" w:cs="Arial"/>
                <w:i w:val="0"/>
                <w:color w:val="auto"/>
                <w:sz w:val="20"/>
                <w:szCs w:val="20"/>
                <w:lang w:val="en-GB"/>
              </w:rPr>
            </w:pPr>
            <w:r w:rsidRPr="006960BE">
              <w:rPr>
                <w:rFonts w:ascii="Arial" w:hAnsi="Arial" w:cs="Arial"/>
                <w:i w:val="0"/>
                <w:color w:val="auto"/>
                <w:sz w:val="20"/>
                <w:szCs w:val="20"/>
                <w:lang w:val="en-GB"/>
              </w:rPr>
              <w:t xml:space="preserve">Sohail </w:t>
            </w:r>
            <w:r w:rsidR="00BD2AC2">
              <w:rPr>
                <w:rFonts w:ascii="Arial" w:hAnsi="Arial" w:cs="Arial"/>
                <w:i w:val="0"/>
                <w:color w:val="auto"/>
                <w:sz w:val="20"/>
                <w:szCs w:val="20"/>
                <w:lang w:val="en-GB"/>
              </w:rPr>
              <w:t>Muhammad</w:t>
            </w:r>
            <w:r w:rsidR="008C7780">
              <w:rPr>
                <w:rFonts w:ascii="Arial" w:hAnsi="Arial" w:cs="Arial"/>
                <w:i w:val="0"/>
                <w:color w:val="auto"/>
                <w:sz w:val="20"/>
                <w:szCs w:val="20"/>
                <w:lang w:val="en-GB"/>
              </w:rPr>
              <w:t xml:space="preserve"> </w:t>
            </w:r>
            <w:r w:rsidRPr="006960BE">
              <w:rPr>
                <w:rFonts w:ascii="Arial" w:hAnsi="Arial" w:cs="Arial"/>
                <w:i w:val="0"/>
                <w:color w:val="auto"/>
                <w:sz w:val="20"/>
                <w:szCs w:val="20"/>
                <w:lang w:val="en-GB"/>
              </w:rPr>
              <w:t xml:space="preserve">Syed, Principal Investigator </w:t>
            </w:r>
          </w:p>
          <w:p w14:paraId="19CC8163" w14:textId="44D33CF1" w:rsidR="008C7780" w:rsidRDefault="008C7780" w:rsidP="00CC4B5D">
            <w:pPr>
              <w:pStyle w:val="Default"/>
              <w:spacing w:after="0"/>
              <w:ind w:left="720"/>
              <w:rPr>
                <w:rFonts w:ascii="Arial" w:hAnsi="Arial" w:cs="Arial"/>
                <w:i w:val="0"/>
                <w:color w:val="auto"/>
                <w:sz w:val="20"/>
                <w:szCs w:val="20"/>
                <w:lang w:val="en-GB"/>
              </w:rPr>
            </w:pPr>
            <w:r w:rsidRPr="008C7780">
              <w:rPr>
                <w:rFonts w:ascii="Arial" w:hAnsi="Arial" w:cs="Arial"/>
                <w:i w:val="0"/>
                <w:color w:val="auto"/>
                <w:sz w:val="20"/>
                <w:szCs w:val="20"/>
                <w:lang w:val="en-GB"/>
              </w:rPr>
              <w:t>Chief Executive Officer</w:t>
            </w:r>
            <w:r w:rsidR="00CC4B5D">
              <w:rPr>
                <w:rFonts w:ascii="Arial" w:hAnsi="Arial" w:cs="Arial"/>
                <w:i w:val="0"/>
                <w:color w:val="auto"/>
                <w:sz w:val="20"/>
                <w:szCs w:val="20"/>
                <w:lang w:val="en-GB"/>
              </w:rPr>
              <w:t xml:space="preserve">, </w:t>
            </w:r>
            <w:r w:rsidRPr="008C7780">
              <w:rPr>
                <w:rFonts w:ascii="Arial" w:hAnsi="Arial" w:cs="Arial"/>
                <w:i w:val="0"/>
                <w:color w:val="auto"/>
                <w:sz w:val="20"/>
                <w:szCs w:val="20"/>
                <w:lang w:val="en-GB"/>
              </w:rPr>
              <w:t>Aga Khan Hospital Mombasa Cluster</w:t>
            </w:r>
          </w:p>
          <w:p w14:paraId="28C98812" w14:textId="77777777" w:rsidR="00917CF1" w:rsidRPr="006960BE" w:rsidRDefault="00917CF1" w:rsidP="00917CF1">
            <w:pPr>
              <w:pStyle w:val="Default"/>
              <w:spacing w:after="0"/>
              <w:ind w:left="0"/>
              <w:rPr>
                <w:rFonts w:ascii="Arial" w:hAnsi="Arial" w:cs="Arial"/>
                <w:i w:val="0"/>
                <w:color w:val="auto"/>
                <w:sz w:val="20"/>
                <w:szCs w:val="20"/>
                <w:lang w:val="en-GB"/>
              </w:rPr>
            </w:pPr>
          </w:p>
          <w:p w14:paraId="56EF04AC" w14:textId="3A9C4A2E" w:rsidR="00642D99" w:rsidRDefault="60658937" w:rsidP="00DA4477">
            <w:pPr>
              <w:pStyle w:val="Default"/>
              <w:numPr>
                <w:ilvl w:val="0"/>
                <w:numId w:val="7"/>
              </w:numPr>
              <w:spacing w:after="0"/>
              <w:rPr>
                <w:rFonts w:ascii="Arial" w:hAnsi="Arial" w:cs="Arial"/>
                <w:i w:val="0"/>
                <w:color w:val="auto"/>
                <w:sz w:val="20"/>
                <w:szCs w:val="20"/>
                <w:lang w:val="en-GB"/>
              </w:rPr>
            </w:pPr>
            <w:r w:rsidRPr="00D208A0">
              <w:rPr>
                <w:rFonts w:ascii="Arial" w:hAnsi="Arial" w:cs="Arial"/>
                <w:i w:val="0"/>
                <w:color w:val="auto"/>
                <w:sz w:val="20"/>
                <w:szCs w:val="20"/>
                <w:lang w:val="en-GB"/>
              </w:rPr>
              <w:t xml:space="preserve">Aquinius Mungatia, </w:t>
            </w:r>
            <w:r w:rsidR="2828A98D" w:rsidRPr="00D208A0">
              <w:rPr>
                <w:rFonts w:ascii="Arial" w:hAnsi="Arial" w:cs="Arial"/>
                <w:i w:val="0"/>
                <w:color w:val="auto"/>
                <w:sz w:val="20"/>
                <w:szCs w:val="20"/>
                <w:lang w:val="en-GB"/>
              </w:rPr>
              <w:t>Co</w:t>
            </w:r>
            <w:r w:rsidRPr="00D208A0">
              <w:rPr>
                <w:rFonts w:ascii="Arial" w:hAnsi="Arial" w:cs="Arial"/>
                <w:i w:val="0"/>
                <w:color w:val="auto"/>
                <w:sz w:val="20"/>
                <w:szCs w:val="20"/>
                <w:lang w:val="en-GB"/>
              </w:rPr>
              <w:t>-Investigator</w:t>
            </w:r>
          </w:p>
          <w:p w14:paraId="443F536F" w14:textId="57B1B163" w:rsidR="00070A60" w:rsidRDefault="00642D99" w:rsidP="00917CF1">
            <w:pPr>
              <w:pStyle w:val="Default"/>
              <w:spacing w:after="0"/>
              <w:ind w:left="720"/>
              <w:rPr>
                <w:rFonts w:ascii="Arial" w:hAnsi="Arial" w:cs="Arial"/>
                <w:i w:val="0"/>
                <w:color w:val="auto"/>
                <w:sz w:val="20"/>
                <w:szCs w:val="20"/>
                <w:lang w:val="en-GB"/>
              </w:rPr>
            </w:pPr>
            <w:r w:rsidRPr="00642D99">
              <w:rPr>
                <w:rFonts w:ascii="Arial" w:hAnsi="Arial" w:cs="Arial"/>
                <w:i w:val="0"/>
                <w:color w:val="auto"/>
                <w:sz w:val="20"/>
                <w:szCs w:val="20"/>
                <w:lang w:val="en-GB"/>
              </w:rPr>
              <w:t>Head of Grants &amp; Security; Environment and Climate Change Focal Person, Aga Khan Hospital, Mombasa</w:t>
            </w:r>
          </w:p>
          <w:p w14:paraId="5CBFCFA9" w14:textId="77777777" w:rsidR="00070A60" w:rsidRPr="006960BE" w:rsidRDefault="00070A60" w:rsidP="00070A60">
            <w:pPr>
              <w:pStyle w:val="Default"/>
              <w:spacing w:after="0"/>
              <w:ind w:left="0"/>
              <w:rPr>
                <w:rFonts w:ascii="Arial" w:hAnsi="Arial" w:cs="Arial"/>
                <w:i w:val="0"/>
                <w:color w:val="auto"/>
                <w:sz w:val="20"/>
                <w:szCs w:val="20"/>
                <w:lang w:val="en-GB"/>
              </w:rPr>
            </w:pPr>
          </w:p>
          <w:p w14:paraId="3BFD6705" w14:textId="4536A75F" w:rsidR="00070A60" w:rsidRPr="00EF5986" w:rsidRDefault="00070A60" w:rsidP="00EF5986">
            <w:pPr>
              <w:pStyle w:val="Default"/>
              <w:spacing w:after="0"/>
              <w:ind w:left="0"/>
              <w:rPr>
                <w:rFonts w:ascii="Arial" w:hAnsi="Arial" w:cs="Arial"/>
                <w:b/>
                <w:bCs/>
                <w:i w:val="0"/>
                <w:color w:val="auto"/>
                <w:sz w:val="20"/>
                <w:szCs w:val="20"/>
                <w:lang w:val="en-GB"/>
              </w:rPr>
            </w:pPr>
            <w:r w:rsidRPr="49035DF7">
              <w:rPr>
                <w:rFonts w:ascii="Arial" w:hAnsi="Arial" w:cs="Arial"/>
                <w:i w:val="0"/>
                <w:color w:val="auto"/>
                <w:sz w:val="20"/>
                <w:szCs w:val="20"/>
                <w:lang w:val="en-GB"/>
              </w:rPr>
              <w:t xml:space="preserve"> </w:t>
            </w:r>
            <w:r w:rsidRPr="00EF5986">
              <w:rPr>
                <w:rFonts w:ascii="Arial" w:hAnsi="Arial" w:cs="Arial"/>
                <w:b/>
                <w:bCs/>
                <w:i w:val="0"/>
                <w:color w:val="auto"/>
                <w:sz w:val="20"/>
                <w:szCs w:val="20"/>
                <w:lang w:val="en-GB"/>
              </w:rPr>
              <w:t>South Africa</w:t>
            </w:r>
          </w:p>
          <w:p w14:paraId="00F9A0AB" w14:textId="6A466904" w:rsidR="006B3277" w:rsidRPr="001F4F9D" w:rsidRDefault="6D53965B" w:rsidP="00294425">
            <w:pPr>
              <w:pStyle w:val="Default"/>
              <w:numPr>
                <w:ilvl w:val="0"/>
                <w:numId w:val="20"/>
              </w:numPr>
              <w:spacing w:after="0"/>
              <w:rPr>
                <w:rFonts w:ascii="Arial" w:hAnsi="Arial" w:cs="Arial"/>
                <w:i w:val="0"/>
                <w:color w:val="auto"/>
                <w:sz w:val="20"/>
                <w:szCs w:val="20"/>
                <w:lang w:val="it-IT"/>
              </w:rPr>
            </w:pPr>
            <w:r w:rsidRPr="62A5D1F2">
              <w:rPr>
                <w:rFonts w:ascii="Arial" w:hAnsi="Arial" w:cs="Arial"/>
                <w:i w:val="0"/>
                <w:color w:val="auto"/>
                <w:sz w:val="20"/>
                <w:szCs w:val="20"/>
                <w:lang w:val="it-IT"/>
              </w:rPr>
              <w:t xml:space="preserve">Gloria Maimela (MBBCH, MBA), Principal Investigator </w:t>
            </w:r>
          </w:p>
          <w:p w14:paraId="2BD8C13F" w14:textId="7865FAAB" w:rsidR="006B3277" w:rsidRDefault="6D53965B" w:rsidP="62A5D1F2">
            <w:pPr>
              <w:pStyle w:val="Default"/>
              <w:spacing w:after="0"/>
              <w:ind w:left="720"/>
              <w:rPr>
                <w:rFonts w:ascii="Arial" w:hAnsi="Arial" w:cs="Arial"/>
                <w:i w:val="0"/>
                <w:color w:val="auto"/>
                <w:sz w:val="20"/>
                <w:szCs w:val="20"/>
                <w:lang w:val="en-ZA"/>
              </w:rPr>
            </w:pPr>
            <w:r w:rsidRPr="62A5D1F2">
              <w:rPr>
                <w:rFonts w:ascii="Arial" w:hAnsi="Arial" w:cs="Arial"/>
                <w:i w:val="0"/>
                <w:color w:val="auto"/>
                <w:sz w:val="20"/>
                <w:szCs w:val="20"/>
                <w:lang w:val="en-GB"/>
              </w:rPr>
              <w:t>Climate and Health Director, Wits RHI</w:t>
            </w:r>
            <w:r w:rsidRPr="62A5D1F2">
              <w:rPr>
                <w:rFonts w:ascii="Arial" w:hAnsi="Arial" w:cs="Arial"/>
                <w:i w:val="0"/>
                <w:color w:val="auto"/>
                <w:sz w:val="20"/>
                <w:szCs w:val="20"/>
                <w:lang w:val="en-ZA"/>
              </w:rPr>
              <w:t xml:space="preserve"> </w:t>
            </w:r>
          </w:p>
          <w:p w14:paraId="4D62CA8D" w14:textId="77777777" w:rsidR="001F2563" w:rsidRDefault="001F2563" w:rsidP="62A5D1F2">
            <w:pPr>
              <w:pStyle w:val="Default"/>
              <w:spacing w:after="0"/>
              <w:ind w:left="720"/>
              <w:rPr>
                <w:rFonts w:ascii="Arial" w:hAnsi="Arial" w:cs="Arial"/>
                <w:i w:val="0"/>
                <w:color w:val="auto"/>
                <w:sz w:val="20"/>
                <w:szCs w:val="20"/>
                <w:lang w:val="en-ZA"/>
              </w:rPr>
            </w:pPr>
          </w:p>
          <w:p w14:paraId="0B533566" w14:textId="7F2E69AB" w:rsidR="001F2563" w:rsidRDefault="001F2563" w:rsidP="001F2563">
            <w:pPr>
              <w:pStyle w:val="Default"/>
              <w:numPr>
                <w:ilvl w:val="0"/>
                <w:numId w:val="20"/>
              </w:numPr>
              <w:spacing w:after="0"/>
              <w:rPr>
                <w:rFonts w:ascii="Arial" w:hAnsi="Arial" w:cs="Arial"/>
                <w:i w:val="0"/>
                <w:color w:val="auto"/>
                <w:sz w:val="20"/>
                <w:szCs w:val="20"/>
                <w:lang w:val="en-GB"/>
              </w:rPr>
            </w:pPr>
            <w:r>
              <w:rPr>
                <w:rFonts w:ascii="Arial" w:hAnsi="Arial" w:cs="Arial"/>
                <w:i w:val="0"/>
                <w:color w:val="auto"/>
                <w:sz w:val="20"/>
                <w:szCs w:val="20"/>
                <w:lang w:val="en-GB"/>
              </w:rPr>
              <w:t>Craig Parker</w:t>
            </w:r>
            <w:r w:rsidR="00F54AD5">
              <w:rPr>
                <w:rFonts w:ascii="Arial" w:hAnsi="Arial" w:cs="Arial"/>
                <w:i w:val="0"/>
                <w:color w:val="auto"/>
                <w:sz w:val="20"/>
                <w:szCs w:val="20"/>
                <w:lang w:val="en-GB"/>
              </w:rPr>
              <w:t>,</w:t>
            </w:r>
            <w:r>
              <w:rPr>
                <w:rFonts w:ascii="Arial" w:hAnsi="Arial" w:cs="Arial"/>
                <w:i w:val="0"/>
                <w:color w:val="auto"/>
                <w:sz w:val="20"/>
                <w:szCs w:val="20"/>
                <w:lang w:val="en-GB"/>
              </w:rPr>
              <w:t xml:space="preserve"> </w:t>
            </w:r>
            <w:r w:rsidRPr="006B3277">
              <w:rPr>
                <w:rFonts w:ascii="Arial" w:hAnsi="Arial" w:cs="Arial"/>
                <w:i w:val="0"/>
                <w:color w:val="auto"/>
                <w:sz w:val="20"/>
                <w:szCs w:val="20"/>
                <w:lang w:val="en-GB"/>
              </w:rPr>
              <w:t xml:space="preserve">Data Scientist, </w:t>
            </w:r>
            <w:r>
              <w:rPr>
                <w:rFonts w:ascii="Arial" w:hAnsi="Arial" w:cs="Arial"/>
                <w:i w:val="0"/>
                <w:color w:val="auto"/>
                <w:sz w:val="20"/>
                <w:szCs w:val="20"/>
                <w:lang w:val="en-GB"/>
              </w:rPr>
              <w:t>Co-Investigator</w:t>
            </w:r>
          </w:p>
          <w:p w14:paraId="12343165" w14:textId="77777777" w:rsidR="001F2563" w:rsidRDefault="001F2563" w:rsidP="001F2563">
            <w:pPr>
              <w:pStyle w:val="Default"/>
              <w:spacing w:after="0"/>
              <w:ind w:left="0"/>
              <w:rPr>
                <w:rFonts w:ascii="Arial" w:hAnsi="Arial" w:cs="Arial"/>
                <w:i w:val="0"/>
                <w:color w:val="auto"/>
                <w:sz w:val="20"/>
                <w:szCs w:val="20"/>
                <w:lang w:val="en-GB"/>
              </w:rPr>
            </w:pPr>
            <w:r>
              <w:rPr>
                <w:rFonts w:ascii="Arial" w:hAnsi="Arial" w:cs="Arial"/>
                <w:i w:val="0"/>
                <w:color w:val="auto"/>
                <w:sz w:val="20"/>
                <w:szCs w:val="20"/>
                <w:lang w:val="en-GB"/>
              </w:rPr>
              <w:t xml:space="preserve">             </w:t>
            </w:r>
            <w:r w:rsidRPr="006B3277">
              <w:rPr>
                <w:rFonts w:ascii="Arial" w:hAnsi="Arial" w:cs="Arial"/>
                <w:i w:val="0"/>
                <w:color w:val="auto"/>
                <w:sz w:val="20"/>
                <w:szCs w:val="20"/>
                <w:lang w:val="en-GB"/>
              </w:rPr>
              <w:t>Wits RHI</w:t>
            </w:r>
            <w:r w:rsidRPr="49035DF7">
              <w:rPr>
                <w:rFonts w:ascii="Arial" w:hAnsi="Arial" w:cs="Arial"/>
                <w:i w:val="0"/>
                <w:color w:val="auto"/>
                <w:sz w:val="20"/>
                <w:szCs w:val="20"/>
                <w:lang w:val="en-GB"/>
              </w:rPr>
              <w:t xml:space="preserve"> </w:t>
            </w:r>
          </w:p>
          <w:p w14:paraId="0E63F7C6" w14:textId="7A47D537" w:rsidR="006B3277" w:rsidRPr="001F4F9D" w:rsidRDefault="006B3277" w:rsidP="001F2563">
            <w:pPr>
              <w:pStyle w:val="Default"/>
              <w:spacing w:after="0"/>
              <w:ind w:left="0"/>
              <w:rPr>
                <w:rFonts w:ascii="Arial" w:hAnsi="Arial" w:cs="Arial"/>
                <w:i w:val="0"/>
                <w:color w:val="auto"/>
                <w:sz w:val="20"/>
                <w:szCs w:val="20"/>
                <w:lang w:val="en-ZA"/>
              </w:rPr>
            </w:pPr>
          </w:p>
          <w:p w14:paraId="12221D11" w14:textId="59EF1281" w:rsidR="006B3277" w:rsidRPr="001F4F9D" w:rsidRDefault="006B3277" w:rsidP="00294425">
            <w:pPr>
              <w:pStyle w:val="Default"/>
              <w:numPr>
                <w:ilvl w:val="0"/>
                <w:numId w:val="20"/>
              </w:numPr>
              <w:spacing w:after="0"/>
              <w:rPr>
                <w:rFonts w:ascii="Arial" w:hAnsi="Arial" w:cs="Arial"/>
                <w:i w:val="0"/>
                <w:color w:val="auto"/>
                <w:sz w:val="20"/>
                <w:szCs w:val="20"/>
                <w:lang w:val="en-ZA"/>
              </w:rPr>
            </w:pPr>
            <w:r w:rsidRPr="001F4F9D">
              <w:rPr>
                <w:rFonts w:ascii="Arial" w:hAnsi="Arial" w:cs="Arial"/>
                <w:i w:val="0"/>
                <w:color w:val="auto"/>
                <w:sz w:val="20"/>
                <w:szCs w:val="20"/>
                <w:lang w:val="en-ZA"/>
              </w:rPr>
              <w:t>Matthew Chersich, Research Professor, Principal Investigator</w:t>
            </w:r>
          </w:p>
          <w:p w14:paraId="0901A6E2" w14:textId="56BF20B1" w:rsidR="006B3277" w:rsidRDefault="006B3277" w:rsidP="006B3277">
            <w:pPr>
              <w:pStyle w:val="Default"/>
              <w:spacing w:after="0"/>
              <w:ind w:left="720"/>
              <w:rPr>
                <w:rFonts w:ascii="Arial" w:hAnsi="Arial" w:cs="Arial"/>
                <w:i w:val="0"/>
                <w:color w:val="auto"/>
                <w:sz w:val="20"/>
                <w:szCs w:val="20"/>
                <w:lang w:val="it-IT"/>
              </w:rPr>
            </w:pPr>
            <w:r w:rsidRPr="006B3277">
              <w:rPr>
                <w:rFonts w:ascii="Arial" w:hAnsi="Arial" w:cs="Arial"/>
                <w:i w:val="0"/>
                <w:color w:val="auto"/>
                <w:sz w:val="20"/>
                <w:szCs w:val="20"/>
                <w:lang w:val="en-GB"/>
              </w:rPr>
              <w:t>Wits RHI</w:t>
            </w:r>
          </w:p>
          <w:p w14:paraId="51853831" w14:textId="77777777" w:rsidR="00C17528" w:rsidRDefault="00C17528" w:rsidP="00C92394">
            <w:pPr>
              <w:pStyle w:val="Default"/>
              <w:spacing w:after="0"/>
              <w:ind w:left="0"/>
              <w:rPr>
                <w:rFonts w:ascii="Arial" w:hAnsi="Arial" w:cs="Arial"/>
                <w:i w:val="0"/>
                <w:color w:val="auto"/>
                <w:sz w:val="20"/>
                <w:szCs w:val="20"/>
                <w:lang w:val="en-GB"/>
              </w:rPr>
            </w:pPr>
          </w:p>
          <w:p w14:paraId="23F2FBB7" w14:textId="18D6A9FE" w:rsidR="00FF0AC6" w:rsidRDefault="00452FA2" w:rsidP="00294425">
            <w:pPr>
              <w:pStyle w:val="Default"/>
              <w:numPr>
                <w:ilvl w:val="0"/>
                <w:numId w:val="20"/>
              </w:numPr>
              <w:spacing w:after="0"/>
              <w:rPr>
                <w:rFonts w:ascii="Arial" w:hAnsi="Arial" w:cs="Arial"/>
                <w:i w:val="0"/>
                <w:color w:val="auto"/>
                <w:sz w:val="20"/>
                <w:szCs w:val="20"/>
                <w:lang w:val="en-GB"/>
              </w:rPr>
            </w:pPr>
            <w:r>
              <w:rPr>
                <w:rFonts w:ascii="Arial" w:hAnsi="Arial" w:cs="Arial"/>
                <w:i w:val="0"/>
                <w:color w:val="auto"/>
                <w:sz w:val="20"/>
                <w:szCs w:val="20"/>
                <w:lang w:val="en-GB"/>
              </w:rPr>
              <w:t xml:space="preserve">Feziwe </w:t>
            </w:r>
            <w:r w:rsidR="00437C7B">
              <w:rPr>
                <w:rFonts w:ascii="Arial" w:hAnsi="Arial" w:cs="Arial"/>
                <w:i w:val="0"/>
                <w:color w:val="auto"/>
                <w:sz w:val="20"/>
                <w:szCs w:val="20"/>
                <w:lang w:val="en-GB"/>
              </w:rPr>
              <w:t>Mpond</w:t>
            </w:r>
            <w:r w:rsidR="00BD7236">
              <w:rPr>
                <w:rFonts w:ascii="Arial" w:hAnsi="Arial" w:cs="Arial"/>
                <w:i w:val="0"/>
                <w:color w:val="auto"/>
                <w:sz w:val="20"/>
                <w:szCs w:val="20"/>
                <w:lang w:val="en-GB"/>
              </w:rPr>
              <w:t>o</w:t>
            </w:r>
            <w:r w:rsidR="09430814" w:rsidRPr="7B67D436">
              <w:rPr>
                <w:rFonts w:ascii="Arial" w:hAnsi="Arial" w:cs="Arial"/>
                <w:i w:val="0"/>
                <w:color w:val="auto"/>
                <w:sz w:val="20"/>
                <w:szCs w:val="20"/>
                <w:lang w:val="en-GB"/>
              </w:rPr>
              <w:t xml:space="preserve"> </w:t>
            </w:r>
            <w:r w:rsidR="09430814" w:rsidRPr="408791D9">
              <w:rPr>
                <w:rFonts w:ascii="Arial" w:hAnsi="Arial" w:cs="Arial"/>
                <w:i w:val="0"/>
                <w:color w:val="auto"/>
                <w:sz w:val="20"/>
                <w:szCs w:val="20"/>
                <w:lang w:val="en-GB"/>
              </w:rPr>
              <w:t>BSc</w:t>
            </w:r>
            <w:r w:rsidR="09430814" w:rsidRPr="56E6B83B">
              <w:rPr>
                <w:rFonts w:ascii="Arial" w:hAnsi="Arial" w:cs="Arial"/>
                <w:i w:val="0"/>
                <w:color w:val="auto"/>
                <w:sz w:val="20"/>
                <w:szCs w:val="20"/>
                <w:lang w:val="en-GB"/>
              </w:rPr>
              <w:t xml:space="preserve"> (Hons), MSc, PhD</w:t>
            </w:r>
            <w:r w:rsidR="5536C1A2" w:rsidRPr="56E6B83B">
              <w:rPr>
                <w:rFonts w:ascii="Arial" w:hAnsi="Arial" w:cs="Arial"/>
                <w:i w:val="0"/>
                <w:color w:val="auto"/>
                <w:sz w:val="20"/>
                <w:szCs w:val="20"/>
                <w:lang w:val="en-GB"/>
              </w:rPr>
              <w:t xml:space="preserve">, </w:t>
            </w:r>
            <w:r w:rsidR="00437C7B" w:rsidRPr="49035DF7">
              <w:rPr>
                <w:rFonts w:ascii="Arial" w:hAnsi="Arial" w:cs="Arial"/>
                <w:i w:val="0"/>
                <w:color w:val="auto"/>
                <w:sz w:val="20"/>
                <w:szCs w:val="20"/>
                <w:lang w:val="en-GB"/>
              </w:rPr>
              <w:t>C</w:t>
            </w:r>
            <w:r w:rsidR="00070A60" w:rsidRPr="49035DF7">
              <w:rPr>
                <w:rFonts w:ascii="Arial" w:hAnsi="Arial" w:cs="Arial"/>
                <w:i w:val="0"/>
                <w:color w:val="auto"/>
                <w:sz w:val="20"/>
                <w:szCs w:val="20"/>
                <w:lang w:val="en-GB"/>
              </w:rPr>
              <w:t>o-Investigator</w:t>
            </w:r>
            <w:r w:rsidR="00FF0AC6">
              <w:rPr>
                <w:rFonts w:ascii="Arial" w:hAnsi="Arial" w:cs="Arial"/>
                <w:i w:val="0"/>
                <w:color w:val="auto"/>
                <w:sz w:val="20"/>
                <w:szCs w:val="20"/>
                <w:lang w:val="en-GB"/>
              </w:rPr>
              <w:t xml:space="preserve"> </w:t>
            </w:r>
          </w:p>
          <w:p w14:paraId="556EFE00" w14:textId="19F72771" w:rsidR="00070A60" w:rsidRDefault="00FF0AC6" w:rsidP="00C40B49">
            <w:pPr>
              <w:pStyle w:val="Default"/>
              <w:ind w:left="720"/>
              <w:rPr>
                <w:rFonts w:ascii="Arial" w:hAnsi="Arial" w:cs="Arial"/>
                <w:i w:val="0"/>
                <w:color w:val="auto"/>
                <w:sz w:val="20"/>
                <w:szCs w:val="20"/>
                <w:lang w:val="en-GB"/>
              </w:rPr>
            </w:pPr>
            <w:r w:rsidRPr="00FF0AC6">
              <w:rPr>
                <w:rFonts w:ascii="Arial" w:hAnsi="Arial" w:cs="Arial"/>
                <w:i w:val="0"/>
                <w:color w:val="auto"/>
                <w:sz w:val="20"/>
                <w:szCs w:val="20"/>
                <w:lang w:val="en-GB"/>
              </w:rPr>
              <w:t>Senior Researcher</w:t>
            </w:r>
            <w:r w:rsidR="00C40B49">
              <w:rPr>
                <w:rFonts w:ascii="Arial" w:hAnsi="Arial" w:cs="Arial"/>
                <w:i w:val="0"/>
                <w:color w:val="auto"/>
                <w:sz w:val="20"/>
                <w:szCs w:val="20"/>
                <w:lang w:val="en-GB"/>
              </w:rPr>
              <w:t xml:space="preserve">, </w:t>
            </w:r>
            <w:r w:rsidR="006B3277" w:rsidRPr="006B3277">
              <w:rPr>
                <w:rFonts w:ascii="Arial" w:hAnsi="Arial" w:cs="Arial"/>
                <w:i w:val="0"/>
                <w:color w:val="auto"/>
                <w:sz w:val="20"/>
                <w:szCs w:val="20"/>
                <w:lang w:val="en-GB"/>
              </w:rPr>
              <w:t>Wits RHI</w:t>
            </w:r>
          </w:p>
          <w:p w14:paraId="0D0A35E0" w14:textId="77777777" w:rsidR="006B3277" w:rsidRDefault="006B3277" w:rsidP="00EF5986">
            <w:pPr>
              <w:pStyle w:val="Default"/>
              <w:spacing w:after="0"/>
              <w:ind w:left="0"/>
              <w:rPr>
                <w:rFonts w:ascii="Arial" w:hAnsi="Arial" w:cs="Arial"/>
                <w:i w:val="0"/>
                <w:color w:val="auto"/>
                <w:sz w:val="20"/>
                <w:szCs w:val="20"/>
                <w:lang w:val="en-GB"/>
              </w:rPr>
            </w:pPr>
          </w:p>
          <w:p w14:paraId="0614384B" w14:textId="46B446BA" w:rsidR="00070A60" w:rsidRPr="00EF5986" w:rsidRDefault="00070A60" w:rsidP="00EF5986">
            <w:pPr>
              <w:pStyle w:val="Default"/>
              <w:spacing w:after="0"/>
              <w:ind w:left="0"/>
              <w:rPr>
                <w:rFonts w:ascii="Arial" w:hAnsi="Arial" w:cs="Arial"/>
                <w:b/>
                <w:bCs/>
                <w:i w:val="0"/>
                <w:color w:val="auto"/>
                <w:sz w:val="20"/>
                <w:szCs w:val="20"/>
                <w:lang w:val="en-GB"/>
              </w:rPr>
            </w:pPr>
            <w:r w:rsidRPr="00EF5986">
              <w:rPr>
                <w:rFonts w:ascii="Arial" w:hAnsi="Arial" w:cs="Arial"/>
                <w:b/>
                <w:bCs/>
                <w:i w:val="0"/>
                <w:color w:val="auto"/>
                <w:sz w:val="20"/>
                <w:szCs w:val="20"/>
                <w:lang w:val="en-GB"/>
              </w:rPr>
              <w:t>Zimbabwe</w:t>
            </w:r>
          </w:p>
          <w:p w14:paraId="264541E0" w14:textId="7E444299" w:rsidR="00CD0C2F" w:rsidRPr="006960BE" w:rsidRDefault="002B1276" w:rsidP="00294425">
            <w:pPr>
              <w:pStyle w:val="Default"/>
              <w:numPr>
                <w:ilvl w:val="0"/>
                <w:numId w:val="21"/>
              </w:numPr>
              <w:spacing w:after="0"/>
              <w:rPr>
                <w:rFonts w:ascii="Arial" w:hAnsi="Arial" w:cs="Arial"/>
                <w:i w:val="0"/>
                <w:color w:val="auto"/>
                <w:sz w:val="20"/>
                <w:szCs w:val="20"/>
                <w:lang w:val="en-GB"/>
              </w:rPr>
            </w:pPr>
            <w:r w:rsidRPr="49035DF7">
              <w:rPr>
                <w:rFonts w:ascii="Arial" w:hAnsi="Arial" w:cs="Arial"/>
                <w:i w:val="0"/>
                <w:color w:val="auto"/>
                <w:sz w:val="20"/>
                <w:szCs w:val="20"/>
                <w:lang w:val="en-GB"/>
              </w:rPr>
              <w:t>Stanley Luch</w:t>
            </w:r>
            <w:r w:rsidR="00942460" w:rsidRPr="49035DF7">
              <w:rPr>
                <w:rFonts w:ascii="Arial" w:hAnsi="Arial" w:cs="Arial"/>
                <w:i w:val="0"/>
                <w:color w:val="auto"/>
                <w:sz w:val="20"/>
                <w:szCs w:val="20"/>
                <w:lang w:val="en-GB"/>
              </w:rPr>
              <w:t>t</w:t>
            </w:r>
            <w:r w:rsidRPr="49035DF7">
              <w:rPr>
                <w:rFonts w:ascii="Arial" w:hAnsi="Arial" w:cs="Arial"/>
                <w:i w:val="0"/>
                <w:color w:val="auto"/>
                <w:sz w:val="20"/>
                <w:szCs w:val="20"/>
                <w:lang w:val="en-GB"/>
              </w:rPr>
              <w:t>ers</w:t>
            </w:r>
            <w:r w:rsidR="00615B5A" w:rsidRPr="00EF5986">
              <w:rPr>
                <w:rFonts w:ascii="Arial" w:hAnsi="Arial" w:cs="Arial"/>
                <w:sz w:val="18"/>
                <w:szCs w:val="18"/>
              </w:rPr>
              <w:t xml:space="preserve"> </w:t>
            </w:r>
            <w:r w:rsidR="00615B5A" w:rsidRPr="00EF5986">
              <w:rPr>
                <w:rFonts w:ascii="Arial" w:hAnsi="Arial" w:cs="Arial"/>
                <w:i w:val="0"/>
                <w:color w:val="auto"/>
                <w:sz w:val="20"/>
                <w:szCs w:val="20"/>
                <w:lang w:val="en-GB"/>
              </w:rPr>
              <w:t>MD, MSc PHDC, PhD</w:t>
            </w:r>
            <w:r w:rsidRPr="49035DF7">
              <w:rPr>
                <w:rFonts w:ascii="Arial" w:hAnsi="Arial" w:cs="Arial"/>
                <w:i w:val="0"/>
                <w:color w:val="auto"/>
                <w:sz w:val="20"/>
                <w:szCs w:val="20"/>
                <w:lang w:val="en-GB"/>
              </w:rPr>
              <w:t xml:space="preserve"> </w:t>
            </w:r>
            <w:r w:rsidR="003F6EF1" w:rsidRPr="49035DF7">
              <w:rPr>
                <w:rFonts w:ascii="Arial" w:hAnsi="Arial" w:cs="Arial"/>
                <w:i w:val="0"/>
                <w:color w:val="auto"/>
                <w:sz w:val="20"/>
                <w:szCs w:val="20"/>
                <w:lang w:val="en-GB"/>
              </w:rPr>
              <w:t>- Principal Investigator</w:t>
            </w:r>
            <w:r w:rsidR="00942460" w:rsidRPr="49035DF7">
              <w:rPr>
                <w:rFonts w:ascii="Arial" w:hAnsi="Arial" w:cs="Arial"/>
                <w:i w:val="0"/>
                <w:color w:val="auto"/>
                <w:sz w:val="20"/>
                <w:szCs w:val="20"/>
                <w:lang w:val="en-GB"/>
              </w:rPr>
              <w:t xml:space="preserve"> </w:t>
            </w:r>
          </w:p>
          <w:p w14:paraId="750D8F2D" w14:textId="1572FD2E" w:rsidR="002B1276" w:rsidRPr="006960BE" w:rsidRDefault="00455B1F" w:rsidP="002B1276">
            <w:pPr>
              <w:pStyle w:val="Default"/>
              <w:spacing w:after="0"/>
              <w:ind w:left="720"/>
              <w:rPr>
                <w:rFonts w:ascii="Arial" w:hAnsi="Arial" w:cs="Arial"/>
                <w:i w:val="0"/>
                <w:color w:val="auto"/>
                <w:sz w:val="20"/>
                <w:szCs w:val="20"/>
                <w:lang w:val="en-GB"/>
              </w:rPr>
            </w:pPr>
            <w:r w:rsidRPr="006960BE">
              <w:rPr>
                <w:rFonts w:ascii="Arial" w:hAnsi="Arial" w:cs="Arial"/>
                <w:i w:val="0"/>
                <w:color w:val="auto"/>
                <w:sz w:val="20"/>
                <w:szCs w:val="20"/>
                <w:lang w:val="en-GB"/>
              </w:rPr>
              <w:t>Professor and Executive Director of the Centre for Sexual Health and HIV AIDS Research, Zimbabwe</w:t>
            </w:r>
          </w:p>
          <w:p w14:paraId="2C459B52" w14:textId="77777777" w:rsidR="003F6EF1" w:rsidRPr="006960BE" w:rsidRDefault="003F6EF1" w:rsidP="003F6EF1">
            <w:pPr>
              <w:pStyle w:val="Default"/>
              <w:spacing w:after="0"/>
              <w:ind w:left="720"/>
              <w:rPr>
                <w:rFonts w:ascii="Arial" w:hAnsi="Arial" w:cs="Arial"/>
                <w:i w:val="0"/>
                <w:color w:val="auto"/>
                <w:sz w:val="20"/>
                <w:szCs w:val="20"/>
                <w:lang w:val="en-GB"/>
              </w:rPr>
            </w:pPr>
          </w:p>
          <w:p w14:paraId="6A592243" w14:textId="3ED5ED95" w:rsidR="003F6EF1" w:rsidRPr="006960BE" w:rsidRDefault="003F6EF1" w:rsidP="00294425">
            <w:pPr>
              <w:pStyle w:val="ListParagraph"/>
              <w:numPr>
                <w:ilvl w:val="0"/>
                <w:numId w:val="21"/>
              </w:numPr>
              <w:rPr>
                <w:rFonts w:ascii="Arial" w:hAnsi="Arial" w:cs="Arial"/>
                <w:sz w:val="20"/>
                <w:szCs w:val="20"/>
                <w:lang w:val="en-GB"/>
              </w:rPr>
            </w:pPr>
            <w:r w:rsidRPr="49035DF7">
              <w:rPr>
                <w:rFonts w:ascii="Arial" w:hAnsi="Arial" w:cs="Arial"/>
                <w:sz w:val="20"/>
                <w:szCs w:val="20"/>
                <w:lang w:val="en-GB"/>
              </w:rPr>
              <w:t>Thabani Muronzie</w:t>
            </w:r>
            <w:r w:rsidR="00E735AB" w:rsidRPr="49035DF7">
              <w:rPr>
                <w:rFonts w:ascii="Arial" w:hAnsi="Arial" w:cs="Arial"/>
                <w:sz w:val="20"/>
                <w:szCs w:val="20"/>
                <w:lang w:val="en-GB"/>
              </w:rPr>
              <w:t>,</w:t>
            </w:r>
            <w:r w:rsidR="00971E35" w:rsidRPr="49035DF7">
              <w:rPr>
                <w:rFonts w:ascii="Arial" w:hAnsi="Arial" w:cs="Arial"/>
                <w:sz w:val="20"/>
                <w:szCs w:val="20"/>
                <w:lang w:val="en-GB"/>
              </w:rPr>
              <w:t xml:space="preserve"> </w:t>
            </w:r>
            <w:r w:rsidR="004A0E74" w:rsidRPr="49035DF7">
              <w:rPr>
                <w:rFonts w:ascii="Arial" w:hAnsi="Arial" w:cs="Arial"/>
                <w:sz w:val="20"/>
                <w:szCs w:val="20"/>
                <w:lang w:val="en-GB"/>
              </w:rPr>
              <w:t>BSc</w:t>
            </w:r>
            <w:r w:rsidR="47D545D4" w:rsidRPr="5F0E5619">
              <w:rPr>
                <w:rFonts w:ascii="Arial" w:hAnsi="Arial" w:cs="Arial"/>
                <w:sz w:val="20"/>
                <w:szCs w:val="20"/>
                <w:lang w:val="en-GB"/>
              </w:rPr>
              <w:t>, MSc</w:t>
            </w:r>
            <w:r w:rsidR="0E2F9059" w:rsidRPr="6662AF6F">
              <w:rPr>
                <w:rFonts w:ascii="Arial" w:hAnsi="Arial" w:cs="Arial"/>
                <w:sz w:val="20"/>
                <w:szCs w:val="20"/>
                <w:lang w:val="en-GB"/>
              </w:rPr>
              <w:t>, (Insert your role)</w:t>
            </w:r>
          </w:p>
          <w:p w14:paraId="29C73D64" w14:textId="64E227FA" w:rsidR="00E735AB" w:rsidRPr="006960BE" w:rsidRDefault="00E735AB" w:rsidP="00E735AB">
            <w:pPr>
              <w:pStyle w:val="Default"/>
              <w:spacing w:after="0"/>
              <w:ind w:left="720"/>
              <w:rPr>
                <w:rFonts w:ascii="Arial" w:hAnsi="Arial" w:cs="Arial"/>
                <w:i w:val="0"/>
                <w:color w:val="auto"/>
                <w:sz w:val="20"/>
                <w:szCs w:val="20"/>
                <w:lang w:val="en-GB"/>
              </w:rPr>
            </w:pPr>
            <w:r w:rsidRPr="006960BE">
              <w:rPr>
                <w:rFonts w:ascii="Arial" w:hAnsi="Arial" w:cs="Arial"/>
                <w:i w:val="0"/>
                <w:color w:val="auto"/>
                <w:sz w:val="20"/>
                <w:szCs w:val="20"/>
                <w:lang w:val="en-GB"/>
              </w:rPr>
              <w:t>Climate &amp; Health Research Officer of the Centre for Sexual Health and HIV AIDS Research, Zimbabwe</w:t>
            </w:r>
          </w:p>
          <w:p w14:paraId="7EF760C8" w14:textId="77777777" w:rsidR="002B1276" w:rsidRPr="006960BE" w:rsidRDefault="002B1276" w:rsidP="003F6EF1">
            <w:pPr>
              <w:pStyle w:val="Default"/>
              <w:spacing w:after="0"/>
              <w:ind w:left="360"/>
              <w:rPr>
                <w:rFonts w:ascii="Arial" w:hAnsi="Arial" w:cs="Arial"/>
                <w:i w:val="0"/>
                <w:color w:val="auto"/>
                <w:sz w:val="20"/>
                <w:szCs w:val="20"/>
                <w:lang w:val="en-GB"/>
              </w:rPr>
            </w:pPr>
          </w:p>
          <w:p w14:paraId="7348CBE5" w14:textId="30083F07" w:rsidR="002B1276" w:rsidRPr="006960BE" w:rsidRDefault="002B1276" w:rsidP="00294425">
            <w:pPr>
              <w:pStyle w:val="Default"/>
              <w:numPr>
                <w:ilvl w:val="0"/>
                <w:numId w:val="21"/>
              </w:numPr>
              <w:spacing w:after="0"/>
              <w:rPr>
                <w:rFonts w:ascii="Arial" w:hAnsi="Arial" w:cs="Arial"/>
                <w:sz w:val="20"/>
                <w:szCs w:val="20"/>
                <w:lang w:val="en-GB"/>
              </w:rPr>
            </w:pPr>
            <w:r w:rsidRPr="49035DF7">
              <w:rPr>
                <w:rFonts w:ascii="Arial" w:hAnsi="Arial" w:cs="Arial"/>
                <w:i w:val="0"/>
                <w:color w:val="auto"/>
                <w:sz w:val="20"/>
                <w:szCs w:val="20"/>
                <w:lang w:val="en-GB"/>
              </w:rPr>
              <w:t>Jetina Tsvaki</w:t>
            </w:r>
            <w:r w:rsidR="007A7B41" w:rsidRPr="49035DF7">
              <w:rPr>
                <w:rFonts w:ascii="Arial" w:hAnsi="Arial" w:cs="Arial"/>
                <w:i w:val="0"/>
                <w:color w:val="auto"/>
                <w:sz w:val="20"/>
                <w:szCs w:val="20"/>
                <w:lang w:val="en-GB"/>
              </w:rPr>
              <w:t>, BSc</w:t>
            </w:r>
            <w:r w:rsidR="22413AF0" w:rsidRPr="5F0E5619">
              <w:rPr>
                <w:rFonts w:ascii="Arial" w:hAnsi="Arial" w:cs="Arial"/>
                <w:i w:val="0"/>
                <w:color w:val="auto"/>
                <w:sz w:val="20"/>
                <w:szCs w:val="20"/>
                <w:lang w:val="en-GB"/>
              </w:rPr>
              <w:t>, MSc</w:t>
            </w:r>
            <w:r w:rsidR="0C5A706E" w:rsidRPr="6662AF6F">
              <w:rPr>
                <w:rFonts w:ascii="Arial" w:hAnsi="Arial" w:cs="Arial"/>
                <w:i w:val="0"/>
                <w:color w:val="auto"/>
                <w:sz w:val="20"/>
                <w:szCs w:val="20"/>
                <w:lang w:val="en-GB"/>
              </w:rPr>
              <w:t xml:space="preserve"> </w:t>
            </w:r>
            <w:r w:rsidR="0C5A706E" w:rsidRPr="6662AF6F">
              <w:rPr>
                <w:rFonts w:ascii="Arial" w:hAnsi="Arial" w:cs="Arial"/>
                <w:sz w:val="20"/>
                <w:szCs w:val="20"/>
                <w:lang w:val="en-GB"/>
              </w:rPr>
              <w:t>(Insert your role)</w:t>
            </w:r>
          </w:p>
          <w:p w14:paraId="02D67832" w14:textId="4766B779" w:rsidR="002B1276" w:rsidRPr="006960BE" w:rsidRDefault="007A7B41" w:rsidP="005E784A">
            <w:pPr>
              <w:pStyle w:val="Default"/>
              <w:spacing w:after="0"/>
              <w:ind w:left="720"/>
              <w:rPr>
                <w:rFonts w:ascii="Arial" w:hAnsi="Arial" w:cs="Arial"/>
                <w:i w:val="0"/>
                <w:color w:val="auto"/>
                <w:sz w:val="20"/>
                <w:szCs w:val="20"/>
                <w:lang w:val="en-GB"/>
              </w:rPr>
            </w:pPr>
            <w:r w:rsidRPr="006960BE">
              <w:rPr>
                <w:rFonts w:ascii="Arial" w:hAnsi="Arial" w:cs="Arial"/>
                <w:i w:val="0"/>
                <w:color w:val="auto"/>
                <w:sz w:val="20"/>
                <w:szCs w:val="20"/>
                <w:lang w:val="en-GB"/>
              </w:rPr>
              <w:t xml:space="preserve">Climate &amp; Health </w:t>
            </w:r>
            <w:r w:rsidR="00AC5233" w:rsidRPr="006960BE">
              <w:rPr>
                <w:rFonts w:ascii="Arial" w:hAnsi="Arial" w:cs="Arial"/>
                <w:i w:val="0"/>
                <w:color w:val="auto"/>
                <w:sz w:val="20"/>
                <w:szCs w:val="20"/>
                <w:lang w:val="en-GB"/>
              </w:rPr>
              <w:t>Data Mana</w:t>
            </w:r>
            <w:r w:rsidR="00057744" w:rsidRPr="006960BE">
              <w:rPr>
                <w:rFonts w:ascii="Arial" w:hAnsi="Arial" w:cs="Arial"/>
                <w:i w:val="0"/>
                <w:color w:val="auto"/>
                <w:sz w:val="20"/>
                <w:szCs w:val="20"/>
                <w:lang w:val="en-GB"/>
              </w:rPr>
              <w:t>gement</w:t>
            </w:r>
            <w:r w:rsidR="006B58CD" w:rsidRPr="006960BE">
              <w:rPr>
                <w:rFonts w:ascii="Arial" w:hAnsi="Arial" w:cs="Arial"/>
                <w:i w:val="0"/>
                <w:color w:val="auto"/>
                <w:sz w:val="20"/>
                <w:szCs w:val="20"/>
                <w:lang w:val="en-GB"/>
              </w:rPr>
              <w:t xml:space="preserve"> and Science Analyst</w:t>
            </w:r>
            <w:r w:rsidRPr="006960BE">
              <w:rPr>
                <w:rFonts w:ascii="Arial" w:hAnsi="Arial" w:cs="Arial"/>
                <w:i w:val="0"/>
                <w:color w:val="auto"/>
                <w:sz w:val="20"/>
                <w:szCs w:val="20"/>
                <w:lang w:val="en-GB"/>
              </w:rPr>
              <w:t xml:space="preserve"> of the Centre for Sexual Health and HIV AIDS Research, Zimbabwe</w:t>
            </w:r>
          </w:p>
          <w:p w14:paraId="09F2FDC1" w14:textId="77777777" w:rsidR="001B5899" w:rsidRPr="00EF5986" w:rsidRDefault="001B5899">
            <w:pPr>
              <w:pStyle w:val="TableParagraph"/>
              <w:spacing w:before="50" w:line="211" w:lineRule="exact"/>
              <w:ind w:left="107"/>
              <w:jc w:val="left"/>
              <w:rPr>
                <w:sz w:val="20"/>
                <w:szCs w:val="20"/>
              </w:rPr>
            </w:pPr>
          </w:p>
        </w:tc>
      </w:tr>
      <w:tr w:rsidR="001B5899" w:rsidRPr="006960BE" w14:paraId="7CB33E24" w14:textId="77777777" w:rsidTr="00D208A0">
        <w:trPr>
          <w:trHeight w:val="280"/>
        </w:trPr>
        <w:tc>
          <w:tcPr>
            <w:tcW w:w="2547" w:type="dxa"/>
            <w:shd w:val="clear" w:color="auto" w:fill="CEDFF7"/>
          </w:tcPr>
          <w:p w14:paraId="1E681ACA" w14:textId="02673C3A" w:rsidR="001B5899" w:rsidRPr="006960BE" w:rsidRDefault="00C92394">
            <w:pPr>
              <w:pStyle w:val="TableParagraph"/>
              <w:spacing w:before="50" w:line="211" w:lineRule="exact"/>
              <w:ind w:right="96"/>
              <w:jc w:val="right"/>
              <w:rPr>
                <w:sz w:val="20"/>
                <w:szCs w:val="20"/>
                <w:lang w:val="en-GB"/>
              </w:rPr>
            </w:pPr>
            <w:r>
              <w:rPr>
                <w:sz w:val="20"/>
                <w:szCs w:val="20"/>
                <w:lang w:val="en-GB"/>
              </w:rPr>
              <w:t xml:space="preserve">  </w:t>
            </w:r>
          </w:p>
        </w:tc>
        <w:tc>
          <w:tcPr>
            <w:tcW w:w="6915" w:type="dxa"/>
          </w:tcPr>
          <w:p w14:paraId="1AD872A7" w14:textId="77777777" w:rsidR="001B5899" w:rsidRPr="006960BE" w:rsidRDefault="001B5899">
            <w:pPr>
              <w:pStyle w:val="TableParagraph"/>
              <w:spacing w:before="50" w:line="211" w:lineRule="exact"/>
              <w:ind w:left="107"/>
              <w:jc w:val="left"/>
              <w:rPr>
                <w:sz w:val="20"/>
                <w:szCs w:val="20"/>
                <w:lang w:val="en-GB"/>
              </w:rPr>
            </w:pPr>
            <w:proofErr w:type="spellStart"/>
            <w:r w:rsidRPr="006960BE">
              <w:rPr>
                <w:sz w:val="20"/>
                <w:szCs w:val="20"/>
                <w:lang w:val="en-GB"/>
              </w:rPr>
              <w:t>CeSHHAR</w:t>
            </w:r>
            <w:proofErr w:type="spellEnd"/>
          </w:p>
        </w:tc>
      </w:tr>
      <w:tr w:rsidR="001B5899" w:rsidRPr="006960BE" w14:paraId="38DC6E8E" w14:textId="77777777" w:rsidTr="00D208A0">
        <w:trPr>
          <w:trHeight w:val="280"/>
        </w:trPr>
        <w:tc>
          <w:tcPr>
            <w:tcW w:w="2547" w:type="dxa"/>
            <w:shd w:val="clear" w:color="auto" w:fill="CEDFF7"/>
          </w:tcPr>
          <w:p w14:paraId="0363E43E" w14:textId="77777777" w:rsidR="001B5899" w:rsidRPr="006960BE" w:rsidRDefault="001B5899">
            <w:pPr>
              <w:pStyle w:val="TableParagraph"/>
              <w:spacing w:before="50" w:line="211" w:lineRule="exact"/>
              <w:ind w:right="98"/>
              <w:jc w:val="right"/>
              <w:rPr>
                <w:sz w:val="20"/>
                <w:szCs w:val="20"/>
                <w:lang w:val="en-GB"/>
              </w:rPr>
            </w:pPr>
            <w:r w:rsidRPr="006960BE">
              <w:rPr>
                <w:sz w:val="20"/>
                <w:szCs w:val="20"/>
                <w:lang w:val="en-GB"/>
              </w:rPr>
              <w:t>Type</w:t>
            </w:r>
          </w:p>
        </w:tc>
        <w:tc>
          <w:tcPr>
            <w:tcW w:w="6915" w:type="dxa"/>
          </w:tcPr>
          <w:p w14:paraId="2A37C710" w14:textId="77777777" w:rsidR="001B5899" w:rsidRPr="006960BE" w:rsidRDefault="001B5899">
            <w:pPr>
              <w:pStyle w:val="TableParagraph"/>
              <w:spacing w:before="50" w:line="211" w:lineRule="exact"/>
              <w:ind w:left="107"/>
              <w:jc w:val="left"/>
              <w:rPr>
                <w:sz w:val="20"/>
                <w:szCs w:val="20"/>
                <w:lang w:val="en-GB"/>
              </w:rPr>
            </w:pPr>
            <w:r w:rsidRPr="006960BE">
              <w:rPr>
                <w:sz w:val="20"/>
                <w:szCs w:val="20"/>
                <w:lang w:val="en-GB"/>
              </w:rPr>
              <w:t>R: Document, Report</w:t>
            </w:r>
          </w:p>
        </w:tc>
      </w:tr>
      <w:tr w:rsidR="001B5899" w:rsidRPr="006960BE" w14:paraId="05A9ECFA" w14:textId="77777777" w:rsidTr="00D208A0">
        <w:trPr>
          <w:trHeight w:val="277"/>
        </w:trPr>
        <w:tc>
          <w:tcPr>
            <w:tcW w:w="2547" w:type="dxa"/>
            <w:shd w:val="clear" w:color="auto" w:fill="CEDFF7"/>
          </w:tcPr>
          <w:p w14:paraId="7B8A0AD5" w14:textId="77777777" w:rsidR="001B5899" w:rsidRPr="006960BE" w:rsidRDefault="001B5899">
            <w:pPr>
              <w:pStyle w:val="TableParagraph"/>
              <w:spacing w:before="47" w:line="211" w:lineRule="exact"/>
              <w:ind w:right="98"/>
              <w:jc w:val="right"/>
              <w:rPr>
                <w:sz w:val="20"/>
                <w:szCs w:val="20"/>
                <w:lang w:val="en-GB"/>
              </w:rPr>
            </w:pPr>
            <w:r w:rsidRPr="006960BE">
              <w:rPr>
                <w:sz w:val="20"/>
                <w:szCs w:val="20"/>
                <w:lang w:val="en-GB"/>
              </w:rPr>
              <w:t>Dissemination</w:t>
            </w:r>
            <w:r w:rsidRPr="006960BE">
              <w:rPr>
                <w:spacing w:val="-3"/>
                <w:sz w:val="20"/>
                <w:szCs w:val="20"/>
                <w:lang w:val="en-GB"/>
              </w:rPr>
              <w:t xml:space="preserve"> </w:t>
            </w:r>
            <w:r w:rsidRPr="006960BE">
              <w:rPr>
                <w:sz w:val="20"/>
                <w:szCs w:val="20"/>
                <w:lang w:val="en-GB"/>
              </w:rPr>
              <w:t>Level</w:t>
            </w:r>
          </w:p>
        </w:tc>
        <w:tc>
          <w:tcPr>
            <w:tcW w:w="6915" w:type="dxa"/>
          </w:tcPr>
          <w:p w14:paraId="79CE97FE" w14:textId="77777777" w:rsidR="001B5899" w:rsidRPr="006960BE" w:rsidRDefault="001B5899">
            <w:pPr>
              <w:pStyle w:val="TableParagraph"/>
              <w:spacing w:before="47" w:line="211" w:lineRule="exact"/>
              <w:ind w:left="107"/>
              <w:jc w:val="left"/>
              <w:rPr>
                <w:sz w:val="20"/>
                <w:szCs w:val="20"/>
                <w:lang w:val="en-GB"/>
              </w:rPr>
            </w:pPr>
            <w:r w:rsidRPr="006960BE">
              <w:rPr>
                <w:sz w:val="20"/>
                <w:szCs w:val="20"/>
                <w:lang w:val="en-GB"/>
              </w:rPr>
              <w:t>PU: Public</w:t>
            </w:r>
          </w:p>
        </w:tc>
      </w:tr>
      <w:tr w:rsidR="001B5899" w:rsidRPr="006960BE" w14:paraId="3040D2EE" w14:textId="77777777" w:rsidTr="00D208A0">
        <w:trPr>
          <w:trHeight w:val="280"/>
        </w:trPr>
        <w:tc>
          <w:tcPr>
            <w:tcW w:w="2547" w:type="dxa"/>
            <w:shd w:val="clear" w:color="auto" w:fill="CEDFF7"/>
          </w:tcPr>
          <w:p w14:paraId="62F4F67B" w14:textId="77777777" w:rsidR="001B5899" w:rsidRPr="006960BE" w:rsidRDefault="001B5899">
            <w:pPr>
              <w:pStyle w:val="TableParagraph"/>
              <w:spacing w:before="50" w:line="211" w:lineRule="exact"/>
              <w:ind w:right="98"/>
              <w:jc w:val="right"/>
              <w:rPr>
                <w:sz w:val="20"/>
                <w:szCs w:val="20"/>
                <w:lang w:val="en-GB"/>
              </w:rPr>
            </w:pPr>
            <w:r w:rsidRPr="006960BE">
              <w:rPr>
                <w:sz w:val="20"/>
                <w:szCs w:val="20"/>
                <w:lang w:val="en-GB"/>
              </w:rPr>
              <w:t>Due</w:t>
            </w:r>
            <w:r w:rsidRPr="006960BE">
              <w:rPr>
                <w:spacing w:val="-2"/>
                <w:sz w:val="20"/>
                <w:szCs w:val="20"/>
                <w:lang w:val="en-GB"/>
              </w:rPr>
              <w:t xml:space="preserve"> </w:t>
            </w:r>
            <w:r w:rsidRPr="006960BE">
              <w:rPr>
                <w:sz w:val="20"/>
                <w:szCs w:val="20"/>
                <w:lang w:val="en-GB"/>
              </w:rPr>
              <w:t>date</w:t>
            </w:r>
          </w:p>
        </w:tc>
        <w:tc>
          <w:tcPr>
            <w:tcW w:w="6915" w:type="dxa"/>
          </w:tcPr>
          <w:p w14:paraId="6AA0A758" w14:textId="080ADA0F" w:rsidR="001B5899" w:rsidRPr="006960BE" w:rsidRDefault="00C512E9">
            <w:pPr>
              <w:pStyle w:val="TableParagraph"/>
              <w:spacing w:before="50" w:line="211" w:lineRule="exact"/>
              <w:ind w:left="107"/>
              <w:jc w:val="left"/>
              <w:rPr>
                <w:sz w:val="20"/>
                <w:szCs w:val="20"/>
                <w:lang w:val="en-GB"/>
              </w:rPr>
            </w:pPr>
            <w:r>
              <w:rPr>
                <w:sz w:val="20"/>
                <w:szCs w:val="20"/>
                <w:lang w:val="en-GB"/>
              </w:rPr>
              <w:t xml:space="preserve">Original 31 December 2022. Revised </w:t>
            </w:r>
            <w:r w:rsidR="001B5899" w:rsidRPr="006960BE">
              <w:rPr>
                <w:sz w:val="20"/>
                <w:szCs w:val="20"/>
                <w:lang w:val="en-GB"/>
              </w:rPr>
              <w:t>31</w:t>
            </w:r>
            <w:r w:rsidR="001B5899" w:rsidRPr="006960BE">
              <w:rPr>
                <w:spacing w:val="-3"/>
                <w:sz w:val="20"/>
                <w:szCs w:val="20"/>
                <w:lang w:val="en-GB"/>
              </w:rPr>
              <w:t xml:space="preserve"> </w:t>
            </w:r>
            <w:r w:rsidR="00F90D27">
              <w:rPr>
                <w:sz w:val="20"/>
                <w:szCs w:val="20"/>
                <w:lang w:val="en-GB"/>
              </w:rPr>
              <w:t>January</w:t>
            </w:r>
            <w:r w:rsidR="001B5899" w:rsidRPr="006960BE">
              <w:rPr>
                <w:spacing w:val="-1"/>
                <w:sz w:val="20"/>
                <w:szCs w:val="20"/>
                <w:lang w:val="en-GB"/>
              </w:rPr>
              <w:t xml:space="preserve"> </w:t>
            </w:r>
            <w:r w:rsidR="001B5899" w:rsidRPr="006960BE">
              <w:rPr>
                <w:sz w:val="20"/>
                <w:szCs w:val="20"/>
                <w:lang w:val="en-GB"/>
              </w:rPr>
              <w:t>202</w:t>
            </w:r>
            <w:r w:rsidR="00F90D27">
              <w:rPr>
                <w:sz w:val="20"/>
                <w:szCs w:val="20"/>
                <w:lang w:val="en-GB"/>
              </w:rPr>
              <w:t>3</w:t>
            </w:r>
          </w:p>
        </w:tc>
      </w:tr>
    </w:tbl>
    <w:p w14:paraId="47502668" w14:textId="77777777" w:rsidR="001B5899" w:rsidRDefault="001B5899" w:rsidP="001B5899"/>
    <w:tbl>
      <w:tblPr>
        <w:tblW w:w="5112" w:type="pct"/>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06"/>
        <w:gridCol w:w="6974"/>
      </w:tblGrid>
      <w:tr w:rsidR="00621326" w:rsidRPr="005074D4" w14:paraId="35779642" w14:textId="77777777" w:rsidTr="006627E0">
        <w:trPr>
          <w:trHeight w:val="402"/>
        </w:trPr>
        <w:tc>
          <w:tcPr>
            <w:tcW w:w="5000" w:type="pct"/>
            <w:gridSpan w:val="2"/>
            <w:shd w:val="clear" w:color="auto" w:fill="9DBEEF"/>
          </w:tcPr>
          <w:p w14:paraId="1354C0DD" w14:textId="77777777" w:rsidR="00621326" w:rsidRPr="005074D4" w:rsidRDefault="00621326" w:rsidP="002B1276">
            <w:pPr>
              <w:pStyle w:val="Heading1"/>
              <w:rPr>
                <w:lang w:val="en-GB"/>
              </w:rPr>
            </w:pPr>
            <w:bookmarkStart w:id="512" w:name="_Toc128690045"/>
            <w:r w:rsidRPr="006627E0">
              <w:rPr>
                <w:sz w:val="30"/>
                <w:szCs w:val="18"/>
                <w:lang w:val="en-GB"/>
              </w:rPr>
              <w:t>History</w:t>
            </w:r>
            <w:r w:rsidRPr="006627E0">
              <w:rPr>
                <w:spacing w:val="-4"/>
                <w:sz w:val="30"/>
                <w:szCs w:val="18"/>
                <w:lang w:val="en-GB"/>
              </w:rPr>
              <w:t xml:space="preserve"> </w:t>
            </w:r>
            <w:r w:rsidRPr="006627E0">
              <w:rPr>
                <w:sz w:val="30"/>
                <w:szCs w:val="18"/>
                <w:lang w:val="en-GB"/>
              </w:rPr>
              <w:t>of</w:t>
            </w:r>
            <w:r w:rsidRPr="006627E0">
              <w:rPr>
                <w:spacing w:val="-1"/>
                <w:sz w:val="30"/>
                <w:szCs w:val="18"/>
                <w:lang w:val="en-GB"/>
              </w:rPr>
              <w:t xml:space="preserve"> </w:t>
            </w:r>
            <w:r w:rsidRPr="006627E0">
              <w:rPr>
                <w:sz w:val="30"/>
                <w:szCs w:val="18"/>
                <w:lang w:val="en-GB"/>
              </w:rPr>
              <w:t>Changes</w:t>
            </w:r>
            <w:bookmarkEnd w:id="512"/>
          </w:p>
        </w:tc>
      </w:tr>
      <w:tr w:rsidR="00621326" w:rsidRPr="005074D4" w14:paraId="30314C6B" w14:textId="77777777" w:rsidTr="00621326">
        <w:trPr>
          <w:trHeight w:val="307"/>
        </w:trPr>
        <w:tc>
          <w:tcPr>
            <w:tcW w:w="1360" w:type="pct"/>
            <w:shd w:val="clear" w:color="auto" w:fill="CEDFF7"/>
          </w:tcPr>
          <w:p w14:paraId="56E6D6C9" w14:textId="77777777" w:rsidR="00621326" w:rsidRPr="005074D4" w:rsidRDefault="00621326">
            <w:pPr>
              <w:pStyle w:val="TableParagraph"/>
              <w:spacing w:before="50" w:line="211" w:lineRule="exact"/>
              <w:ind w:right="98"/>
              <w:jc w:val="right"/>
              <w:rPr>
                <w:sz w:val="20"/>
                <w:lang w:val="en-GB"/>
              </w:rPr>
            </w:pPr>
            <w:r w:rsidRPr="005074D4">
              <w:rPr>
                <w:sz w:val="20"/>
                <w:lang w:val="en-GB"/>
              </w:rPr>
              <w:t>Version</w:t>
            </w:r>
            <w:r w:rsidRPr="005074D4">
              <w:rPr>
                <w:spacing w:val="-3"/>
                <w:sz w:val="20"/>
                <w:lang w:val="en-GB"/>
              </w:rPr>
              <w:t xml:space="preserve"> </w:t>
            </w:r>
            <w:r w:rsidRPr="005074D4">
              <w:rPr>
                <w:sz w:val="20"/>
                <w:lang w:val="en-GB"/>
              </w:rPr>
              <w:t>1.0</w:t>
            </w:r>
          </w:p>
        </w:tc>
        <w:tc>
          <w:tcPr>
            <w:tcW w:w="3640" w:type="pct"/>
          </w:tcPr>
          <w:p w14:paraId="70CAD3EE" w14:textId="4AD074FE" w:rsidR="00621326" w:rsidRPr="005074D4" w:rsidRDefault="00621326">
            <w:pPr>
              <w:pStyle w:val="TableParagraph"/>
              <w:spacing w:before="50" w:line="211" w:lineRule="exact"/>
              <w:ind w:left="107"/>
              <w:jc w:val="left"/>
              <w:rPr>
                <w:sz w:val="20"/>
                <w:lang w:val="en-GB"/>
              </w:rPr>
            </w:pPr>
            <w:del w:id="513" w:author="Craig Parker" w:date="2023-03-03T13:41:00Z">
              <w:r w:rsidRPr="005074D4" w:rsidDel="00666654">
                <w:rPr>
                  <w:sz w:val="20"/>
                  <w:lang w:val="en-GB"/>
                </w:rPr>
                <w:delText>Final</w:delText>
              </w:r>
              <w:r w:rsidRPr="005074D4" w:rsidDel="00666654">
                <w:rPr>
                  <w:spacing w:val="-4"/>
                  <w:sz w:val="20"/>
                  <w:lang w:val="en-GB"/>
                </w:rPr>
                <w:delText xml:space="preserve"> </w:delText>
              </w:r>
              <w:r w:rsidRPr="005074D4" w:rsidDel="00666654">
                <w:rPr>
                  <w:sz w:val="20"/>
                  <w:lang w:val="en-GB"/>
                </w:rPr>
                <w:delText>version</w:delText>
              </w:r>
              <w:r w:rsidRPr="005074D4" w:rsidDel="00666654">
                <w:rPr>
                  <w:spacing w:val="-1"/>
                  <w:sz w:val="20"/>
                  <w:lang w:val="en-GB"/>
                </w:rPr>
                <w:delText xml:space="preserve"> </w:delText>
              </w:r>
              <w:r w:rsidRPr="00AC0634" w:rsidDel="00666654">
                <w:rPr>
                  <w:sz w:val="20"/>
                  <w:lang w:val="en-GB"/>
                </w:rPr>
                <w:delText>approved</w:delText>
              </w:r>
              <w:r w:rsidRPr="00AC0634" w:rsidDel="00666654">
                <w:rPr>
                  <w:spacing w:val="-1"/>
                  <w:sz w:val="20"/>
                  <w:lang w:val="en-GB"/>
                </w:rPr>
                <w:delText xml:space="preserve"> </w:delText>
              </w:r>
              <w:r w:rsidRPr="00AC0634" w:rsidDel="00666654">
                <w:rPr>
                  <w:sz w:val="20"/>
                  <w:lang w:val="en-GB"/>
                </w:rPr>
                <w:delText>by</w:delText>
              </w:r>
              <w:r w:rsidRPr="00AC0634" w:rsidDel="00666654">
                <w:rPr>
                  <w:spacing w:val="-3"/>
                  <w:sz w:val="20"/>
                  <w:lang w:val="en-GB"/>
                </w:rPr>
                <w:delText xml:space="preserve"> </w:delText>
              </w:r>
              <w:r w:rsidRPr="00AC0634" w:rsidDel="00666654">
                <w:rPr>
                  <w:sz w:val="20"/>
                  <w:lang w:val="en-GB"/>
                </w:rPr>
                <w:delText>all</w:delText>
              </w:r>
              <w:r w:rsidRPr="00AC0634" w:rsidDel="00666654">
                <w:rPr>
                  <w:spacing w:val="-1"/>
                  <w:sz w:val="20"/>
                  <w:lang w:val="en-GB"/>
                </w:rPr>
                <w:delText xml:space="preserve"> </w:delText>
              </w:r>
              <w:r w:rsidRPr="00AC0634" w:rsidDel="00666654">
                <w:rPr>
                  <w:sz w:val="20"/>
                  <w:lang w:val="en-GB"/>
                </w:rPr>
                <w:delText>Beneficiaries</w:delText>
              </w:r>
              <w:r w:rsidRPr="00AC0634" w:rsidDel="00666654">
                <w:rPr>
                  <w:spacing w:val="-2"/>
                  <w:sz w:val="20"/>
                  <w:lang w:val="en-GB"/>
                </w:rPr>
                <w:delText xml:space="preserve"> </w:delText>
              </w:r>
              <w:r w:rsidRPr="00AC0634" w:rsidDel="00666654">
                <w:rPr>
                  <w:sz w:val="20"/>
                  <w:lang w:val="en-GB"/>
                </w:rPr>
                <w:delText>(</w:delText>
              </w:r>
              <w:r w:rsidR="00D3345E" w:rsidDel="00666654">
                <w:rPr>
                  <w:sz w:val="20"/>
                  <w:lang w:val="en-GB"/>
                </w:rPr>
                <w:delText>28</w:delText>
              </w:r>
              <w:r w:rsidDel="00666654">
                <w:rPr>
                  <w:sz w:val="20"/>
                  <w:lang w:val="en-GB"/>
                </w:rPr>
                <w:delText xml:space="preserve"> </w:delText>
              </w:r>
              <w:r w:rsidR="00D3345E" w:rsidDel="00666654">
                <w:rPr>
                  <w:sz w:val="20"/>
                  <w:lang w:val="en-GB"/>
                </w:rPr>
                <w:delText>02</w:delText>
              </w:r>
              <w:r w:rsidRPr="00AC0634" w:rsidDel="00666654">
                <w:rPr>
                  <w:sz w:val="20"/>
                  <w:lang w:val="en-GB"/>
                </w:rPr>
                <w:delText xml:space="preserve"> 202</w:delText>
              </w:r>
              <w:r w:rsidR="00CD0CA4" w:rsidDel="00666654">
                <w:rPr>
                  <w:sz w:val="20"/>
                  <w:lang w:val="en-GB"/>
                </w:rPr>
                <w:delText>3</w:delText>
              </w:r>
              <w:r w:rsidRPr="00AC0634" w:rsidDel="00666654">
                <w:rPr>
                  <w:sz w:val="20"/>
                  <w:lang w:val="en-GB"/>
                </w:rPr>
                <w:delText>)</w:delText>
              </w:r>
            </w:del>
            <w:ins w:id="514" w:author="Craig Parker" w:date="2023-03-03T13:41:00Z">
              <w:r w:rsidR="00666654" w:rsidRPr="005074D4">
                <w:rPr>
                  <w:sz w:val="20"/>
                  <w:lang w:val="en-GB"/>
                </w:rPr>
                <w:t xml:space="preserve"> Final</w:t>
              </w:r>
              <w:r w:rsidR="00666654" w:rsidRPr="005074D4">
                <w:rPr>
                  <w:spacing w:val="-4"/>
                  <w:sz w:val="20"/>
                  <w:lang w:val="en-GB"/>
                </w:rPr>
                <w:t xml:space="preserve"> </w:t>
              </w:r>
              <w:r w:rsidR="00666654" w:rsidRPr="005074D4">
                <w:rPr>
                  <w:sz w:val="20"/>
                  <w:lang w:val="en-GB"/>
                </w:rPr>
                <w:t>version</w:t>
              </w:r>
              <w:r w:rsidR="00666654" w:rsidRPr="005074D4">
                <w:rPr>
                  <w:spacing w:val="-1"/>
                  <w:sz w:val="20"/>
                  <w:lang w:val="en-GB"/>
                </w:rPr>
                <w:t xml:space="preserve"> </w:t>
              </w:r>
              <w:r w:rsidR="00666654" w:rsidRPr="00AC0634">
                <w:rPr>
                  <w:sz w:val="20"/>
                  <w:lang w:val="en-GB"/>
                </w:rPr>
                <w:t>approved</w:t>
              </w:r>
              <w:r w:rsidR="00666654" w:rsidRPr="00AC0634">
                <w:rPr>
                  <w:spacing w:val="-1"/>
                  <w:sz w:val="20"/>
                  <w:lang w:val="en-GB"/>
                </w:rPr>
                <w:t xml:space="preserve"> </w:t>
              </w:r>
              <w:r w:rsidR="00666654" w:rsidRPr="00AC0634">
                <w:rPr>
                  <w:sz w:val="20"/>
                  <w:lang w:val="en-GB"/>
                </w:rPr>
                <w:t>by</w:t>
              </w:r>
              <w:r w:rsidR="00666654" w:rsidRPr="00AC0634">
                <w:rPr>
                  <w:spacing w:val="-3"/>
                  <w:sz w:val="20"/>
                  <w:lang w:val="en-GB"/>
                </w:rPr>
                <w:t xml:space="preserve"> </w:t>
              </w:r>
              <w:r w:rsidR="00666654" w:rsidRPr="00AC0634">
                <w:rPr>
                  <w:sz w:val="20"/>
                  <w:lang w:val="en-GB"/>
                </w:rPr>
                <w:t>all</w:t>
              </w:r>
              <w:r w:rsidR="00666654" w:rsidRPr="00AC0634">
                <w:rPr>
                  <w:spacing w:val="-1"/>
                  <w:sz w:val="20"/>
                  <w:lang w:val="en-GB"/>
                </w:rPr>
                <w:t xml:space="preserve"> </w:t>
              </w:r>
              <w:r w:rsidR="00666654" w:rsidRPr="00AC0634">
                <w:rPr>
                  <w:sz w:val="20"/>
                  <w:lang w:val="en-GB"/>
                </w:rPr>
                <w:t>Beneficiaries</w:t>
              </w:r>
              <w:r w:rsidR="00666654" w:rsidRPr="00AC0634">
                <w:rPr>
                  <w:spacing w:val="-2"/>
                  <w:sz w:val="20"/>
                  <w:lang w:val="en-GB"/>
                </w:rPr>
                <w:t xml:space="preserve"> </w:t>
              </w:r>
              <w:r w:rsidR="00666654" w:rsidRPr="00AC0634">
                <w:rPr>
                  <w:sz w:val="20"/>
                  <w:lang w:val="en-GB"/>
                </w:rPr>
                <w:t>(</w:t>
              </w:r>
              <w:r w:rsidR="00666654">
                <w:rPr>
                  <w:sz w:val="20"/>
                  <w:lang w:val="en-GB"/>
                </w:rPr>
                <w:t>28 02</w:t>
              </w:r>
              <w:r w:rsidR="00666654" w:rsidRPr="00AC0634">
                <w:rPr>
                  <w:sz w:val="20"/>
                  <w:lang w:val="en-GB"/>
                </w:rPr>
                <w:t xml:space="preserve"> 202</w:t>
              </w:r>
              <w:r w:rsidR="00666654">
                <w:rPr>
                  <w:sz w:val="20"/>
                  <w:lang w:val="en-GB"/>
                </w:rPr>
                <w:t>3</w:t>
              </w:r>
              <w:r w:rsidR="00666654" w:rsidRPr="00AC0634">
                <w:rPr>
                  <w:sz w:val="20"/>
                  <w:lang w:val="en-GB"/>
                </w:rPr>
                <w:t>)</w:t>
              </w:r>
            </w:ins>
          </w:p>
        </w:tc>
      </w:tr>
    </w:tbl>
    <w:p w14:paraId="11491637" w14:textId="1A8FF698" w:rsidR="0048494F" w:rsidRDefault="0048494F" w:rsidP="0048494F">
      <w:pPr>
        <w:pStyle w:val="Heading1"/>
        <w:ind w:left="0" w:firstLine="0"/>
      </w:pPr>
    </w:p>
    <w:p w14:paraId="1FF3E37D" w14:textId="77777777" w:rsidR="0048494F" w:rsidRDefault="0048494F">
      <w:pPr>
        <w:rPr>
          <w:rFonts w:ascii="Arial Bold" w:hAnsi="Arial Bold"/>
          <w:b/>
          <w:sz w:val="32"/>
          <w:szCs w:val="20"/>
        </w:rPr>
      </w:pPr>
      <w:r>
        <w:br w:type="page"/>
      </w:r>
    </w:p>
    <w:p w14:paraId="712A3331" w14:textId="4B6B04F6" w:rsidR="00BA6727" w:rsidRDefault="4349402B" w:rsidP="006669A7">
      <w:pPr>
        <w:pStyle w:val="Heading1"/>
        <w:ind w:left="0" w:firstLine="0"/>
      </w:pPr>
      <w:bookmarkStart w:id="515" w:name="_Toc128690046"/>
      <w:r>
        <w:lastRenderedPageBreak/>
        <w:t xml:space="preserve">PROTOCOL </w:t>
      </w:r>
      <w:r w:rsidR="00000C62">
        <w:t>SYNOPSIS</w:t>
      </w:r>
      <w:bookmarkEnd w:id="515"/>
    </w:p>
    <w:p w14:paraId="237E8E31" w14:textId="77777777" w:rsidR="00947594" w:rsidRDefault="00947594">
      <w:pPr>
        <w:rPr>
          <w:rFonts w:ascii="Arial" w:hAnsi="Arial" w:cs="Arial"/>
        </w:rPr>
      </w:pPr>
    </w:p>
    <w:p w14:paraId="536C0713" w14:textId="1AC84ABA" w:rsidR="00AD697F" w:rsidRPr="00C008C4" w:rsidDel="007D1297" w:rsidRDefault="00AD697F" w:rsidP="009839BE">
      <w:pPr>
        <w:spacing w:line="360" w:lineRule="auto"/>
        <w:jc w:val="both"/>
        <w:rPr>
          <w:del w:id="516" w:author="Craig Parker" w:date="2023-03-02T22:25:00Z"/>
          <w:rFonts w:ascii="Arial" w:hAnsi="Arial" w:cs="Arial"/>
          <w:b/>
          <w:bCs/>
          <w:rPrChange w:id="517" w:author="Craig Parker" w:date="2023-03-02T22:26:00Z">
            <w:rPr>
              <w:del w:id="518" w:author="Craig Parker" w:date="2023-03-02T22:25:00Z"/>
              <w:rFonts w:ascii="Arial" w:hAnsi="Arial" w:cs="Arial"/>
            </w:rPr>
          </w:rPrChange>
        </w:rPr>
      </w:pPr>
      <w:del w:id="519" w:author="Craig Parker" w:date="2023-03-02T22:25:00Z">
        <w:r w:rsidRPr="002374F0" w:rsidDel="007D1297">
          <w:rPr>
            <w:rFonts w:ascii="Arial" w:hAnsi="Arial" w:cs="Arial"/>
            <w:b/>
            <w:bCs/>
          </w:rPr>
          <w:delText>Background:</w:delText>
        </w:r>
        <w:r w:rsidRPr="00C008C4" w:rsidDel="007D1297">
          <w:rPr>
            <w:rFonts w:ascii="Arial" w:hAnsi="Arial" w:cs="Arial"/>
            <w:b/>
            <w:bCs/>
            <w:rPrChange w:id="520" w:author="Craig Parker" w:date="2023-03-02T22:26:00Z">
              <w:rPr>
                <w:rFonts w:ascii="Arial" w:hAnsi="Arial" w:cs="Arial"/>
              </w:rPr>
            </w:rPrChange>
          </w:rPr>
          <w:delText xml:space="preserve"> Climate change poses a significant threat to global health, with the potential for further warming of 1.5°C to 2°C seeming</w:delText>
        </w:r>
        <w:r w:rsidR="003C776A" w:rsidRPr="00C008C4" w:rsidDel="007D1297">
          <w:rPr>
            <w:rFonts w:ascii="Arial" w:hAnsi="Arial" w:cs="Arial"/>
            <w:b/>
            <w:bCs/>
            <w:rPrChange w:id="521" w:author="Craig Parker" w:date="2023-03-02T22:26:00Z">
              <w:rPr>
                <w:rFonts w:ascii="Arial" w:hAnsi="Arial" w:cs="Arial"/>
              </w:rPr>
            </w:rPrChange>
          </w:rPr>
          <w:delText>ly</w:delText>
        </w:r>
        <w:r w:rsidRPr="00C008C4" w:rsidDel="007D1297">
          <w:rPr>
            <w:rFonts w:ascii="Arial" w:hAnsi="Arial" w:cs="Arial"/>
            <w:b/>
            <w:bCs/>
            <w:rPrChange w:id="522" w:author="Craig Parker" w:date="2023-03-02T22:26:00Z">
              <w:rPr>
                <w:rFonts w:ascii="Arial" w:hAnsi="Arial" w:cs="Arial"/>
              </w:rPr>
            </w:rPrChange>
          </w:rPr>
          <w:delText xml:space="preserve"> inevitable. However, there has been </w:delText>
        </w:r>
        <w:r w:rsidR="00F80F91" w:rsidRPr="00C008C4" w:rsidDel="007D1297">
          <w:rPr>
            <w:rFonts w:ascii="Arial" w:hAnsi="Arial" w:cs="Arial"/>
            <w:b/>
            <w:bCs/>
            <w:rPrChange w:id="523" w:author="Craig Parker" w:date="2023-03-02T22:26:00Z">
              <w:rPr>
                <w:rFonts w:ascii="Arial" w:hAnsi="Arial" w:cs="Arial"/>
              </w:rPr>
            </w:rPrChange>
          </w:rPr>
          <w:delText>l</w:delText>
        </w:r>
        <w:r w:rsidR="012D228B" w:rsidRPr="00C008C4" w:rsidDel="007D1297">
          <w:rPr>
            <w:rFonts w:ascii="Arial" w:hAnsi="Arial" w:cs="Arial"/>
            <w:b/>
            <w:bCs/>
            <w:rPrChange w:id="524" w:author="Craig Parker" w:date="2023-03-02T22:26:00Z">
              <w:rPr>
                <w:rFonts w:ascii="Arial" w:hAnsi="Arial" w:cs="Arial"/>
              </w:rPr>
            </w:rPrChange>
          </w:rPr>
          <w:delText>imited</w:delText>
        </w:r>
        <w:r w:rsidRPr="00C008C4" w:rsidDel="007D1297">
          <w:rPr>
            <w:rFonts w:ascii="Arial" w:hAnsi="Arial" w:cs="Arial"/>
            <w:b/>
            <w:bCs/>
            <w:rPrChange w:id="525" w:author="Craig Parker" w:date="2023-03-02T22:26:00Z">
              <w:rPr>
                <w:rFonts w:ascii="Arial" w:hAnsi="Arial" w:cs="Arial"/>
              </w:rPr>
            </w:rPrChange>
          </w:rPr>
          <w:delText xml:space="preserve"> attention to climate change and its impact on health in regions such as Sub-Saharan Africa, which </w:delText>
        </w:r>
        <w:r w:rsidR="4E8648AE" w:rsidRPr="00C008C4" w:rsidDel="007D1297">
          <w:rPr>
            <w:rFonts w:ascii="Arial" w:hAnsi="Arial" w:cs="Arial"/>
            <w:b/>
            <w:bCs/>
            <w:rPrChange w:id="526" w:author="Craig Parker" w:date="2023-03-02T22:26:00Z">
              <w:rPr>
                <w:rFonts w:ascii="Arial" w:hAnsi="Arial" w:cs="Arial"/>
              </w:rPr>
            </w:rPrChange>
          </w:rPr>
          <w:delText xml:space="preserve">constrains </w:delText>
        </w:r>
        <w:r w:rsidRPr="00C008C4" w:rsidDel="007D1297">
          <w:rPr>
            <w:rFonts w:ascii="Arial" w:hAnsi="Arial" w:cs="Arial"/>
            <w:b/>
            <w:bCs/>
            <w:rPrChange w:id="527" w:author="Craig Parker" w:date="2023-03-02T22:26:00Z">
              <w:rPr>
                <w:rFonts w:ascii="Arial" w:hAnsi="Arial" w:cs="Arial"/>
              </w:rPr>
            </w:rPrChange>
          </w:rPr>
          <w:delText>the ability to assess health risks and formulate effective policies. The healthcare sector is a significant contributor to carbon emissions</w:delText>
        </w:r>
        <w:r w:rsidR="003C776A" w:rsidRPr="00C008C4" w:rsidDel="007D1297">
          <w:rPr>
            <w:rFonts w:ascii="Arial" w:hAnsi="Arial" w:cs="Arial"/>
            <w:b/>
            <w:bCs/>
            <w:rPrChange w:id="528" w:author="Craig Parker" w:date="2023-03-02T22:26:00Z">
              <w:rPr>
                <w:rFonts w:ascii="Arial" w:hAnsi="Arial" w:cs="Arial"/>
              </w:rPr>
            </w:rPrChange>
          </w:rPr>
          <w:delText>,</w:delText>
        </w:r>
        <w:r w:rsidRPr="00C008C4" w:rsidDel="007D1297">
          <w:rPr>
            <w:rFonts w:ascii="Arial" w:hAnsi="Arial" w:cs="Arial"/>
            <w:b/>
            <w:bCs/>
            <w:rPrChange w:id="529" w:author="Craig Parker" w:date="2023-03-02T22:26:00Z">
              <w:rPr>
                <w:rFonts w:ascii="Arial" w:hAnsi="Arial" w:cs="Arial"/>
              </w:rPr>
            </w:rPrChange>
          </w:rPr>
          <w:delText xml:space="preserve"> and reducing its carbon footprint is critical in mitigating climate change.</w:delText>
        </w:r>
      </w:del>
    </w:p>
    <w:p w14:paraId="7258490E" w14:textId="10E78B9A" w:rsidR="006669A7" w:rsidRPr="00C008C4" w:rsidDel="007D1297" w:rsidRDefault="006669A7" w:rsidP="009839BE">
      <w:pPr>
        <w:spacing w:line="360" w:lineRule="auto"/>
        <w:jc w:val="both"/>
        <w:rPr>
          <w:del w:id="530" w:author="Craig Parker" w:date="2023-03-02T22:25:00Z"/>
          <w:rFonts w:ascii="Arial" w:hAnsi="Arial" w:cs="Arial"/>
          <w:b/>
          <w:bCs/>
        </w:rPr>
      </w:pPr>
    </w:p>
    <w:p w14:paraId="3FF7802B" w14:textId="42BA1064" w:rsidR="00AD697F" w:rsidRPr="00C008C4" w:rsidDel="007D1297" w:rsidRDefault="00AD697F" w:rsidP="009839BE">
      <w:pPr>
        <w:spacing w:line="360" w:lineRule="auto"/>
        <w:jc w:val="both"/>
        <w:rPr>
          <w:del w:id="531" w:author="Craig Parker" w:date="2023-03-02T22:25:00Z"/>
          <w:rFonts w:ascii="Arial" w:hAnsi="Arial" w:cs="Arial"/>
          <w:b/>
          <w:bCs/>
          <w:rPrChange w:id="532" w:author="Craig Parker" w:date="2023-03-02T22:26:00Z">
            <w:rPr>
              <w:del w:id="533" w:author="Craig Parker" w:date="2023-03-02T22:25:00Z"/>
              <w:rFonts w:ascii="Arial" w:hAnsi="Arial" w:cs="Arial"/>
            </w:rPr>
          </w:rPrChange>
        </w:rPr>
      </w:pPr>
      <w:del w:id="534" w:author="Craig Parker" w:date="2023-03-02T22:25:00Z">
        <w:r w:rsidRPr="00C008C4" w:rsidDel="007D1297">
          <w:rPr>
            <w:rFonts w:ascii="Arial" w:hAnsi="Arial" w:cs="Arial"/>
            <w:b/>
            <w:bCs/>
          </w:rPr>
          <w:delText>Methods:</w:delText>
        </w:r>
        <w:r w:rsidRPr="00C008C4" w:rsidDel="007D1297">
          <w:rPr>
            <w:rFonts w:ascii="Arial" w:hAnsi="Arial" w:cs="Arial"/>
            <w:b/>
            <w:bCs/>
            <w:rPrChange w:id="535" w:author="Craig Parker" w:date="2023-03-02T22:26:00Z">
              <w:rPr>
                <w:rFonts w:ascii="Arial" w:hAnsi="Arial" w:cs="Arial"/>
              </w:rPr>
            </w:rPrChange>
          </w:rPr>
          <w:delText xml:space="preserve"> This </w:delText>
        </w:r>
        <w:r w:rsidR="66B4338D" w:rsidRPr="00C008C4" w:rsidDel="007D1297">
          <w:rPr>
            <w:rFonts w:ascii="Arial" w:hAnsi="Arial" w:cs="Arial"/>
            <w:b/>
            <w:bCs/>
            <w:rPrChange w:id="536" w:author="Craig Parker" w:date="2023-03-02T22:26:00Z">
              <w:rPr>
                <w:rFonts w:ascii="Arial" w:hAnsi="Arial" w:cs="Arial"/>
              </w:rPr>
            </w:rPrChange>
          </w:rPr>
          <w:delText xml:space="preserve">protocol </w:delText>
        </w:r>
        <w:r w:rsidRPr="00C008C4" w:rsidDel="007D1297">
          <w:rPr>
            <w:rFonts w:ascii="Arial" w:hAnsi="Arial" w:cs="Arial"/>
            <w:b/>
            <w:bCs/>
            <w:rPrChange w:id="537" w:author="Craig Parker" w:date="2023-03-02T22:26:00Z">
              <w:rPr>
                <w:rFonts w:ascii="Arial" w:hAnsi="Arial" w:cs="Arial"/>
              </w:rPr>
            </w:rPrChange>
          </w:rPr>
          <w:delText xml:space="preserve">outlines the use of the </w:delText>
        </w:r>
        <w:r w:rsidR="00561022" w:rsidRPr="00C008C4" w:rsidDel="007D1297">
          <w:rPr>
            <w:rFonts w:ascii="Arial" w:hAnsi="Arial" w:cs="Arial"/>
            <w:b/>
            <w:bCs/>
            <w:rPrChange w:id="538" w:author="Craig Parker" w:date="2023-03-02T22:26:00Z">
              <w:rPr>
                <w:rFonts w:ascii="Arial" w:hAnsi="Arial" w:cs="Arial"/>
              </w:rPr>
            </w:rPrChange>
          </w:rPr>
          <w:delText>Aga Khan Development Network’s (AKDN) Carbon Management Tool</w:delText>
        </w:r>
        <w:r w:rsidRPr="00C008C4" w:rsidDel="007D1297">
          <w:rPr>
            <w:rFonts w:ascii="Arial" w:hAnsi="Arial" w:cs="Arial"/>
            <w:b/>
            <w:bCs/>
            <w:rPrChange w:id="539" w:author="Craig Parker" w:date="2023-03-02T22:26:00Z">
              <w:rPr>
                <w:rFonts w:ascii="Arial" w:hAnsi="Arial" w:cs="Arial"/>
              </w:rPr>
            </w:rPrChange>
          </w:rPr>
          <w:delText xml:space="preserve"> to assess the carbon footprint of eight healthcare facilities in Kenya (n=2), South Africa (n=3), and Zimbabwe (n=3). The project will use serial measurements to track progress over time, providing valuable insights for future sustainability efforts. The ultimate goal is to evaluate the benefits and cost-effectiveness of interventions </w:delText>
        </w:r>
        <w:r w:rsidR="00DB4DED" w:rsidRPr="00C008C4" w:rsidDel="007D1297">
          <w:rPr>
            <w:rFonts w:ascii="Arial" w:hAnsi="Arial" w:cs="Arial"/>
            <w:b/>
            <w:bCs/>
            <w:rPrChange w:id="540" w:author="Craig Parker" w:date="2023-03-02T22:26:00Z">
              <w:rPr>
                <w:rFonts w:ascii="Arial" w:hAnsi="Arial" w:cs="Arial"/>
              </w:rPr>
            </w:rPrChange>
          </w:rPr>
          <w:delText>to reduce greenhouse gas emissions and</w:delText>
        </w:r>
        <w:r w:rsidRPr="00C008C4" w:rsidDel="007D1297">
          <w:rPr>
            <w:rFonts w:ascii="Arial" w:hAnsi="Arial" w:cs="Arial"/>
            <w:b/>
            <w:bCs/>
            <w:rPrChange w:id="541" w:author="Craig Parker" w:date="2023-03-02T22:26:00Z">
              <w:rPr>
                <w:rFonts w:ascii="Arial" w:hAnsi="Arial" w:cs="Arial"/>
              </w:rPr>
            </w:rPrChange>
          </w:rPr>
          <w:delText xml:space="preserve"> understand the impact of heat on healthcare facilities.</w:delText>
        </w:r>
      </w:del>
    </w:p>
    <w:p w14:paraId="14FCC29F" w14:textId="77139DB2" w:rsidR="00AD697F" w:rsidRPr="00C008C4" w:rsidDel="007D1297" w:rsidRDefault="00AD697F" w:rsidP="009839BE">
      <w:pPr>
        <w:spacing w:line="360" w:lineRule="auto"/>
        <w:jc w:val="both"/>
        <w:rPr>
          <w:del w:id="542" w:author="Craig Parker" w:date="2023-03-02T22:25:00Z"/>
          <w:rFonts w:ascii="Arial" w:hAnsi="Arial" w:cs="Arial"/>
          <w:b/>
          <w:bCs/>
          <w:rPrChange w:id="543" w:author="Craig Parker" w:date="2023-03-02T22:26:00Z">
            <w:rPr>
              <w:del w:id="544" w:author="Craig Parker" w:date="2023-03-02T22:25:00Z"/>
              <w:rFonts w:ascii="Arial" w:hAnsi="Arial" w:cs="Arial"/>
            </w:rPr>
          </w:rPrChange>
        </w:rPr>
      </w:pPr>
    </w:p>
    <w:p w14:paraId="3FC30ECD" w14:textId="7CF090EC" w:rsidR="00AD697F" w:rsidRPr="00C008C4" w:rsidDel="007D1297" w:rsidRDefault="00074AC6" w:rsidP="009839BE">
      <w:pPr>
        <w:spacing w:line="360" w:lineRule="auto"/>
        <w:jc w:val="both"/>
        <w:rPr>
          <w:del w:id="545" w:author="Craig Parker" w:date="2023-03-02T22:25:00Z"/>
          <w:rFonts w:ascii="Arial" w:hAnsi="Arial" w:cs="Arial"/>
          <w:b/>
          <w:bCs/>
          <w:rPrChange w:id="546" w:author="Craig Parker" w:date="2023-03-02T22:26:00Z">
            <w:rPr>
              <w:del w:id="547" w:author="Craig Parker" w:date="2023-03-02T22:25:00Z"/>
              <w:rFonts w:ascii="Arial" w:hAnsi="Arial" w:cs="Arial"/>
            </w:rPr>
          </w:rPrChange>
        </w:rPr>
      </w:pPr>
      <w:del w:id="548" w:author="Craig Parker" w:date="2023-03-02T22:25:00Z">
        <w:r w:rsidRPr="00C008C4" w:rsidDel="007D1297">
          <w:rPr>
            <w:rFonts w:ascii="Arial" w:hAnsi="Arial" w:cs="Arial"/>
            <w:b/>
            <w:bCs/>
          </w:rPr>
          <w:delText>Study</w:delText>
        </w:r>
        <w:r w:rsidR="546190E8" w:rsidRPr="00C008C4" w:rsidDel="007D1297">
          <w:rPr>
            <w:rFonts w:ascii="Arial" w:hAnsi="Arial" w:cs="Arial"/>
            <w:b/>
            <w:bCs/>
          </w:rPr>
          <w:delText xml:space="preserve"> outputs</w:delText>
        </w:r>
        <w:r w:rsidR="00AD697F" w:rsidRPr="00C008C4" w:rsidDel="007D1297">
          <w:rPr>
            <w:rFonts w:ascii="Arial" w:hAnsi="Arial" w:cs="Arial"/>
            <w:b/>
            <w:bCs/>
          </w:rPr>
          <w:delText>:</w:delText>
        </w:r>
        <w:r w:rsidR="00AD697F" w:rsidRPr="00C008C4" w:rsidDel="007D1297">
          <w:rPr>
            <w:rFonts w:ascii="Arial" w:hAnsi="Arial" w:cs="Arial"/>
            <w:b/>
            <w:bCs/>
            <w:rPrChange w:id="549" w:author="Craig Parker" w:date="2023-03-02T22:26:00Z">
              <w:rPr>
                <w:rFonts w:ascii="Arial" w:hAnsi="Arial" w:cs="Arial"/>
              </w:rPr>
            </w:rPrChange>
          </w:rPr>
          <w:delText xml:space="preserve"> The project's results will provide critical information </w:delText>
        </w:r>
        <w:r w:rsidR="6D1AC9F1" w:rsidRPr="00C008C4" w:rsidDel="007D1297">
          <w:rPr>
            <w:rFonts w:ascii="Arial" w:hAnsi="Arial" w:cs="Arial"/>
            <w:b/>
            <w:bCs/>
            <w:rPrChange w:id="550" w:author="Craig Parker" w:date="2023-03-02T22:26:00Z">
              <w:rPr>
                <w:rFonts w:ascii="Arial" w:hAnsi="Arial" w:cs="Arial"/>
              </w:rPr>
            </w:rPrChange>
          </w:rPr>
          <w:delText>on Greenhouse gas emission</w:delText>
        </w:r>
        <w:r w:rsidR="00DB4DED" w:rsidRPr="00C008C4" w:rsidDel="007D1297">
          <w:rPr>
            <w:rFonts w:ascii="Arial" w:hAnsi="Arial" w:cs="Arial"/>
            <w:b/>
            <w:bCs/>
            <w:rPrChange w:id="551" w:author="Craig Parker" w:date="2023-03-02T22:26:00Z">
              <w:rPr>
                <w:rFonts w:ascii="Arial" w:hAnsi="Arial" w:cs="Arial"/>
              </w:rPr>
            </w:rPrChange>
          </w:rPr>
          <w:delText>s</w:delText>
        </w:r>
        <w:r w:rsidR="6D1AC9F1" w:rsidRPr="00C008C4" w:rsidDel="007D1297">
          <w:rPr>
            <w:rFonts w:ascii="Arial" w:hAnsi="Arial" w:cs="Arial"/>
            <w:b/>
            <w:bCs/>
            <w:rPrChange w:id="552" w:author="Craig Parker" w:date="2023-03-02T22:26:00Z">
              <w:rPr>
                <w:rFonts w:ascii="Arial" w:hAnsi="Arial" w:cs="Arial"/>
              </w:rPr>
            </w:rPrChange>
          </w:rPr>
          <w:delText xml:space="preserve"> in health facilities</w:delText>
        </w:r>
        <w:r w:rsidR="00AD697F" w:rsidRPr="00C008C4" w:rsidDel="007D1297">
          <w:rPr>
            <w:rFonts w:ascii="Arial" w:hAnsi="Arial" w:cs="Arial"/>
            <w:b/>
            <w:bCs/>
            <w:rPrChange w:id="553" w:author="Craig Parker" w:date="2023-03-02T22:26:00Z">
              <w:rPr>
                <w:rFonts w:ascii="Arial" w:hAnsi="Arial" w:cs="Arial"/>
              </w:rPr>
            </w:rPrChange>
          </w:rPr>
          <w:delText xml:space="preserve"> and guid</w:delText>
        </w:r>
        <w:r w:rsidR="00DB4DED" w:rsidRPr="00C008C4" w:rsidDel="007D1297">
          <w:rPr>
            <w:rFonts w:ascii="Arial" w:hAnsi="Arial" w:cs="Arial"/>
            <w:b/>
            <w:bCs/>
            <w:rPrChange w:id="554" w:author="Craig Parker" w:date="2023-03-02T22:26:00Z">
              <w:rPr>
                <w:rFonts w:ascii="Arial" w:hAnsi="Arial" w:cs="Arial"/>
              </w:rPr>
            </w:rPrChange>
          </w:rPr>
          <w:delText>e</w:delText>
        </w:r>
        <w:r w:rsidR="00AD697F" w:rsidRPr="00C008C4" w:rsidDel="007D1297">
          <w:rPr>
            <w:rFonts w:ascii="Arial" w:hAnsi="Arial" w:cs="Arial"/>
            <w:b/>
            <w:bCs/>
            <w:rPrChange w:id="555" w:author="Craig Parker" w:date="2023-03-02T22:26:00Z">
              <w:rPr>
                <w:rFonts w:ascii="Arial" w:hAnsi="Arial" w:cs="Arial"/>
              </w:rPr>
            </w:rPrChange>
          </w:rPr>
          <w:delText xml:space="preserve"> policy decisions around the interface between adaptation and mitigation.</w:delText>
        </w:r>
      </w:del>
    </w:p>
    <w:p w14:paraId="391B9B6D" w14:textId="33F4A95E" w:rsidR="00AD697F" w:rsidRPr="00C008C4" w:rsidDel="007D1297" w:rsidRDefault="00AD697F" w:rsidP="009839BE">
      <w:pPr>
        <w:spacing w:line="360" w:lineRule="auto"/>
        <w:jc w:val="both"/>
        <w:rPr>
          <w:del w:id="556" w:author="Craig Parker" w:date="2023-03-02T22:25:00Z"/>
          <w:rFonts w:ascii="Arial" w:hAnsi="Arial" w:cs="Arial"/>
          <w:b/>
          <w:bCs/>
          <w:rPrChange w:id="557" w:author="Craig Parker" w:date="2023-03-02T22:26:00Z">
            <w:rPr>
              <w:del w:id="558" w:author="Craig Parker" w:date="2023-03-02T22:25:00Z"/>
              <w:rFonts w:ascii="Arial" w:hAnsi="Arial" w:cs="Arial"/>
            </w:rPr>
          </w:rPrChange>
        </w:rPr>
      </w:pPr>
    </w:p>
    <w:p w14:paraId="4A7AC172" w14:textId="241EDEBB" w:rsidR="002E42FA" w:rsidRPr="002E42FA" w:rsidRDefault="00AD697F" w:rsidP="002E42FA">
      <w:pPr>
        <w:spacing w:line="360" w:lineRule="auto"/>
        <w:jc w:val="both"/>
        <w:rPr>
          <w:ins w:id="559" w:author="Craig Parker" w:date="2023-03-02T22:25:00Z"/>
          <w:rFonts w:ascii="Arial" w:hAnsi="Arial" w:cs="Arial"/>
        </w:rPr>
      </w:pPr>
      <w:del w:id="560" w:author="Craig Parker" w:date="2023-03-02T22:25:00Z">
        <w:r w:rsidRPr="00C008C4" w:rsidDel="007D1297">
          <w:rPr>
            <w:rFonts w:ascii="Arial" w:hAnsi="Arial" w:cs="Arial"/>
            <w:b/>
            <w:bCs/>
          </w:rPr>
          <w:delText>Conclusion:</w:delText>
        </w:r>
        <w:r w:rsidRPr="00C008C4" w:rsidDel="007D1297">
          <w:rPr>
            <w:rFonts w:ascii="Arial" w:hAnsi="Arial" w:cs="Arial"/>
            <w:b/>
            <w:bCs/>
            <w:rPrChange w:id="561" w:author="Craig Parker" w:date="2023-03-02T22:26:00Z">
              <w:rPr>
                <w:rFonts w:ascii="Arial" w:hAnsi="Arial" w:cs="Arial"/>
              </w:rPr>
            </w:rPrChange>
          </w:rPr>
          <w:delText xml:space="preserve"> The AKDN Carbon Management Tool will enable the assessment of the carbon footprint of healthcare facilities in three</w:delText>
        </w:r>
        <w:r w:rsidR="00291CE1" w:rsidRPr="00C008C4" w:rsidDel="007D1297">
          <w:rPr>
            <w:rFonts w:ascii="Arial" w:hAnsi="Arial" w:cs="Arial"/>
            <w:b/>
            <w:bCs/>
            <w:rPrChange w:id="562" w:author="Craig Parker" w:date="2023-03-02T22:26:00Z">
              <w:rPr>
                <w:rFonts w:ascii="Arial" w:hAnsi="Arial" w:cs="Arial"/>
              </w:rPr>
            </w:rPrChange>
          </w:rPr>
          <w:delText xml:space="preserve"> </w:delText>
        </w:r>
        <w:r w:rsidR="7F5D6DE4" w:rsidRPr="00C008C4" w:rsidDel="007D1297">
          <w:rPr>
            <w:rFonts w:ascii="Arial" w:hAnsi="Arial" w:cs="Arial"/>
            <w:b/>
            <w:bCs/>
            <w:rPrChange w:id="563" w:author="Craig Parker" w:date="2023-03-02T22:26:00Z">
              <w:rPr>
                <w:rFonts w:ascii="Arial" w:hAnsi="Arial" w:cs="Arial"/>
              </w:rPr>
            </w:rPrChange>
          </w:rPr>
          <w:delText>s</w:delText>
        </w:r>
        <w:r w:rsidRPr="00C008C4" w:rsidDel="007D1297">
          <w:rPr>
            <w:rFonts w:ascii="Arial" w:hAnsi="Arial" w:cs="Arial"/>
            <w:b/>
            <w:bCs/>
            <w:rPrChange w:id="564" w:author="Craig Parker" w:date="2023-03-02T22:26:00Z">
              <w:rPr>
                <w:rFonts w:ascii="Arial" w:hAnsi="Arial" w:cs="Arial"/>
              </w:rPr>
            </w:rPrChange>
          </w:rPr>
          <w:delText xml:space="preserve">ub-Saharan African countries. This information is crucial for developing effective policies and implementing interventions </w:delText>
        </w:r>
        <w:r w:rsidR="00682A22" w:rsidRPr="00C008C4" w:rsidDel="007D1297">
          <w:rPr>
            <w:rFonts w:ascii="Arial" w:hAnsi="Arial" w:cs="Arial"/>
            <w:b/>
            <w:bCs/>
            <w:rPrChange w:id="565" w:author="Craig Parker" w:date="2023-03-02T22:26:00Z">
              <w:rPr>
                <w:rFonts w:ascii="Arial" w:hAnsi="Arial" w:cs="Arial"/>
              </w:rPr>
            </w:rPrChange>
          </w:rPr>
          <w:delText>to reduce greenhouse gas emissions and mitigate</w:delText>
        </w:r>
        <w:r w:rsidRPr="00C008C4" w:rsidDel="007D1297">
          <w:rPr>
            <w:rFonts w:ascii="Arial" w:hAnsi="Arial" w:cs="Arial"/>
            <w:b/>
            <w:bCs/>
            <w:rPrChange w:id="566" w:author="Craig Parker" w:date="2023-03-02T22:26:00Z">
              <w:rPr>
                <w:rFonts w:ascii="Arial" w:hAnsi="Arial" w:cs="Arial"/>
              </w:rPr>
            </w:rPrChange>
          </w:rPr>
          <w:delText xml:space="preserve"> climate change's impact on health. The project's results will guide policy decisions around adaptation and mitigation.</w:delText>
        </w:r>
      </w:del>
      <w:ins w:id="567" w:author="Craig Parker" w:date="2023-03-02T22:25:00Z">
        <w:r w:rsidR="002E42FA" w:rsidRPr="00C008C4">
          <w:rPr>
            <w:rFonts w:ascii="Arial" w:hAnsi="Arial" w:cs="Arial"/>
            <w:b/>
            <w:bCs/>
            <w:rPrChange w:id="568" w:author="Craig Parker" w:date="2023-03-02T22:26:00Z">
              <w:rPr>
                <w:rFonts w:ascii="Arial" w:hAnsi="Arial" w:cs="Arial"/>
              </w:rPr>
            </w:rPrChange>
          </w:rPr>
          <w:t>Background:</w:t>
        </w:r>
        <w:r w:rsidR="002E42FA" w:rsidRPr="002E42FA">
          <w:rPr>
            <w:rFonts w:ascii="Arial" w:hAnsi="Arial" w:cs="Arial"/>
          </w:rPr>
          <w:t xml:space="preserve"> Climate change is a major threat to global health, and its impact on health in Sub-Saharan Africa is not well understood, which makes it difficult to assess health risks and formulate effective policies. The healthcare sector </w:t>
        </w:r>
      </w:ins>
      <w:ins w:id="569" w:author="Shobna Sawry" w:date="2023-03-05T20:10:00Z">
        <w:r w:rsidR="00404B18">
          <w:rPr>
            <w:rFonts w:ascii="Arial" w:hAnsi="Arial" w:cs="Arial"/>
          </w:rPr>
          <w:t>contributes</w:t>
        </w:r>
        <w:r w:rsidR="00404B18" w:rsidRPr="002E42FA">
          <w:rPr>
            <w:rFonts w:ascii="Arial" w:hAnsi="Arial" w:cs="Arial"/>
          </w:rPr>
          <w:t xml:space="preserve"> </w:t>
        </w:r>
      </w:ins>
      <w:r w:rsidR="00000935">
        <w:rPr>
          <w:rFonts w:ascii="Arial" w:hAnsi="Arial" w:cs="Arial"/>
        </w:rPr>
        <w:t xml:space="preserve">significantly </w:t>
      </w:r>
      <w:del w:id="570" w:author="Shobna Sawry" w:date="2023-03-05T20:10:00Z">
        <w:r w:rsidR="00000935" w:rsidDel="00404B18">
          <w:rPr>
            <w:rFonts w:ascii="Arial" w:hAnsi="Arial" w:cs="Arial"/>
          </w:rPr>
          <w:delText>contributes</w:delText>
        </w:r>
      </w:del>
      <w:ins w:id="571" w:author="Craig Parker" w:date="2023-03-02T22:25:00Z">
        <w:del w:id="572" w:author="Shobna Sawry" w:date="2023-03-05T20:10:00Z">
          <w:r w:rsidR="002E42FA" w:rsidRPr="002E42FA" w:rsidDel="00404B18">
            <w:rPr>
              <w:rFonts w:ascii="Arial" w:hAnsi="Arial" w:cs="Arial"/>
            </w:rPr>
            <w:delText xml:space="preserve"> </w:delText>
          </w:r>
        </w:del>
        <w:r w:rsidR="002E42FA" w:rsidRPr="002E42FA">
          <w:rPr>
            <w:rFonts w:ascii="Arial" w:hAnsi="Arial" w:cs="Arial"/>
          </w:rPr>
          <w:t xml:space="preserve">to carbon emissions, </w:t>
        </w:r>
        <w:r w:rsidR="002E42FA" w:rsidRPr="002E42FA">
          <w:rPr>
            <w:rFonts w:ascii="Arial" w:hAnsi="Arial" w:cs="Arial"/>
          </w:rPr>
          <w:lastRenderedPageBreak/>
          <w:t xml:space="preserve">and reducing its carbon footprint is essential for mitigating climate change. To address this issue, a phased approach will be taken to use the Aga Khan Development </w:t>
        </w:r>
      </w:ins>
      <w:del w:id="573" w:author="Craig Parker" w:date="2023-03-03T16:23:00Z">
        <w:r w:rsidR="00F617C9" w:rsidDel="009D1181">
          <w:rPr>
            <w:rFonts w:ascii="Arial" w:hAnsi="Arial" w:cs="Arial"/>
          </w:rPr>
          <w:delText>'</w:delText>
        </w:r>
      </w:del>
      <w:ins w:id="574" w:author="Craig Parker" w:date="2023-03-03T16:23:00Z">
        <w:r w:rsidR="009D1181" w:rsidRPr="002E42FA">
          <w:rPr>
            <w:rFonts w:ascii="Arial" w:hAnsi="Arial" w:cs="Arial"/>
          </w:rPr>
          <w:t>Network</w:t>
        </w:r>
      </w:ins>
      <w:ins w:id="575" w:author="Craig Parker" w:date="2023-03-03T16:29:00Z">
        <w:r w:rsidR="002135D5">
          <w:rPr>
            <w:rFonts w:ascii="Arial" w:hAnsi="Arial" w:cs="Arial"/>
          </w:rPr>
          <w:t>'</w:t>
        </w:r>
      </w:ins>
      <w:ins w:id="576" w:author="Craig Parker" w:date="2023-03-03T16:23:00Z">
        <w:r w:rsidR="009D1181" w:rsidRPr="002E42FA">
          <w:rPr>
            <w:rFonts w:ascii="Arial" w:hAnsi="Arial" w:cs="Arial"/>
          </w:rPr>
          <w:t xml:space="preserve">s </w:t>
        </w:r>
      </w:ins>
      <w:ins w:id="577" w:author="Craig Parker" w:date="2023-03-02T22:25:00Z">
        <w:r w:rsidR="002E42FA" w:rsidRPr="002E42FA">
          <w:rPr>
            <w:rFonts w:ascii="Arial" w:hAnsi="Arial" w:cs="Arial"/>
          </w:rPr>
          <w:t>(AKDN) Carbon Management Tool to assess the carbon footprint of eight healthcare facilities in Kenya (n=2), South Africa (n=3), and Zimbabwe (n=3).</w:t>
        </w:r>
      </w:ins>
    </w:p>
    <w:p w14:paraId="625C18B0" w14:textId="77777777" w:rsidR="002E42FA" w:rsidRPr="002E42FA" w:rsidRDefault="002E42FA" w:rsidP="002E42FA">
      <w:pPr>
        <w:spacing w:line="360" w:lineRule="auto"/>
        <w:jc w:val="both"/>
        <w:rPr>
          <w:ins w:id="578" w:author="Craig Parker" w:date="2023-03-02T22:25:00Z"/>
          <w:rFonts w:ascii="Arial" w:hAnsi="Arial" w:cs="Arial"/>
        </w:rPr>
      </w:pPr>
    </w:p>
    <w:p w14:paraId="022C15D2" w14:textId="1DE916DA" w:rsidR="002E42FA" w:rsidRPr="002E42FA" w:rsidRDefault="002E42FA" w:rsidP="002E42FA">
      <w:pPr>
        <w:spacing w:line="360" w:lineRule="auto"/>
        <w:jc w:val="both"/>
        <w:rPr>
          <w:ins w:id="579" w:author="Craig Parker" w:date="2023-03-02T22:25:00Z"/>
          <w:rFonts w:ascii="Arial" w:hAnsi="Arial" w:cs="Arial"/>
        </w:rPr>
      </w:pPr>
      <w:ins w:id="580" w:author="Craig Parker" w:date="2023-03-02T22:25:00Z">
        <w:r w:rsidRPr="00C008C4">
          <w:rPr>
            <w:rFonts w:ascii="Arial" w:hAnsi="Arial" w:cs="Arial"/>
            <w:b/>
            <w:bCs/>
            <w:rPrChange w:id="581" w:author="Craig Parker" w:date="2023-03-02T22:27:00Z">
              <w:rPr>
                <w:rFonts w:ascii="Arial" w:hAnsi="Arial" w:cs="Arial"/>
              </w:rPr>
            </w:rPrChange>
          </w:rPr>
          <w:t>Methods:</w:t>
        </w:r>
        <w:r w:rsidRPr="002E42FA">
          <w:rPr>
            <w:rFonts w:ascii="Arial" w:hAnsi="Arial" w:cs="Arial"/>
          </w:rPr>
          <w:t xml:space="preserve"> The project will use a three-phased approach to measure the carbon footprint of each facility every three months </w:t>
        </w:r>
      </w:ins>
      <w:ins w:id="582" w:author="Shobna Sawry" w:date="2023-03-05T20:14:00Z">
        <w:r w:rsidR="00C057A3">
          <w:rPr>
            <w:rFonts w:ascii="Arial" w:hAnsi="Arial" w:cs="Arial"/>
          </w:rPr>
          <w:t xml:space="preserve">over xx months, </w:t>
        </w:r>
      </w:ins>
      <w:ins w:id="583" w:author="Craig Parker" w:date="2023-03-02T22:25:00Z">
        <w:r w:rsidRPr="002E42FA">
          <w:rPr>
            <w:rFonts w:ascii="Arial" w:hAnsi="Arial" w:cs="Arial"/>
          </w:rPr>
          <w:t>using the AKDN tool, develop a resource allocation tool for mitigation strategies, and evaluate the success of mitigation strategies in reducing greenhouse gas emissions</w:t>
        </w:r>
      </w:ins>
      <w:ins w:id="584" w:author="Shobna Sawry" w:date="2023-03-05T20:14:00Z">
        <w:r w:rsidR="00DF0007">
          <w:rPr>
            <w:rFonts w:ascii="Arial" w:hAnsi="Arial" w:cs="Arial"/>
          </w:rPr>
          <w:t xml:space="preserve"> by </w:t>
        </w:r>
        <w:r w:rsidR="00DF0007" w:rsidRPr="002E42FA">
          <w:rPr>
            <w:rFonts w:ascii="Arial" w:hAnsi="Arial" w:cs="Arial"/>
          </w:rPr>
          <w:t>measur</w:t>
        </w:r>
        <w:r w:rsidR="00DF0007">
          <w:rPr>
            <w:rFonts w:ascii="Arial" w:hAnsi="Arial" w:cs="Arial"/>
          </w:rPr>
          <w:t>ing</w:t>
        </w:r>
        <w:r w:rsidR="00DF0007" w:rsidRPr="002E42FA">
          <w:rPr>
            <w:rFonts w:ascii="Arial" w:hAnsi="Arial" w:cs="Arial"/>
          </w:rPr>
          <w:t xml:space="preserve"> the carbon footprint of each facility every three months </w:t>
        </w:r>
        <w:r w:rsidR="00DF0007">
          <w:rPr>
            <w:rFonts w:ascii="Arial" w:hAnsi="Arial" w:cs="Arial"/>
          </w:rPr>
          <w:t>over xx months</w:t>
        </w:r>
      </w:ins>
      <w:ins w:id="585" w:author="Craig Parker" w:date="2023-03-02T22:25:00Z">
        <w:r w:rsidRPr="002E42FA">
          <w:rPr>
            <w:rFonts w:ascii="Arial" w:hAnsi="Arial" w:cs="Arial"/>
          </w:rPr>
          <w:t xml:space="preserve"> and </w:t>
        </w:r>
        <w:del w:id="586" w:author="Shobna Sawry" w:date="2023-03-05T20:14:00Z">
          <w:r w:rsidRPr="002E42FA" w:rsidDel="00DF0007">
            <w:rPr>
              <w:rFonts w:ascii="Arial" w:hAnsi="Arial" w:cs="Arial"/>
            </w:rPr>
            <w:delText>their</w:delText>
          </w:r>
        </w:del>
      </w:ins>
      <w:ins w:id="587" w:author="Shobna Sawry" w:date="2023-03-05T20:14:00Z">
        <w:r w:rsidR="00DF0007">
          <w:rPr>
            <w:rFonts w:ascii="Arial" w:hAnsi="Arial" w:cs="Arial"/>
          </w:rPr>
          <w:t>the</w:t>
        </w:r>
      </w:ins>
      <w:ins w:id="588" w:author="Craig Parker" w:date="2023-03-02T22:25:00Z">
        <w:r w:rsidRPr="002E42FA">
          <w:rPr>
            <w:rFonts w:ascii="Arial" w:hAnsi="Arial" w:cs="Arial"/>
          </w:rPr>
          <w:t xml:space="preserve"> cost-effectiveness</w:t>
        </w:r>
      </w:ins>
      <w:ins w:id="589" w:author="Shobna Sawry" w:date="2023-03-05T20:14:00Z">
        <w:r w:rsidR="004E5824">
          <w:rPr>
            <w:rFonts w:ascii="Arial" w:hAnsi="Arial" w:cs="Arial"/>
          </w:rPr>
          <w:t xml:space="preserve"> of mitigation strategies</w:t>
        </w:r>
      </w:ins>
      <w:ins w:id="590" w:author="Craig Parker" w:date="2023-03-02T22:25:00Z">
        <w:r w:rsidRPr="002E42FA">
          <w:rPr>
            <w:rFonts w:ascii="Arial" w:hAnsi="Arial" w:cs="Arial"/>
          </w:rPr>
          <w:t xml:space="preserve">. The ultimate goal is to understand the impact of </w:t>
        </w:r>
        <w:commentRangeStart w:id="591"/>
        <w:r w:rsidRPr="002E42FA">
          <w:rPr>
            <w:rFonts w:ascii="Arial" w:hAnsi="Arial" w:cs="Arial"/>
          </w:rPr>
          <w:t xml:space="preserve">heat </w:t>
        </w:r>
      </w:ins>
      <w:commentRangeEnd w:id="591"/>
      <w:r w:rsidR="004E5824">
        <w:rPr>
          <w:rStyle w:val="CommentReference"/>
        </w:rPr>
        <w:commentReference w:id="591"/>
      </w:r>
      <w:ins w:id="592" w:author="Craig Parker" w:date="2023-03-02T22:25:00Z">
        <w:r w:rsidRPr="002E42FA">
          <w:rPr>
            <w:rFonts w:ascii="Arial" w:hAnsi="Arial" w:cs="Arial"/>
          </w:rPr>
          <w:t>on healthcare facilities and provide valuable insights for future sustainability efforts.</w:t>
        </w:r>
      </w:ins>
    </w:p>
    <w:p w14:paraId="704DD2C2" w14:textId="77777777" w:rsidR="002E42FA" w:rsidRPr="002E42FA" w:rsidRDefault="002E42FA" w:rsidP="002E42FA">
      <w:pPr>
        <w:spacing w:line="360" w:lineRule="auto"/>
        <w:jc w:val="both"/>
        <w:rPr>
          <w:ins w:id="593" w:author="Craig Parker" w:date="2023-03-02T22:25:00Z"/>
          <w:rFonts w:ascii="Arial" w:hAnsi="Arial" w:cs="Arial"/>
        </w:rPr>
      </w:pPr>
    </w:p>
    <w:p w14:paraId="749B4287" w14:textId="376DA2BD" w:rsidR="002E42FA" w:rsidRPr="002E42FA" w:rsidRDefault="002E42FA" w:rsidP="002E42FA">
      <w:pPr>
        <w:spacing w:line="360" w:lineRule="auto"/>
        <w:jc w:val="both"/>
        <w:rPr>
          <w:ins w:id="594" w:author="Craig Parker" w:date="2023-03-02T22:25:00Z"/>
          <w:rFonts w:ascii="Arial" w:hAnsi="Arial" w:cs="Arial"/>
        </w:rPr>
      </w:pPr>
      <w:ins w:id="595" w:author="Craig Parker" w:date="2023-03-02T22:25:00Z">
        <w:r w:rsidRPr="00C008C4">
          <w:rPr>
            <w:rFonts w:ascii="Arial" w:hAnsi="Arial" w:cs="Arial"/>
            <w:b/>
            <w:bCs/>
            <w:rPrChange w:id="596" w:author="Craig Parker" w:date="2023-03-02T22:26:00Z">
              <w:rPr>
                <w:rFonts w:ascii="Arial" w:hAnsi="Arial" w:cs="Arial"/>
              </w:rPr>
            </w:rPrChange>
          </w:rPr>
          <w:t>Study outputs:</w:t>
        </w:r>
        <w:r w:rsidRPr="002E42FA">
          <w:rPr>
            <w:rFonts w:ascii="Arial" w:hAnsi="Arial" w:cs="Arial"/>
          </w:rPr>
          <w:t xml:space="preserve"> The </w:t>
        </w:r>
      </w:ins>
      <w:del w:id="597" w:author="Craig Parker" w:date="2023-03-03T16:23:00Z">
        <w:r w:rsidR="00F617C9" w:rsidDel="009D1181">
          <w:rPr>
            <w:rFonts w:ascii="Arial" w:hAnsi="Arial" w:cs="Arial"/>
          </w:rPr>
          <w:delText>'</w:delText>
        </w:r>
      </w:del>
      <w:ins w:id="598" w:author="Craig Parker" w:date="2023-03-03T16:23:00Z">
        <w:r w:rsidR="009D1181" w:rsidRPr="002E42FA">
          <w:rPr>
            <w:rFonts w:ascii="Arial" w:hAnsi="Arial" w:cs="Arial"/>
          </w:rPr>
          <w:t>project</w:t>
        </w:r>
      </w:ins>
      <w:ins w:id="599" w:author="Craig Parker" w:date="2023-03-03T16:29:00Z">
        <w:r w:rsidR="002135D5">
          <w:rPr>
            <w:rFonts w:ascii="Arial" w:hAnsi="Arial" w:cs="Arial"/>
          </w:rPr>
          <w:t>'</w:t>
        </w:r>
      </w:ins>
      <w:ins w:id="600" w:author="Craig Parker" w:date="2023-03-03T16:23:00Z">
        <w:r w:rsidR="009D1181" w:rsidRPr="002E42FA">
          <w:rPr>
            <w:rFonts w:ascii="Arial" w:hAnsi="Arial" w:cs="Arial"/>
          </w:rPr>
          <w:t xml:space="preserve">s </w:t>
        </w:r>
      </w:ins>
      <w:ins w:id="601" w:author="Craig Parker" w:date="2023-03-02T22:25:00Z">
        <w:r w:rsidRPr="002E42FA">
          <w:rPr>
            <w:rFonts w:ascii="Arial" w:hAnsi="Arial" w:cs="Arial"/>
          </w:rPr>
          <w:t>results will provide critical information on greenhouse gas emissions in health facilities and guide policy decisions around the interface between adaptation and mitigation. By using a phased approach, the study will provide a comprehensive assessment of the carbon footprint of healthcare facilities</w:t>
        </w:r>
      </w:ins>
      <w:ins w:id="602" w:author="Shobna Sawry" w:date="2023-03-05T20:15:00Z">
        <w:r w:rsidR="00C22867">
          <w:rPr>
            <w:rFonts w:ascii="Arial" w:hAnsi="Arial" w:cs="Arial"/>
          </w:rPr>
          <w:t xml:space="preserve"> before and after mitigation interventions</w:t>
        </w:r>
      </w:ins>
      <w:ins w:id="603" w:author="Craig Parker" w:date="2023-03-02T22:25:00Z">
        <w:r w:rsidRPr="002E42FA">
          <w:rPr>
            <w:rFonts w:ascii="Arial" w:hAnsi="Arial" w:cs="Arial"/>
          </w:rPr>
          <w:t xml:space="preserve"> in three sub-Saharan African countries.</w:t>
        </w:r>
      </w:ins>
    </w:p>
    <w:p w14:paraId="03543519" w14:textId="77777777" w:rsidR="002E42FA" w:rsidRPr="002E42FA" w:rsidRDefault="002E42FA" w:rsidP="002E42FA">
      <w:pPr>
        <w:spacing w:line="360" w:lineRule="auto"/>
        <w:jc w:val="both"/>
        <w:rPr>
          <w:ins w:id="604" w:author="Craig Parker" w:date="2023-03-02T22:25:00Z"/>
          <w:rFonts w:ascii="Arial" w:hAnsi="Arial" w:cs="Arial"/>
        </w:rPr>
      </w:pPr>
    </w:p>
    <w:p w14:paraId="40291566" w14:textId="1D1232A9" w:rsidR="00155825" w:rsidRDefault="002E42FA" w:rsidP="002E42FA">
      <w:pPr>
        <w:spacing w:line="360" w:lineRule="auto"/>
        <w:jc w:val="both"/>
        <w:rPr>
          <w:rFonts w:ascii="Arial" w:hAnsi="Arial" w:cs="Arial"/>
        </w:rPr>
      </w:pPr>
      <w:ins w:id="605" w:author="Craig Parker" w:date="2023-03-02T22:25:00Z">
        <w:r w:rsidRPr="00C008C4">
          <w:rPr>
            <w:rFonts w:ascii="Arial" w:hAnsi="Arial" w:cs="Arial"/>
            <w:b/>
            <w:bCs/>
            <w:rPrChange w:id="606" w:author="Craig Parker" w:date="2023-03-02T22:26:00Z">
              <w:rPr>
                <w:rFonts w:ascii="Arial" w:hAnsi="Arial" w:cs="Arial"/>
              </w:rPr>
            </w:rPrChange>
          </w:rPr>
          <w:t>Conclusion:</w:t>
        </w:r>
        <w:r w:rsidRPr="002E42FA">
          <w:rPr>
            <w:rFonts w:ascii="Arial" w:hAnsi="Arial" w:cs="Arial"/>
          </w:rPr>
          <w:t xml:space="preserve"> The AKDN Carbon Management Tool will enable the assessment of the carbon footprint of healthcare facilities in three sub-Saharan African countries. This information is crucial for developing effective policies and implementing interventions to reduce greenhouse gas emissions and mitigate climate </w:t>
        </w:r>
      </w:ins>
      <w:del w:id="607" w:author="Craig Parker" w:date="2023-03-03T16:23:00Z">
        <w:r w:rsidR="00F617C9" w:rsidDel="009D1181">
          <w:rPr>
            <w:rFonts w:ascii="Arial" w:hAnsi="Arial" w:cs="Arial"/>
          </w:rPr>
          <w:delText>'</w:delText>
        </w:r>
      </w:del>
      <w:ins w:id="608" w:author="Craig Parker" w:date="2023-03-03T16:23:00Z">
        <w:r w:rsidR="009D1181" w:rsidRPr="002E42FA">
          <w:rPr>
            <w:rFonts w:ascii="Arial" w:hAnsi="Arial" w:cs="Arial"/>
          </w:rPr>
          <w:t>change</w:t>
        </w:r>
      </w:ins>
      <w:ins w:id="609" w:author="Craig Parker" w:date="2023-03-03T16:29:00Z">
        <w:r w:rsidR="002135D5">
          <w:rPr>
            <w:rFonts w:ascii="Arial" w:hAnsi="Arial" w:cs="Arial"/>
          </w:rPr>
          <w:t>'</w:t>
        </w:r>
      </w:ins>
      <w:ins w:id="610" w:author="Craig Parker" w:date="2023-03-03T16:23:00Z">
        <w:r w:rsidR="009D1181" w:rsidRPr="002E42FA">
          <w:rPr>
            <w:rFonts w:ascii="Arial" w:hAnsi="Arial" w:cs="Arial"/>
          </w:rPr>
          <w:t xml:space="preserve">s </w:t>
        </w:r>
      </w:ins>
      <w:ins w:id="611" w:author="Craig Parker" w:date="2023-03-02T22:25:00Z">
        <w:r w:rsidRPr="002E42FA">
          <w:rPr>
            <w:rFonts w:ascii="Arial" w:hAnsi="Arial" w:cs="Arial"/>
          </w:rPr>
          <w:t xml:space="preserve">impact on health. The </w:t>
        </w:r>
      </w:ins>
      <w:del w:id="612" w:author="Craig Parker" w:date="2023-03-03T16:23:00Z">
        <w:r w:rsidR="00F617C9" w:rsidDel="009D1181">
          <w:rPr>
            <w:rFonts w:ascii="Arial" w:hAnsi="Arial" w:cs="Arial"/>
          </w:rPr>
          <w:delText>'</w:delText>
        </w:r>
      </w:del>
      <w:ins w:id="613" w:author="Craig Parker" w:date="2023-03-03T16:23:00Z">
        <w:r w:rsidR="009D1181" w:rsidRPr="002E42FA">
          <w:rPr>
            <w:rFonts w:ascii="Arial" w:hAnsi="Arial" w:cs="Arial"/>
          </w:rPr>
          <w:t>project</w:t>
        </w:r>
      </w:ins>
      <w:ins w:id="614" w:author="Craig Parker" w:date="2023-03-03T16:29:00Z">
        <w:r w:rsidR="002135D5">
          <w:rPr>
            <w:rFonts w:ascii="Arial" w:hAnsi="Arial" w:cs="Arial"/>
          </w:rPr>
          <w:t>'</w:t>
        </w:r>
      </w:ins>
      <w:ins w:id="615" w:author="Craig Parker" w:date="2023-03-03T16:23:00Z">
        <w:r w:rsidR="009D1181" w:rsidRPr="002E42FA">
          <w:rPr>
            <w:rFonts w:ascii="Arial" w:hAnsi="Arial" w:cs="Arial"/>
          </w:rPr>
          <w:t xml:space="preserve">s </w:t>
        </w:r>
      </w:ins>
      <w:ins w:id="616" w:author="Craig Parker" w:date="2023-03-02T22:25:00Z">
        <w:r w:rsidRPr="002E42FA">
          <w:rPr>
            <w:rFonts w:ascii="Arial" w:hAnsi="Arial" w:cs="Arial"/>
          </w:rPr>
          <w:t>results will guide policy decisions around adaptation and mitigation</w:t>
        </w:r>
      </w:ins>
      <w:ins w:id="617" w:author="Shobna Sawry" w:date="2023-03-05T20:16:00Z">
        <w:r w:rsidR="00C26C21">
          <w:rPr>
            <w:rFonts w:ascii="Arial" w:hAnsi="Arial" w:cs="Arial"/>
          </w:rPr>
          <w:t xml:space="preserve"> plans</w:t>
        </w:r>
      </w:ins>
      <w:ins w:id="618" w:author="Craig Parker" w:date="2023-03-02T22:25:00Z">
        <w:r w:rsidRPr="002E42FA">
          <w:rPr>
            <w:rFonts w:ascii="Arial" w:hAnsi="Arial" w:cs="Arial"/>
          </w:rPr>
          <w:t>, and the phased approach will provide a comprehensive assessment of the carbon footprint of healthcare facilities in the region</w:t>
        </w:r>
      </w:ins>
      <w:r w:rsidR="00AD697F" w:rsidRPr="7FB1E434">
        <w:rPr>
          <w:rFonts w:ascii="Arial" w:hAnsi="Arial" w:cs="Arial"/>
        </w:rPr>
        <w:br w:type="page"/>
      </w:r>
    </w:p>
    <w:p w14:paraId="45230712" w14:textId="77777777" w:rsidR="00DA4477" w:rsidRDefault="00DA4477" w:rsidP="00930B9F">
      <w:pPr>
        <w:jc w:val="both"/>
        <w:sectPr w:rsidR="00DA4477" w:rsidSect="00CE6B83">
          <w:footerReference w:type="default" r:id="rId16"/>
          <w:pgSz w:w="12240" w:h="15840" w:code="1"/>
          <w:pgMar w:top="1440" w:right="1440" w:bottom="1440" w:left="1440" w:header="720" w:footer="578" w:gutter="0"/>
          <w:pgNumType w:start="0"/>
          <w:cols w:space="720"/>
          <w:formProt w:val="0"/>
          <w:noEndnote/>
          <w:titlePg/>
          <w:docGrid w:linePitch="326"/>
        </w:sectPr>
      </w:pPr>
    </w:p>
    <w:p w14:paraId="7F981C9F" w14:textId="52F2A4C3" w:rsidR="00DB25C4" w:rsidRPr="00E4175F" w:rsidRDefault="00615C50" w:rsidP="00615C50">
      <w:pPr>
        <w:pStyle w:val="Heading2"/>
      </w:pPr>
      <w:bookmarkStart w:id="619" w:name="_Toc128690047"/>
      <w:r>
        <w:lastRenderedPageBreak/>
        <w:t>Definitions</w:t>
      </w:r>
      <w:bookmarkEnd w:id="619"/>
      <w:r>
        <w:t xml:space="preserve"> </w:t>
      </w: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944"/>
        <w:gridCol w:w="11136"/>
      </w:tblGrid>
      <w:tr w:rsidR="007E3B9B" w:rsidRPr="00950921" w14:paraId="1CCE324D" w14:textId="77777777" w:rsidTr="00ED01DB">
        <w:trPr>
          <w:tblHeader/>
          <w:tblCellSpacing w:w="15" w:type="dxa"/>
        </w:trPr>
        <w:tc>
          <w:tcPr>
            <w:tcW w:w="726" w:type="pct"/>
            <w:tcBorders>
              <w:top w:val="single" w:sz="6" w:space="0" w:color="D9D9E3"/>
              <w:left w:val="single" w:sz="6" w:space="0" w:color="D9D9E3"/>
              <w:bottom w:val="single" w:sz="6" w:space="0" w:color="D9D9E3"/>
              <w:right w:val="single" w:sz="2" w:space="0" w:color="D9D9E3"/>
            </w:tcBorders>
            <w:vAlign w:val="bottom"/>
            <w:hideMark/>
          </w:tcPr>
          <w:p w14:paraId="23BD4B43" w14:textId="77777777" w:rsidR="00950921" w:rsidRPr="00950921" w:rsidRDefault="00950921" w:rsidP="00950921">
            <w:pPr>
              <w:rPr>
                <w:rFonts w:ascii="Arial" w:hAnsi="Arial" w:cs="Arial"/>
                <w:b/>
                <w:bCs/>
                <w:sz w:val="20"/>
                <w:szCs w:val="20"/>
                <w:lang w:val="en-ZA"/>
              </w:rPr>
            </w:pPr>
            <w:r w:rsidRPr="00950921">
              <w:rPr>
                <w:rFonts w:ascii="Arial" w:hAnsi="Arial" w:cs="Arial"/>
                <w:b/>
                <w:bCs/>
                <w:sz w:val="20"/>
                <w:szCs w:val="20"/>
                <w:lang w:val="en-ZA"/>
              </w:rPr>
              <w:t>Term</w:t>
            </w:r>
          </w:p>
        </w:tc>
        <w:tc>
          <w:tcPr>
            <w:tcW w:w="4240" w:type="pct"/>
            <w:tcBorders>
              <w:top w:val="single" w:sz="6" w:space="0" w:color="D9D9E3"/>
              <w:left w:val="single" w:sz="6" w:space="0" w:color="D9D9E3"/>
              <w:bottom w:val="single" w:sz="6" w:space="0" w:color="D9D9E3"/>
              <w:right w:val="single" w:sz="6" w:space="0" w:color="D9D9E3"/>
            </w:tcBorders>
            <w:vAlign w:val="bottom"/>
            <w:hideMark/>
          </w:tcPr>
          <w:p w14:paraId="2FFD2055" w14:textId="77777777" w:rsidR="00950921" w:rsidRPr="00950921" w:rsidRDefault="00950921" w:rsidP="00950921">
            <w:pPr>
              <w:rPr>
                <w:rFonts w:ascii="Arial" w:hAnsi="Arial" w:cs="Arial"/>
                <w:b/>
                <w:bCs/>
                <w:sz w:val="20"/>
                <w:szCs w:val="20"/>
                <w:lang w:val="en-ZA"/>
              </w:rPr>
            </w:pPr>
            <w:r w:rsidRPr="00950921">
              <w:rPr>
                <w:rFonts w:ascii="Arial" w:hAnsi="Arial" w:cs="Arial"/>
                <w:b/>
                <w:bCs/>
                <w:sz w:val="20"/>
                <w:szCs w:val="20"/>
                <w:lang w:val="en-ZA"/>
              </w:rPr>
              <w:t>Definition</w:t>
            </w:r>
          </w:p>
        </w:tc>
      </w:tr>
      <w:tr w:rsidR="007E3B9B" w:rsidRPr="00950921" w14:paraId="7805913A"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2D6C6A26"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Adaptation</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3330F3CB"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Adjusting to the impacts of climate change to minimize harm and take advantage of potential opportunities</w:t>
            </w:r>
          </w:p>
        </w:tc>
      </w:tr>
      <w:tr w:rsidR="007E3B9B" w:rsidRPr="00950921" w14:paraId="383B971A"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08A16026"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Anaesthetic gases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31F251DF"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 xml:space="preserve">Gases used in medical procedures to induce </w:t>
            </w:r>
            <w:proofErr w:type="spellStart"/>
            <w:r w:rsidRPr="00950921">
              <w:rPr>
                <w:rFonts w:ascii="Arial" w:hAnsi="Arial" w:cs="Arial"/>
                <w:sz w:val="20"/>
                <w:szCs w:val="20"/>
                <w:lang w:val="en-ZA"/>
              </w:rPr>
              <w:t>anesthesia</w:t>
            </w:r>
            <w:proofErr w:type="spellEnd"/>
            <w:r w:rsidRPr="00950921">
              <w:rPr>
                <w:rFonts w:ascii="Arial" w:hAnsi="Arial" w:cs="Arial"/>
                <w:sz w:val="20"/>
                <w:szCs w:val="20"/>
                <w:lang w:val="en-ZA"/>
              </w:rPr>
              <w:t>, which can be potent greenhouse gases</w:t>
            </w:r>
          </w:p>
        </w:tc>
      </w:tr>
      <w:tr w:rsidR="007E3B9B" w:rsidRPr="00950921" w14:paraId="478C2C78"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61209809"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Carbon footprint</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3A757812"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The total amount of greenhouse gas emissions produced by an organization or facility</w:t>
            </w:r>
          </w:p>
        </w:tc>
      </w:tr>
      <w:tr w:rsidR="007E3B9B" w:rsidRPr="00950921" w14:paraId="247A8F65"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6792E0F1"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Carbon read-outs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08CC663B"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 xml:space="preserve">Measurements of carbon emissions </w:t>
            </w:r>
            <w:proofErr w:type="spellStart"/>
            <w:r w:rsidRPr="00950921">
              <w:rPr>
                <w:rFonts w:ascii="Arial" w:hAnsi="Arial" w:cs="Arial"/>
                <w:sz w:val="20"/>
                <w:szCs w:val="20"/>
                <w:lang w:val="en-ZA"/>
              </w:rPr>
              <w:t>or</w:t>
            </w:r>
            <w:proofErr w:type="spellEnd"/>
            <w:r w:rsidRPr="00950921">
              <w:rPr>
                <w:rFonts w:ascii="Arial" w:hAnsi="Arial" w:cs="Arial"/>
                <w:sz w:val="20"/>
                <w:szCs w:val="20"/>
                <w:lang w:val="en-ZA"/>
              </w:rPr>
              <w:t xml:space="preserve"> carbon footprints</w:t>
            </w:r>
          </w:p>
        </w:tc>
      </w:tr>
      <w:tr w:rsidR="007E3B9B" w:rsidRPr="00950921" w14:paraId="25377667"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0CDBE4BF"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Co-benefits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6AE318B3" w14:textId="7F1468A9" w:rsidR="00950921" w:rsidRPr="00950921" w:rsidRDefault="00950921" w:rsidP="00EB2436">
            <w:pPr>
              <w:rPr>
                <w:rFonts w:ascii="Arial" w:hAnsi="Arial" w:cs="Arial"/>
                <w:sz w:val="20"/>
                <w:szCs w:val="20"/>
                <w:lang w:val="en-ZA"/>
              </w:rPr>
            </w:pPr>
            <w:r w:rsidRPr="00950921">
              <w:rPr>
                <w:rFonts w:ascii="Arial" w:hAnsi="Arial" w:cs="Arial"/>
                <w:sz w:val="20"/>
                <w:szCs w:val="20"/>
                <w:lang w:val="en-ZA"/>
              </w:rPr>
              <w:t>Benefits that occur as a result of actions taken to address one issue, in addition to the primar</w:t>
            </w:r>
            <w:r w:rsidR="00CF4140">
              <w:rPr>
                <w:rFonts w:ascii="Arial" w:hAnsi="Arial" w:cs="Arial"/>
                <w:sz w:val="20"/>
                <w:szCs w:val="20"/>
                <w:lang w:val="en-ZA"/>
              </w:rPr>
              <w:t>il</w:t>
            </w:r>
            <w:r w:rsidRPr="00950921">
              <w:rPr>
                <w:rFonts w:ascii="Arial" w:hAnsi="Arial" w:cs="Arial"/>
                <w:sz w:val="20"/>
                <w:szCs w:val="20"/>
                <w:lang w:val="en-ZA"/>
              </w:rPr>
              <w:t>y intended benefit</w:t>
            </w:r>
          </w:p>
        </w:tc>
      </w:tr>
      <w:tr w:rsidR="007E232C" w:rsidRPr="00950921" w14:paraId="0B266708"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tcPr>
          <w:p w14:paraId="0BB2F8C3" w14:textId="5B4B5BDF" w:rsidR="007E232C" w:rsidRPr="00950921" w:rsidRDefault="007E232C" w:rsidP="00950921">
            <w:pPr>
              <w:rPr>
                <w:rFonts w:ascii="Arial" w:hAnsi="Arial" w:cs="Arial"/>
                <w:sz w:val="20"/>
                <w:szCs w:val="20"/>
                <w:lang w:val="en-ZA"/>
              </w:rPr>
            </w:pPr>
            <w:r w:rsidRPr="007E232C">
              <w:rPr>
                <w:rFonts w:ascii="Arial" w:hAnsi="Arial" w:cs="Arial"/>
                <w:sz w:val="20"/>
                <w:szCs w:val="20"/>
                <w:lang w:val="en-ZA"/>
              </w:rPr>
              <w:t>CO</w:t>
            </w:r>
            <w:r w:rsidRPr="00055719">
              <w:rPr>
                <w:rFonts w:ascii="Arial" w:hAnsi="Arial" w:cs="Arial"/>
                <w:sz w:val="20"/>
                <w:szCs w:val="20"/>
                <w:vertAlign w:val="subscript"/>
                <w:lang w:val="en-ZA"/>
              </w:rPr>
              <w:t>2</w:t>
            </w:r>
            <w:r w:rsidRPr="007E232C">
              <w:rPr>
                <w:rFonts w:ascii="Arial" w:hAnsi="Arial" w:cs="Arial"/>
                <w:sz w:val="20"/>
                <w:szCs w:val="20"/>
                <w:lang w:val="en-ZA"/>
              </w:rPr>
              <w:t xml:space="preserve"> equivalent</w:t>
            </w:r>
          </w:p>
        </w:tc>
        <w:tc>
          <w:tcPr>
            <w:tcW w:w="4240" w:type="pct"/>
            <w:tcBorders>
              <w:top w:val="single" w:sz="2" w:space="0" w:color="D9D9E3"/>
              <w:left w:val="single" w:sz="6" w:space="0" w:color="D9D9E3"/>
              <w:bottom w:val="single" w:sz="6" w:space="0" w:color="D9D9E3"/>
              <w:right w:val="single" w:sz="6" w:space="0" w:color="D9D9E3"/>
            </w:tcBorders>
            <w:vAlign w:val="bottom"/>
          </w:tcPr>
          <w:p w14:paraId="6BFE0583" w14:textId="5AB8A7A5" w:rsidR="007E232C" w:rsidRPr="00950921" w:rsidRDefault="00600C0A" w:rsidP="00950921">
            <w:pPr>
              <w:rPr>
                <w:rFonts w:ascii="Arial" w:hAnsi="Arial" w:cs="Arial"/>
                <w:sz w:val="20"/>
                <w:szCs w:val="20"/>
                <w:lang w:val="en-ZA"/>
              </w:rPr>
            </w:pPr>
            <w:r>
              <w:rPr>
                <w:rFonts w:ascii="Arial" w:hAnsi="Arial" w:cs="Arial"/>
                <w:sz w:val="20"/>
                <w:szCs w:val="20"/>
                <w:lang w:val="en-ZA"/>
              </w:rPr>
              <w:t>A</w:t>
            </w:r>
            <w:r w:rsidRPr="00600C0A">
              <w:rPr>
                <w:rFonts w:ascii="Arial" w:hAnsi="Arial" w:cs="Arial"/>
                <w:sz w:val="20"/>
                <w:szCs w:val="20"/>
                <w:lang w:val="en-ZA"/>
              </w:rPr>
              <w:t xml:space="preserve"> metric measure</w:t>
            </w:r>
            <w:r>
              <w:rPr>
                <w:rFonts w:ascii="Arial" w:hAnsi="Arial" w:cs="Arial"/>
                <w:sz w:val="20"/>
                <w:szCs w:val="20"/>
                <w:lang w:val="en-ZA"/>
              </w:rPr>
              <w:t>ment</w:t>
            </w:r>
            <w:r w:rsidRPr="00600C0A">
              <w:rPr>
                <w:rFonts w:ascii="Arial" w:hAnsi="Arial" w:cs="Arial"/>
                <w:sz w:val="20"/>
                <w:szCs w:val="20"/>
                <w:lang w:val="en-ZA"/>
              </w:rPr>
              <w:t xml:space="preserve"> used to compare emissions from various greenhouse gases</w:t>
            </w:r>
            <w:r w:rsidR="004D05E9">
              <w:rPr>
                <w:rFonts w:ascii="Arial" w:hAnsi="Arial" w:cs="Arial"/>
                <w:sz w:val="20"/>
                <w:szCs w:val="20"/>
                <w:lang w:val="en-ZA"/>
              </w:rPr>
              <w:t xml:space="preserve"> to an </w:t>
            </w:r>
            <w:r w:rsidR="00196B6B">
              <w:rPr>
                <w:rFonts w:ascii="Arial" w:hAnsi="Arial" w:cs="Arial"/>
                <w:sz w:val="20"/>
                <w:szCs w:val="20"/>
                <w:lang w:val="en-ZA"/>
              </w:rPr>
              <w:t>equivalent</w:t>
            </w:r>
            <w:r w:rsidR="004D05E9">
              <w:rPr>
                <w:rFonts w:ascii="Arial" w:hAnsi="Arial" w:cs="Arial"/>
                <w:sz w:val="20"/>
                <w:szCs w:val="20"/>
                <w:lang w:val="en-ZA"/>
              </w:rPr>
              <w:t xml:space="preserve"> of car</w:t>
            </w:r>
            <w:r w:rsidR="00196B6B">
              <w:rPr>
                <w:rFonts w:ascii="Arial" w:hAnsi="Arial" w:cs="Arial"/>
                <w:sz w:val="20"/>
                <w:szCs w:val="20"/>
                <w:lang w:val="en-ZA"/>
              </w:rPr>
              <w:t xml:space="preserve">bon. </w:t>
            </w:r>
          </w:p>
        </w:tc>
      </w:tr>
      <w:tr w:rsidR="007E3B9B" w:rsidRPr="00950921" w14:paraId="54115D46"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5BC60C22"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Communication strategy</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57CC4F77"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 plan for disseminating information to stakeholders in an effective and targeted manner</w:t>
            </w:r>
          </w:p>
        </w:tc>
      </w:tr>
      <w:tr w:rsidR="007E3B9B" w:rsidRPr="00950921" w14:paraId="68E428F9"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3934267D"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Cost-benefit analysis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20B55E02"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 method for evaluating the financial costs and benefits of a project or intervention</w:t>
            </w:r>
          </w:p>
        </w:tc>
      </w:tr>
      <w:tr w:rsidR="007E3B9B" w:rsidRPr="00950921" w14:paraId="075E321F"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1404C5C8"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Cost-effectiveness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16243DA9"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The degree to which an intervention or strategy achieves its goals at a reasonable cost</w:t>
            </w:r>
          </w:p>
        </w:tc>
      </w:tr>
      <w:tr w:rsidR="007E3B9B" w:rsidRPr="00950921" w14:paraId="5C28C90A"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43B58BCE"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Direct emissions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26C12EAF" w14:textId="4541FFBB"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 xml:space="preserve">Greenhouse gas emissions that result directly from an </w:t>
            </w:r>
            <w:del w:id="620" w:author="Craig Parker" w:date="2023-03-03T16:23:00Z">
              <w:r w:rsidRPr="00950921" w:rsidDel="009D1181">
                <w:rPr>
                  <w:rFonts w:ascii="Arial" w:hAnsi="Arial" w:cs="Arial"/>
                  <w:sz w:val="20"/>
                  <w:szCs w:val="20"/>
                  <w:lang w:val="en-ZA"/>
                </w:rPr>
                <w:delText>organization</w:delText>
              </w:r>
              <w:r w:rsidR="00F617C9" w:rsidDel="009D1181">
                <w:rPr>
                  <w:rFonts w:ascii="Arial" w:hAnsi="Arial" w:cs="Arial"/>
                  <w:sz w:val="20"/>
                  <w:szCs w:val="20"/>
                  <w:lang w:val="en-ZA"/>
                </w:rPr>
                <w:delText>'</w:delText>
              </w:r>
              <w:r w:rsidRPr="00950921" w:rsidDel="009D1181">
                <w:rPr>
                  <w:rFonts w:ascii="Arial" w:hAnsi="Arial" w:cs="Arial"/>
                  <w:sz w:val="20"/>
                  <w:szCs w:val="20"/>
                  <w:lang w:val="en-ZA"/>
                </w:rPr>
                <w:delText xml:space="preserve">s </w:delText>
              </w:r>
            </w:del>
            <w:ins w:id="621" w:author="Craig Parker" w:date="2023-03-03T16:23:00Z">
              <w:r w:rsidR="009D1181" w:rsidRPr="00950921">
                <w:rPr>
                  <w:rFonts w:ascii="Arial" w:hAnsi="Arial" w:cs="Arial"/>
                  <w:sz w:val="20"/>
                  <w:szCs w:val="20"/>
                  <w:lang w:val="en-ZA"/>
                </w:rPr>
                <w:t>organization</w:t>
              </w:r>
            </w:ins>
            <w:ins w:id="622" w:author="Craig Parker" w:date="2023-03-03T16:29:00Z">
              <w:r w:rsidR="002135D5">
                <w:rPr>
                  <w:rFonts w:ascii="Arial" w:hAnsi="Arial" w:cs="Arial"/>
                  <w:sz w:val="20"/>
                  <w:szCs w:val="20"/>
                  <w:lang w:val="en-ZA"/>
                </w:rPr>
                <w:t>'</w:t>
              </w:r>
            </w:ins>
            <w:ins w:id="623" w:author="Craig Parker" w:date="2023-03-03T16:23:00Z">
              <w:r w:rsidR="009D1181" w:rsidRPr="00950921">
                <w:rPr>
                  <w:rFonts w:ascii="Arial" w:hAnsi="Arial" w:cs="Arial"/>
                  <w:sz w:val="20"/>
                  <w:szCs w:val="20"/>
                  <w:lang w:val="en-ZA"/>
                </w:rPr>
                <w:t xml:space="preserve">s </w:t>
              </w:r>
            </w:ins>
            <w:r w:rsidRPr="00950921">
              <w:rPr>
                <w:rFonts w:ascii="Arial" w:hAnsi="Arial" w:cs="Arial"/>
                <w:sz w:val="20"/>
                <w:szCs w:val="20"/>
                <w:lang w:val="en-ZA"/>
              </w:rPr>
              <w:t>activities or operations</w:t>
            </w:r>
          </w:p>
        </w:tc>
      </w:tr>
      <w:tr w:rsidR="007E3B9B" w:rsidRPr="00950921" w14:paraId="6A3469A8"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23B559D4"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Early Warning System</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7F43E1A5" w14:textId="4C451D19"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 system that uses indicators to identify potential hazards and provide advance</w:t>
            </w:r>
            <w:r w:rsidR="00C74A94">
              <w:rPr>
                <w:rFonts w:ascii="Arial" w:hAnsi="Arial" w:cs="Arial"/>
                <w:sz w:val="20"/>
                <w:szCs w:val="20"/>
                <w:lang w:val="en-ZA"/>
              </w:rPr>
              <w:t>d</w:t>
            </w:r>
            <w:r w:rsidRPr="00950921">
              <w:rPr>
                <w:rFonts w:ascii="Arial" w:hAnsi="Arial" w:cs="Arial"/>
                <w:sz w:val="20"/>
                <w:szCs w:val="20"/>
                <w:lang w:val="en-ZA"/>
              </w:rPr>
              <w:t xml:space="preserve"> warning to those who may be affected</w:t>
            </w:r>
          </w:p>
        </w:tc>
      </w:tr>
      <w:tr w:rsidR="007E3B9B" w:rsidRPr="00950921" w14:paraId="72657CDD"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77C62F77"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Embodied carbon</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0917D57B"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The total carbon emissions produced during the life cycle of a product or material, including production, transportation, and disposal</w:t>
            </w:r>
          </w:p>
        </w:tc>
      </w:tr>
      <w:tr w:rsidR="007E3B9B" w:rsidRPr="00950921" w14:paraId="5267421C"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3A74186E"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Emissions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12DA0E67"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The release of greenhouse gases into the atmosphere. Emissions can be direct, such as from burning fossil fuels, or indirect, such as from the production of electricity used to power a building or process. Emissions are typically measured in tonnes of CO</w:t>
            </w:r>
            <w:r w:rsidRPr="00055719">
              <w:rPr>
                <w:rFonts w:ascii="Arial" w:hAnsi="Arial" w:cs="Arial"/>
                <w:sz w:val="20"/>
                <w:szCs w:val="20"/>
                <w:vertAlign w:val="subscript"/>
                <w:lang w:val="en-ZA"/>
              </w:rPr>
              <w:t>2</w:t>
            </w:r>
            <w:r w:rsidRPr="00950921">
              <w:rPr>
                <w:rFonts w:ascii="Arial" w:hAnsi="Arial" w:cs="Arial"/>
                <w:sz w:val="20"/>
                <w:szCs w:val="20"/>
                <w:lang w:val="en-ZA"/>
              </w:rPr>
              <w:t xml:space="preserve"> equivalent (tCO</w:t>
            </w:r>
            <w:r w:rsidRPr="00055719">
              <w:rPr>
                <w:rFonts w:ascii="Arial" w:hAnsi="Arial" w:cs="Arial"/>
                <w:sz w:val="20"/>
                <w:szCs w:val="20"/>
                <w:vertAlign w:val="subscript"/>
                <w:lang w:val="en-ZA"/>
              </w:rPr>
              <w:t>2</w:t>
            </w:r>
            <w:r w:rsidRPr="00950921">
              <w:rPr>
                <w:rFonts w:ascii="Arial" w:hAnsi="Arial" w:cs="Arial"/>
                <w:sz w:val="20"/>
                <w:szCs w:val="20"/>
                <w:lang w:val="en-ZA"/>
              </w:rPr>
              <w:t>e).</w:t>
            </w:r>
          </w:p>
        </w:tc>
      </w:tr>
      <w:tr w:rsidR="007E3B9B" w:rsidRPr="00950921" w14:paraId="4D0DC903"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5E600AF4"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Emissions scopes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25912A3A"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The different categories of emissions that are accounted for in a carbon footprint assessment</w:t>
            </w:r>
          </w:p>
        </w:tc>
      </w:tr>
      <w:tr w:rsidR="007E3B9B" w:rsidRPr="00950921" w14:paraId="4412F99B"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24E55F0B"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Emissions hotspots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0E7BF281"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Areas or processes within an organization that produce a disproportionately high amount of greenhouse gas emissions</w:t>
            </w:r>
          </w:p>
        </w:tc>
      </w:tr>
      <w:tr w:rsidR="007E3B9B" w:rsidRPr="00950921" w14:paraId="097F52F9"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26FE98BC"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Greenhouse gas emissions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10362D94"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Gases that trap heat in the atmosphere and contribute to global warming, including carbon dioxide, methane, and nitrous oxide</w:t>
            </w:r>
          </w:p>
        </w:tc>
      </w:tr>
      <w:tr w:rsidR="007E3B9B" w:rsidRPr="00950921" w14:paraId="14A331CD"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749EC384"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Greenhouse gases (GHGs)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09BF8D7A"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Any of the gases that contribute to the greenhouse effect, including carbon dioxide (CO</w:t>
            </w:r>
            <w:r w:rsidRPr="003C06CA">
              <w:rPr>
                <w:rFonts w:ascii="Arial" w:hAnsi="Arial" w:cs="Arial"/>
                <w:sz w:val="20"/>
                <w:szCs w:val="20"/>
                <w:vertAlign w:val="subscript"/>
                <w:lang w:val="en-ZA"/>
              </w:rPr>
              <w:t>2</w:t>
            </w:r>
            <w:r w:rsidRPr="00950921">
              <w:rPr>
                <w:rFonts w:ascii="Arial" w:hAnsi="Arial" w:cs="Arial"/>
                <w:sz w:val="20"/>
                <w:szCs w:val="20"/>
                <w:lang w:val="en-ZA"/>
              </w:rPr>
              <w:t>), methane (CH</w:t>
            </w:r>
            <w:r w:rsidRPr="003C06CA">
              <w:rPr>
                <w:rFonts w:ascii="Arial" w:hAnsi="Arial" w:cs="Arial"/>
                <w:sz w:val="20"/>
                <w:szCs w:val="20"/>
                <w:vertAlign w:val="subscript"/>
                <w:lang w:val="en-ZA"/>
              </w:rPr>
              <w:t>4</w:t>
            </w:r>
            <w:r w:rsidRPr="00950921">
              <w:rPr>
                <w:rFonts w:ascii="Arial" w:hAnsi="Arial" w:cs="Arial"/>
                <w:sz w:val="20"/>
                <w:szCs w:val="20"/>
                <w:lang w:val="en-ZA"/>
              </w:rPr>
              <w:t>), nitrous oxide (N</w:t>
            </w:r>
            <w:r w:rsidRPr="003C06CA">
              <w:rPr>
                <w:rFonts w:ascii="Arial" w:hAnsi="Arial" w:cs="Arial"/>
                <w:sz w:val="20"/>
                <w:szCs w:val="20"/>
                <w:vertAlign w:val="subscript"/>
                <w:lang w:val="en-ZA"/>
              </w:rPr>
              <w:t>2</w:t>
            </w:r>
            <w:r w:rsidRPr="00950921">
              <w:rPr>
                <w:rFonts w:ascii="Arial" w:hAnsi="Arial" w:cs="Arial"/>
                <w:sz w:val="20"/>
                <w:szCs w:val="20"/>
                <w:lang w:val="en-ZA"/>
              </w:rPr>
              <w:t>O), fluorinated gases, and others.</w:t>
            </w:r>
          </w:p>
        </w:tc>
      </w:tr>
      <w:tr w:rsidR="007E3B9B" w:rsidRPr="00950921" w14:paraId="4ED41B79"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53BA4CF4"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Indirect emissions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2D27116C"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Greenhouse gas emissions that result from activities or operations that support an organization, such as energy consumption or waste disposal</w:t>
            </w:r>
          </w:p>
        </w:tc>
      </w:tr>
      <w:tr w:rsidR="007E3B9B" w:rsidRPr="00950921" w14:paraId="0D66E9FE"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3A2ED67C"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Indirect impacts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31E7319C"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Effects of climate change that occur as a result of other impacts, such as changes in infectious disease patterns due to shifting mosquito populations</w:t>
            </w:r>
          </w:p>
        </w:tc>
      </w:tr>
      <w:tr w:rsidR="007E3B9B" w:rsidRPr="00950921" w14:paraId="58944945"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402B7137"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lastRenderedPageBreak/>
              <w:t>Intervention mapping</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5DA330CE" w14:textId="127A1E2E"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 methodology for designing and implementing interventions that involve collaboration with stakeholders at each step</w:t>
            </w:r>
          </w:p>
        </w:tc>
      </w:tr>
      <w:tr w:rsidR="007E3B9B" w:rsidRPr="00950921" w14:paraId="0E1C7730"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4BCBAE43"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Longitudinal measurement design</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5FE92425"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 study design that involves measuring a variable over time to identify trends or changes</w:t>
            </w:r>
          </w:p>
        </w:tc>
      </w:tr>
      <w:tr w:rsidR="007E3B9B" w:rsidRPr="00950921" w14:paraId="557B1467"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75151472"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Mitigation interventions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44BE5977"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Actions taken to reduce or offset the carbon emissions of a facility or organization</w:t>
            </w:r>
          </w:p>
        </w:tc>
      </w:tr>
      <w:tr w:rsidR="007E3B9B" w:rsidRPr="00950921" w14:paraId="1E94AC3B"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6DCA9C04"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Mitigation strategies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10D0352D"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Actions taken to reduce or prevent the negative impacts of climate change</w:t>
            </w:r>
          </w:p>
        </w:tc>
      </w:tr>
      <w:tr w:rsidR="007E3B9B" w:rsidRPr="00950921" w14:paraId="4076FFE1"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48A025B4"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Multi-faceted approach</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42D3552A"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A method that involves multiple strategies or approaches to address a problem</w:t>
            </w:r>
          </w:p>
        </w:tc>
      </w:tr>
      <w:tr w:rsidR="007E3B9B" w:rsidRPr="00950921" w14:paraId="3620E142"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3043297D"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Optimization modelling</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1B9B7695"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The process of using mathematical models to find the most efficient solution to a problem</w:t>
            </w:r>
          </w:p>
        </w:tc>
      </w:tr>
      <w:tr w:rsidR="007E3B9B" w:rsidRPr="00950921" w14:paraId="5BA9A3DE"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266E847C"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Pre-industrial level</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78DD44E9"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The global temperature level before the Industrial Revolution (approximately mid-19th century)</w:t>
            </w:r>
          </w:p>
        </w:tc>
      </w:tr>
      <w:tr w:rsidR="007E3B9B" w:rsidRPr="00950921" w14:paraId="76F7AF34"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160053FE"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Predictive modelling</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25A2F0AC"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Using data and statistical methods to make predictions about future events or outcomes</w:t>
            </w:r>
          </w:p>
        </w:tc>
      </w:tr>
      <w:tr w:rsidR="007E3B9B" w:rsidRPr="00950921" w14:paraId="2A6BAB9A"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17094AFD"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Refrigerant gases</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5A8E915E"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Gases used in refrigeration and air conditioning systems, which can contribute to emissions through leaks or improper disposal</w:t>
            </w:r>
          </w:p>
        </w:tc>
      </w:tr>
      <w:tr w:rsidR="007E3B9B" w:rsidRPr="00950921" w14:paraId="00950C16"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7FA2EE5C"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Spend mapping</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289F4133"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 xml:space="preserve">The process of tracking and </w:t>
            </w:r>
            <w:proofErr w:type="spellStart"/>
            <w:r w:rsidRPr="00950921">
              <w:rPr>
                <w:rFonts w:ascii="Arial" w:hAnsi="Arial" w:cs="Arial"/>
                <w:sz w:val="20"/>
                <w:szCs w:val="20"/>
                <w:lang w:val="en-ZA"/>
              </w:rPr>
              <w:t>analyzing</w:t>
            </w:r>
            <w:proofErr w:type="spellEnd"/>
            <w:r w:rsidRPr="00950921">
              <w:rPr>
                <w:rFonts w:ascii="Arial" w:hAnsi="Arial" w:cs="Arial"/>
                <w:sz w:val="20"/>
                <w:szCs w:val="20"/>
                <w:lang w:val="en-ZA"/>
              </w:rPr>
              <w:t xml:space="preserve"> financial spending within an organization or facility</w:t>
            </w:r>
          </w:p>
        </w:tc>
      </w:tr>
      <w:tr w:rsidR="007E3B9B" w:rsidRPr="00950921" w14:paraId="2C2256B0"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70FD5133"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Supply chain</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41210DFC" w14:textId="66C57D45"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The network of companies and suppliers involved in the production, transportation, and delivery of goods and services</w:t>
            </w:r>
            <w:r w:rsidR="00571622">
              <w:rPr>
                <w:rFonts w:ascii="Arial" w:hAnsi="Arial" w:cs="Arial"/>
                <w:sz w:val="20"/>
                <w:szCs w:val="20"/>
                <w:lang w:val="en-ZA"/>
              </w:rPr>
              <w:t xml:space="preserve"> and</w:t>
            </w:r>
            <w:r w:rsidRPr="00950921">
              <w:rPr>
                <w:rFonts w:ascii="Arial" w:hAnsi="Arial" w:cs="Arial"/>
                <w:sz w:val="20"/>
                <w:szCs w:val="20"/>
                <w:lang w:val="en-ZA"/>
              </w:rPr>
              <w:t xml:space="preserve"> the associated information flows. A sustainable supply chain </w:t>
            </w:r>
            <w:r w:rsidR="00525E04">
              <w:rPr>
                <w:rFonts w:ascii="Arial" w:hAnsi="Arial" w:cs="Arial"/>
                <w:sz w:val="20"/>
                <w:szCs w:val="20"/>
                <w:lang w:val="en-ZA"/>
              </w:rPr>
              <w:t>consists of</w:t>
            </w:r>
            <w:r w:rsidRPr="00950921">
              <w:rPr>
                <w:rFonts w:ascii="Arial" w:hAnsi="Arial" w:cs="Arial"/>
                <w:sz w:val="20"/>
                <w:szCs w:val="20"/>
                <w:lang w:val="en-ZA"/>
              </w:rPr>
              <w:t xml:space="preserve"> the consideration of environmental, social, and economic impacts throughout the supply chain, from the sourcing of raw materials to the disposal of products at the end of their life cycle</w:t>
            </w:r>
          </w:p>
        </w:tc>
      </w:tr>
      <w:tr w:rsidR="007E3B9B" w:rsidRPr="00950921" w14:paraId="6B208458"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3C64651F"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Temperature anomaly</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72881F2A"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The difference between the current global average temperature and the pre-industrial level</w:t>
            </w:r>
          </w:p>
        </w:tc>
      </w:tr>
      <w:tr w:rsidR="007E3B9B" w:rsidRPr="00950921" w14:paraId="1322C868" w14:textId="77777777" w:rsidTr="00ED01DB">
        <w:trPr>
          <w:tblCellSpacing w:w="15" w:type="dxa"/>
        </w:trPr>
        <w:tc>
          <w:tcPr>
            <w:tcW w:w="726" w:type="pct"/>
            <w:tcBorders>
              <w:top w:val="single" w:sz="2" w:space="0" w:color="D9D9E3"/>
              <w:left w:val="single" w:sz="6" w:space="0" w:color="D9D9E3"/>
              <w:bottom w:val="single" w:sz="6" w:space="0" w:color="D9D9E3"/>
              <w:right w:val="single" w:sz="2" w:space="0" w:color="D9D9E3"/>
            </w:tcBorders>
            <w:vAlign w:val="bottom"/>
            <w:hideMark/>
          </w:tcPr>
          <w:p w14:paraId="598207FF" w14:textId="77777777" w:rsidR="00950921" w:rsidRPr="00950921" w:rsidRDefault="00950921" w:rsidP="00950921">
            <w:pPr>
              <w:rPr>
                <w:rFonts w:ascii="Arial" w:hAnsi="Arial" w:cs="Arial"/>
                <w:sz w:val="20"/>
                <w:szCs w:val="20"/>
                <w:lang w:val="en-ZA"/>
              </w:rPr>
            </w:pPr>
            <w:r w:rsidRPr="00950921">
              <w:rPr>
                <w:rFonts w:ascii="Arial" w:hAnsi="Arial" w:cs="Arial"/>
                <w:sz w:val="20"/>
                <w:szCs w:val="20"/>
                <w:lang w:val="en-ZA"/>
              </w:rPr>
              <w:t>Vulnerability</w:t>
            </w:r>
          </w:p>
        </w:tc>
        <w:tc>
          <w:tcPr>
            <w:tcW w:w="4240" w:type="pct"/>
            <w:tcBorders>
              <w:top w:val="single" w:sz="2" w:space="0" w:color="D9D9E3"/>
              <w:left w:val="single" w:sz="6" w:space="0" w:color="D9D9E3"/>
              <w:bottom w:val="single" w:sz="6" w:space="0" w:color="D9D9E3"/>
              <w:right w:val="single" w:sz="6" w:space="0" w:color="D9D9E3"/>
            </w:tcBorders>
            <w:vAlign w:val="bottom"/>
            <w:hideMark/>
          </w:tcPr>
          <w:p w14:paraId="6C79AE5B" w14:textId="404C0A98" w:rsidR="00950921" w:rsidRPr="00950921" w:rsidRDefault="00950921" w:rsidP="00490E53">
            <w:pPr>
              <w:keepNext/>
              <w:rPr>
                <w:rFonts w:ascii="Arial" w:hAnsi="Arial" w:cs="Arial"/>
                <w:sz w:val="20"/>
                <w:szCs w:val="20"/>
                <w:lang w:val="en-ZA"/>
              </w:rPr>
            </w:pPr>
            <w:r w:rsidRPr="00950921">
              <w:rPr>
                <w:rFonts w:ascii="Arial" w:hAnsi="Arial" w:cs="Arial"/>
                <w:sz w:val="20"/>
                <w:szCs w:val="20"/>
                <w:lang w:val="en-ZA"/>
              </w:rPr>
              <w:t xml:space="preserve">The degree to </w:t>
            </w:r>
            <w:r w:rsidRPr="007C497F">
              <w:rPr>
                <w:rFonts w:ascii="Arial" w:hAnsi="Arial" w:cs="Arial"/>
                <w:sz w:val="20"/>
                <w:szCs w:val="20"/>
                <w:lang w:val="en-ZA"/>
              </w:rPr>
              <w:t xml:space="preserve">which </w:t>
            </w:r>
            <w:r w:rsidR="007C497F" w:rsidRPr="007C497F">
              <w:rPr>
                <w:rFonts w:ascii="Arial" w:hAnsi="Arial" w:cs="Arial"/>
                <w:sz w:val="20"/>
                <w:szCs w:val="20"/>
                <w:lang w:val="en-ZA"/>
              </w:rPr>
              <w:t>one is</w:t>
            </w:r>
            <w:r w:rsidR="007C497F" w:rsidRPr="007C497F">
              <w:rPr>
                <w:rStyle w:val="gloss"/>
                <w:rFonts w:ascii="Arial" w:hAnsi="Arial" w:cs="Arial"/>
                <w:b/>
                <w:bCs/>
                <w:color w:val="1D2A57"/>
                <w:sz w:val="20"/>
                <w:szCs w:val="20"/>
              </w:rPr>
              <w:t> </w:t>
            </w:r>
            <w:hyperlink r:id="rId17" w:tooltip="able" w:history="1">
              <w:r w:rsidR="007C497F" w:rsidRPr="007C497F">
                <w:rPr>
                  <w:rFonts w:ascii="Arial" w:hAnsi="Arial" w:cs="Arial"/>
                  <w:sz w:val="20"/>
                  <w:szCs w:val="20"/>
                  <w:lang w:val="en-ZA"/>
                </w:rPr>
                <w:t>able</w:t>
              </w:r>
            </w:hyperlink>
            <w:r w:rsidR="007C497F" w:rsidRPr="007C497F">
              <w:rPr>
                <w:rFonts w:ascii="Arial" w:hAnsi="Arial" w:cs="Arial"/>
                <w:sz w:val="20"/>
                <w:szCs w:val="20"/>
                <w:lang w:val="en-ZA"/>
              </w:rPr>
              <w:t> to be </w:t>
            </w:r>
            <w:hyperlink r:id="rId18" w:tooltip="easily" w:history="1">
              <w:r w:rsidR="007C497F" w:rsidRPr="007C497F">
                <w:rPr>
                  <w:rFonts w:ascii="Arial" w:hAnsi="Arial" w:cs="Arial"/>
                  <w:sz w:val="20"/>
                  <w:szCs w:val="20"/>
                  <w:lang w:val="en-ZA"/>
                </w:rPr>
                <w:t>easily</w:t>
              </w:r>
            </w:hyperlink>
            <w:r w:rsidR="007C497F" w:rsidRPr="007C497F">
              <w:rPr>
                <w:rFonts w:ascii="Arial" w:hAnsi="Arial" w:cs="Arial"/>
                <w:sz w:val="20"/>
                <w:szCs w:val="20"/>
                <w:lang w:val="en-ZA"/>
              </w:rPr>
              <w:t> </w:t>
            </w:r>
            <w:hyperlink r:id="rId19" w:tooltip="hurt" w:history="1">
              <w:r w:rsidR="007C497F" w:rsidRPr="007C497F">
                <w:rPr>
                  <w:rFonts w:ascii="Arial" w:hAnsi="Arial" w:cs="Arial"/>
                  <w:sz w:val="20"/>
                  <w:szCs w:val="20"/>
                  <w:lang w:val="en-ZA"/>
                </w:rPr>
                <w:t>hurt</w:t>
              </w:r>
            </w:hyperlink>
            <w:r w:rsidR="007C497F" w:rsidRPr="007C497F">
              <w:rPr>
                <w:rFonts w:ascii="Arial" w:hAnsi="Arial" w:cs="Arial"/>
                <w:sz w:val="20"/>
                <w:szCs w:val="20"/>
                <w:lang w:val="en-ZA"/>
              </w:rPr>
              <w:t>, </w:t>
            </w:r>
            <w:hyperlink r:id="rId20" w:tooltip="influenced" w:history="1">
              <w:r w:rsidR="007C497F" w:rsidRPr="007C497F">
                <w:rPr>
                  <w:rFonts w:ascii="Arial" w:hAnsi="Arial" w:cs="Arial"/>
                  <w:sz w:val="20"/>
                  <w:szCs w:val="20"/>
                  <w:lang w:val="en-ZA"/>
                </w:rPr>
                <w:t>influenced</w:t>
              </w:r>
            </w:hyperlink>
            <w:r w:rsidR="007C497F" w:rsidRPr="007C497F">
              <w:rPr>
                <w:rFonts w:ascii="Arial" w:hAnsi="Arial" w:cs="Arial"/>
                <w:sz w:val="20"/>
                <w:szCs w:val="20"/>
                <w:lang w:val="en-ZA"/>
              </w:rPr>
              <w:t xml:space="preserve"> or </w:t>
            </w:r>
            <w:hyperlink r:id="rId21" w:tooltip="attacked" w:history="1">
              <w:r w:rsidR="007C497F" w:rsidRPr="007C497F">
                <w:rPr>
                  <w:rFonts w:ascii="Arial" w:hAnsi="Arial" w:cs="Arial"/>
                  <w:sz w:val="20"/>
                  <w:szCs w:val="20"/>
                  <w:lang w:val="en-ZA"/>
                </w:rPr>
                <w:t>attacked</w:t>
              </w:r>
            </w:hyperlink>
          </w:p>
        </w:tc>
      </w:tr>
    </w:tbl>
    <w:p w14:paraId="435B2253" w14:textId="3EA40478" w:rsidR="00950921" w:rsidRPr="00D467C2" w:rsidRDefault="00490E53" w:rsidP="00490E53">
      <w:pPr>
        <w:pStyle w:val="Caption"/>
        <w:rPr>
          <w:rFonts w:ascii="Arial" w:hAnsi="Arial" w:cs="Arial"/>
          <w:vanish/>
          <w:lang w:val="en-ZA"/>
        </w:rPr>
        <w:sectPr w:rsidR="00950921" w:rsidRPr="00D467C2" w:rsidSect="00615C50">
          <w:pgSz w:w="15840" w:h="12240" w:orient="landscape" w:code="1"/>
          <w:pgMar w:top="1440" w:right="1440" w:bottom="1440" w:left="1440" w:header="720" w:footer="578" w:gutter="0"/>
          <w:cols w:space="720"/>
          <w:formProt w:val="0"/>
          <w:noEndnote/>
          <w:docGrid w:linePitch="326"/>
        </w:sectPr>
      </w:pPr>
      <w:bookmarkStart w:id="624" w:name="_Toc128750565"/>
      <w:commentRangeStart w:id="625"/>
      <w:r>
        <w:t xml:space="preserve">Table </w:t>
      </w:r>
      <w:r w:rsidR="002A1900">
        <w:fldChar w:fldCharType="begin"/>
      </w:r>
      <w:r w:rsidR="002A1900">
        <w:instrText xml:space="preserve"> SEQ Table \* ARABIC </w:instrText>
      </w:r>
      <w:r w:rsidR="002A1900">
        <w:fldChar w:fldCharType="separate"/>
      </w:r>
      <w:r w:rsidR="00D4325A">
        <w:rPr>
          <w:noProof/>
        </w:rPr>
        <w:t>1</w:t>
      </w:r>
      <w:r w:rsidR="002A1900">
        <w:rPr>
          <w:noProof/>
        </w:rPr>
        <w:fldChar w:fldCharType="end"/>
      </w:r>
      <w:r>
        <w:t xml:space="preserve">: </w:t>
      </w:r>
      <w:r w:rsidRPr="0095755A">
        <w:t>Definitions</w:t>
      </w:r>
      <w:bookmarkEnd w:id="624"/>
      <w:commentRangeEnd w:id="625"/>
      <w:r w:rsidR="00094E63">
        <w:rPr>
          <w:rStyle w:val="CommentReference"/>
          <w:i w:val="0"/>
          <w:iCs w:val="0"/>
          <w:color w:val="auto"/>
        </w:rPr>
        <w:commentReference w:id="625"/>
      </w:r>
    </w:p>
    <w:p w14:paraId="3FAC4819" w14:textId="15DD9992" w:rsidR="00810442" w:rsidRPr="009B145E" w:rsidRDefault="3094B08C" w:rsidP="00CD390B">
      <w:pPr>
        <w:pStyle w:val="Heading1"/>
        <w:ind w:left="720" w:firstLine="0"/>
        <w:jc w:val="both"/>
      </w:pPr>
      <w:bookmarkStart w:id="626" w:name="_Toc124167508"/>
      <w:bookmarkStart w:id="627" w:name="_Toc124167509"/>
      <w:bookmarkStart w:id="628" w:name="_Toc124160704"/>
      <w:bookmarkStart w:id="629" w:name="_Toc124165752"/>
      <w:bookmarkStart w:id="630" w:name="_Toc124165972"/>
      <w:bookmarkStart w:id="631" w:name="_Toc124167180"/>
      <w:bookmarkStart w:id="632" w:name="_Toc124167243"/>
      <w:bookmarkStart w:id="633" w:name="_Toc124167371"/>
      <w:bookmarkStart w:id="634" w:name="_Toc124167510"/>
      <w:bookmarkStart w:id="635" w:name="_Toc124160705"/>
      <w:bookmarkStart w:id="636" w:name="_Toc124165753"/>
      <w:bookmarkStart w:id="637" w:name="_Toc124165973"/>
      <w:bookmarkStart w:id="638" w:name="_Toc124167181"/>
      <w:bookmarkStart w:id="639" w:name="_Toc124167244"/>
      <w:bookmarkStart w:id="640" w:name="_Toc124167372"/>
      <w:bookmarkStart w:id="641" w:name="_Toc124167511"/>
      <w:bookmarkStart w:id="642" w:name="_Toc124160706"/>
      <w:bookmarkStart w:id="643" w:name="_Toc124165754"/>
      <w:bookmarkStart w:id="644" w:name="_Toc124165974"/>
      <w:bookmarkStart w:id="645" w:name="_Toc124167182"/>
      <w:bookmarkStart w:id="646" w:name="_Toc124167245"/>
      <w:bookmarkStart w:id="647" w:name="_Toc124167373"/>
      <w:bookmarkStart w:id="648" w:name="_Toc124167512"/>
      <w:bookmarkStart w:id="649" w:name="_Toc124160707"/>
      <w:bookmarkStart w:id="650" w:name="_Toc124165755"/>
      <w:bookmarkStart w:id="651" w:name="_Toc124165975"/>
      <w:bookmarkStart w:id="652" w:name="_Toc124167183"/>
      <w:bookmarkStart w:id="653" w:name="_Toc124167246"/>
      <w:bookmarkStart w:id="654" w:name="_Toc124167374"/>
      <w:bookmarkStart w:id="655" w:name="_Toc124167513"/>
      <w:bookmarkStart w:id="656" w:name="_Toc124137784"/>
      <w:bookmarkStart w:id="657" w:name="_Toc124160708"/>
      <w:bookmarkStart w:id="658" w:name="_Toc124165756"/>
      <w:bookmarkStart w:id="659" w:name="_Toc124165976"/>
      <w:bookmarkStart w:id="660" w:name="_Toc124167184"/>
      <w:bookmarkStart w:id="661" w:name="_Toc124167247"/>
      <w:bookmarkStart w:id="662" w:name="_Toc124167375"/>
      <w:bookmarkStart w:id="663" w:name="_Toc124167514"/>
      <w:bookmarkStart w:id="664" w:name="_Toc124137785"/>
      <w:bookmarkStart w:id="665" w:name="_Toc124160709"/>
      <w:bookmarkStart w:id="666" w:name="_Toc124165757"/>
      <w:bookmarkStart w:id="667" w:name="_Toc124165977"/>
      <w:bookmarkStart w:id="668" w:name="_Toc124167185"/>
      <w:bookmarkStart w:id="669" w:name="_Toc124167248"/>
      <w:bookmarkStart w:id="670" w:name="_Toc124167376"/>
      <w:bookmarkStart w:id="671" w:name="_Toc124167515"/>
      <w:bookmarkStart w:id="672" w:name="_Toc124137786"/>
      <w:bookmarkStart w:id="673" w:name="_Toc124160710"/>
      <w:bookmarkStart w:id="674" w:name="_Toc124165758"/>
      <w:bookmarkStart w:id="675" w:name="_Toc124165978"/>
      <w:bookmarkStart w:id="676" w:name="_Toc124167186"/>
      <w:bookmarkStart w:id="677" w:name="_Toc124167249"/>
      <w:bookmarkStart w:id="678" w:name="_Toc124167377"/>
      <w:bookmarkStart w:id="679" w:name="_Toc124167516"/>
      <w:bookmarkStart w:id="680" w:name="_Toc124137787"/>
      <w:bookmarkStart w:id="681" w:name="_Toc124160711"/>
      <w:bookmarkStart w:id="682" w:name="_Toc124165759"/>
      <w:bookmarkStart w:id="683" w:name="_Toc124165979"/>
      <w:bookmarkStart w:id="684" w:name="_Toc124167187"/>
      <w:bookmarkStart w:id="685" w:name="_Toc124167250"/>
      <w:bookmarkStart w:id="686" w:name="_Toc124167378"/>
      <w:bookmarkStart w:id="687" w:name="_Toc124167517"/>
      <w:bookmarkStart w:id="688" w:name="_Toc124137788"/>
      <w:bookmarkStart w:id="689" w:name="_Toc124160712"/>
      <w:bookmarkStart w:id="690" w:name="_Toc124165760"/>
      <w:bookmarkStart w:id="691" w:name="_Toc124165980"/>
      <w:bookmarkStart w:id="692" w:name="_Toc124167188"/>
      <w:bookmarkStart w:id="693" w:name="_Toc124167251"/>
      <w:bookmarkStart w:id="694" w:name="_Toc124167379"/>
      <w:bookmarkStart w:id="695" w:name="_Toc124167518"/>
      <w:bookmarkStart w:id="696" w:name="_Toc121220137"/>
      <w:bookmarkStart w:id="697" w:name="_Toc128690048"/>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r>
        <w:lastRenderedPageBreak/>
        <w:t>INTRODUCTION</w:t>
      </w:r>
      <w:bookmarkEnd w:id="696"/>
      <w:r>
        <w:t xml:space="preserve"> AND BACKGROUND</w:t>
      </w:r>
      <w:bookmarkEnd w:id="697"/>
    </w:p>
    <w:p w14:paraId="1031C73A" w14:textId="03ACFB75" w:rsidR="00144D7D" w:rsidRDefault="00B31E95" w:rsidP="00144D7D">
      <w:pPr>
        <w:spacing w:line="360" w:lineRule="auto"/>
        <w:ind w:firstLine="360"/>
        <w:jc w:val="both"/>
        <w:rPr>
          <w:rFonts w:ascii="Arial" w:hAnsi="Arial" w:cs="Arial"/>
          <w:lang w:val="en-ZA"/>
        </w:rPr>
      </w:pPr>
      <w:r w:rsidRPr="00B31E95">
        <w:rPr>
          <w:rFonts w:ascii="Arial" w:hAnsi="Arial" w:cs="Arial"/>
          <w:lang w:val="en-ZA"/>
        </w:rPr>
        <w:t>Over the past decades, the world has witnessed a rising trend in extreme weather events, such as heat waves, droughts, and hurricanes, which are linked to the accelerating pace of climate change</w:t>
      </w:r>
      <w:r w:rsidR="00F142BF">
        <w:rPr>
          <w:rFonts w:ascii="Arial" w:hAnsi="Arial" w:cs="Arial"/>
          <w:lang w:val="en-ZA"/>
        </w:rPr>
        <w:fldChar w:fldCharType="begin"/>
      </w:r>
      <w:r w:rsidR="00F142BF">
        <w:rPr>
          <w:rFonts w:ascii="Arial" w:hAnsi="Arial" w:cs="Arial"/>
          <w:lang w:val="en-ZA"/>
        </w:rPr>
        <w:instrText xml:space="preserve"> ADDIN EN.CITE &lt;EndNote&gt;&lt;Cite&gt;&lt;Author&gt;Seneviratne&lt;/Author&gt;&lt;Year&gt;2012&lt;/Year&gt;&lt;RecNum&gt;386&lt;/RecNum&gt;&lt;DisplayText&gt;[1]&lt;/DisplayText&gt;&lt;record&gt;&lt;rec-number&gt;386&lt;/rec-number&gt;&lt;foreign-keys&gt;&lt;key app="EN" db-id="5szwxp0er2sa0tevxamvt5a9wdes925002ws" timestamp="1676398259"&gt;386&lt;/key&gt;&lt;/foreign-keys&gt;&lt;ref-type name="Journal Article"&gt;17&lt;/ref-type&gt;&lt;contributors&gt;&lt;authors&gt;&lt;author&gt;Seneviratne, Sonia&lt;/author&gt;&lt;author&gt;Nicholls, Neville&lt;/author&gt;&lt;author&gt;Easterling, David&lt;/author&gt;&lt;author&gt;Goodess, Clare&lt;/author&gt;&lt;author&gt;Kanae, Shinjiro&lt;/author&gt;&lt;author&gt;Kossin, James&lt;/author&gt;&lt;author&gt;Luo, Yali&lt;/author&gt;&lt;author&gt;Marengo, Jose&lt;/author&gt;&lt;author&gt;McInnes, Kathleen&lt;/author&gt;&lt;author&gt;Rahimi, Mohammad&lt;/author&gt;&lt;/authors&gt;&lt;/contributors&gt;&lt;titles&gt;&lt;title&gt;Changes in climate extremes and their impacts on the natural physical environment&lt;/title&gt;&lt;/titles&gt;&lt;dates&gt;&lt;year&gt;2012&lt;/year&gt;&lt;/dates&gt;&lt;urls&gt;&lt;/urls&gt;&lt;/record&gt;&lt;/Cite&gt;&lt;/EndNote&gt;</w:instrText>
      </w:r>
      <w:r w:rsidR="00F142BF">
        <w:rPr>
          <w:rFonts w:ascii="Arial" w:hAnsi="Arial" w:cs="Arial"/>
          <w:lang w:val="en-ZA"/>
        </w:rPr>
        <w:fldChar w:fldCharType="separate"/>
      </w:r>
      <w:r w:rsidR="00F142BF">
        <w:rPr>
          <w:rFonts w:ascii="Arial" w:hAnsi="Arial" w:cs="Arial"/>
          <w:noProof/>
          <w:lang w:val="en-ZA"/>
        </w:rPr>
        <w:t>[1]</w:t>
      </w:r>
      <w:r w:rsidR="00F142BF">
        <w:rPr>
          <w:rFonts w:ascii="Arial" w:hAnsi="Arial" w:cs="Arial"/>
          <w:lang w:val="en-ZA"/>
        </w:rPr>
        <w:fldChar w:fldCharType="end"/>
      </w:r>
      <w:r w:rsidRPr="00B31E95">
        <w:rPr>
          <w:rFonts w:ascii="Arial" w:hAnsi="Arial" w:cs="Arial"/>
          <w:lang w:val="en-ZA"/>
        </w:rPr>
        <w:t xml:space="preserve">. The effects of these extreme weather events are far-reaching and impact </w:t>
      </w:r>
      <w:r w:rsidR="00693C8A">
        <w:rPr>
          <w:rFonts w:ascii="Arial" w:hAnsi="Arial" w:cs="Arial"/>
          <w:lang w:val="en-ZA"/>
        </w:rPr>
        <w:t>various</w:t>
      </w:r>
      <w:r w:rsidRPr="00B31E95">
        <w:rPr>
          <w:rFonts w:ascii="Arial" w:hAnsi="Arial" w:cs="Arial"/>
          <w:lang w:val="en-ZA"/>
        </w:rPr>
        <w:t xml:space="preserve"> aspects of life, including human health</w:t>
      </w:r>
      <w:r w:rsidR="00C3040B">
        <w:rPr>
          <w:rFonts w:ascii="Arial" w:hAnsi="Arial" w:cs="Arial"/>
          <w:lang w:val="en-ZA"/>
        </w:rPr>
        <w:fldChar w:fldCharType="begin">
          <w:fldData xml:space="preserve">PEVuZE5vdGU+PENpdGU+PEF1dGhvcj5FYmk8L0F1dGhvcj48WWVhcj4yMDIxPC9ZZWFyPjxSZWNO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=
</w:fldData>
        </w:fldChar>
      </w:r>
      <w:r w:rsidR="00F142BF">
        <w:rPr>
          <w:rFonts w:ascii="Arial" w:hAnsi="Arial" w:cs="Arial"/>
          <w:lang w:val="en-ZA"/>
        </w:rPr>
        <w:instrText xml:space="preserve"> ADDIN EN.CITE </w:instrText>
      </w:r>
      <w:r w:rsidR="00F142BF">
        <w:rPr>
          <w:rFonts w:ascii="Arial" w:hAnsi="Arial" w:cs="Arial"/>
          <w:lang w:val="en-ZA"/>
        </w:rPr>
        <w:fldChar w:fldCharType="begin">
          <w:fldData xml:space="preserve">PEVuZE5vdGU+PENpdGU+PEF1dGhvcj5FYmk8L0F1dGhvcj48WWVhcj4yMDIxPC9ZZWFyPjxSZWNO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=
</w:fldData>
        </w:fldChar>
      </w:r>
      <w:r w:rsidR="00F142BF">
        <w:rPr>
          <w:rFonts w:ascii="Arial" w:hAnsi="Arial" w:cs="Arial"/>
          <w:lang w:val="en-ZA"/>
        </w:rPr>
        <w:instrText xml:space="preserve"> ADDIN EN.CITE.DATA </w:instrText>
      </w:r>
      <w:r w:rsidR="00F142BF">
        <w:rPr>
          <w:rFonts w:ascii="Arial" w:hAnsi="Arial" w:cs="Arial"/>
          <w:lang w:val="en-ZA"/>
        </w:rPr>
      </w:r>
      <w:r w:rsidR="00F142BF">
        <w:rPr>
          <w:rFonts w:ascii="Arial" w:hAnsi="Arial" w:cs="Arial"/>
          <w:lang w:val="en-ZA"/>
        </w:rPr>
        <w:fldChar w:fldCharType="end"/>
      </w:r>
      <w:r w:rsidR="00C3040B">
        <w:rPr>
          <w:rFonts w:ascii="Arial" w:hAnsi="Arial" w:cs="Arial"/>
          <w:lang w:val="en-ZA"/>
        </w:rPr>
      </w:r>
      <w:r w:rsidR="00C3040B">
        <w:rPr>
          <w:rFonts w:ascii="Arial" w:hAnsi="Arial" w:cs="Arial"/>
          <w:lang w:val="en-ZA"/>
        </w:rPr>
        <w:fldChar w:fldCharType="separate"/>
      </w:r>
      <w:r w:rsidR="00F142BF">
        <w:rPr>
          <w:rFonts w:ascii="Arial" w:hAnsi="Arial" w:cs="Arial"/>
          <w:noProof/>
          <w:lang w:val="en-ZA"/>
        </w:rPr>
        <w:t>[2]</w:t>
      </w:r>
      <w:r w:rsidR="00C3040B">
        <w:rPr>
          <w:rFonts w:ascii="Arial" w:hAnsi="Arial" w:cs="Arial"/>
          <w:lang w:val="en-ZA"/>
        </w:rPr>
        <w:fldChar w:fldCharType="end"/>
      </w:r>
      <w:r w:rsidRPr="00B31E95">
        <w:rPr>
          <w:rFonts w:ascii="Arial" w:hAnsi="Arial" w:cs="Arial"/>
          <w:lang w:val="en-ZA"/>
        </w:rPr>
        <w:t xml:space="preserve">. Pregnant women, infants, and health workers are among the most </w:t>
      </w:r>
      <w:del w:id="698" w:author="Craig Parker" w:date="2023-03-03T11:48:00Z">
        <w:r w:rsidRPr="00B31E95" w:rsidDel="00927E04">
          <w:rPr>
            <w:rFonts w:ascii="Arial" w:hAnsi="Arial" w:cs="Arial"/>
            <w:lang w:val="en-ZA"/>
          </w:rPr>
          <w:delText>vulnerable populations</w:delText>
        </w:r>
      </w:del>
      <w:r w:rsidRPr="00B31E95">
        <w:rPr>
          <w:rFonts w:ascii="Arial" w:hAnsi="Arial" w:cs="Arial"/>
          <w:lang w:val="en-ZA"/>
        </w:rPr>
        <w:t xml:space="preserve"> affected by climate change</w:t>
      </w:r>
      <w:r w:rsidR="1B209A7E" w:rsidRPr="62A5D1F2">
        <w:rPr>
          <w:rFonts w:ascii="Arial" w:hAnsi="Arial" w:cs="Arial"/>
          <w:lang w:val="en-ZA"/>
        </w:rPr>
        <w:t xml:space="preserve"> in low-resource settings</w:t>
      </w:r>
      <w:r w:rsidRPr="00B31E95">
        <w:rPr>
          <w:rFonts w:ascii="Arial" w:hAnsi="Arial" w:cs="Arial"/>
          <w:lang w:val="en-ZA"/>
        </w:rPr>
        <w:t>, as they are particularly susceptible to the negative impacts of extreme heat</w:t>
      </w:r>
      <w:r w:rsidR="00013F8D">
        <w:rPr>
          <w:rFonts w:ascii="Arial" w:hAnsi="Arial" w:cs="Arial"/>
          <w:lang w:val="en-ZA"/>
        </w:rPr>
        <w:fldChar w:fldCharType="begin"/>
      </w:r>
      <w:r w:rsidR="00013F8D">
        <w:rPr>
          <w:rFonts w:ascii="Arial" w:hAnsi="Arial" w:cs="Arial"/>
          <w:lang w:val="en-ZA"/>
        </w:rPr>
        <w:instrText xml:space="preserve"> ADDIN EN.CITE &lt;EndNote&gt;&lt;Cite&gt;&lt;Author&gt;Roos&lt;/Author&gt;&lt;Year&gt;2021&lt;/Year&gt;&lt;RecNum&gt;387&lt;/RecNum&gt;&lt;DisplayText&gt;[3]&lt;/DisplayText&gt;&lt;record&gt;&lt;rec-number&gt;387&lt;/rec-number&gt;&lt;foreign-keys&gt;&lt;key app="EN" db-id="5szwxp0er2sa0tevxamvt5a9wdes925002ws" timestamp="1676398492"&gt;387&lt;/key&gt;&lt;/foreign-keys&gt;&lt;ref-type name="Journal Article"&gt;17&lt;/ref-type&gt;&lt;contributors&gt;&lt;authors&gt;&lt;author&gt;Roos, Nathalie&lt;/author&gt;&lt;author&gt;Kovats, Sari&lt;/author&gt;&lt;author&gt;Hajat, Shakoor&lt;/author&gt;&lt;author&gt;Filippi, Veronique&lt;/author&gt;&lt;author&gt;Chersich, Matthew&lt;/author&gt;&lt;author&gt;Luchters, Stanley&lt;/author&gt;&lt;author&gt;Scorgie, Fiona&lt;/author&gt;&lt;author&gt;Nakstad, Britt&lt;/author&gt;&lt;author&gt;Stephansson, Olof&lt;/author&gt;&lt;author&gt;CHAMNHA Consortium&lt;/author&gt;&lt;/authors&gt;&lt;/contributors&gt;&lt;titles&gt;&lt;title&gt;Maternal and newborn health risks of climate change: A call for awareness and global action&lt;/title&gt;&lt;secondary-title&gt;Acta obstetricia et gynecologica Scandinavica&lt;/secondary-title&gt;&lt;/titles&gt;&lt;periodical&gt;&lt;full-title&gt;Acta obstetricia et gynecologica Scandinavica&lt;/full-title&gt;&lt;/periodical&gt;&lt;pages&gt;566-570&lt;/pages&gt;&lt;volume&gt;100&lt;/volume&gt;&lt;number&gt;4&lt;/number&gt;&lt;dates&gt;&lt;year&gt;2021&lt;/year&gt;&lt;/dates&gt;&lt;isbn&gt;0001-6349&lt;/isbn&gt;&lt;urls&gt;&lt;/urls&gt;&lt;/record&gt;&lt;/Cite&gt;&lt;/EndNote&gt;</w:instrText>
      </w:r>
      <w:r w:rsidR="00013F8D">
        <w:rPr>
          <w:rFonts w:ascii="Arial" w:hAnsi="Arial" w:cs="Arial"/>
          <w:lang w:val="en-ZA"/>
        </w:rPr>
        <w:fldChar w:fldCharType="separate"/>
      </w:r>
      <w:r w:rsidR="00013F8D">
        <w:rPr>
          <w:rFonts w:ascii="Arial" w:hAnsi="Arial" w:cs="Arial"/>
          <w:noProof/>
          <w:lang w:val="en-ZA"/>
        </w:rPr>
        <w:t>[3]</w:t>
      </w:r>
      <w:r w:rsidR="00013F8D">
        <w:rPr>
          <w:rFonts w:ascii="Arial" w:hAnsi="Arial" w:cs="Arial"/>
          <w:lang w:val="en-ZA"/>
        </w:rPr>
        <w:fldChar w:fldCharType="end"/>
      </w:r>
      <w:r w:rsidRPr="00B31E95">
        <w:rPr>
          <w:rFonts w:ascii="Arial" w:hAnsi="Arial" w:cs="Arial"/>
          <w:lang w:val="en-ZA"/>
        </w:rPr>
        <w:t>. The health impacts of climate change are diverse and complex, including but not limited to heat exhaustion, dehydration, cardiovascular disease, respiratory distress, and mental health issues</w:t>
      </w:r>
      <w:r w:rsidR="00A63026">
        <w:rPr>
          <w:rFonts w:ascii="Arial" w:hAnsi="Arial" w:cs="Arial"/>
          <w:lang w:val="en-ZA"/>
        </w:rPr>
        <w:fldChar w:fldCharType="begin">
          <w:fldData xml:space="preserve">PEVuZE5vdGU+PENpdGU+PEF1dGhvcj5LdWVobjwvQXV0aG9yPjxZZWFyPjIwMTc8L1llYXI+PFJl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</w:fldData>
        </w:fldChar>
      </w:r>
      <w:r w:rsidR="00A63026">
        <w:rPr>
          <w:rFonts w:ascii="Arial" w:hAnsi="Arial" w:cs="Arial"/>
          <w:lang w:val="en-ZA"/>
        </w:rPr>
        <w:instrText xml:space="preserve"> ADDIN EN.CITE </w:instrText>
      </w:r>
      <w:r w:rsidR="00A63026">
        <w:rPr>
          <w:rFonts w:ascii="Arial" w:hAnsi="Arial" w:cs="Arial"/>
          <w:lang w:val="en-ZA"/>
        </w:rPr>
        <w:fldChar w:fldCharType="begin">
          <w:fldData xml:space="preserve">PEVuZE5vdGU+PENpdGU+PEF1dGhvcj5LdWVobjwvQXV0aG9yPjxZZWFyPjIwMTc8L1llYXI+PFJl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</w:fldData>
        </w:fldChar>
      </w:r>
      <w:r w:rsidR="00A63026">
        <w:rPr>
          <w:rFonts w:ascii="Arial" w:hAnsi="Arial" w:cs="Arial"/>
          <w:lang w:val="en-ZA"/>
        </w:rPr>
        <w:instrText xml:space="preserve"> ADDIN EN.CITE.DATA </w:instrText>
      </w:r>
      <w:r w:rsidR="00A63026">
        <w:rPr>
          <w:rFonts w:ascii="Arial" w:hAnsi="Arial" w:cs="Arial"/>
          <w:lang w:val="en-ZA"/>
        </w:rPr>
      </w:r>
      <w:r w:rsidR="00A63026">
        <w:rPr>
          <w:rFonts w:ascii="Arial" w:hAnsi="Arial" w:cs="Arial"/>
          <w:lang w:val="en-ZA"/>
        </w:rPr>
        <w:fldChar w:fldCharType="end"/>
      </w:r>
      <w:r w:rsidR="00A63026">
        <w:rPr>
          <w:rFonts w:ascii="Arial" w:hAnsi="Arial" w:cs="Arial"/>
          <w:lang w:val="en-ZA"/>
        </w:rPr>
      </w:r>
      <w:r w:rsidR="00A63026">
        <w:rPr>
          <w:rFonts w:ascii="Arial" w:hAnsi="Arial" w:cs="Arial"/>
          <w:lang w:val="en-ZA"/>
        </w:rPr>
        <w:fldChar w:fldCharType="separate"/>
      </w:r>
      <w:r w:rsidR="00A63026">
        <w:rPr>
          <w:rFonts w:ascii="Arial" w:hAnsi="Arial" w:cs="Arial"/>
          <w:noProof/>
          <w:lang w:val="en-ZA"/>
        </w:rPr>
        <w:t>[4]</w:t>
      </w:r>
      <w:r w:rsidR="00A63026">
        <w:rPr>
          <w:rFonts w:ascii="Arial" w:hAnsi="Arial" w:cs="Arial"/>
          <w:lang w:val="en-ZA"/>
        </w:rPr>
        <w:fldChar w:fldCharType="end"/>
      </w:r>
      <w:r w:rsidRPr="00B31E95">
        <w:rPr>
          <w:rFonts w:ascii="Arial" w:hAnsi="Arial" w:cs="Arial"/>
          <w:lang w:val="en-ZA"/>
        </w:rPr>
        <w:t>.</w:t>
      </w:r>
    </w:p>
    <w:p w14:paraId="34F834DF" w14:textId="0BB8210F" w:rsidR="00144D7D" w:rsidRDefault="00B31E95" w:rsidP="00144D7D">
      <w:pPr>
        <w:spacing w:line="360" w:lineRule="auto"/>
        <w:ind w:firstLine="360"/>
        <w:jc w:val="both"/>
        <w:rPr>
          <w:rFonts w:ascii="Arial" w:hAnsi="Arial" w:cs="Arial"/>
          <w:lang w:val="en-ZA"/>
        </w:rPr>
      </w:pPr>
      <w:r w:rsidRPr="00B31E95">
        <w:rPr>
          <w:rFonts w:ascii="Arial" w:hAnsi="Arial" w:cs="Arial"/>
          <w:lang w:val="en-ZA"/>
        </w:rPr>
        <w:t xml:space="preserve">Furthermore, the effects of climate change are not limited to the direct impacts of extreme weather events. Indirect impacts, such as the spread of infectious diseases due to </w:t>
      </w:r>
      <w:r w:rsidR="675BC12D" w:rsidRPr="62A5D1F2">
        <w:rPr>
          <w:rFonts w:ascii="Arial" w:hAnsi="Arial" w:cs="Arial"/>
          <w:lang w:val="en-ZA"/>
        </w:rPr>
        <w:t xml:space="preserve">increased </w:t>
      </w:r>
      <w:r w:rsidR="111A0056" w:rsidRPr="62A5D1F2">
        <w:rPr>
          <w:rFonts w:ascii="Arial" w:hAnsi="Arial" w:cs="Arial"/>
          <w:lang w:val="en-ZA"/>
        </w:rPr>
        <w:t>and shifting</w:t>
      </w:r>
      <w:r w:rsidRPr="00B31E95">
        <w:rPr>
          <w:rFonts w:ascii="Arial" w:hAnsi="Arial" w:cs="Arial"/>
          <w:lang w:val="en-ZA"/>
        </w:rPr>
        <w:t xml:space="preserve"> mosquito populations, air pollution, and food and water insecurity, pose additional threats to human health</w:t>
      </w:r>
      <w:r w:rsidR="00BD7B0F">
        <w:rPr>
          <w:rFonts w:ascii="Arial" w:hAnsi="Arial" w:cs="Arial"/>
          <w:lang w:val="en-ZA"/>
        </w:rPr>
        <w:fldChar w:fldCharType="begin"/>
      </w:r>
      <w:r w:rsidR="00BD7B0F">
        <w:rPr>
          <w:rFonts w:ascii="Arial" w:hAnsi="Arial" w:cs="Arial"/>
          <w:lang w:val="en-ZA"/>
        </w:rPr>
        <w:instrText xml:space="preserve"> ADDIN EN.CITE &lt;EndNote&gt;&lt;Cite&gt;&lt;Author&gt;Myers&lt;/Author&gt;&lt;Year&gt;2011&lt;/Year&gt;&lt;RecNum&gt;389&lt;/RecNum&gt;&lt;DisplayText&gt;[5]&lt;/DisplayText&gt;&lt;record&gt;&lt;rec-number&gt;389&lt;/rec-number&gt;&lt;foreign-keys&gt;&lt;key app="EN" db-id="5szwxp0er2sa0tevxamvt5a9wdes925002ws" timestamp="1676398870"&gt;389&lt;/key&gt;&lt;/foreign-keys&gt;&lt;ref-type name="Journal Article"&gt;17&lt;/ref-type&gt;&lt;contributors&gt;&lt;authors&gt;&lt;author&gt;Myers, S. S.&lt;/author&gt;&lt;author&gt;Bernstein, A.&lt;/author&gt;&lt;/authors&gt;&lt;/contributors&gt;&lt;titles&gt;&lt;title&gt;The coming health crisis: indirect health effects of global climate change&lt;/title&gt;&lt;secondary-title&gt;F1000 Biol Rep&lt;/secondary-title&gt;&lt;/titles&gt;&lt;periodical&gt;&lt;full-title&gt;F1000 Biol Rep&lt;/full-title&gt;&lt;/periodical&gt;&lt;pages&gt;3&lt;/pages&gt;&lt;volume&gt;3&lt;/volume&gt;&lt;edition&gt;20110201&lt;/edition&gt;&lt;dates&gt;&lt;year&gt;2011&lt;/year&gt;&lt;pub-dates&gt;&lt;date&gt;Feb 1&lt;/date&gt;&lt;/pub-dates&gt;&lt;/dates&gt;&lt;isbn&gt;1757-594x&lt;/isbn&gt;&lt;accession-num&gt;21399764&lt;/accession-num&gt;&lt;urls&gt;&lt;/urls&gt;&lt;custom2&gt;PMC3042309&lt;/custom2&gt;&lt;electronic-resource-num&gt;10.3410/b3-3&lt;/electronic-resource-num&gt;&lt;remote-database-provider&gt;NLM&lt;/remote-database-provider&gt;&lt;language&gt;eng&lt;/language&gt;&lt;/record&gt;&lt;/Cite&gt;&lt;/EndNote&gt;</w:instrText>
      </w:r>
      <w:r w:rsidR="00BD7B0F">
        <w:rPr>
          <w:rFonts w:ascii="Arial" w:hAnsi="Arial" w:cs="Arial"/>
          <w:lang w:val="en-ZA"/>
        </w:rPr>
        <w:fldChar w:fldCharType="separate"/>
      </w:r>
      <w:r w:rsidR="00BD7B0F">
        <w:rPr>
          <w:rFonts w:ascii="Arial" w:hAnsi="Arial" w:cs="Arial"/>
          <w:noProof/>
          <w:lang w:val="en-ZA"/>
        </w:rPr>
        <w:t>[5]</w:t>
      </w:r>
      <w:r w:rsidR="00BD7B0F">
        <w:rPr>
          <w:rFonts w:ascii="Arial" w:hAnsi="Arial" w:cs="Arial"/>
          <w:lang w:val="en-ZA"/>
        </w:rPr>
        <w:fldChar w:fldCharType="end"/>
      </w:r>
      <w:r w:rsidRPr="00B31E95">
        <w:rPr>
          <w:rFonts w:ascii="Arial" w:hAnsi="Arial" w:cs="Arial"/>
          <w:lang w:val="en-ZA"/>
        </w:rPr>
        <w:t xml:space="preserve">. These health impacts are particularly concerning in low- and middle-income countries, where </w:t>
      </w:r>
      <w:r w:rsidR="008814FD" w:rsidRPr="00B31E95">
        <w:rPr>
          <w:rFonts w:ascii="Arial" w:hAnsi="Arial" w:cs="Arial"/>
          <w:lang w:val="en-ZA"/>
        </w:rPr>
        <w:t>most of</w:t>
      </w:r>
      <w:r w:rsidRPr="00B31E95">
        <w:rPr>
          <w:rFonts w:ascii="Arial" w:hAnsi="Arial" w:cs="Arial"/>
          <w:lang w:val="en-ZA"/>
        </w:rPr>
        <w:t xml:space="preserve"> the global population resides, as these countries are often ill-equipped to address and mitigate the negative impacts of climate change</w:t>
      </w:r>
      <w:r w:rsidR="0037306C">
        <w:rPr>
          <w:rFonts w:ascii="Arial" w:hAnsi="Arial" w:cs="Arial"/>
          <w:lang w:val="en-ZA"/>
        </w:rPr>
        <w:fldChar w:fldCharType="begin">
          <w:fldData xml:space="preserve">PEVuZE5vdGU+PENpdGU+PEF1dGhvcj5Cb3JnPC9BdXRob3I+PFllYXI+MjAyMTwvWWVhcj48UmVj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</w:fldData>
        </w:fldChar>
      </w:r>
      <w:r w:rsidR="0037306C">
        <w:rPr>
          <w:rFonts w:ascii="Arial" w:hAnsi="Arial" w:cs="Arial"/>
          <w:lang w:val="en-ZA"/>
        </w:rPr>
        <w:instrText xml:space="preserve"> ADDIN EN.CITE </w:instrText>
      </w:r>
      <w:r w:rsidR="0037306C">
        <w:rPr>
          <w:rFonts w:ascii="Arial" w:hAnsi="Arial" w:cs="Arial"/>
          <w:lang w:val="en-ZA"/>
        </w:rPr>
        <w:fldChar w:fldCharType="begin">
          <w:fldData xml:space="preserve">PEVuZE5vdGU+PENpdGU+PEF1dGhvcj5Cb3JnPC9BdXRob3I+PFllYXI+MjAyMTwvWWVhcj48UmVj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</w:fldData>
        </w:fldChar>
      </w:r>
      <w:r w:rsidR="0037306C">
        <w:rPr>
          <w:rFonts w:ascii="Arial" w:hAnsi="Arial" w:cs="Arial"/>
          <w:lang w:val="en-ZA"/>
        </w:rPr>
        <w:instrText xml:space="preserve"> ADDIN EN.CITE.DATA </w:instrText>
      </w:r>
      <w:r w:rsidR="0037306C">
        <w:rPr>
          <w:rFonts w:ascii="Arial" w:hAnsi="Arial" w:cs="Arial"/>
          <w:lang w:val="en-ZA"/>
        </w:rPr>
      </w:r>
      <w:r w:rsidR="0037306C">
        <w:rPr>
          <w:rFonts w:ascii="Arial" w:hAnsi="Arial" w:cs="Arial"/>
          <w:lang w:val="en-ZA"/>
        </w:rPr>
        <w:fldChar w:fldCharType="end"/>
      </w:r>
      <w:r w:rsidR="0037306C">
        <w:rPr>
          <w:rFonts w:ascii="Arial" w:hAnsi="Arial" w:cs="Arial"/>
          <w:lang w:val="en-ZA"/>
        </w:rPr>
      </w:r>
      <w:r w:rsidR="0037306C">
        <w:rPr>
          <w:rFonts w:ascii="Arial" w:hAnsi="Arial" w:cs="Arial"/>
          <w:lang w:val="en-ZA"/>
        </w:rPr>
        <w:fldChar w:fldCharType="separate"/>
      </w:r>
      <w:r w:rsidR="0037306C">
        <w:rPr>
          <w:rFonts w:ascii="Arial" w:hAnsi="Arial" w:cs="Arial"/>
          <w:noProof/>
          <w:lang w:val="en-ZA"/>
        </w:rPr>
        <w:t>[6]</w:t>
      </w:r>
      <w:r w:rsidR="0037306C">
        <w:rPr>
          <w:rFonts w:ascii="Arial" w:hAnsi="Arial" w:cs="Arial"/>
          <w:lang w:val="en-ZA"/>
        </w:rPr>
        <w:fldChar w:fldCharType="end"/>
      </w:r>
      <w:r w:rsidRPr="00B31E95">
        <w:rPr>
          <w:rFonts w:ascii="Arial" w:hAnsi="Arial" w:cs="Arial"/>
          <w:lang w:val="en-ZA"/>
        </w:rPr>
        <w:t>.</w:t>
      </w:r>
    </w:p>
    <w:p w14:paraId="728575EA" w14:textId="29064E8C" w:rsidR="005A6145" w:rsidRDefault="00194414" w:rsidP="00194414">
      <w:pPr>
        <w:pStyle w:val="Heading2"/>
        <w:rPr>
          <w:lang w:val="en-ZA"/>
        </w:rPr>
      </w:pPr>
      <w:bookmarkStart w:id="699" w:name="_Toc128690049"/>
      <w:r>
        <w:rPr>
          <w:lang w:val="en-ZA"/>
        </w:rPr>
        <w:t xml:space="preserve">The </w:t>
      </w:r>
      <w:r w:rsidR="0035709F">
        <w:rPr>
          <w:lang w:val="en-ZA"/>
        </w:rPr>
        <w:t>o</w:t>
      </w:r>
      <w:r>
        <w:rPr>
          <w:lang w:val="en-ZA"/>
        </w:rPr>
        <w:t>verall</w:t>
      </w:r>
      <w:r w:rsidR="0035709F">
        <w:rPr>
          <w:lang w:val="en-ZA"/>
        </w:rPr>
        <w:t xml:space="preserve"> HIGH Horizons</w:t>
      </w:r>
      <w:r>
        <w:rPr>
          <w:lang w:val="en-ZA"/>
        </w:rPr>
        <w:t xml:space="preserve"> </w:t>
      </w:r>
      <w:r w:rsidR="0035709F">
        <w:rPr>
          <w:lang w:val="en-ZA"/>
        </w:rPr>
        <w:t>p</w:t>
      </w:r>
      <w:r>
        <w:rPr>
          <w:lang w:val="en-ZA"/>
        </w:rPr>
        <w:t>roject</w:t>
      </w:r>
      <w:bookmarkEnd w:id="699"/>
    </w:p>
    <w:p w14:paraId="564A7B96" w14:textId="0639A403" w:rsidR="00AF7DC3" w:rsidRPr="00AF7DC3" w:rsidRDefault="00B31E95" w:rsidP="00144D7D">
      <w:pPr>
        <w:spacing w:line="360" w:lineRule="auto"/>
        <w:ind w:firstLine="360"/>
        <w:jc w:val="both"/>
        <w:rPr>
          <w:rFonts w:ascii="Arial" w:hAnsi="Arial" w:cs="Arial"/>
          <w:lang w:val="en-ZA"/>
        </w:rPr>
      </w:pPr>
      <w:r w:rsidRPr="00B31E95">
        <w:rPr>
          <w:rFonts w:ascii="Arial" w:hAnsi="Arial" w:cs="Arial"/>
          <w:lang w:val="en-ZA"/>
        </w:rPr>
        <w:t xml:space="preserve">In response to these growing concerns, the HIGH Horizons project was developed to address knowledge gaps in the surveillance and tracking of the impacts of climate change on health. The project involves </w:t>
      </w:r>
      <w:r w:rsidR="18BAB587" w:rsidRPr="62A5D1F2">
        <w:rPr>
          <w:rFonts w:ascii="Arial" w:hAnsi="Arial" w:cs="Arial"/>
          <w:lang w:val="en-ZA"/>
        </w:rPr>
        <w:t>five</w:t>
      </w:r>
      <w:r w:rsidRPr="00B31E95">
        <w:rPr>
          <w:rFonts w:ascii="Arial" w:hAnsi="Arial" w:cs="Arial"/>
          <w:lang w:val="en-ZA"/>
        </w:rPr>
        <w:t xml:space="preserve"> partners in the E</w:t>
      </w:r>
      <w:r w:rsidR="00DB111F">
        <w:rPr>
          <w:rFonts w:ascii="Arial" w:hAnsi="Arial" w:cs="Arial"/>
          <w:lang w:val="en-ZA"/>
        </w:rPr>
        <w:t xml:space="preserve">uropean </w:t>
      </w:r>
      <w:r w:rsidRPr="00B31E95">
        <w:rPr>
          <w:rFonts w:ascii="Arial" w:hAnsi="Arial" w:cs="Arial"/>
          <w:lang w:val="en-ZA"/>
        </w:rPr>
        <w:t>U</w:t>
      </w:r>
      <w:r w:rsidR="00DB111F">
        <w:rPr>
          <w:rFonts w:ascii="Arial" w:hAnsi="Arial" w:cs="Arial"/>
          <w:lang w:val="en-ZA"/>
        </w:rPr>
        <w:t>nion</w:t>
      </w:r>
      <w:r w:rsidRPr="00B31E95">
        <w:rPr>
          <w:rFonts w:ascii="Arial" w:hAnsi="Arial" w:cs="Arial"/>
          <w:lang w:val="en-ZA"/>
        </w:rPr>
        <w:t xml:space="preserve">, </w:t>
      </w:r>
      <w:r w:rsidR="00C82FC8">
        <w:rPr>
          <w:rFonts w:ascii="Arial" w:hAnsi="Arial" w:cs="Arial"/>
          <w:lang w:val="en-ZA"/>
        </w:rPr>
        <w:t>three</w:t>
      </w:r>
      <w:r w:rsidRPr="00B31E95">
        <w:rPr>
          <w:rFonts w:ascii="Arial" w:hAnsi="Arial" w:cs="Arial"/>
          <w:lang w:val="en-ZA"/>
        </w:rPr>
        <w:t xml:space="preserve"> in Africa, and </w:t>
      </w:r>
      <w:r w:rsidR="008E60BD">
        <w:rPr>
          <w:rFonts w:ascii="Arial" w:hAnsi="Arial" w:cs="Arial"/>
          <w:lang w:val="en-ZA"/>
        </w:rPr>
        <w:t>one</w:t>
      </w:r>
      <w:r w:rsidRPr="00B31E95">
        <w:rPr>
          <w:rFonts w:ascii="Arial" w:hAnsi="Arial" w:cs="Arial"/>
          <w:lang w:val="en-ZA"/>
        </w:rPr>
        <w:t xml:space="preserve"> international organization</w:t>
      </w:r>
      <w:r w:rsidR="009D2ED0">
        <w:rPr>
          <w:rFonts w:ascii="Arial" w:hAnsi="Arial" w:cs="Arial"/>
          <w:lang w:val="en-ZA"/>
        </w:rPr>
        <w:t>. It</w:t>
      </w:r>
      <w:r w:rsidRPr="00B31E95">
        <w:rPr>
          <w:rFonts w:ascii="Arial" w:hAnsi="Arial" w:cs="Arial"/>
          <w:lang w:val="en-ZA"/>
        </w:rPr>
        <w:t xml:space="preserve"> focuses on pregnant and postpartum women, infants, and health workers as the primary groups affected by climate change. Through the implementation of a personalised Early Warning System (EWS) and integrated adaptation-mitigation actions in health facilities, the project aims to quantify and monitor direct and indirect health impacts of extreme heat and communicate findings to relevant stakeholders to inform policy decisions. </w:t>
      </w:r>
      <w:del w:id="700" w:author="Craig Parker" w:date="2023-03-03T13:43:00Z">
        <w:r w:rsidRPr="00B31E95" w:rsidDel="007B76A3">
          <w:rPr>
            <w:rFonts w:ascii="Arial" w:hAnsi="Arial" w:cs="Arial"/>
            <w:lang w:val="en-ZA"/>
          </w:rPr>
          <w:delText>By prioritizing the most vulnerable populations and leveraging existing networks, the project aims to ensure that those at the highest risk are protected and prepared for the effects of extreme heat.</w:delText>
        </w:r>
      </w:del>
      <w:ins w:id="701" w:author="Shobna Sawry" w:date="2023-03-05T20:18:00Z">
        <w:r w:rsidR="00B07462">
          <w:rPr>
            <w:rFonts w:ascii="Arial" w:hAnsi="Arial" w:cs="Arial"/>
            <w:lang w:val="en-ZA"/>
          </w:rPr>
          <w:t xml:space="preserve"> </w:t>
        </w:r>
      </w:ins>
    </w:p>
    <w:p w14:paraId="679BA847" w14:textId="668DE33F" w:rsidR="00DE6DEF" w:rsidRDefault="006C50D5" w:rsidP="002D5A48">
      <w:pPr>
        <w:pStyle w:val="Heading2"/>
        <w:rPr>
          <w:rFonts w:ascii="Arial" w:hAnsi="Arial" w:cs="Arial"/>
          <w:lang w:val="en-ZA"/>
        </w:rPr>
      </w:pPr>
      <w:bookmarkStart w:id="702" w:name="_Toc128690050"/>
      <w:r>
        <w:lastRenderedPageBreak/>
        <w:t xml:space="preserve">The </w:t>
      </w:r>
      <w:r w:rsidR="00CC0E92">
        <w:t>f</w:t>
      </w:r>
      <w:r>
        <w:t>o</w:t>
      </w:r>
      <w:r w:rsidR="00464CDD">
        <w:t>cus of this</w:t>
      </w:r>
      <w:r w:rsidR="00CC0E92">
        <w:t xml:space="preserve"> protocol</w:t>
      </w:r>
      <w:bookmarkEnd w:id="702"/>
      <w:r w:rsidR="00464CDD">
        <w:t xml:space="preserve"> </w:t>
      </w:r>
    </w:p>
    <w:p w14:paraId="289B3EE9" w14:textId="6FE661F5" w:rsidR="001A3908" w:rsidRPr="00AF7DC3" w:rsidDel="00294EAD" w:rsidRDefault="00C97158" w:rsidP="0048714C">
      <w:pPr>
        <w:spacing w:line="360" w:lineRule="auto"/>
        <w:ind w:firstLine="360"/>
        <w:jc w:val="both"/>
        <w:rPr>
          <w:rFonts w:ascii="Arial" w:hAnsi="Arial" w:cs="Arial"/>
          <w:lang w:val="en-ZA"/>
        </w:rPr>
      </w:pPr>
      <w:r w:rsidDel="00294EAD">
        <w:rPr>
          <w:rFonts w:ascii="Arial" w:hAnsi="Arial" w:cs="Arial"/>
          <w:lang w:val="en-ZA"/>
        </w:rPr>
        <w:t>T</w:t>
      </w:r>
      <w:r w:rsidR="001A3908" w:rsidRPr="001A3908" w:rsidDel="00294EAD">
        <w:rPr>
          <w:rFonts w:ascii="Arial" w:hAnsi="Arial" w:cs="Arial"/>
        </w:rPr>
        <w:t xml:space="preserve">his protocol outlines </w:t>
      </w:r>
      <w:ins w:id="703" w:author="Shobna Sawry" w:date="2023-03-05T20:18:00Z">
        <w:r w:rsidR="000C4F25">
          <w:rPr>
            <w:rFonts w:ascii="Arial" w:hAnsi="Arial" w:cs="Arial"/>
          </w:rPr>
          <w:t xml:space="preserve">a sub-study of the </w:t>
        </w:r>
        <w:r w:rsidR="000C4F25" w:rsidRPr="00B31E95">
          <w:rPr>
            <w:rFonts w:ascii="Arial" w:hAnsi="Arial" w:cs="Arial"/>
            <w:lang w:val="en-ZA"/>
          </w:rPr>
          <w:t>HIGH Horizons project</w:t>
        </w:r>
        <w:r w:rsidR="0089741B">
          <w:rPr>
            <w:rFonts w:ascii="Arial" w:hAnsi="Arial" w:cs="Arial"/>
            <w:lang w:val="en-ZA"/>
          </w:rPr>
          <w:t xml:space="preserve">. We describe </w:t>
        </w:r>
      </w:ins>
      <w:r w:rsidR="001A3908" w:rsidRPr="001A3908" w:rsidDel="00294EAD">
        <w:rPr>
          <w:rFonts w:ascii="Arial" w:hAnsi="Arial" w:cs="Arial"/>
        </w:rPr>
        <w:t xml:space="preserve">the approach and tools for </w:t>
      </w:r>
      <w:r w:rsidR="00157A1B" w:rsidDel="00294EAD">
        <w:rPr>
          <w:rFonts w:ascii="Arial" w:hAnsi="Arial" w:cs="Arial"/>
        </w:rPr>
        <w:t>assessing and evaluating</w:t>
      </w:r>
      <w:r w:rsidR="001A3908" w:rsidRPr="001A3908" w:rsidDel="00294EAD">
        <w:rPr>
          <w:rFonts w:ascii="Arial" w:hAnsi="Arial" w:cs="Arial"/>
        </w:rPr>
        <w:t xml:space="preserve"> carbon emissions from health facilities, namely Kenya, South Africa, and Zimbabwe</w:t>
      </w:r>
      <w:r w:rsidR="00487C43" w:rsidDel="00294EAD">
        <w:rPr>
          <w:rFonts w:ascii="Arial" w:hAnsi="Arial" w:cs="Arial"/>
        </w:rPr>
        <w:t xml:space="preserve"> which form one component of the </w:t>
      </w:r>
      <w:r w:rsidR="00CB06CF" w:rsidDel="00294EAD">
        <w:rPr>
          <w:rFonts w:ascii="Arial" w:hAnsi="Arial" w:cs="Arial"/>
        </w:rPr>
        <w:t>overall High Horizons project</w:t>
      </w:r>
      <w:r w:rsidR="001A3908" w:rsidRPr="001A3908" w:rsidDel="00294EAD">
        <w:rPr>
          <w:rFonts w:ascii="Arial" w:hAnsi="Arial" w:cs="Arial"/>
        </w:rPr>
        <w:t>.</w:t>
      </w:r>
      <w:ins w:id="704" w:author="Craig Parker" w:date="2023-03-03T13:49:00Z">
        <w:del w:id="705" w:author="Shobna Sawry" w:date="2023-03-05T20:19:00Z">
          <w:r w:rsidR="002F7B17" w:rsidDel="0089741B">
            <w:rPr>
              <w:rFonts w:ascii="Arial" w:hAnsi="Arial" w:cs="Arial"/>
            </w:rPr>
            <w:delText xml:space="preserve"> </w:delText>
          </w:r>
        </w:del>
      </w:ins>
      <w:ins w:id="706" w:author="Craig Parker" w:date="2023-03-03T13:47:00Z">
        <w:del w:id="707" w:author="Shobna Sawry" w:date="2023-03-05T20:19:00Z">
          <w:r w:rsidR="00000BDE" w:rsidDel="0089741B">
            <w:rPr>
              <w:rFonts w:ascii="Arial" w:hAnsi="Arial" w:cs="Arial"/>
            </w:rPr>
            <w:delText>This component of the</w:delText>
          </w:r>
          <w:r w:rsidR="00432604" w:rsidDel="0089741B">
            <w:rPr>
              <w:rFonts w:ascii="Arial" w:hAnsi="Arial" w:cs="Arial"/>
            </w:rPr>
            <w:delText xml:space="preserve"> HIGH Horizons </w:delText>
          </w:r>
          <w:r w:rsidR="00F805E2" w:rsidDel="0089741B">
            <w:rPr>
              <w:rFonts w:ascii="Arial" w:hAnsi="Arial" w:cs="Arial"/>
            </w:rPr>
            <w:delText>project is</w:delText>
          </w:r>
        </w:del>
      </w:ins>
      <w:ins w:id="708" w:author="Craig Parker" w:date="2023-03-03T13:45:00Z">
        <w:del w:id="709" w:author="Shobna Sawry" w:date="2023-03-05T20:19:00Z">
          <w:r w:rsidR="00101FFE" w:rsidDel="0089741B">
            <w:rPr>
              <w:rFonts w:ascii="Arial" w:hAnsi="Arial" w:cs="Arial"/>
            </w:rPr>
            <w:delText xml:space="preserve"> not focused on Maternal and Child Health outcomes directly</w:delText>
          </w:r>
        </w:del>
      </w:ins>
      <w:ins w:id="710" w:author="Craig Parker" w:date="2023-03-03T13:48:00Z">
        <w:r w:rsidR="005D0D22">
          <w:rPr>
            <w:rFonts w:ascii="Arial" w:hAnsi="Arial" w:cs="Arial"/>
          </w:rPr>
          <w:t>.</w:t>
        </w:r>
      </w:ins>
      <w:r w:rsidR="001A3908" w:rsidRPr="001A3908" w:rsidDel="00294EAD">
        <w:rPr>
          <w:rFonts w:ascii="Arial" w:hAnsi="Arial" w:cs="Arial"/>
        </w:rPr>
        <w:t xml:space="preserve"> The primary objectives include</w:t>
      </w:r>
      <w:ins w:id="711" w:author="Shobna Sawry" w:date="2023-03-05T20:20:00Z">
        <w:r w:rsidR="00366D70">
          <w:rPr>
            <w:rFonts w:ascii="Arial" w:hAnsi="Arial" w:cs="Arial"/>
          </w:rPr>
          <w:t>:</w:t>
        </w:r>
      </w:ins>
      <w:r w:rsidR="001A3908" w:rsidRPr="001A3908" w:rsidDel="00294EAD">
        <w:rPr>
          <w:rFonts w:ascii="Arial" w:hAnsi="Arial" w:cs="Arial"/>
        </w:rPr>
        <w:t xml:space="preserve"> utilizing the Aga Khan Development </w:t>
      </w:r>
      <w:del w:id="712" w:author="Craig Parker" w:date="2023-03-03T16:23:00Z">
        <w:r w:rsidR="001A3908" w:rsidRPr="001A3908" w:rsidDel="009D1181">
          <w:rPr>
            <w:rFonts w:ascii="Arial" w:hAnsi="Arial" w:cs="Arial"/>
          </w:rPr>
          <w:delText>Network</w:delText>
        </w:r>
        <w:r w:rsidR="00F617C9" w:rsidDel="009D1181">
          <w:rPr>
            <w:rFonts w:ascii="Arial" w:hAnsi="Arial" w:cs="Arial"/>
          </w:rPr>
          <w:delText>'</w:delText>
        </w:r>
        <w:r w:rsidR="001A3908" w:rsidRPr="001A3908" w:rsidDel="009D1181">
          <w:rPr>
            <w:rFonts w:ascii="Arial" w:hAnsi="Arial" w:cs="Arial"/>
          </w:rPr>
          <w:delText xml:space="preserve">s </w:delText>
        </w:r>
      </w:del>
      <w:ins w:id="713" w:author="Craig Parker" w:date="2023-03-03T16:23:00Z">
        <w:r w:rsidR="009D1181" w:rsidRPr="001A3908" w:rsidDel="00294EAD">
          <w:rPr>
            <w:rFonts w:ascii="Arial" w:hAnsi="Arial" w:cs="Arial"/>
          </w:rPr>
          <w:t>Network</w:t>
        </w:r>
      </w:ins>
      <w:ins w:id="714" w:author="Craig Parker" w:date="2023-03-03T16:29:00Z">
        <w:r w:rsidR="002135D5">
          <w:rPr>
            <w:rFonts w:ascii="Arial" w:hAnsi="Arial" w:cs="Arial"/>
          </w:rPr>
          <w:t>'</w:t>
        </w:r>
      </w:ins>
      <w:ins w:id="715" w:author="Craig Parker" w:date="2023-03-03T16:23:00Z">
        <w:r w:rsidR="009D1181" w:rsidRPr="001A3908" w:rsidDel="00294EAD">
          <w:rPr>
            <w:rFonts w:ascii="Arial" w:hAnsi="Arial" w:cs="Arial"/>
          </w:rPr>
          <w:t xml:space="preserve">s </w:t>
        </w:r>
      </w:ins>
      <w:r w:rsidR="001A3908" w:rsidRPr="001A3908" w:rsidDel="00294EAD">
        <w:rPr>
          <w:rFonts w:ascii="Arial" w:hAnsi="Arial" w:cs="Arial"/>
        </w:rPr>
        <w:t>(AKDN) Carbon Management Tool</w:t>
      </w:r>
      <w:r w:rsidR="00F13A6F" w:rsidDel="00294EAD">
        <w:rPr>
          <w:rFonts w:ascii="Arial" w:hAnsi="Arial" w:cs="Arial"/>
        </w:rPr>
        <w:fldChar w:fldCharType="begin"/>
      </w:r>
      <w:r w:rsidR="00F13A6F" w:rsidDel="00294EAD">
        <w:rPr>
          <w:rFonts w:ascii="Arial" w:hAnsi="Arial" w:cs="Arial"/>
        </w:rPr>
        <w:instrText xml:space="preserve"> ADDIN EN.CITE &lt;EndNote&gt;&lt;Cite&gt;&lt;RecNum&gt;433&lt;/RecNum&gt;&lt;DisplayText&gt;[7]&lt;/DisplayText&gt;&lt;record&gt;&lt;rec-number&gt;433&lt;/rec-number&gt;&lt;foreign-keys&gt;&lt;key app="EN" db-id="5szwxp0er2sa0tevxamvt5a9wdes925002ws" timestamp="1676542416"&gt;433&lt;/key&gt;&lt;/foreign-keys&gt;&lt;ref-type name="Journal Article"&gt;17&lt;/ref-type&gt;&lt;contributors&gt;&lt;/contributors&gt;&lt;titles&gt;&lt;title&gt;Aga Khan Development Network. Guide to the Aga Khan Development Network&amp;apos;s carbon management tool. 2018. https://d1zah1nkiby91r.cloudfront.net/s3fs-public/guide_to_the_aga_khan_development_networks_carbon_management_tool_.pdf&lt;/title&gt;&lt;/titles&gt;&lt;dates&gt;&lt;/dates&gt;&lt;urls&gt;&lt;/urls&gt;&lt;/record&gt;&lt;/Cite&gt;&lt;/EndNote&gt;</w:instrText>
      </w:r>
      <w:r w:rsidR="00F13A6F" w:rsidDel="00294EAD">
        <w:rPr>
          <w:rFonts w:ascii="Arial" w:hAnsi="Arial" w:cs="Arial"/>
        </w:rPr>
        <w:fldChar w:fldCharType="separate"/>
      </w:r>
      <w:r w:rsidR="00F13A6F" w:rsidDel="00294EAD">
        <w:rPr>
          <w:rFonts w:ascii="Arial" w:hAnsi="Arial" w:cs="Arial"/>
          <w:noProof/>
        </w:rPr>
        <w:t>[7]</w:t>
      </w:r>
      <w:r w:rsidR="00F13A6F" w:rsidDel="00294EAD">
        <w:rPr>
          <w:rFonts w:ascii="Arial" w:hAnsi="Arial" w:cs="Arial"/>
        </w:rPr>
        <w:fldChar w:fldCharType="end"/>
      </w:r>
      <w:r w:rsidR="001A3908" w:rsidRPr="001A3908" w:rsidDel="00294EAD">
        <w:rPr>
          <w:rFonts w:ascii="Arial" w:hAnsi="Arial" w:cs="Arial"/>
        </w:rPr>
        <w:t xml:space="preserve"> to assess </w:t>
      </w:r>
      <w:commentRangeStart w:id="716"/>
      <w:r w:rsidR="001A3908" w:rsidRPr="001A3908" w:rsidDel="00294EAD">
        <w:rPr>
          <w:rFonts w:ascii="Arial" w:hAnsi="Arial" w:cs="Arial"/>
        </w:rPr>
        <w:t xml:space="preserve">carbon emissions </w:t>
      </w:r>
      <w:commentRangeEnd w:id="716"/>
      <w:r w:rsidR="003905C8">
        <w:rPr>
          <w:rStyle w:val="CommentReference"/>
        </w:rPr>
        <w:commentReference w:id="716"/>
      </w:r>
      <w:r w:rsidR="001A3908" w:rsidRPr="001A3908" w:rsidDel="00294EAD">
        <w:rPr>
          <w:rFonts w:ascii="Arial" w:hAnsi="Arial" w:cs="Arial"/>
        </w:rPr>
        <w:t>generated by health facilities (Objective 1)</w:t>
      </w:r>
      <w:ins w:id="717" w:author="Shobna Sawry" w:date="2023-03-05T20:20:00Z">
        <w:r w:rsidR="00366D70">
          <w:rPr>
            <w:rFonts w:ascii="Arial" w:hAnsi="Arial" w:cs="Arial"/>
          </w:rPr>
          <w:t>;</w:t>
        </w:r>
      </w:ins>
      <w:del w:id="718" w:author="Shobna Sawry" w:date="2023-03-05T20:20:00Z">
        <w:r w:rsidR="001A3908" w:rsidRPr="001A3908" w:rsidDel="00366D70">
          <w:rPr>
            <w:rFonts w:ascii="Arial" w:hAnsi="Arial" w:cs="Arial"/>
          </w:rPr>
          <w:delText>,</w:delText>
        </w:r>
      </w:del>
      <w:r w:rsidR="001A3908" w:rsidRPr="001A3908" w:rsidDel="00294EAD">
        <w:rPr>
          <w:rFonts w:ascii="Arial" w:hAnsi="Arial" w:cs="Arial"/>
        </w:rPr>
        <w:t xml:space="preserve"> </w:t>
      </w:r>
      <w:r w:rsidR="009E0FB1" w:rsidDel="00294EAD">
        <w:rPr>
          <w:rFonts w:ascii="Arial" w:hAnsi="Arial" w:cs="Arial"/>
        </w:rPr>
        <w:t>d</w:t>
      </w:r>
      <w:r w:rsidR="009E0FB1" w:rsidRPr="001F4723" w:rsidDel="00294EAD">
        <w:rPr>
          <w:rFonts w:ascii="Arial" w:hAnsi="Arial" w:cs="Arial"/>
        </w:rPr>
        <w:t>evelop</w:t>
      </w:r>
      <w:ins w:id="719" w:author="Shobna Sawry" w:date="2023-03-05T20:20:00Z">
        <w:r w:rsidR="00366D70">
          <w:rPr>
            <w:rFonts w:ascii="Arial" w:hAnsi="Arial" w:cs="Arial"/>
          </w:rPr>
          <w:t>ing</w:t>
        </w:r>
      </w:ins>
      <w:r w:rsidR="0035311E" w:rsidDel="00294EAD">
        <w:rPr>
          <w:rFonts w:ascii="Arial" w:hAnsi="Arial" w:cs="Arial"/>
        </w:rPr>
        <w:t xml:space="preserve"> a</w:t>
      </w:r>
      <w:r w:rsidR="009E0FB1" w:rsidRPr="001F4723" w:rsidDel="00294EAD">
        <w:rPr>
          <w:rFonts w:ascii="Arial" w:hAnsi="Arial" w:cs="Arial"/>
        </w:rPr>
        <w:t xml:space="preserve"> </w:t>
      </w:r>
      <w:r w:rsidR="009E0FB1" w:rsidDel="00294EAD">
        <w:rPr>
          <w:rFonts w:ascii="Arial" w:hAnsi="Arial" w:cs="Arial"/>
        </w:rPr>
        <w:t xml:space="preserve">resource allocation tool for mitigation strategies, </w:t>
      </w:r>
      <w:r w:rsidR="009E0FB1" w:rsidRPr="001F4723" w:rsidDel="00294EAD">
        <w:rPr>
          <w:rFonts w:ascii="Arial" w:hAnsi="Arial" w:cs="Arial"/>
        </w:rPr>
        <w:t>and implement mitigation strategies to decrease greenhouse gas emissions in health facilities</w:t>
      </w:r>
      <w:r w:rsidR="009E0FB1" w:rsidRPr="001A3908" w:rsidDel="00294EAD">
        <w:rPr>
          <w:rFonts w:ascii="Arial" w:hAnsi="Arial" w:cs="Arial"/>
        </w:rPr>
        <w:t xml:space="preserve"> </w:t>
      </w:r>
      <w:r w:rsidR="001A3908" w:rsidRPr="001A3908" w:rsidDel="00294EAD">
        <w:rPr>
          <w:rFonts w:ascii="Arial" w:hAnsi="Arial" w:cs="Arial"/>
        </w:rPr>
        <w:t>(Objective 2)</w:t>
      </w:r>
      <w:ins w:id="720" w:author="Shobna Sawry" w:date="2023-03-05T20:20:00Z">
        <w:r w:rsidR="00366D70">
          <w:rPr>
            <w:rFonts w:ascii="Arial" w:hAnsi="Arial" w:cs="Arial"/>
          </w:rPr>
          <w:t>;</w:t>
        </w:r>
      </w:ins>
      <w:del w:id="721" w:author="Shobna Sawry" w:date="2023-03-05T20:20:00Z">
        <w:r w:rsidR="001A3908" w:rsidRPr="001A3908" w:rsidDel="00366D70">
          <w:rPr>
            <w:rFonts w:ascii="Arial" w:hAnsi="Arial" w:cs="Arial"/>
          </w:rPr>
          <w:delText>,</w:delText>
        </w:r>
      </w:del>
      <w:r w:rsidR="001A3908" w:rsidRPr="001A3908" w:rsidDel="00294EAD">
        <w:rPr>
          <w:rFonts w:ascii="Arial" w:hAnsi="Arial" w:cs="Arial"/>
        </w:rPr>
        <w:t xml:space="preserve"> evaluating the efficacy of the mitigation strategies in terms of cost-effectiveness, and reduction in greenhouse gas emissions (Objective 3), and</w:t>
      </w:r>
      <w:ins w:id="722" w:author="Shobna Sawry" w:date="2023-03-05T20:21:00Z">
        <w:r w:rsidR="00C022DA">
          <w:rPr>
            <w:rFonts w:ascii="Arial" w:hAnsi="Arial" w:cs="Arial"/>
          </w:rPr>
          <w:t>,</w:t>
        </w:r>
      </w:ins>
      <w:r w:rsidR="001A3908" w:rsidRPr="001A3908" w:rsidDel="00294EAD">
        <w:rPr>
          <w:rFonts w:ascii="Arial" w:hAnsi="Arial" w:cs="Arial"/>
        </w:rPr>
        <w:t xml:space="preserve"> communicating and disseminating the findings to relevant stakeholders through the design and implementation of an effective communication strategy (Objective 4)</w:t>
      </w:r>
      <w:r w:rsidR="005F2334" w:rsidDel="00294EAD">
        <w:rPr>
          <w:rFonts w:ascii="Arial" w:hAnsi="Arial" w:cs="Arial"/>
        </w:rPr>
        <w:fldChar w:fldCharType="begin"/>
      </w:r>
      <w:r w:rsidR="00F13A6F" w:rsidDel="00294EAD">
        <w:rPr>
          <w:rFonts w:ascii="Arial" w:hAnsi="Arial" w:cs="Arial"/>
        </w:rPr>
        <w:instrText xml:space="preserve"> ADDIN EN.CITE &lt;EndNote&gt;&lt;Cite&gt;&lt;Author&gt;Baddley&lt;/Author&gt;&lt;Year&gt;2022&lt;/Year&gt;&lt;RecNum&gt;392&lt;/RecNum&gt;&lt;DisplayText&gt;[8]&lt;/DisplayText&gt;&lt;record&gt;&lt;rec-number&gt;392&lt;/rec-number&gt;&lt;foreign-keys&gt;&lt;key app="EN" db-id="5szwxp0er2sa0tevxamvt5a9wdes925002ws" timestamp="1676401617"&gt;392&lt;/key&gt;&lt;/foreign-keys&gt;&lt;ref-type name="Electronic Article"&gt;43&lt;/ref-type&gt;&lt;contributors&gt;&lt;authors&gt;&lt;author&gt;Jerome Baddley &lt;/author&gt;&lt;/authors&gt;&lt;/contributors&gt;&lt;titles&gt;&lt;title&gt;Guide to the Aga Khan Development Network’s Carbon Management Tool &lt;/title&gt;&lt;/titles&gt;&lt;dates&gt;&lt;year&gt;2022&lt;/year&gt;&lt;/dates&gt;&lt;pub-location&gt;Nairobi, Kenya&lt;/pub-location&gt;&lt;urls&gt;&lt;related-urls&gt;&lt;url&gt;https://d1zah1nkiby91r.cloudfront.net/s3fs-public/guide_to_the_aga_khan_development_networks_carbon_management_tool_.pdf&lt;/url&gt;&lt;/related-urls&gt;&lt;/urls&gt;&lt;/record&gt;&lt;/Cite&gt;&lt;/EndNote&gt;</w:instrText>
      </w:r>
      <w:r w:rsidR="005F2334" w:rsidDel="00294EAD">
        <w:rPr>
          <w:rFonts w:ascii="Arial" w:hAnsi="Arial" w:cs="Arial"/>
        </w:rPr>
        <w:fldChar w:fldCharType="separate"/>
      </w:r>
      <w:r w:rsidR="00F13A6F" w:rsidDel="00294EAD">
        <w:rPr>
          <w:rFonts w:ascii="Arial" w:hAnsi="Arial" w:cs="Arial"/>
          <w:noProof/>
        </w:rPr>
        <w:t>[8]</w:t>
      </w:r>
      <w:r w:rsidR="005F2334" w:rsidDel="00294EAD">
        <w:rPr>
          <w:rFonts w:ascii="Arial" w:hAnsi="Arial" w:cs="Arial"/>
        </w:rPr>
        <w:fldChar w:fldCharType="end"/>
      </w:r>
      <w:r w:rsidR="001A3908" w:rsidRPr="001A3908" w:rsidDel="00294EAD">
        <w:rPr>
          <w:rFonts w:ascii="Arial" w:hAnsi="Arial" w:cs="Arial"/>
        </w:rPr>
        <w:t xml:space="preserve">. </w:t>
      </w:r>
      <w:r w:rsidR="00E4299A" w:rsidRPr="001A3908" w:rsidDel="00294EAD">
        <w:rPr>
          <w:rFonts w:ascii="Arial" w:hAnsi="Arial" w:cs="Arial"/>
        </w:rPr>
        <w:t xml:space="preserve">The ultimate goal is to </w:t>
      </w:r>
      <w:del w:id="723" w:author="Shobna Sawry" w:date="2023-03-05T20:22:00Z">
        <w:r w:rsidR="00E4299A" w:rsidDel="004A1A4E">
          <w:rPr>
            <w:rFonts w:ascii="Arial" w:hAnsi="Arial" w:cs="Arial"/>
          </w:rPr>
          <w:delText>learn lessons about</w:delText>
        </w:r>
      </w:del>
      <w:ins w:id="724" w:author="Shobna Sawry" w:date="2023-03-05T20:22:00Z">
        <w:r w:rsidR="004A1A4E">
          <w:rPr>
            <w:rFonts w:ascii="Arial" w:hAnsi="Arial" w:cs="Arial"/>
          </w:rPr>
          <w:t>develop mitigation strate</w:t>
        </w:r>
      </w:ins>
      <w:ins w:id="725" w:author="Shobna Sawry" w:date="2023-03-05T20:23:00Z">
        <w:r w:rsidR="004A1A4E">
          <w:rPr>
            <w:rFonts w:ascii="Arial" w:hAnsi="Arial" w:cs="Arial"/>
          </w:rPr>
          <w:t>gies aimed at</w:t>
        </w:r>
      </w:ins>
      <w:r w:rsidR="00E4299A" w:rsidDel="00294EAD">
        <w:rPr>
          <w:rFonts w:ascii="Arial" w:hAnsi="Arial" w:cs="Arial"/>
        </w:rPr>
        <w:t xml:space="preserve"> </w:t>
      </w:r>
      <w:r w:rsidR="00E4299A" w:rsidRPr="001A3908" w:rsidDel="00294EAD">
        <w:rPr>
          <w:rFonts w:ascii="Arial" w:hAnsi="Arial" w:cs="Arial"/>
        </w:rPr>
        <w:t>reduc</w:t>
      </w:r>
      <w:r w:rsidR="00E4299A" w:rsidDel="00294EAD">
        <w:rPr>
          <w:rFonts w:ascii="Arial" w:hAnsi="Arial" w:cs="Arial"/>
        </w:rPr>
        <w:t>ing</w:t>
      </w:r>
      <w:r w:rsidR="00E4299A" w:rsidRPr="001A3908" w:rsidDel="00294EAD">
        <w:rPr>
          <w:rFonts w:ascii="Arial" w:hAnsi="Arial" w:cs="Arial"/>
        </w:rPr>
        <w:t xml:space="preserve"> carbon emissions from the healthcare sector. The project will provide valuable insights for future sustainability efforts and track progress over time through serial measurements</w:t>
      </w:r>
      <w:r w:rsidR="001A3908" w:rsidRPr="001A3908" w:rsidDel="00294EAD">
        <w:rPr>
          <w:rFonts w:ascii="Arial" w:hAnsi="Arial" w:cs="Arial"/>
        </w:rPr>
        <w:t>.</w:t>
      </w:r>
    </w:p>
    <w:p w14:paraId="4EFECDAE" w14:textId="5E8AB467" w:rsidR="00294EAD" w:rsidRPr="00AF7DC3" w:rsidDel="00E335A5" w:rsidRDefault="00294EAD" w:rsidP="00294EAD">
      <w:pPr>
        <w:spacing w:line="360" w:lineRule="auto"/>
        <w:ind w:firstLine="360"/>
        <w:jc w:val="both"/>
        <w:rPr>
          <w:del w:id="726" w:author="Shobna Sawry" w:date="2023-03-05T20:23:00Z"/>
          <w:rFonts w:ascii="Arial" w:hAnsi="Arial" w:cs="Arial"/>
          <w:lang w:val="en-ZA"/>
        </w:rPr>
      </w:pPr>
      <w:del w:id="727" w:author="Shobna Sawry" w:date="2023-03-05T20:23:00Z">
        <w:r w:rsidDel="00E335A5">
          <w:rPr>
            <w:rFonts w:ascii="Arial" w:hAnsi="Arial" w:cs="Arial"/>
            <w:lang w:val="en-ZA"/>
          </w:rPr>
          <w:delText>T</w:delText>
        </w:r>
        <w:r w:rsidRPr="001A3908" w:rsidDel="00E335A5">
          <w:rPr>
            <w:rFonts w:ascii="Arial" w:hAnsi="Arial" w:cs="Arial"/>
          </w:rPr>
          <w:delText xml:space="preserve">his protocol outlines the approach and tools for </w:delText>
        </w:r>
        <w:r w:rsidDel="00E335A5">
          <w:rPr>
            <w:rFonts w:ascii="Arial" w:hAnsi="Arial" w:cs="Arial"/>
          </w:rPr>
          <w:delText>assessing and evaluating</w:delText>
        </w:r>
        <w:r w:rsidRPr="001A3908" w:rsidDel="00E335A5">
          <w:rPr>
            <w:rFonts w:ascii="Arial" w:hAnsi="Arial" w:cs="Arial"/>
          </w:rPr>
          <w:delText xml:space="preserve"> carbon emissions from health facilities, namely Kenya, South Africa, and Zimbabwe</w:delText>
        </w:r>
        <w:r w:rsidDel="00E335A5">
          <w:rPr>
            <w:rFonts w:ascii="Arial" w:hAnsi="Arial" w:cs="Arial"/>
          </w:rPr>
          <w:delText xml:space="preserve"> which form one component of the overall High Horizons project</w:delText>
        </w:r>
        <w:r w:rsidRPr="001A3908" w:rsidDel="00E335A5">
          <w:rPr>
            <w:rFonts w:ascii="Arial" w:hAnsi="Arial" w:cs="Arial"/>
          </w:rPr>
          <w:delText>. The primary objectives include utilizing the Aga Khan Development Network</w:delText>
        </w:r>
        <w:r w:rsidDel="00E335A5">
          <w:rPr>
            <w:rFonts w:ascii="Arial" w:hAnsi="Arial" w:cs="Arial"/>
          </w:rPr>
          <w:delText>'</w:delText>
        </w:r>
        <w:r w:rsidRPr="001A3908" w:rsidDel="00E335A5">
          <w:rPr>
            <w:rFonts w:ascii="Arial" w:hAnsi="Arial" w:cs="Arial"/>
          </w:rPr>
          <w:delText xml:space="preserve">s </w:delText>
        </w:r>
      </w:del>
      <w:ins w:id="728" w:author="Craig Parker" w:date="2023-03-03T16:23:00Z">
        <w:del w:id="729" w:author="Shobna Sawry" w:date="2023-03-05T20:23:00Z">
          <w:r w:rsidR="009D1181" w:rsidRPr="001A3908" w:rsidDel="00E335A5">
            <w:rPr>
              <w:rFonts w:ascii="Arial" w:hAnsi="Arial" w:cs="Arial"/>
            </w:rPr>
            <w:delText>Network</w:delText>
          </w:r>
        </w:del>
      </w:ins>
      <w:ins w:id="730" w:author="Craig Parker" w:date="2023-03-03T16:29:00Z">
        <w:del w:id="731" w:author="Shobna Sawry" w:date="2023-03-05T20:23:00Z">
          <w:r w:rsidR="002135D5" w:rsidDel="00E335A5">
            <w:rPr>
              <w:rFonts w:ascii="Arial" w:hAnsi="Arial" w:cs="Arial"/>
            </w:rPr>
            <w:delText>'</w:delText>
          </w:r>
        </w:del>
      </w:ins>
      <w:ins w:id="732" w:author="Craig Parker" w:date="2023-03-03T16:23:00Z">
        <w:del w:id="733" w:author="Shobna Sawry" w:date="2023-03-05T20:23:00Z">
          <w:r w:rsidR="009D1181" w:rsidRPr="001A3908" w:rsidDel="00E335A5">
            <w:rPr>
              <w:rFonts w:ascii="Arial" w:hAnsi="Arial" w:cs="Arial"/>
            </w:rPr>
            <w:delText xml:space="preserve">s </w:delText>
          </w:r>
        </w:del>
      </w:ins>
      <w:del w:id="734" w:author="Shobna Sawry" w:date="2023-03-05T20:23:00Z">
        <w:r w:rsidRPr="001A3908" w:rsidDel="00E335A5">
          <w:rPr>
            <w:rFonts w:ascii="Arial" w:hAnsi="Arial" w:cs="Arial"/>
          </w:rPr>
          <w:delText>(AKDN) Carbon Management Tool</w:delText>
        </w:r>
        <w:r w:rsidDel="00E335A5">
          <w:rPr>
            <w:rFonts w:ascii="Arial" w:hAnsi="Arial" w:cs="Arial"/>
          </w:rPr>
          <w:fldChar w:fldCharType="begin"/>
        </w:r>
        <w:r w:rsidR="00A52FF1" w:rsidDel="00E335A5">
          <w:rPr>
            <w:rFonts w:ascii="Arial" w:hAnsi="Arial" w:cs="Arial"/>
          </w:rPr>
          <w:delInstrText xml:space="preserve"> ADDIN EN.CITE &lt;EndNote&gt;&lt;Cite&gt;&lt;RecNum&gt;433&lt;/RecNum&gt;&lt;DisplayText&gt;[7]&lt;/DisplayText&gt;&lt;record&gt;&lt;rec-number&gt;433&lt;/rec-number&gt;&lt;foreign-keys&gt;&lt;key app="EN" db-id="5szwxp0er2sa0tevxamvt5a9wdes925002ws" timestamp="1676542416"&gt;433&lt;/key&gt;&lt;/foreign-keys&gt;&lt;ref-type name="Journal Article"&gt;17&lt;/ref-type&gt;&lt;contributors&gt;&lt;/contributors&gt;&lt;titles&gt;&lt;title&gt;Aga Khan Development Network. Guide to the Aga Khan Development Network&amp;apos;s carbon management tool. 2018. https://d1zah1nkiby91r.cloudfront.net/s3fs-public/guide_to_the_aga_khan_development_networks_carbon_management_tool_.pdf&lt;/title&gt;&lt;/titles&gt;&lt;dates&gt;&lt;/dates&gt;&lt;urls&gt;&lt;/urls&gt;&lt;/record&gt;&lt;/Cite&gt;&lt;Cite&gt;&lt;RecNum&gt;433&lt;/RecNum&gt;&lt;record&gt;&lt;rec-number&gt;433&lt;/rec-number&gt;&lt;foreign-keys&gt;&lt;key app="EN" db-id="5szwxp0er2sa0tevxamvt5a9wdes925002ws" timestamp="1676542416"&gt;433&lt;/key&gt;&lt;/foreign-keys&gt;&lt;ref-type name="Journal Article"&gt;17&lt;/ref-type&gt;&lt;contributors&gt;&lt;/contributors&gt;&lt;titles&gt;&lt;title&gt;Aga Khan Development Network. Guide to the Aga Khan Development Network&amp;apos;s carbon management tool. 2018. https://d1zah1nkiby91r.cloudfront.net/s3fs-public/guide_to_the_aga_khan_development_networks_carbon_management_tool_.pdf&lt;/title&gt;&lt;/titles&gt;&lt;dates&gt;&lt;/dates&gt;&lt;urls&gt;&lt;/urls&gt;&lt;/record&gt;&lt;/Cite&gt;&lt;/EndNote&gt;</w:delInstrText>
        </w:r>
        <w:r w:rsidDel="00E335A5">
          <w:rPr>
            <w:rFonts w:ascii="Arial" w:hAnsi="Arial" w:cs="Arial"/>
          </w:rPr>
          <w:fldChar w:fldCharType="separate"/>
        </w:r>
        <w:r w:rsidR="00A52FF1" w:rsidDel="00E335A5">
          <w:rPr>
            <w:rFonts w:ascii="Arial" w:hAnsi="Arial" w:cs="Arial"/>
            <w:noProof/>
          </w:rPr>
          <w:delText>[7]</w:delText>
        </w:r>
        <w:r w:rsidDel="00E335A5">
          <w:rPr>
            <w:rFonts w:ascii="Arial" w:hAnsi="Arial" w:cs="Arial"/>
          </w:rPr>
          <w:fldChar w:fldCharType="end"/>
        </w:r>
        <w:r w:rsidRPr="001A3908" w:rsidDel="00E335A5">
          <w:rPr>
            <w:rFonts w:ascii="Arial" w:hAnsi="Arial" w:cs="Arial"/>
          </w:rPr>
          <w:delText xml:space="preserve"> to assess carbon emissions generated by health facilities (Objective 1), </w:delText>
        </w:r>
        <w:r w:rsidDel="00E335A5">
          <w:rPr>
            <w:rFonts w:ascii="Arial" w:hAnsi="Arial" w:cs="Arial"/>
          </w:rPr>
          <w:delText>d</w:delText>
        </w:r>
        <w:r w:rsidRPr="001F4723" w:rsidDel="00E335A5">
          <w:rPr>
            <w:rFonts w:ascii="Arial" w:hAnsi="Arial" w:cs="Arial"/>
          </w:rPr>
          <w:delText>evelop</w:delText>
        </w:r>
        <w:r w:rsidDel="00E335A5">
          <w:rPr>
            <w:rFonts w:ascii="Arial" w:hAnsi="Arial" w:cs="Arial"/>
          </w:rPr>
          <w:delText xml:space="preserve"> a</w:delText>
        </w:r>
        <w:r w:rsidRPr="001F4723" w:rsidDel="00E335A5">
          <w:rPr>
            <w:rFonts w:ascii="Arial" w:hAnsi="Arial" w:cs="Arial"/>
          </w:rPr>
          <w:delText xml:space="preserve"> </w:delText>
        </w:r>
        <w:r w:rsidDel="00E335A5">
          <w:rPr>
            <w:rFonts w:ascii="Arial" w:hAnsi="Arial" w:cs="Arial"/>
          </w:rPr>
          <w:delText xml:space="preserve">resource allocation tool for mitigation strategies, </w:delText>
        </w:r>
        <w:r w:rsidRPr="001F4723" w:rsidDel="00E335A5">
          <w:rPr>
            <w:rFonts w:ascii="Arial" w:hAnsi="Arial" w:cs="Arial"/>
          </w:rPr>
          <w:delText>and implement mitigation strategies to decrease greenhouse gas emissions in health facilities</w:delText>
        </w:r>
        <w:r w:rsidRPr="001A3908" w:rsidDel="00E335A5">
          <w:rPr>
            <w:rFonts w:ascii="Arial" w:hAnsi="Arial" w:cs="Arial"/>
          </w:rPr>
          <w:delText xml:space="preserve"> (Objective 2), evaluating the efficacy of the mitigation strategies in terms of cost-effectiveness, and reduction in greenhouse gas emissions (Objective 3), and communicating and disseminating the findings to relevant stakeholders through the design and implementation of an effective communication strategy (Objective 4)</w:delText>
        </w:r>
        <w:r w:rsidDel="00E335A5">
          <w:rPr>
            <w:rFonts w:ascii="Arial" w:hAnsi="Arial" w:cs="Arial"/>
          </w:rPr>
          <w:fldChar w:fldCharType="begin"/>
        </w:r>
        <w:r w:rsidDel="00E335A5">
          <w:rPr>
            <w:rFonts w:ascii="Arial" w:hAnsi="Arial" w:cs="Arial"/>
          </w:rPr>
          <w:delInstrText xml:space="preserve"> ADDIN EN.CITE &lt;EndNote&gt;&lt;Cite&gt;&lt;Author&gt;Baddley&lt;/Author&gt;&lt;Year&gt;2022&lt;/Year&gt;&lt;RecNum&gt;392&lt;/RecNum&gt;&lt;DisplayText&gt;[8]&lt;/DisplayText&gt;&lt;record&gt;&lt;rec-number&gt;392&lt;/rec-number&gt;&lt;foreign-keys&gt;&lt;key app="EN" db-id="5szwxp0er2sa0tevxamvt5a9wdes925002ws" timestamp="1676401617"&gt;392&lt;/key&gt;&lt;/foreign-keys&gt;&lt;ref-type name="Electronic Article"&gt;43&lt;/ref-type&gt;&lt;contributors&gt;&lt;authors&gt;&lt;author&gt;Jerome Baddley &lt;/author&gt;&lt;/authors&gt;&lt;/contributors&gt;&lt;titles&gt;&lt;title&gt;Guide to the Aga Khan Development Network’s Carbon Management Tool &lt;/title&gt;&lt;/titles&gt;&lt;dates&gt;&lt;year&gt;2022&lt;/year&gt;&lt;/dates&gt;&lt;pub-location&gt;Nairobi, Kenya&lt;/pub-location&gt;&lt;urls&gt;&lt;related-urls&gt;&lt;url&gt;https://d1zah1nkiby91r.cloudfront.net/s3fs-public/guide_to_the_aga_khan_development_networks_carbon_management_tool_.pdf&lt;/url&gt;&lt;/related-urls&gt;&lt;/urls&gt;&lt;/record&gt;&lt;/Cite&gt;&lt;/EndNote&gt;</w:delInstrText>
        </w:r>
        <w:r w:rsidDel="00E335A5">
          <w:rPr>
            <w:rFonts w:ascii="Arial" w:hAnsi="Arial" w:cs="Arial"/>
          </w:rPr>
          <w:fldChar w:fldCharType="separate"/>
        </w:r>
        <w:r w:rsidDel="00E335A5">
          <w:rPr>
            <w:rFonts w:ascii="Arial" w:hAnsi="Arial" w:cs="Arial"/>
            <w:noProof/>
          </w:rPr>
          <w:delText>[8]</w:delText>
        </w:r>
        <w:r w:rsidDel="00E335A5">
          <w:rPr>
            <w:rFonts w:ascii="Arial" w:hAnsi="Arial" w:cs="Arial"/>
          </w:rPr>
          <w:fldChar w:fldCharType="end"/>
        </w:r>
        <w:r w:rsidRPr="001A3908" w:rsidDel="00E335A5">
          <w:rPr>
            <w:rFonts w:ascii="Arial" w:hAnsi="Arial" w:cs="Arial"/>
          </w:rPr>
          <w:delText xml:space="preserve">. The ultimate goal is to </w:delText>
        </w:r>
        <w:r w:rsidDel="00E335A5">
          <w:rPr>
            <w:rFonts w:ascii="Arial" w:hAnsi="Arial" w:cs="Arial"/>
          </w:rPr>
          <w:delText xml:space="preserve">learn lessons about </w:delText>
        </w:r>
        <w:r w:rsidRPr="001A3908" w:rsidDel="00E335A5">
          <w:rPr>
            <w:rFonts w:ascii="Arial" w:hAnsi="Arial" w:cs="Arial"/>
          </w:rPr>
          <w:delText>reduc</w:delText>
        </w:r>
        <w:r w:rsidDel="00E335A5">
          <w:rPr>
            <w:rFonts w:ascii="Arial" w:hAnsi="Arial" w:cs="Arial"/>
          </w:rPr>
          <w:delText>ing</w:delText>
        </w:r>
        <w:r w:rsidRPr="001A3908" w:rsidDel="00E335A5">
          <w:rPr>
            <w:rFonts w:ascii="Arial" w:hAnsi="Arial" w:cs="Arial"/>
          </w:rPr>
          <w:delText xml:space="preserve"> carbon emissions from the healthcare sector. The project will provide valuable insights for future sustainability efforts and track progress over time through serial measurements.</w:delText>
        </w:r>
      </w:del>
    </w:p>
    <w:p w14:paraId="5DD631BC" w14:textId="62AF2196" w:rsidR="00305468" w:rsidRDefault="00AF7DC3" w:rsidP="00D92A9A">
      <w:pPr>
        <w:spacing w:line="360" w:lineRule="auto"/>
        <w:ind w:firstLine="360"/>
        <w:jc w:val="both"/>
        <w:rPr>
          <w:rFonts w:ascii="Arial" w:hAnsi="Arial" w:cs="Arial"/>
          <w:lang w:val="en-ZA"/>
        </w:rPr>
      </w:pPr>
      <w:r w:rsidRPr="00AF7DC3">
        <w:rPr>
          <w:rFonts w:ascii="Arial" w:hAnsi="Arial" w:cs="Arial"/>
          <w:lang w:val="en-ZA"/>
        </w:rPr>
        <w:lastRenderedPageBreak/>
        <w:t xml:space="preserve">The </w:t>
      </w:r>
      <w:r w:rsidR="00190DE5">
        <w:rPr>
          <w:rFonts w:ascii="Arial" w:hAnsi="Arial" w:cs="Arial"/>
          <w:lang w:val="en-ZA"/>
        </w:rPr>
        <w:t>study outputs</w:t>
      </w:r>
      <w:r w:rsidRPr="00AF7DC3">
        <w:rPr>
          <w:rFonts w:ascii="Arial" w:hAnsi="Arial" w:cs="Arial"/>
          <w:lang w:val="en-ZA"/>
        </w:rPr>
        <w:t xml:space="preserve"> will be </w:t>
      </w:r>
      <w:ins w:id="735" w:author="Shobna Sawry" w:date="2023-03-05T20:24:00Z">
        <w:r w:rsidR="00CA69E8">
          <w:rPr>
            <w:rFonts w:ascii="Arial" w:hAnsi="Arial" w:cs="Arial"/>
            <w:lang w:val="en-ZA"/>
          </w:rPr>
          <w:t xml:space="preserve">a </w:t>
        </w:r>
      </w:ins>
      <w:r w:rsidRPr="00AF7DC3">
        <w:rPr>
          <w:rFonts w:ascii="Arial" w:hAnsi="Arial" w:cs="Arial"/>
          <w:lang w:val="en-ZA"/>
        </w:rPr>
        <w:t>crucial</w:t>
      </w:r>
      <w:ins w:id="736" w:author="Shobna Sawry" w:date="2023-03-05T20:24:00Z">
        <w:r w:rsidR="00CA69E8">
          <w:rPr>
            <w:rFonts w:ascii="Arial" w:hAnsi="Arial" w:cs="Arial"/>
            <w:lang w:val="en-ZA"/>
          </w:rPr>
          <w:t xml:space="preserve"> component</w:t>
        </w:r>
      </w:ins>
      <w:r w:rsidRPr="00AF7DC3">
        <w:rPr>
          <w:rFonts w:ascii="Arial" w:hAnsi="Arial" w:cs="Arial"/>
          <w:lang w:val="en-ZA"/>
        </w:rPr>
        <w:t xml:space="preserve"> to furthering our understanding of the impacts of climate change on health and informing policy and practice aimed at </w:t>
      </w:r>
      <w:ins w:id="737" w:author="Craig Parker" w:date="2023-03-03T11:49:00Z">
        <w:r w:rsidR="00CC3FBD">
          <w:rPr>
            <w:rFonts w:ascii="Arial" w:hAnsi="Arial" w:cs="Arial"/>
            <w:lang w:val="en-ZA"/>
          </w:rPr>
          <w:t>improving human health</w:t>
        </w:r>
      </w:ins>
      <w:del w:id="738" w:author="Craig Parker" w:date="2023-03-03T11:49:00Z">
        <w:r w:rsidRPr="00AF7DC3" w:rsidDel="00CC3FBD">
          <w:rPr>
            <w:rFonts w:ascii="Arial" w:hAnsi="Arial" w:cs="Arial"/>
            <w:lang w:val="en-ZA"/>
          </w:rPr>
          <w:delText xml:space="preserve">protecting the </w:delText>
        </w:r>
        <w:r w:rsidRPr="00AF7DC3" w:rsidDel="006A2069">
          <w:rPr>
            <w:rFonts w:ascii="Arial" w:hAnsi="Arial" w:cs="Arial"/>
            <w:lang w:val="en-ZA"/>
          </w:rPr>
          <w:delText>health of vulnerable populations</w:delText>
        </w:r>
      </w:del>
      <w:r w:rsidRPr="00AF7DC3">
        <w:rPr>
          <w:rFonts w:ascii="Arial" w:hAnsi="Arial" w:cs="Arial"/>
          <w:lang w:val="en-ZA"/>
        </w:rPr>
        <w:t xml:space="preserve">. </w:t>
      </w:r>
      <w:r w:rsidR="00F66D1F" w:rsidRPr="00F66D1F">
        <w:rPr>
          <w:rFonts w:ascii="Arial" w:hAnsi="Arial" w:cs="Arial"/>
        </w:rPr>
        <w:t>This includes but is not limited to populations such as low-income communities,</w:t>
      </w:r>
      <w:r w:rsidR="000F27D5">
        <w:rPr>
          <w:rFonts w:ascii="Arial" w:hAnsi="Arial" w:cs="Arial"/>
        </w:rPr>
        <w:t xml:space="preserve"> </w:t>
      </w:r>
      <w:r w:rsidR="00F66D1F" w:rsidRPr="00F66D1F">
        <w:rPr>
          <w:rFonts w:ascii="Arial" w:hAnsi="Arial" w:cs="Arial"/>
        </w:rPr>
        <w:t>indigenous peoples, elderly individuals, pregnant women, children, and those with pre-existing health conditions. These populations may be at higher risk for the negative health impacts of climate change</w:t>
      </w:r>
      <w:r w:rsidR="004C01EA">
        <w:rPr>
          <w:rFonts w:ascii="Arial" w:hAnsi="Arial" w:cs="Arial"/>
        </w:rPr>
        <w:t>. T</w:t>
      </w:r>
      <w:r w:rsidR="00F66D1F" w:rsidRPr="00F66D1F">
        <w:rPr>
          <w:rFonts w:ascii="Arial" w:hAnsi="Arial" w:cs="Arial"/>
        </w:rPr>
        <w:t>hus, efforts to reduce carbon emissions and mitigate these impacts are particularly important for their well-being</w:t>
      </w:r>
      <w:r w:rsidR="007966D4">
        <w:rPr>
          <w:rFonts w:ascii="Arial" w:hAnsi="Arial" w:cs="Arial"/>
        </w:rPr>
        <w:fldChar w:fldCharType="begin"/>
      </w:r>
      <w:r w:rsidR="00F13A6F">
        <w:rPr>
          <w:rFonts w:ascii="Arial" w:hAnsi="Arial" w:cs="Arial"/>
        </w:rPr>
        <w:instrText xml:space="preserve"> ADDIN EN.CITE &lt;EndNote&gt;&lt;Cite&gt;&lt;Author&gt;King&lt;/Author&gt;&lt;Year&gt;2022&lt;/Year&gt;&lt;RecNum&gt;437&lt;/RecNum&gt;&lt;DisplayText&gt;[9]&lt;/DisplayText&gt;&lt;record&gt;&lt;rec-number&gt;437&lt;/rec-number&gt;&lt;foreign-keys&gt;&lt;key app="EN" db-id="5szwxp0er2sa0tevxamvt5a9wdes925002ws" timestamp="1676617986"&gt;437&lt;/key&gt;&lt;/foreign-keys&gt;&lt;ref-type name="Journal Article"&gt;17&lt;/ref-type&gt;&lt;contributors&gt;&lt;authors&gt;&lt;author&gt;King, Paula Toko&lt;/author&gt;&lt;author&gt;Cormack, Donna&lt;/author&gt;&lt;author&gt;Edwards, Richard&lt;/author&gt;&lt;author&gt;Harris, Ricci&lt;/author&gt;&lt;author&gt;Paine, Sarah-Jane&lt;/author&gt;&lt;/authors&gt;&lt;/contributors&gt;&lt;titles&gt;&lt;title&gt;Co-design for indigenous and other children and young people from priority social groups: A systematic review&lt;/title&gt;&lt;secondary-title&gt;SSM-Population Health&lt;/secondary-title&gt;&lt;/titles&gt;&lt;periodical&gt;&lt;full-title&gt;SSM-Population Health&lt;/full-title&gt;&lt;/periodical&gt;&lt;pages&gt;101077&lt;/pages&gt;&lt;dates&gt;&lt;year&gt;2022&lt;/year&gt;&lt;/dates&gt;&lt;isbn&gt;2352-8273&lt;/isbn&gt;&lt;urls&gt;&lt;/urls&gt;&lt;/record&gt;&lt;/Cite&gt;&lt;/EndNote&gt;</w:instrText>
      </w:r>
      <w:r w:rsidR="007966D4">
        <w:rPr>
          <w:rFonts w:ascii="Arial" w:hAnsi="Arial" w:cs="Arial"/>
        </w:rPr>
        <w:fldChar w:fldCharType="separate"/>
      </w:r>
      <w:r w:rsidR="00F13A6F">
        <w:rPr>
          <w:rFonts w:ascii="Arial" w:hAnsi="Arial" w:cs="Arial"/>
          <w:noProof/>
        </w:rPr>
        <w:t>[9]</w:t>
      </w:r>
      <w:r w:rsidR="007966D4">
        <w:rPr>
          <w:rFonts w:ascii="Arial" w:hAnsi="Arial" w:cs="Arial"/>
        </w:rPr>
        <w:fldChar w:fldCharType="end"/>
      </w:r>
      <w:r w:rsidR="00F66D1F">
        <w:rPr>
          <w:rFonts w:ascii="Arial" w:hAnsi="Arial" w:cs="Arial"/>
        </w:rPr>
        <w:t>.</w:t>
      </w:r>
      <w:r w:rsidR="00305468">
        <w:rPr>
          <w:rFonts w:ascii="Arial" w:hAnsi="Arial" w:cs="Arial"/>
          <w:lang w:val="en-ZA"/>
        </w:rPr>
        <w:br w:type="page"/>
      </w:r>
    </w:p>
    <w:p w14:paraId="636E390C" w14:textId="07DFB405" w:rsidR="0035010C" w:rsidRPr="004C515B" w:rsidRDefault="0035010C" w:rsidP="00DA3605">
      <w:pPr>
        <w:pStyle w:val="Heading1"/>
      </w:pPr>
      <w:bookmarkStart w:id="739" w:name="_Toc128690051"/>
      <w:r w:rsidRPr="004C515B">
        <w:lastRenderedPageBreak/>
        <w:t>STUDY SITES:</w:t>
      </w:r>
      <w:bookmarkEnd w:id="739"/>
      <w:r w:rsidRPr="004C515B">
        <w:t xml:space="preserve"> </w:t>
      </w:r>
    </w:p>
    <w:p w14:paraId="168F68B0" w14:textId="34F4BB59" w:rsidR="0035010C" w:rsidRDefault="0035010C" w:rsidP="00C1237B">
      <w:pPr>
        <w:pStyle w:val="Heading2"/>
      </w:pPr>
      <w:bookmarkStart w:id="740" w:name="_Toc128690052"/>
      <w:r w:rsidRPr="00C1237B">
        <w:t>Kenyan</w:t>
      </w:r>
      <w:r>
        <w:t xml:space="preserve"> sites description</w:t>
      </w:r>
      <w:bookmarkEnd w:id="740"/>
    </w:p>
    <w:p w14:paraId="16AFEDEC" w14:textId="73918980" w:rsidR="0035010C" w:rsidRPr="000A688C" w:rsidRDefault="0035010C" w:rsidP="00A8439B">
      <w:pPr>
        <w:pStyle w:val="Heading3"/>
        <w:ind w:left="1440" w:firstLine="0"/>
      </w:pPr>
      <w:bookmarkStart w:id="741" w:name="_Toc128690053"/>
      <w:r w:rsidRPr="00A34FBA">
        <w:t xml:space="preserve">Aga Khan Hospital, </w:t>
      </w:r>
      <w:proofErr w:type="gramStart"/>
      <w:r w:rsidRPr="00A34FBA">
        <w:t>Mombasa</w:t>
      </w:r>
      <w:proofErr w:type="gramEnd"/>
      <w:r w:rsidRPr="00A34FBA">
        <w:t xml:space="preserve"> and Aga Khan Medical Centre-Kilifi</w:t>
      </w:r>
      <w:bookmarkEnd w:id="741"/>
    </w:p>
    <w:p w14:paraId="1632BB1C" w14:textId="6A7ED5EC" w:rsidR="0035010C" w:rsidRPr="00F05867" w:rsidRDefault="00BB2801" w:rsidP="00A8439B">
      <w:pPr>
        <w:keepNext/>
        <w:spacing w:line="360" w:lineRule="auto"/>
        <w:jc w:val="both"/>
      </w:pPr>
      <w:r w:rsidRPr="00A8439B">
        <w:rPr>
          <w:rFonts w:ascii="Arial" w:hAnsi="Arial" w:cs="Arial"/>
        </w:rPr>
        <w:t>The study will take place in two healthcare facilities in Kenya: the Aga Khan Hospital in Mombasa, which serves as the Secondary Care Field Site, and the Aga Khan Medical Centre in Kilifi, the Primary Field Site. The regions of Mombasa and Kilifi have a tropical climate, with temperatures ranging from 21°C to 32°C and average annual rainfall ranging from 300mm to 1200mm</w:t>
      </w:r>
      <w:r w:rsidR="00705101">
        <w:rPr>
          <w:rFonts w:ascii="Arial" w:hAnsi="Arial" w:cs="Arial"/>
        </w:rPr>
        <w:fldChar w:fldCharType="begin"/>
      </w:r>
      <w:r w:rsidR="00F13A6F">
        <w:rPr>
          <w:rFonts w:ascii="Arial" w:hAnsi="Arial" w:cs="Arial"/>
        </w:rPr>
        <w:instrText xml:space="preserve"> ADDIN EN.CITE &lt;EndNote&gt;&lt;Cite&gt;&lt;RecNum&gt;438&lt;/RecNum&gt;&lt;DisplayText&gt;[10]&lt;/DisplayText&gt;&lt;record&gt;&lt;rec-number&gt;438&lt;/rec-number&gt;&lt;foreign-keys&gt;&lt;key app="EN" db-id="5szwxp0er2sa0tevxamvt5a9wdes925002ws" timestamp="1676618298"&gt;438&lt;/key&gt;&lt;/foreign-keys&gt;&lt;ref-type name="Journal Article"&gt;17&lt;/ref-type&gt;&lt;contributors&gt;&lt;/contributors&gt;&lt;titles&gt;&lt;title&gt;Weatherspark. (n.d.). Average Weather in Mombasa, Kenya Year Round. Retrieved from https://weatherspark.com/y/101135/Average-Weather-in-Mombasa-Kenya-Year-Round.&lt;/title&gt;&lt;/titles&gt;&lt;dates&gt;&lt;/dates&gt;&lt;urls&gt;&lt;/urls&gt;&lt;/record&gt;&lt;/Cite&gt;&lt;/EndNote&gt;</w:instrText>
      </w:r>
      <w:r w:rsidR="00705101">
        <w:rPr>
          <w:rFonts w:ascii="Arial" w:hAnsi="Arial" w:cs="Arial"/>
        </w:rPr>
        <w:fldChar w:fldCharType="separate"/>
      </w:r>
      <w:r w:rsidR="00F13A6F">
        <w:rPr>
          <w:rFonts w:ascii="Arial" w:hAnsi="Arial" w:cs="Arial"/>
          <w:noProof/>
        </w:rPr>
        <w:t>[10]</w:t>
      </w:r>
      <w:r w:rsidR="00705101">
        <w:rPr>
          <w:rFonts w:ascii="Arial" w:hAnsi="Arial" w:cs="Arial"/>
        </w:rPr>
        <w:fldChar w:fldCharType="end"/>
      </w:r>
      <w:r w:rsidRPr="00A8439B">
        <w:rPr>
          <w:rFonts w:ascii="Arial" w:hAnsi="Arial" w:cs="Arial"/>
        </w:rPr>
        <w:t xml:space="preserve">. These areas experience seasonal changes in </w:t>
      </w:r>
      <w:r w:rsidR="00975281">
        <w:rPr>
          <w:rFonts w:ascii="Arial" w:hAnsi="Arial" w:cs="Arial"/>
        </w:rPr>
        <w:t>precipitation</w:t>
      </w:r>
      <w:r w:rsidRPr="00A8439B">
        <w:rPr>
          <w:rFonts w:ascii="Arial" w:hAnsi="Arial" w:cs="Arial"/>
        </w:rPr>
        <w:t xml:space="preserve"> and temperatures, which could affect the spread of infectious diseases</w:t>
      </w:r>
      <w:r w:rsidR="00315B0F">
        <w:rPr>
          <w:rFonts w:ascii="Arial" w:hAnsi="Arial" w:cs="Arial"/>
        </w:rPr>
        <w:fldChar w:fldCharType="begin"/>
      </w:r>
      <w:r w:rsidR="00F13A6F">
        <w:rPr>
          <w:rFonts w:ascii="Arial" w:hAnsi="Arial" w:cs="Arial"/>
        </w:rPr>
        <w:instrText xml:space="preserve"> ADDIN EN.CITE &lt;EndNote&gt;&lt;Cite&gt;&lt;Author&gt;Fares&lt;/Author&gt;&lt;Year&gt;2013&lt;/Year&gt;&lt;RecNum&gt;439&lt;/RecNum&gt;&lt;DisplayText&gt;[11]&lt;/DisplayText&gt;&lt;record&gt;&lt;rec-number&gt;439&lt;/rec-number&gt;&lt;foreign-keys&gt;&lt;key app="EN" db-id="5szwxp0er2sa0tevxamvt5a9wdes925002ws" timestamp="1676618523"&gt;439&lt;/key&gt;&lt;/foreign-keys&gt;&lt;ref-type name="Journal Article"&gt;17&lt;/ref-type&gt;&lt;contributors&gt;&lt;authors&gt;&lt;author&gt;Fares, A.&lt;/author&gt;&lt;/authors&gt;&lt;/contributors&gt;&lt;auth-address&gt;Department of Internal Medicine, S. Johannes Hospital, Germany.&lt;/auth-address&gt;&lt;titles&gt;&lt;title&gt;Factors influencing the seasonal patterns of infectious diseases&lt;/title&gt;&lt;secondary-title&gt;Int J Prev Med&lt;/secondary-title&gt;&lt;/titles&gt;&lt;periodical&gt;&lt;full-title&gt;Int J Prev Med&lt;/full-title&gt;&lt;/periodical&gt;&lt;pages&gt;128-32&lt;/pages&gt;&lt;volume&gt;4&lt;/volume&gt;&lt;number&gt;2&lt;/number&gt;&lt;keywords&gt;&lt;keyword&gt;Diseases&lt;/keyword&gt;&lt;keyword&gt;human activity&lt;/keyword&gt;&lt;keyword&gt;infection&lt;/keyword&gt;&lt;keyword&gt;season&lt;/keyword&gt;&lt;/keywords&gt;&lt;dates&gt;&lt;year&gt;2013&lt;/year&gt;&lt;pub-dates&gt;&lt;date&gt;Feb&lt;/date&gt;&lt;/pub-dates&gt;&lt;/dates&gt;&lt;isbn&gt;2008-7802 (Print)&amp;#xD;2008-7802&lt;/isbn&gt;&lt;accession-num&gt;23543865&lt;/accession-num&gt;&lt;urls&gt;&lt;/urls&gt;&lt;custom1&gt;Conflict of Interest: None declared&lt;/custom1&gt;&lt;custom2&gt;PMC3604842&lt;/custom2&gt;&lt;remote-database-provider&gt;NLM&lt;/remote-database-provider&gt;&lt;language&gt;eng&lt;/language&gt;&lt;/record&gt;&lt;/Cite&gt;&lt;/EndNote&gt;</w:instrText>
      </w:r>
      <w:r w:rsidR="00315B0F">
        <w:rPr>
          <w:rFonts w:ascii="Arial" w:hAnsi="Arial" w:cs="Arial"/>
        </w:rPr>
        <w:fldChar w:fldCharType="separate"/>
      </w:r>
      <w:r w:rsidR="00F13A6F">
        <w:rPr>
          <w:rFonts w:ascii="Arial" w:hAnsi="Arial" w:cs="Arial"/>
          <w:noProof/>
        </w:rPr>
        <w:t>[11]</w:t>
      </w:r>
      <w:r w:rsidR="00315B0F">
        <w:rPr>
          <w:rFonts w:ascii="Arial" w:hAnsi="Arial" w:cs="Arial"/>
        </w:rPr>
        <w:fldChar w:fldCharType="end"/>
      </w:r>
      <w:r w:rsidRPr="00A8439B">
        <w:rPr>
          <w:rFonts w:ascii="Arial" w:hAnsi="Arial" w:cs="Arial"/>
        </w:rPr>
        <w:t>. Both sites offer Maternal, Newborn, and Child Health (MNCH) services staffed by qualified personnel, including obstetrician-gynecologists, midwives, ward and outpatient nurses, and pediatrician consultants. The patient volume at the sites for the past six months has been steady, with an average of 50 daily visits to the outpatient department and 600 admissions per month</w:t>
      </w:r>
      <w:r w:rsidR="00DE1CF2" w:rsidRPr="00A8439B">
        <w:rPr>
          <w:rFonts w:ascii="Arial" w:hAnsi="Arial" w:cs="Arial"/>
        </w:rPr>
        <w:t>.</w:t>
      </w:r>
      <w:r w:rsidR="00F05867" w:rsidRPr="00F05867">
        <w:t xml:space="preserve"> </w:t>
      </w:r>
    </w:p>
    <w:p w14:paraId="3340EA3A" w14:textId="3618CEFA" w:rsidR="0035010C" w:rsidRDefault="0035010C" w:rsidP="00A8439B">
      <w:pPr>
        <w:pStyle w:val="Heading2"/>
        <w:ind w:left="360" w:firstLine="0"/>
      </w:pPr>
      <w:bookmarkStart w:id="742" w:name="_Toc128690054"/>
      <w:r w:rsidRPr="00EF5986">
        <w:t>South Africa</w:t>
      </w:r>
      <w:r>
        <w:t>n sites description</w:t>
      </w:r>
      <w:bookmarkEnd w:id="742"/>
    </w:p>
    <w:p w14:paraId="02E26B6A" w14:textId="77777777" w:rsidR="00996A61" w:rsidRDefault="00996A61" w:rsidP="00996A61"/>
    <w:p w14:paraId="6A89229E" w14:textId="12B22F3C" w:rsidR="0035010C" w:rsidRDefault="00C47C1A" w:rsidP="0035010C">
      <w:pPr>
        <w:spacing w:line="360" w:lineRule="auto"/>
        <w:jc w:val="both"/>
        <w:rPr>
          <w:rFonts w:ascii="Arial" w:hAnsi="Arial" w:cs="Arial"/>
        </w:rPr>
      </w:pPr>
      <w:r w:rsidRPr="00C47C1A">
        <w:rPr>
          <w:rFonts w:ascii="Arial" w:hAnsi="Arial" w:cs="Arial"/>
        </w:rPr>
        <w:t>Tshwane, located near Johannesburg in Gauteng Province, South Africa, the study will be conducted in an urba</w:t>
      </w:r>
      <w:r w:rsidR="00C71C43">
        <w:rPr>
          <w:rFonts w:ascii="Arial" w:hAnsi="Arial" w:cs="Arial"/>
        </w:rPr>
        <w:t>n</w:t>
      </w:r>
      <w:r w:rsidRPr="00C47C1A">
        <w:rPr>
          <w:rFonts w:ascii="Arial" w:hAnsi="Arial" w:cs="Arial"/>
        </w:rPr>
        <w:t xml:space="preserve"> setting characterized by a subtropical climate with dry winters and hot summers</w:t>
      </w:r>
      <w:r w:rsidR="00BA6F46">
        <w:rPr>
          <w:rFonts w:ascii="Arial" w:hAnsi="Arial" w:cs="Arial"/>
        </w:rPr>
        <w:fldChar w:fldCharType="begin"/>
      </w:r>
      <w:r w:rsidR="00F13A6F">
        <w:rPr>
          <w:rFonts w:ascii="Arial" w:hAnsi="Arial" w:cs="Arial"/>
        </w:rPr>
        <w:instrText xml:space="preserve"> ADDIN EN.CITE &lt;EndNote&gt;&lt;Cite&gt;&lt;Author&gt;Garland&lt;/Author&gt;&lt;Year&gt;2015&lt;/Year&gt;&lt;RecNum&gt;440&lt;/RecNum&gt;&lt;DisplayText&gt;[12]&lt;/DisplayText&gt;&lt;record&gt;&lt;rec-number&gt;440&lt;/rec-number&gt;&lt;foreign-keys&gt;&lt;key app="EN" db-id="5szwxp0er2sa0tevxamvt5a9wdes925002ws" timestamp="1676618711"&gt;440&lt;/key&gt;&lt;/foreign-keys&gt;&lt;ref-type name="Book"&gt;6&lt;/ref-type&gt;&lt;contributors&gt;&lt;authors&gt;&lt;author&gt;Garland, Rebecca&lt;/author&gt;&lt;author&gt;Mambo, Julia&lt;/author&gt;&lt;author&gt;John, Juanette&lt;/author&gt;&lt;author&gt;Oosthuizen, Rietha&lt;/author&gt;&lt;author&gt;Wright, Caradee&lt;/author&gt;&lt;author&gt;Engelbrecht, Francois&lt;/author&gt;&lt;author&gt;Meissner, Richard&lt;/author&gt;&lt;/authors&gt;&lt;/contributors&gt;&lt;titles&gt;&lt;title&gt;CITY OF TSHWANE CLIMATE RISK &amp;amp; VULNERABILITY ASSESSMENT&lt;/title&gt;&lt;/titles&gt;&lt;dates&gt;&lt;year&gt;2015&lt;/year&gt;&lt;/dates&gt;&lt;urls&gt;&lt;/urls&gt;&lt;/record&gt;&lt;/Cite&gt;&lt;/EndNote&gt;</w:instrText>
      </w:r>
      <w:r w:rsidR="00BA6F46">
        <w:rPr>
          <w:rFonts w:ascii="Arial" w:hAnsi="Arial" w:cs="Arial"/>
        </w:rPr>
        <w:fldChar w:fldCharType="separate"/>
      </w:r>
      <w:r w:rsidR="00F13A6F">
        <w:rPr>
          <w:rFonts w:ascii="Arial" w:hAnsi="Arial" w:cs="Arial"/>
          <w:noProof/>
        </w:rPr>
        <w:t>[12]</w:t>
      </w:r>
      <w:r w:rsidR="00BA6F46">
        <w:rPr>
          <w:rFonts w:ascii="Arial" w:hAnsi="Arial" w:cs="Arial"/>
        </w:rPr>
        <w:fldChar w:fldCharType="end"/>
      </w:r>
      <w:r w:rsidRPr="00C47C1A">
        <w:rPr>
          <w:rFonts w:ascii="Arial" w:hAnsi="Arial" w:cs="Arial"/>
        </w:rPr>
        <w:t>. The region has experienced an increased frequency and intensity of extreme weather events such as heatwaves, droughts, and heavy rainfall due to climate change</w:t>
      </w:r>
      <w:r w:rsidR="007435DD">
        <w:rPr>
          <w:rFonts w:ascii="Arial" w:hAnsi="Arial" w:cs="Arial"/>
        </w:rPr>
        <w:fldChar w:fldCharType="begin"/>
      </w:r>
      <w:r w:rsidR="00F13A6F">
        <w:rPr>
          <w:rFonts w:ascii="Arial" w:hAnsi="Arial" w:cs="Arial"/>
        </w:rPr>
        <w:instrText xml:space="preserve"> ADDIN EN.CITE &lt;EndNote&gt;&lt;Cite&gt;&lt;Author&gt;Li&lt;/Author&gt;&lt;Year&gt;2022&lt;/Year&gt;&lt;RecNum&gt;441&lt;/RecNum&gt;&lt;DisplayText&gt;[13]&lt;/DisplayText&gt;&lt;record&gt;&lt;rec-number&gt;441&lt;/rec-number&gt;&lt;foreign-keys&gt;&lt;key app="EN" db-id="5szwxp0er2sa0tevxamvt5a9wdes925002ws" timestamp="1676618815"&gt;441&lt;/key&gt;&lt;/foreign-keys&gt;&lt;ref-type name="Journal Article"&gt;17&lt;/ref-type&gt;&lt;contributors&gt;&lt;authors&gt;&lt;author&gt;Li, Xueqin&lt;/author&gt;&lt;author&gt;Stringer, Lindsay C.&lt;/author&gt;&lt;author&gt;Dallimer, Martin&lt;/author&gt;&lt;/authors&gt;&lt;/contributors&gt;&lt;titles&gt;&lt;title&gt;The Impacts of Urbanisation and Climate Change on the Urban Thermal Environment in Africa&lt;/title&gt;&lt;secondary-title&gt;Climate&lt;/secondary-title&gt;&lt;/titles&gt;&lt;periodical&gt;&lt;full-title&gt;Climate&lt;/full-title&gt;&lt;/periodical&gt;&lt;pages&gt;164&lt;/pages&gt;&lt;volume&gt;10&lt;/volume&gt;&lt;number&gt;11&lt;/number&gt;&lt;dates&gt;&lt;year&gt;2022&lt;/year&gt;&lt;/dates&gt;&lt;isbn&gt;2225-1154&lt;/isbn&gt;&lt;accession-num&gt;doi:10.3390/cli10110164&lt;/accession-num&gt;&lt;urls&gt;&lt;related-urls&gt;&lt;url&gt;https://www.mdpi.com/2225-1154/10/11/164&lt;/url&gt;&lt;/related-urls&gt;&lt;/urls&gt;&lt;/record&gt;&lt;/Cite&gt;&lt;/EndNote&gt;</w:instrText>
      </w:r>
      <w:r w:rsidR="007435DD">
        <w:rPr>
          <w:rFonts w:ascii="Arial" w:hAnsi="Arial" w:cs="Arial"/>
        </w:rPr>
        <w:fldChar w:fldCharType="separate"/>
      </w:r>
      <w:r w:rsidR="00F13A6F">
        <w:rPr>
          <w:rFonts w:ascii="Arial" w:hAnsi="Arial" w:cs="Arial"/>
          <w:noProof/>
        </w:rPr>
        <w:t>[13]</w:t>
      </w:r>
      <w:r w:rsidR="007435DD">
        <w:rPr>
          <w:rFonts w:ascii="Arial" w:hAnsi="Arial" w:cs="Arial"/>
        </w:rPr>
        <w:fldChar w:fldCharType="end"/>
      </w:r>
      <w:r w:rsidRPr="00C47C1A">
        <w:rPr>
          <w:rFonts w:ascii="Arial" w:hAnsi="Arial" w:cs="Arial"/>
        </w:rPr>
        <w:t xml:space="preserve">. The closest TAHMO weather station is TA00244 </w:t>
      </w:r>
      <w:proofErr w:type="spellStart"/>
      <w:r w:rsidRPr="00C47C1A">
        <w:rPr>
          <w:rFonts w:ascii="Arial" w:hAnsi="Arial" w:cs="Arial"/>
        </w:rPr>
        <w:t>Midrand</w:t>
      </w:r>
      <w:proofErr w:type="spellEnd"/>
      <w:r w:rsidRPr="00C47C1A">
        <w:rPr>
          <w:rFonts w:ascii="Arial" w:hAnsi="Arial" w:cs="Arial"/>
        </w:rPr>
        <w:t xml:space="preserve"> Fire Station, Cedar Road, Broadacres, with an average annual rainfall total of 657 mm</w:t>
      </w:r>
      <w:r w:rsidR="00D56DB2">
        <w:rPr>
          <w:rFonts w:ascii="Arial" w:hAnsi="Arial" w:cs="Arial"/>
        </w:rPr>
        <w:fldChar w:fldCharType="begin"/>
      </w:r>
      <w:r w:rsidR="00F13A6F">
        <w:rPr>
          <w:rFonts w:ascii="Arial" w:hAnsi="Arial" w:cs="Arial"/>
        </w:rPr>
        <w:instrText xml:space="preserve"> ADDIN EN.CITE &lt;EndNote&gt;&lt;Cite&gt;&lt;RecNum&gt;395&lt;/RecNum&gt;&lt;DisplayText&gt;[14]&lt;/DisplayText&gt;&lt;record&gt;&lt;rec-number&gt;395&lt;/rec-number&gt;&lt;foreign-keys&gt;&lt;key app="EN" db-id="5szwxp0er2sa0tevxamvt5a9wdes925002ws" timestamp="1676402113"&gt;395&lt;/key&gt;&lt;/foreign-keys&gt;&lt;ref-type name="Journal Article"&gt;17&lt;/ref-type&gt;&lt;contributors&gt;&lt;/contributors&gt;&lt;titles&gt;&lt;title&gt;The Trans</w:instrText>
      </w:r>
      <w:r w:rsidR="00F13A6F">
        <w:rPr>
          <w:rFonts w:ascii="Cambria Math" w:hAnsi="Cambria Math" w:cs="Cambria Math"/>
        </w:rPr>
        <w:instrText>‐</w:instrText>
      </w:r>
      <w:r w:rsidR="00F13A6F">
        <w:rPr>
          <w:rFonts w:ascii="Arial" w:hAnsi="Arial" w:cs="Arial"/>
        </w:rPr>
        <w:instrText>African Hydro</w:instrText>
      </w:r>
      <w:r w:rsidR="00F13A6F">
        <w:rPr>
          <w:rFonts w:ascii="Cambria Math" w:hAnsi="Cambria Math" w:cs="Cambria Math"/>
        </w:rPr>
        <w:instrText>‐</w:instrText>
      </w:r>
      <w:r w:rsidR="00F13A6F">
        <w:rPr>
          <w:rFonts w:ascii="Arial" w:hAnsi="Arial" w:cs="Arial"/>
        </w:rPr>
        <w:instrText>Meteorological Observatory (TAHMO). TAHMO weather data.&lt;/title&gt;&lt;/titles&gt;&lt;dates&gt;&lt;/dates&gt;&lt;urls&gt;&lt;/urls&gt;&lt;/record&gt;&lt;/Cite&gt;&lt;/EndNote&gt;</w:instrText>
      </w:r>
      <w:r w:rsidR="00D56DB2">
        <w:rPr>
          <w:rFonts w:ascii="Arial" w:hAnsi="Arial" w:cs="Arial"/>
        </w:rPr>
        <w:fldChar w:fldCharType="separate"/>
      </w:r>
      <w:r w:rsidR="00F13A6F">
        <w:rPr>
          <w:rFonts w:ascii="Arial" w:hAnsi="Arial" w:cs="Arial"/>
          <w:noProof/>
        </w:rPr>
        <w:t>[14]</w:t>
      </w:r>
      <w:r w:rsidR="00D56DB2">
        <w:rPr>
          <w:rFonts w:ascii="Arial" w:hAnsi="Arial" w:cs="Arial"/>
        </w:rPr>
        <w:fldChar w:fldCharType="end"/>
      </w:r>
      <w:r w:rsidRPr="00C47C1A">
        <w:rPr>
          <w:rFonts w:ascii="Arial" w:hAnsi="Arial" w:cs="Arial"/>
        </w:rPr>
        <w:t>. The World Bank Income group (GDP per capita) for Tshwane is an upper-middle income group of $6,994</w:t>
      </w:r>
      <w:r w:rsidR="00B95408">
        <w:rPr>
          <w:rFonts w:ascii="Arial" w:hAnsi="Arial" w:cs="Arial"/>
        </w:rPr>
        <w:fldChar w:fldCharType="begin"/>
      </w:r>
      <w:r w:rsidR="00F13A6F">
        <w:rPr>
          <w:rFonts w:ascii="Arial" w:hAnsi="Arial" w:cs="Arial"/>
        </w:rPr>
        <w:instrText xml:space="preserve"> ADDIN EN.CITE &lt;EndNote&gt;&lt;Cite&gt;&lt;RecNum&gt;393&lt;/RecNum&gt;&lt;DisplayText&gt;[15]&lt;/DisplayText&gt;&lt;record&gt;&lt;rec-number&gt;393&lt;/rec-number&gt;&lt;foreign-keys&gt;&lt;key app="EN" db-id="5szwxp0er2sa0tevxamvt5a9wdes925002ws" timestamp="1676402030"&gt;393&lt;/key&gt;&lt;/foreign-keys&gt;&lt;ref-type name="Journal Article"&gt;17&lt;/ref-type&gt;&lt;contributors&gt;&lt;/contributors&gt;&lt;titles&gt;&lt;title&gt;The World Bank. World Development Indicators: Data for Upper middle income, South Africa 2021.&lt;/title&gt;&lt;/titles&gt;&lt;dates&gt;&lt;/dates&gt;&lt;urls&gt;&lt;/urls&gt;&lt;/record&gt;&lt;/Cite&gt;&lt;/EndNote&gt;</w:instrText>
      </w:r>
      <w:r w:rsidR="00B95408">
        <w:rPr>
          <w:rFonts w:ascii="Arial" w:hAnsi="Arial" w:cs="Arial"/>
        </w:rPr>
        <w:fldChar w:fldCharType="separate"/>
      </w:r>
      <w:r w:rsidR="00F13A6F">
        <w:rPr>
          <w:rFonts w:ascii="Arial" w:hAnsi="Arial" w:cs="Arial"/>
          <w:noProof/>
        </w:rPr>
        <w:t>[15]</w:t>
      </w:r>
      <w:r w:rsidR="00B95408">
        <w:rPr>
          <w:rFonts w:ascii="Arial" w:hAnsi="Arial" w:cs="Arial"/>
        </w:rPr>
        <w:fldChar w:fldCharType="end"/>
      </w:r>
      <w:r w:rsidRPr="00C47C1A">
        <w:rPr>
          <w:rFonts w:ascii="Arial" w:hAnsi="Arial" w:cs="Arial"/>
        </w:rPr>
        <w:t>. Th</w:t>
      </w:r>
      <w:r w:rsidR="00306052">
        <w:rPr>
          <w:rFonts w:ascii="Arial" w:hAnsi="Arial" w:cs="Arial"/>
        </w:rPr>
        <w:t xml:space="preserve">ree maternity facilities in the study area offer </w:t>
      </w:r>
      <w:r w:rsidR="008450D5">
        <w:rPr>
          <w:rFonts w:ascii="Arial" w:hAnsi="Arial" w:cs="Arial"/>
        </w:rPr>
        <w:t>various</w:t>
      </w:r>
      <w:r w:rsidR="00306052">
        <w:rPr>
          <w:rFonts w:ascii="Arial" w:hAnsi="Arial" w:cs="Arial"/>
        </w:rPr>
        <w:t xml:space="preserve"> healthcare services, including emergency care, maternal and child health, treatment for acute and chronic diseases, and</w:t>
      </w:r>
      <w:r w:rsidRPr="00C47C1A">
        <w:rPr>
          <w:rFonts w:ascii="Arial" w:hAnsi="Arial" w:cs="Arial"/>
        </w:rPr>
        <w:t xml:space="preserve"> primary health services such as dental and reproductive health, mental health, and social services. Pregnant women residing in Urban Heat Islands, where concrete and steel structures absorb and retain heat, have limited means of reducing heat exposure during a heatwave, and health facilities, </w:t>
      </w:r>
      <w:r w:rsidR="009F0158" w:rsidRPr="00C47C1A">
        <w:rPr>
          <w:rFonts w:ascii="Arial" w:hAnsi="Arial" w:cs="Arial"/>
        </w:rPr>
        <w:t xml:space="preserve">poorly </w:t>
      </w:r>
      <w:r w:rsidR="009F0158" w:rsidRPr="00C47C1A">
        <w:rPr>
          <w:rFonts w:ascii="Arial" w:hAnsi="Arial" w:cs="Arial"/>
        </w:rPr>
        <w:lastRenderedPageBreak/>
        <w:t>built</w:t>
      </w:r>
      <w:r w:rsidRPr="00C47C1A">
        <w:rPr>
          <w:rFonts w:ascii="Arial" w:hAnsi="Arial" w:cs="Arial"/>
        </w:rPr>
        <w:t xml:space="preserve"> brick dwellings and informal housing in urban slums offer little to no protection against heat exposure</w:t>
      </w:r>
      <w:r w:rsidR="00471BC2">
        <w:rPr>
          <w:rFonts w:ascii="Arial" w:hAnsi="Arial" w:cs="Arial"/>
        </w:rPr>
        <w:fldChar w:fldCharType="begin">
          <w:fldData xml:space="preserve">PEVuZE5vdGU+PENpdGU+PEF1dGhvcj5LdWVobjwvQXV0aG9yPjxZZWFyPjIwMTc8L1llYXI+PFJl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</w:fldData>
        </w:fldChar>
      </w:r>
      <w:r w:rsidR="00471BC2">
        <w:rPr>
          <w:rFonts w:ascii="Arial" w:hAnsi="Arial" w:cs="Arial"/>
        </w:rPr>
        <w:instrText xml:space="preserve"> ADDIN EN.CITE </w:instrText>
      </w:r>
      <w:r w:rsidR="00471BC2">
        <w:rPr>
          <w:rFonts w:ascii="Arial" w:hAnsi="Arial" w:cs="Arial"/>
        </w:rPr>
        <w:fldChar w:fldCharType="begin">
          <w:fldData xml:space="preserve">PEVuZE5vdGU+PENpdGU+PEF1dGhvcj5LdWVobjwvQXV0aG9yPjxZZWFyPjIwMTc8L1llYXI+PFJl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</w:fldData>
        </w:fldChar>
      </w:r>
      <w:r w:rsidR="00471BC2">
        <w:rPr>
          <w:rFonts w:ascii="Arial" w:hAnsi="Arial" w:cs="Arial"/>
        </w:rPr>
        <w:instrText xml:space="preserve"> ADDIN EN.CITE.DATA </w:instrText>
      </w:r>
      <w:r w:rsidR="00471BC2">
        <w:rPr>
          <w:rFonts w:ascii="Arial" w:hAnsi="Arial" w:cs="Arial"/>
        </w:rPr>
      </w:r>
      <w:r w:rsidR="00471BC2">
        <w:rPr>
          <w:rFonts w:ascii="Arial" w:hAnsi="Arial" w:cs="Arial"/>
        </w:rPr>
        <w:fldChar w:fldCharType="end"/>
      </w:r>
      <w:r w:rsidR="00471BC2">
        <w:rPr>
          <w:rFonts w:ascii="Arial" w:hAnsi="Arial" w:cs="Arial"/>
        </w:rPr>
      </w:r>
      <w:r w:rsidR="00471BC2">
        <w:rPr>
          <w:rFonts w:ascii="Arial" w:hAnsi="Arial" w:cs="Arial"/>
        </w:rPr>
        <w:fldChar w:fldCharType="separate"/>
      </w:r>
      <w:r w:rsidR="00471BC2">
        <w:rPr>
          <w:rFonts w:ascii="Arial" w:hAnsi="Arial" w:cs="Arial"/>
          <w:noProof/>
        </w:rPr>
        <w:t>[4]</w:t>
      </w:r>
      <w:r w:rsidR="00471BC2">
        <w:rPr>
          <w:rFonts w:ascii="Arial" w:hAnsi="Arial" w:cs="Arial"/>
        </w:rPr>
        <w:fldChar w:fldCharType="end"/>
      </w:r>
      <w:r w:rsidR="0058029B">
        <w:rPr>
          <w:rFonts w:ascii="Arial" w:hAnsi="Arial" w:cs="Arial"/>
        </w:rPr>
        <w:t>.</w:t>
      </w:r>
    </w:p>
    <w:p w14:paraId="51B9A8F6" w14:textId="5A93B983" w:rsidR="00A70266" w:rsidRDefault="00A70266" w:rsidP="0035010C">
      <w:pPr>
        <w:spacing w:line="360" w:lineRule="auto"/>
        <w:jc w:val="both"/>
        <w:rPr>
          <w:rFonts w:ascii="Arial" w:hAnsi="Arial" w:cs="Arial"/>
        </w:rPr>
      </w:pPr>
    </w:p>
    <w:p w14:paraId="7040AFC0" w14:textId="2278904D" w:rsidR="00A70266" w:rsidRPr="00ED44D0" w:rsidRDefault="00A70266" w:rsidP="0035010C">
      <w:pPr>
        <w:spacing w:line="360" w:lineRule="auto"/>
        <w:jc w:val="both"/>
        <w:rPr>
          <w:rFonts w:ascii="Arial" w:hAnsi="Arial" w:cs="Arial"/>
          <w:lang w:val="en-ZW"/>
        </w:rPr>
      </w:pPr>
      <w:r>
        <w:rPr>
          <w:rFonts w:ascii="Arial" w:hAnsi="Arial" w:cs="Arial"/>
          <w:noProof/>
          <w:lang w:val="en-ZW"/>
        </w:rPr>
        <w:drawing>
          <wp:inline distT="0" distB="0" distL="0" distR="0" wp14:anchorId="0644ABE0" wp14:editId="2C0B787C">
            <wp:extent cx="5943600" cy="3619500"/>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2689630E" w14:textId="24343A28" w:rsidR="0035010C" w:rsidRPr="00A70266" w:rsidRDefault="0035010C" w:rsidP="00A70266">
      <w:pPr>
        <w:spacing w:line="360" w:lineRule="auto"/>
        <w:jc w:val="both"/>
        <w:rPr>
          <w:rFonts w:ascii="Arial" w:hAnsi="Arial" w:cs="Arial"/>
          <w:lang w:val="en-ZW"/>
        </w:rPr>
      </w:pPr>
      <w:r w:rsidRPr="00ED44D0">
        <w:rPr>
          <w:rFonts w:ascii="Arial" w:hAnsi="Arial" w:cs="Arial"/>
          <w:lang w:val="en-ZW"/>
        </w:rPr>
        <w:t> </w:t>
      </w:r>
    </w:p>
    <w:p w14:paraId="7FA9E56D" w14:textId="0C37AB5D" w:rsidR="0035010C" w:rsidRDefault="0035010C" w:rsidP="0035010C">
      <w:pPr>
        <w:pStyle w:val="Caption"/>
        <w:jc w:val="both"/>
      </w:pPr>
      <w:bookmarkStart w:id="743" w:name="_Toc127450336"/>
      <w:bookmarkStart w:id="744" w:name="_Toc127544422"/>
      <w:bookmarkStart w:id="745" w:name="_Toc127956466"/>
      <w:r>
        <w:t xml:space="preserve">Figure </w:t>
      </w:r>
      <w:r>
        <w:fldChar w:fldCharType="begin"/>
      </w:r>
      <w:r>
        <w:instrText>SEQ Figure \* ARABIC</w:instrText>
      </w:r>
      <w:r>
        <w:fldChar w:fldCharType="separate"/>
      </w:r>
      <w:r w:rsidR="00F12E0B">
        <w:rPr>
          <w:noProof/>
        </w:rPr>
        <w:t>1</w:t>
      </w:r>
      <w:r>
        <w:fldChar w:fldCharType="end"/>
      </w:r>
      <w:r>
        <w:t xml:space="preserve">: Maps of the location of </w:t>
      </w:r>
      <w:r w:rsidR="00C16DF5">
        <w:t xml:space="preserve">the </w:t>
      </w:r>
      <w:r>
        <w:t>hospital and CHCs in South Africa</w:t>
      </w:r>
      <w:bookmarkEnd w:id="743"/>
      <w:bookmarkEnd w:id="744"/>
      <w:bookmarkEnd w:id="745"/>
    </w:p>
    <w:p w14:paraId="33D38288" w14:textId="398CCF74" w:rsidR="0035010C" w:rsidRPr="0030664D" w:rsidRDefault="0035010C" w:rsidP="00003BE9">
      <w:pPr>
        <w:pStyle w:val="Heading3"/>
        <w:rPr>
          <w:lang w:val="en-ZW"/>
        </w:rPr>
      </w:pPr>
      <w:r w:rsidRPr="00ED44D0">
        <w:rPr>
          <w:rFonts w:cs="Arial"/>
          <w:lang w:val="en-ZW"/>
        </w:rPr>
        <w:t> </w:t>
      </w:r>
      <w:bookmarkStart w:id="746" w:name="_Toc128690055"/>
      <w:r w:rsidRPr="0030664D">
        <w:rPr>
          <w:lang w:val="en-GB"/>
        </w:rPr>
        <w:t>Laudium Community Health Centre</w:t>
      </w:r>
      <w:bookmarkEnd w:id="746"/>
      <w:r w:rsidRPr="0030664D">
        <w:rPr>
          <w:lang w:val="en-ZW"/>
        </w:rPr>
        <w:t> </w:t>
      </w:r>
    </w:p>
    <w:p w14:paraId="37B9E8CE" w14:textId="1E5CF830" w:rsidR="0035010C" w:rsidRDefault="0035010C" w:rsidP="0035010C">
      <w:pPr>
        <w:spacing w:line="360" w:lineRule="auto"/>
        <w:jc w:val="both"/>
        <w:rPr>
          <w:rFonts w:ascii="Arial" w:hAnsi="Arial" w:cs="Arial"/>
          <w:lang w:val="en-ZW"/>
        </w:rPr>
      </w:pPr>
      <w:r w:rsidRPr="00FE34A1">
        <w:rPr>
          <w:rFonts w:ascii="Arial" w:hAnsi="Arial" w:cs="Arial"/>
        </w:rPr>
        <w:t>The Laudium Community Health Centre (CHC) is located in Pretoria West, South Africa, and serves a population of approximately 245,387 individuals</w:t>
      </w:r>
      <w:r w:rsidR="00B15933">
        <w:rPr>
          <w:rFonts w:ascii="Arial" w:hAnsi="Arial" w:cs="Arial"/>
        </w:rPr>
        <w:fldChar w:fldCharType="begin"/>
      </w:r>
      <w:r w:rsidR="00F13A6F">
        <w:rPr>
          <w:rFonts w:ascii="Arial" w:hAnsi="Arial" w:cs="Arial"/>
        </w:rPr>
        <w:instrText xml:space="preserve"> ADDIN EN.CITE &lt;EndNote&gt;&lt;Cite&gt;&lt;Author&gt;Mabuza&lt;/Author&gt;&lt;Year&gt;2018&lt;/Year&gt;&lt;RecNum&gt;443&lt;/RecNum&gt;&lt;DisplayText&gt;[16]&lt;/DisplayText&gt;&lt;record&gt;&lt;rec-number&gt;443&lt;/rec-number&gt;&lt;foreign-keys&gt;&lt;key app="EN" db-id="5szwxp0er2sa0tevxamvt5a9wdes925002ws" timestamp="1676619882"&gt;443&lt;/key&gt;&lt;/foreign-keys&gt;&lt;ref-type name="Journal Article"&gt;17&lt;/ref-type&gt;&lt;contributors&gt;&lt;authors&gt;&lt;author&gt;Mabuza, Langalibalele Honey&lt;/author&gt;&lt;author&gt;Ogunbanjo, GA&lt;/author&gt;&lt;author&gt;Hlabyago, Kefilwe Evelyn&lt;/author&gt;&lt;author&gt;Mogotsi, M&lt;/author&gt;&lt;/authors&gt;&lt;/contributors&gt;&lt;titles&gt;&lt;title&gt;Awareness of health care practitioners about the national health insurance in tshwane district, south africa&lt;/title&gt;&lt;secondary-title&gt;The Open Public Health Journal&lt;/secondary-title&gt;&lt;/titles&gt;&lt;periodical&gt;&lt;full-title&gt;The Open Public Health Journal&lt;/full-title&gt;&lt;/periodical&gt;&lt;volume&gt;11&lt;/volume&gt;&lt;number&gt;1&lt;/number&gt;&lt;dates&gt;&lt;year&gt;2018&lt;/year&gt;&lt;/dates&gt;&lt;urls&gt;&lt;/urls&gt;&lt;/record&gt;&lt;/Cite&gt;&lt;/EndNote&gt;</w:instrText>
      </w:r>
      <w:r w:rsidR="00B15933">
        <w:rPr>
          <w:rFonts w:ascii="Arial" w:hAnsi="Arial" w:cs="Arial"/>
        </w:rPr>
        <w:fldChar w:fldCharType="separate"/>
      </w:r>
      <w:r w:rsidR="00F13A6F">
        <w:rPr>
          <w:rFonts w:ascii="Arial" w:hAnsi="Arial" w:cs="Arial"/>
          <w:noProof/>
        </w:rPr>
        <w:t>[16]</w:t>
      </w:r>
      <w:r w:rsidR="00B15933">
        <w:rPr>
          <w:rFonts w:ascii="Arial" w:hAnsi="Arial" w:cs="Arial"/>
        </w:rPr>
        <w:fldChar w:fldCharType="end"/>
      </w:r>
      <w:r w:rsidRPr="00FE34A1">
        <w:rPr>
          <w:rFonts w:ascii="Arial" w:hAnsi="Arial" w:cs="Arial"/>
        </w:rPr>
        <w:t>. The facility offers a comprehensive array of health services, including emergency care, maternal and child health, treatment for acute, chronic, and non-communicable diseases, primary health services such as dental care, reproductive health, mental health, and social services, as well as rehabilitation services such as audiology, speech, and hearing</w:t>
      </w:r>
      <w:r w:rsidR="004A57DA">
        <w:rPr>
          <w:rFonts w:ascii="Arial" w:hAnsi="Arial" w:cs="Arial"/>
        </w:rPr>
        <w:fldChar w:fldCharType="begin"/>
      </w:r>
      <w:r w:rsidR="00F13A6F">
        <w:rPr>
          <w:rFonts w:ascii="Arial" w:hAnsi="Arial" w:cs="Arial"/>
        </w:rPr>
        <w:instrText xml:space="preserve"> ADDIN EN.CITE &lt;EndNote&gt;&lt;Cite&gt;&lt;RecNum&gt;435&lt;/RecNum&gt;&lt;DisplayText&gt;[17]&lt;/DisplayText&gt;&lt;record&gt;&lt;rec-number&gt;435&lt;/rec-number&gt;&lt;foreign-keys&gt;&lt;key app="EN" db-id="5szwxp0er2sa0tevxamvt5a9wdes925002ws" timestamp="1676544918"&gt;435&lt;/key&gt;&lt;/foreign-keys&gt;&lt;ref-type name="Journal Article"&gt;17&lt;/ref-type&gt;&lt;contributors&gt;&lt;/contributors&gt;&lt;titles&gt;&lt;title&gt;Statistics South Africa. (2021). Mid-year population estimates 2021. Retrieved from https://www.statssa.gov.za/publications/P0302/P03022021.pdf.&lt;/title&gt;&lt;/titles&gt;&lt;dates&gt;&lt;/dates&gt;&lt;urls&gt;&lt;/urls&gt;&lt;/record&gt;&lt;/Cite&gt;&lt;/EndNote&gt;</w:instrText>
      </w:r>
      <w:r w:rsidR="004A57DA">
        <w:rPr>
          <w:rFonts w:ascii="Arial" w:hAnsi="Arial" w:cs="Arial"/>
        </w:rPr>
        <w:fldChar w:fldCharType="separate"/>
      </w:r>
      <w:r w:rsidR="00F13A6F">
        <w:rPr>
          <w:rFonts w:ascii="Arial" w:hAnsi="Arial" w:cs="Arial"/>
          <w:noProof/>
        </w:rPr>
        <w:t>[17]</w:t>
      </w:r>
      <w:r w:rsidR="004A57DA">
        <w:rPr>
          <w:rFonts w:ascii="Arial" w:hAnsi="Arial" w:cs="Arial"/>
        </w:rPr>
        <w:fldChar w:fldCharType="end"/>
      </w:r>
      <w:r w:rsidR="00A37F69">
        <w:rPr>
          <w:rFonts w:ascii="Arial" w:hAnsi="Arial" w:cs="Arial"/>
        </w:rPr>
        <w:t>.</w:t>
      </w:r>
    </w:p>
    <w:p w14:paraId="102A8370" w14:textId="0BF95632" w:rsidR="0035010C" w:rsidRPr="00BB1C51" w:rsidRDefault="00E93D7C" w:rsidP="00BB1C51">
      <w:pPr>
        <w:pStyle w:val="Heading3"/>
        <w:rPr>
          <w:lang w:val="en-ZW"/>
        </w:rPr>
      </w:pPr>
      <w:bookmarkStart w:id="747" w:name="_Toc128690056"/>
      <w:r>
        <w:rPr>
          <w:lang w:val="en-GB"/>
        </w:rPr>
        <w:t xml:space="preserve">Stanza Bopape </w:t>
      </w:r>
      <w:r w:rsidR="00383B87">
        <w:rPr>
          <w:lang w:val="en-GB"/>
        </w:rPr>
        <w:t>Community Health Centre</w:t>
      </w:r>
      <w:bookmarkEnd w:id="747"/>
    </w:p>
    <w:p w14:paraId="084E7157" w14:textId="50903C46" w:rsidR="00F4629A" w:rsidRDefault="0035010C" w:rsidP="009839BE">
      <w:pPr>
        <w:spacing w:line="360" w:lineRule="auto"/>
        <w:jc w:val="both"/>
        <w:rPr>
          <w:rFonts w:ascii="Arial" w:hAnsi="Arial" w:cs="Arial"/>
        </w:rPr>
      </w:pPr>
      <w:r w:rsidRPr="00516F8F">
        <w:rPr>
          <w:rFonts w:ascii="Arial" w:hAnsi="Arial" w:cs="Arial"/>
        </w:rPr>
        <w:t xml:space="preserve">The Mamelodi District Hospital and Stanza Bopape Community Health Centre are in </w:t>
      </w:r>
      <w:r w:rsidR="00EB0510">
        <w:rPr>
          <w:rFonts w:ascii="Arial" w:hAnsi="Arial" w:cs="Arial"/>
        </w:rPr>
        <w:t>R</w:t>
      </w:r>
      <w:r w:rsidR="009F0158">
        <w:rPr>
          <w:rFonts w:ascii="Arial" w:hAnsi="Arial" w:cs="Arial"/>
        </w:rPr>
        <w:t>egion</w:t>
      </w:r>
      <w:r w:rsidR="00005F30">
        <w:rPr>
          <w:rFonts w:ascii="Arial" w:hAnsi="Arial" w:cs="Arial"/>
        </w:rPr>
        <w:t xml:space="preserve"> </w:t>
      </w:r>
      <w:r w:rsidRPr="00516F8F">
        <w:rPr>
          <w:rFonts w:ascii="Arial" w:hAnsi="Arial" w:cs="Arial"/>
        </w:rPr>
        <w:t>4</w:t>
      </w:r>
      <w:r w:rsidR="003B72F1">
        <w:rPr>
          <w:rFonts w:ascii="Arial" w:hAnsi="Arial" w:cs="Arial"/>
        </w:rPr>
        <w:t>,</w:t>
      </w:r>
      <w:r w:rsidRPr="00516F8F">
        <w:rPr>
          <w:rFonts w:ascii="Arial" w:hAnsi="Arial" w:cs="Arial"/>
        </w:rPr>
        <w:t xml:space="preserve"> East of Tshwane, which covers an area of 49.19 km</w:t>
      </w:r>
      <w:r w:rsidRPr="009951CA">
        <w:rPr>
          <w:rFonts w:ascii="Arial" w:hAnsi="Arial" w:cs="Arial"/>
          <w:vertAlign w:val="superscript"/>
        </w:rPr>
        <w:t>2</w:t>
      </w:r>
      <w:r w:rsidR="00286BC6">
        <w:rPr>
          <w:rFonts w:ascii="Arial" w:hAnsi="Arial" w:cs="Arial"/>
        </w:rPr>
        <w:fldChar w:fldCharType="begin"/>
      </w:r>
      <w:r w:rsidR="00F13A6F">
        <w:rPr>
          <w:rFonts w:ascii="Arial" w:hAnsi="Arial" w:cs="Arial"/>
        </w:rPr>
        <w:instrText xml:space="preserve"> ADDIN EN.CITE &lt;EndNote&gt;&lt;Cite&gt;&lt;RecNum&gt;445&lt;/RecNum&gt;&lt;DisplayText&gt;[18]&lt;/DisplayText&gt;&lt;record&gt;&lt;rec-number&gt;445&lt;/rec-number&gt;&lt;foreign-keys&gt;&lt;key app="EN" db-id="5szwxp0er2sa0tevxamvt5a9wdes925002ws" timestamp="1676620363"&gt;445&lt;/key&gt;&lt;/foreign-keys&gt;&lt;ref-type name="Journal Article"&gt;17&lt;/ref-type&gt;&lt;contributors&gt;&lt;/contributors&gt;&lt;titles&gt;&lt;title&gt;City of Tshwane Metropolitan Municipality. (n.d.). City of Tshwane Official Website. Retrieved from https://www.tshwane.gov.za/?page_id=10032&lt;/title&gt;&lt;/titles&gt;&lt;dates&gt;&lt;/dates&gt;&lt;urls&gt;&lt;/urls&gt;&lt;/record&gt;&lt;/Cite&gt;&lt;/EndNote&gt;</w:instrText>
      </w:r>
      <w:r w:rsidR="00286BC6">
        <w:rPr>
          <w:rFonts w:ascii="Arial" w:hAnsi="Arial" w:cs="Arial"/>
        </w:rPr>
        <w:fldChar w:fldCharType="separate"/>
      </w:r>
      <w:r w:rsidR="00F13A6F">
        <w:rPr>
          <w:rFonts w:ascii="Arial" w:hAnsi="Arial" w:cs="Arial"/>
          <w:noProof/>
        </w:rPr>
        <w:t>[18]</w:t>
      </w:r>
      <w:r w:rsidR="00286BC6">
        <w:rPr>
          <w:rFonts w:ascii="Arial" w:hAnsi="Arial" w:cs="Arial"/>
        </w:rPr>
        <w:fldChar w:fldCharType="end"/>
      </w:r>
      <w:r w:rsidR="00563A57">
        <w:rPr>
          <w:rFonts w:ascii="Arial" w:hAnsi="Arial" w:cs="Arial"/>
        </w:rPr>
        <w:t>.</w:t>
      </w:r>
      <w:r w:rsidR="00FC2F03">
        <w:rPr>
          <w:rFonts w:ascii="Arial" w:hAnsi="Arial" w:cs="Arial"/>
        </w:rPr>
        <w:t xml:space="preserve"> </w:t>
      </w:r>
      <w:r w:rsidRPr="00516F8F">
        <w:rPr>
          <w:rFonts w:ascii="Arial" w:hAnsi="Arial" w:cs="Arial"/>
        </w:rPr>
        <w:t xml:space="preserve">Stanza Bopape CHC serves a population of 261,989 and offers </w:t>
      </w:r>
      <w:r w:rsidR="003B72F1">
        <w:rPr>
          <w:rFonts w:ascii="Arial" w:hAnsi="Arial" w:cs="Arial"/>
        </w:rPr>
        <w:t>essential</w:t>
      </w:r>
      <w:r w:rsidRPr="00516F8F">
        <w:rPr>
          <w:rFonts w:ascii="Arial" w:hAnsi="Arial" w:cs="Arial"/>
        </w:rPr>
        <w:t xml:space="preserve"> healthcare services such as peer counseling, </w:t>
      </w:r>
      <w:r w:rsidR="003B72F1">
        <w:rPr>
          <w:rFonts w:ascii="Arial" w:hAnsi="Arial" w:cs="Arial"/>
        </w:rPr>
        <w:t xml:space="preserve">a </w:t>
      </w:r>
      <w:r w:rsidRPr="00516F8F">
        <w:rPr>
          <w:rFonts w:ascii="Arial" w:hAnsi="Arial" w:cs="Arial"/>
        </w:rPr>
        <w:t xml:space="preserve">crisis center for gender-based violence and sexual assault victims, </w:t>
      </w:r>
      <w:r w:rsidRPr="00516F8F">
        <w:rPr>
          <w:rFonts w:ascii="Arial" w:hAnsi="Arial" w:cs="Arial"/>
        </w:rPr>
        <w:lastRenderedPageBreak/>
        <w:t>antiretroviral therapy adherence clubs, COVID</w:t>
      </w:r>
      <w:r w:rsidR="00FC2F03">
        <w:rPr>
          <w:rFonts w:ascii="Arial" w:hAnsi="Arial" w:cs="Arial"/>
        </w:rPr>
        <w:t>-19</w:t>
      </w:r>
      <w:r w:rsidRPr="00516F8F">
        <w:rPr>
          <w:rFonts w:ascii="Arial" w:hAnsi="Arial" w:cs="Arial"/>
        </w:rPr>
        <w:t xml:space="preserve"> screening, and home delivery of medication</w:t>
      </w:r>
      <w:r w:rsidR="00DB0A3B">
        <w:rPr>
          <w:rFonts w:ascii="Arial" w:hAnsi="Arial" w:cs="Arial"/>
        </w:rPr>
        <w:fldChar w:fldCharType="begin"/>
      </w:r>
      <w:r w:rsidR="00F13A6F">
        <w:rPr>
          <w:rFonts w:ascii="Arial" w:hAnsi="Arial" w:cs="Arial"/>
        </w:rPr>
        <w:instrText xml:space="preserve"> ADDIN EN.CITE &lt;EndNote&gt;&lt;Cite&gt;&lt;RecNum&gt;435&lt;/RecNum&gt;&lt;DisplayText&gt;[17]&lt;/DisplayText&gt;&lt;record&gt;&lt;rec-number&gt;435&lt;/rec-number&gt;&lt;foreign-keys&gt;&lt;key app="EN" db-id="5szwxp0er2sa0tevxamvt5a9wdes925002ws" timestamp="1676544918"&gt;435&lt;/key&gt;&lt;/foreign-keys&gt;&lt;ref-type name="Journal Article"&gt;17&lt;/ref-type&gt;&lt;contributors&gt;&lt;/contributors&gt;&lt;titles&gt;&lt;title&gt;Statistics South Africa. (2021). Mid-year population estimates 2021. Retrieved from https://www.statssa.gov.za/publications/P0302/P03022021.pdf.&lt;/title&gt;&lt;/titles&gt;&lt;dates&gt;&lt;/dates&gt;&lt;urls&gt;&lt;/urls&gt;&lt;/record&gt;&lt;/Cite&gt;&lt;/EndNote&gt;</w:instrText>
      </w:r>
      <w:r w:rsidR="00DB0A3B">
        <w:rPr>
          <w:rFonts w:ascii="Arial" w:hAnsi="Arial" w:cs="Arial"/>
        </w:rPr>
        <w:fldChar w:fldCharType="separate"/>
      </w:r>
      <w:r w:rsidR="00F13A6F">
        <w:rPr>
          <w:rFonts w:ascii="Arial" w:hAnsi="Arial" w:cs="Arial"/>
          <w:noProof/>
        </w:rPr>
        <w:t>[17]</w:t>
      </w:r>
      <w:r w:rsidR="00DB0A3B">
        <w:rPr>
          <w:rFonts w:ascii="Arial" w:hAnsi="Arial" w:cs="Arial"/>
        </w:rPr>
        <w:fldChar w:fldCharType="end"/>
      </w:r>
      <w:r w:rsidRPr="00516F8F">
        <w:rPr>
          <w:rFonts w:ascii="Arial" w:hAnsi="Arial" w:cs="Arial"/>
        </w:rPr>
        <w:t xml:space="preserve">. </w:t>
      </w:r>
    </w:p>
    <w:p w14:paraId="045B8F38" w14:textId="69D5DBB0" w:rsidR="00F4629A" w:rsidRDefault="00E93D7C" w:rsidP="00F4629A">
      <w:pPr>
        <w:pStyle w:val="Heading3"/>
        <w:rPr>
          <w:rFonts w:cs="Arial"/>
        </w:rPr>
      </w:pPr>
      <w:bookmarkStart w:id="748" w:name="_Toc128690057"/>
      <w:r>
        <w:rPr>
          <w:lang w:val="en-GB"/>
        </w:rPr>
        <w:t>Mamelodi District Hospital</w:t>
      </w:r>
      <w:bookmarkEnd w:id="748"/>
      <w:r w:rsidR="00F4629A" w:rsidRPr="0139F4E4">
        <w:rPr>
          <w:lang w:val="en-ZW"/>
        </w:rPr>
        <w:t> </w:t>
      </w:r>
    </w:p>
    <w:p w14:paraId="4A0115DC" w14:textId="3E6B6ADC" w:rsidR="0035010C" w:rsidRPr="00EF5986" w:rsidRDefault="0035010C" w:rsidP="009839BE">
      <w:pPr>
        <w:spacing w:line="360" w:lineRule="auto"/>
        <w:jc w:val="both"/>
        <w:rPr>
          <w:rFonts w:ascii="Arial" w:hAnsi="Arial" w:cs="Arial"/>
        </w:rPr>
      </w:pPr>
      <w:r w:rsidRPr="00516F8F">
        <w:rPr>
          <w:rFonts w:ascii="Arial" w:hAnsi="Arial" w:cs="Arial"/>
        </w:rPr>
        <w:t xml:space="preserve">Mamelodi District Hospital </w:t>
      </w:r>
      <w:r w:rsidR="006F535B">
        <w:rPr>
          <w:rFonts w:ascii="Arial" w:hAnsi="Arial" w:cs="Arial"/>
        </w:rPr>
        <w:t>is a referral center for patients needing</w:t>
      </w:r>
      <w:r w:rsidRPr="00516F8F">
        <w:rPr>
          <w:rFonts w:ascii="Arial" w:hAnsi="Arial" w:cs="Arial"/>
        </w:rPr>
        <w:t xml:space="preserve"> higher-level care, including pregnant women with obstetric emergencies. The hospital has a catchment population of 334,577</w:t>
      </w:r>
      <w:r w:rsidR="006F535B">
        <w:rPr>
          <w:rFonts w:ascii="Arial" w:hAnsi="Arial" w:cs="Arial"/>
        </w:rPr>
        <w:t>. It</w:t>
      </w:r>
      <w:r w:rsidRPr="00516F8F">
        <w:rPr>
          <w:rFonts w:ascii="Arial" w:hAnsi="Arial" w:cs="Arial"/>
        </w:rPr>
        <w:t xml:space="preserve"> offers services such as clinical specialties in medicine, surgery, obstetrics, pediatrics, psychiatry, radiology, emergency medical services, trauma, and clinical management of NCDs, HIV/AIDS, and T</w:t>
      </w:r>
      <w:r w:rsidR="00535F55">
        <w:rPr>
          <w:rFonts w:ascii="Arial" w:hAnsi="Arial" w:cs="Arial"/>
        </w:rPr>
        <w:t xml:space="preserve">.B. </w:t>
      </w:r>
      <w:r w:rsidR="00DB0A3B">
        <w:rPr>
          <w:rFonts w:ascii="Arial" w:hAnsi="Arial" w:cs="Arial"/>
        </w:rPr>
        <w:fldChar w:fldCharType="begin">
          <w:fldData xml:space="preserve">PEVuZE5vdGU+PENpdGU+PFJlY051bT40MzU8L1JlY051bT48RGlzcGxheVRleHQ+WzE3LCAxOV08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</w:fldData>
        </w:fldChar>
      </w:r>
      <w:r w:rsidR="00F13A6F">
        <w:rPr>
          <w:rFonts w:ascii="Arial" w:hAnsi="Arial" w:cs="Arial"/>
        </w:rPr>
        <w:instrText xml:space="preserve"> ADDIN EN.CITE </w:instrText>
      </w:r>
      <w:r w:rsidR="00F13A6F">
        <w:rPr>
          <w:rFonts w:ascii="Arial" w:hAnsi="Arial" w:cs="Arial"/>
        </w:rPr>
        <w:fldChar w:fldCharType="begin">
          <w:fldData xml:space="preserve">PEVuZE5vdGU+PENpdGU+PFJlY051bT40MzU8L1JlY051bT48RGlzcGxheVRleHQ+WzE3LCAxOV08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</w:fldData>
        </w:fldChar>
      </w:r>
      <w:r w:rsidR="00F13A6F">
        <w:rPr>
          <w:rFonts w:ascii="Arial" w:hAnsi="Arial" w:cs="Arial"/>
        </w:rPr>
        <w:instrText xml:space="preserve"> ADDIN EN.CITE.DATA </w:instrText>
      </w:r>
      <w:r w:rsidR="00F13A6F">
        <w:rPr>
          <w:rFonts w:ascii="Arial" w:hAnsi="Arial" w:cs="Arial"/>
        </w:rPr>
      </w:r>
      <w:r w:rsidR="00F13A6F">
        <w:rPr>
          <w:rFonts w:ascii="Arial" w:hAnsi="Arial" w:cs="Arial"/>
        </w:rPr>
        <w:fldChar w:fldCharType="end"/>
      </w:r>
      <w:r w:rsidR="00DB0A3B">
        <w:rPr>
          <w:rFonts w:ascii="Arial" w:hAnsi="Arial" w:cs="Arial"/>
        </w:rPr>
      </w:r>
      <w:r w:rsidR="00DB0A3B">
        <w:rPr>
          <w:rFonts w:ascii="Arial" w:hAnsi="Arial" w:cs="Arial"/>
        </w:rPr>
        <w:fldChar w:fldCharType="separate"/>
      </w:r>
      <w:r w:rsidR="00F13A6F">
        <w:rPr>
          <w:rFonts w:ascii="Arial" w:hAnsi="Arial" w:cs="Arial"/>
          <w:noProof/>
        </w:rPr>
        <w:t>[17, 19]</w:t>
      </w:r>
      <w:r w:rsidR="00DB0A3B">
        <w:rPr>
          <w:rFonts w:ascii="Arial" w:hAnsi="Arial" w:cs="Arial"/>
        </w:rPr>
        <w:fldChar w:fldCharType="end"/>
      </w:r>
      <w:r w:rsidRPr="00516F8F">
        <w:rPr>
          <w:rFonts w:ascii="Arial" w:hAnsi="Arial" w:cs="Arial"/>
        </w:rPr>
        <w:t>.</w:t>
      </w:r>
    </w:p>
    <w:p w14:paraId="26B07F47" w14:textId="5CFD6974" w:rsidR="0035010C" w:rsidRDefault="0035010C" w:rsidP="0035010C">
      <w:pPr>
        <w:pStyle w:val="Heading2"/>
        <w:rPr>
          <w:rFonts w:eastAsia="Calibri"/>
          <w:lang w:val="en-ZW"/>
        </w:rPr>
      </w:pPr>
      <w:bookmarkStart w:id="749" w:name="_Toc128690058"/>
      <w:r w:rsidRPr="00EF5986">
        <w:rPr>
          <w:rFonts w:eastAsia="Calibri"/>
          <w:lang w:val="en-ZW"/>
        </w:rPr>
        <w:t>Zimbabwe</w:t>
      </w:r>
      <w:r>
        <w:rPr>
          <w:rFonts w:eastAsia="Calibri"/>
          <w:lang w:val="en-ZW"/>
        </w:rPr>
        <w:t>an sites description</w:t>
      </w:r>
      <w:bookmarkEnd w:id="749"/>
      <w:r w:rsidRPr="00EF5986">
        <w:rPr>
          <w:rFonts w:eastAsia="Calibri"/>
          <w:lang w:val="en-ZW"/>
        </w:rPr>
        <w:t xml:space="preserve"> </w:t>
      </w:r>
    </w:p>
    <w:p w14:paraId="52C92345" w14:textId="094A222C" w:rsidR="0035010C" w:rsidRDefault="0035010C" w:rsidP="0035010C">
      <w:pPr>
        <w:spacing w:line="360" w:lineRule="auto"/>
        <w:jc w:val="both"/>
        <w:rPr>
          <w:rFonts w:ascii="Arial" w:eastAsia="Calibri" w:hAnsi="Arial" w:cs="Arial"/>
        </w:rPr>
      </w:pPr>
      <w:r w:rsidRPr="0139F4E4">
        <w:rPr>
          <w:rFonts w:ascii="Arial" w:eastAsia="Calibri" w:hAnsi="Arial" w:cs="Arial"/>
          <w:lang w:val="en-ZW"/>
        </w:rPr>
        <w:fldChar w:fldCharType="begin"/>
      </w:r>
      <w:r w:rsidRPr="0139F4E4">
        <w:rPr>
          <w:rFonts w:ascii="Arial" w:eastAsia="Calibri" w:hAnsi="Arial" w:cs="Arial"/>
          <w:lang w:val="en-ZW"/>
        </w:rPr>
        <w:instrText xml:space="preserve"> ADDIN ZOTERO_ITEM CSL_CITATION {"citationID":"T73HtuCE","properties":{"formattedCitation":"(13)","plainCitation":"(13)","noteIndex":0},"citationItems":[{"id":143,"uris":["http://zotero.org/users/9690150/items/AQWCBVHS"],"itemData":{"id":143,"type":"webpage","title":"Population Distribution by District and Wards - Zimbabwe Data Portal","URL":"https://zimbabwe.opendataforafrica.org/fujalme/population-distribution-by-district-and-wards","accessed":{"date-parts":[["2023",1,3]]}}}],"schema":"https://github.com/citation-style-language/schema/raw/master/csl-citation.json"} </w:instrText>
      </w:r>
      <w:r w:rsidR="002A1900">
        <w:rPr>
          <w:rFonts w:ascii="Arial" w:eastAsia="Calibri" w:hAnsi="Arial" w:cs="Arial"/>
          <w:lang w:val="en-ZW"/>
        </w:rPr>
        <w:fldChar w:fldCharType="separate"/>
      </w:r>
      <w:r w:rsidRPr="0139F4E4">
        <w:rPr>
          <w:rFonts w:ascii="Arial" w:eastAsia="Calibri" w:hAnsi="Arial" w:cs="Arial"/>
          <w:lang w:val="en-ZW"/>
        </w:rPr>
        <w:fldChar w:fldCharType="end"/>
      </w:r>
      <w:r w:rsidRPr="0139F4E4">
        <w:rPr>
          <w:rFonts w:ascii="Arial" w:eastAsia="Calibri" w:hAnsi="Arial" w:cs="Arial"/>
          <w:lang w:val="en-ZW"/>
        </w:rPr>
        <w:fldChar w:fldCharType="begin"/>
      </w:r>
      <w:r w:rsidRPr="0139F4E4">
        <w:rPr>
          <w:rFonts w:ascii="Arial" w:eastAsia="Calibri" w:hAnsi="Arial" w:cs="Arial"/>
          <w:lang w:val="en-ZW"/>
        </w:rPr>
        <w:instrText xml:space="preserve"> ADDIN ZOTERO_ITEM CSL_CITATION {"citationID":"afcCni0N","properties":{"formattedCitation":"(14)","plainCitation":"(14)","noteIndex":0},"citationItems":[{"id":148,"uris":["http://zotero.org/users/9690150/items/3PKX722T"],"itemData":{"id":148,"type":"article-journal","abstract":"Climate change contributes toward many global challenges, such as increases in diseases in some communities, thereby accelerating health hazards to disasters. Establishing the extent to which local communities understand and perceive climate change and related health hazards is important for effective disaster risk management strategies. The objective of this study was to investigate communities’ perceptions of health hazards induced by climate change in Mount Darwin district of Zimbabwe. This was in the light that besides the visible indications that climate is changing, the local people still perceive the climate change phenomenon as mystical or even a non-event. The study was situated within the social capital theory contextualised within the climate change, disaster management and the knowledge and perception realm constructed through social relationships, networks and interactions. A mixed-method research approach was used to assess the extent of knowledge and perceptions related to climate change and climate change-related health hazards. A semi-structured questionnaire was used to survey 204 participants from 10 wards in Mount Darwin, Zimbabwe. Respondents were purposively selected as they were mostly characterised by high vulnerability levels. While 38% of the respondents were not aware of climate change, 7% correctly identified climate change as caused by both natural and man-made forces. Most (89%) of the respondents stated that hazards occur mainly because of meteorological and hydrological causes. The study therefore recommended further education and awareness programmes to deepen community understanding of climate change. Despite the communities having some knowledge gaps and lacking an in-depth understanding of how climate change alters disease, there was some vital information within the Mount Darwin community that could have been used in local disaster risk management initiatives.","container-title":"Jàmbá: Journal of Disaster Risk Studies","DOI":"10.4102/jamba.v11i1.748","ISSN":"2072-845X, 1996-1421","issue":"1","journalAbbreviation":"Jàmbá","language":"en","source":"DOI.org (Crossref)","title":"Communities’ perceptions of health hazards induced by climate change in Mount Darwin district, Zimbabwe","URL":"https://jamba.org.za/index.php/jamba/article/view/748","volume":"11","author":[{"family":"Ncube","given":"Alice"},{"family":"Tawodzera","given":"Magaret"}],"accessed":{"date-parts":[["2023",1,4]]},"issued":{"date-parts":[["2019",6,13]]}}}],"schema":"https://github.com/citation-style-language/schema/raw/master/csl-citation.json"} </w:instrText>
      </w:r>
      <w:r w:rsidR="002A1900">
        <w:rPr>
          <w:rFonts w:ascii="Arial" w:eastAsia="Calibri" w:hAnsi="Arial" w:cs="Arial"/>
          <w:lang w:val="en-ZW"/>
        </w:rPr>
        <w:fldChar w:fldCharType="separate"/>
      </w:r>
      <w:r w:rsidRPr="0139F4E4">
        <w:rPr>
          <w:rFonts w:ascii="Arial" w:eastAsia="Calibri" w:hAnsi="Arial" w:cs="Arial"/>
          <w:lang w:val="en-ZW"/>
        </w:rPr>
        <w:fldChar w:fldCharType="end"/>
      </w:r>
      <w:r w:rsidR="003E7EF8" w:rsidRPr="003E7EF8">
        <w:rPr>
          <w:rFonts w:ascii="Arial" w:eastAsia="Calibri" w:hAnsi="Arial" w:cs="Arial"/>
        </w:rPr>
        <w:t>Mount Darwin District, located in Mashonaland Central Province, Zimbabwe, the study will be conducted in a rural setting characterized by a humid subtropical climate with dry winters and hot summers</w:t>
      </w:r>
      <w:r w:rsidR="004D77D1">
        <w:rPr>
          <w:rFonts w:ascii="Arial" w:eastAsia="Calibri" w:hAnsi="Arial" w:cs="Arial"/>
        </w:rPr>
        <w:fldChar w:fldCharType="begin"/>
      </w:r>
      <w:r w:rsidR="00F13A6F">
        <w:rPr>
          <w:rFonts w:ascii="Arial" w:eastAsia="Calibri" w:hAnsi="Arial" w:cs="Arial"/>
        </w:rPr>
        <w:instrText xml:space="preserve"> ADDIN EN.CITE &lt;EndNote&gt;&lt;Cite&gt;&lt;Author&gt;Ncube&lt;/Author&gt;&lt;Year&gt;2019&lt;/Year&gt;&lt;RecNum&gt;446&lt;/RecNum&gt;&lt;DisplayText&gt;[20, 21]&lt;/DisplayText&gt;&lt;record&gt;&lt;rec-number&gt;446&lt;/rec-number&gt;&lt;foreign-keys&gt;&lt;key app="EN" db-id="5szwxp0er2sa0tevxamvt5a9wdes925002ws" timestamp="1676620653"&gt;446&lt;/key&gt;&lt;/foreign-keys&gt;&lt;ref-type name="Journal Article"&gt;17&lt;/ref-type&gt;&lt;contributors&gt;&lt;authors&gt;&lt;author&gt;Ncube, Alice&lt;/author&gt;&lt;author&gt;Tawodzera, Margaret&lt;/author&gt;&lt;/authors&gt;&lt;/contributors&gt;&lt;titles&gt;&lt;title&gt;Communities’ perceptions of health hazards induced by climate change in Mount Darwin district, Zimbabwe&lt;/title&gt;&lt;secondary-title&gt;Jàmbá Journal of Disaster Risk Studies&lt;/secondary-title&gt;&lt;/titles&gt;&lt;periodical&gt;&lt;full-title&gt;Jàmbá Journal of Disaster Risk Studies&lt;/full-title&gt;&lt;/periodical&gt;&lt;volume&gt;11&lt;/volume&gt;&lt;dates&gt;&lt;year&gt;2019&lt;/year&gt;&lt;pub-dates&gt;&lt;date&gt;06/13&lt;/date&gt;&lt;/pub-dates&gt;&lt;/dates&gt;&lt;urls&gt;&lt;/urls&gt;&lt;electronic-resource-num&gt;10.4102/jamba.v11i1.748&lt;/electronic-resource-num&gt;&lt;/record&gt;&lt;/Cite&gt;&lt;Cite&gt;&lt;RecNum&gt;447&lt;/RecNum&gt;&lt;record&gt;&lt;rec-number&gt;447&lt;/rec-number&gt;&lt;foreign-keys&gt;&lt;key app="EN" db-id="5szwxp0er2sa0tevxamvt5a9wdes925002ws" timestamp="1676620768"&gt;447&lt;/key&gt;&lt;/foreign-keys&gt;&lt;ref-type name="Journal Article"&gt;17&lt;/ref-type&gt;&lt;contributors&gt;&lt;/contributors&gt;&lt;titles&gt;&lt;title&gt;tcktcktck. (n.d.). Mount Darwin, Mashonaland Central, Zimbabwe. Retrieved from https://tcktcktck.org/zimbabwe/mashonaland-central/mount-darwin.&lt;/title&gt;&lt;/titles&gt;&lt;dates&gt;&lt;/dates&gt;&lt;urls&gt;&lt;/urls&gt;&lt;/record&gt;&lt;/Cite&gt;&lt;/EndNote&gt;</w:instrText>
      </w:r>
      <w:r w:rsidR="004D77D1">
        <w:rPr>
          <w:rFonts w:ascii="Arial" w:eastAsia="Calibri" w:hAnsi="Arial" w:cs="Arial"/>
        </w:rPr>
        <w:fldChar w:fldCharType="separate"/>
      </w:r>
      <w:r w:rsidR="00F13A6F">
        <w:rPr>
          <w:rFonts w:ascii="Arial" w:eastAsia="Calibri" w:hAnsi="Arial" w:cs="Arial"/>
          <w:noProof/>
        </w:rPr>
        <w:t>[20, 21]</w:t>
      </w:r>
      <w:r w:rsidR="004D77D1">
        <w:rPr>
          <w:rFonts w:ascii="Arial" w:eastAsia="Calibri" w:hAnsi="Arial" w:cs="Arial"/>
        </w:rPr>
        <w:fldChar w:fldCharType="end"/>
      </w:r>
      <w:r w:rsidR="003E7EF8" w:rsidRPr="003E7EF8">
        <w:rPr>
          <w:rFonts w:ascii="Arial" w:eastAsia="Calibri" w:hAnsi="Arial" w:cs="Arial"/>
        </w:rPr>
        <w:t>.</w:t>
      </w:r>
      <w:r w:rsidR="00F532B7">
        <w:rPr>
          <w:rFonts w:ascii="Arial" w:eastAsia="Calibri" w:hAnsi="Arial" w:cs="Arial"/>
        </w:rPr>
        <w:t xml:space="preserve"> </w:t>
      </w:r>
      <w:r w:rsidR="00F532B7" w:rsidRPr="00F532B7">
        <w:rPr>
          <w:rFonts w:ascii="Arial" w:eastAsia="Calibri" w:hAnsi="Arial" w:cs="Arial"/>
        </w:rPr>
        <w:t>The average annual highest temperature is 33.3°C (91.9°F)</w:t>
      </w:r>
      <w:r w:rsidR="00436B68">
        <w:rPr>
          <w:rFonts w:ascii="Arial" w:eastAsia="Calibri" w:hAnsi="Arial" w:cs="Arial"/>
        </w:rPr>
        <w:fldChar w:fldCharType="begin"/>
      </w:r>
      <w:r w:rsidR="00F13A6F">
        <w:rPr>
          <w:rFonts w:ascii="Arial" w:eastAsia="Calibri" w:hAnsi="Arial" w:cs="Arial"/>
        </w:rPr>
        <w:instrText xml:space="preserve"> ADDIN EN.CITE &lt;EndNote&gt;&lt;Cite&gt;&lt;Author&gt;Ncube&lt;/Author&gt;&lt;Year&gt;2019&lt;/Year&gt;&lt;RecNum&gt;448&lt;/RecNum&gt;&lt;DisplayText&gt;[20]&lt;/DisplayText&gt;&lt;record&gt;&lt;rec-number&gt;448&lt;/rec-number&gt;&lt;foreign-keys&gt;&lt;key app="EN" db-id="5szwxp0er2sa0tevxamvt5a9wdes925002ws" timestamp="1676620899"&gt;448&lt;/key&gt;&lt;/foreign-keys&gt;&lt;ref-type name="Journal Article"&gt;17&lt;/ref-type&gt;&lt;contributors&gt;&lt;authors&gt;&lt;author&gt;Ncube, Alice&lt;/author&gt;&lt;author&gt;Tawodzera, Margaret&lt;/author&gt;&lt;/authors&gt;&lt;/contributors&gt;&lt;titles&gt;&lt;title&gt;Communities’ perceptions of health hazards induced by climate change in Mount Darwin district, Zimbabwe&lt;/title&gt;&lt;secondary-title&gt;Jàmbá Journal of Disaster Risk Studies&lt;/secondary-title&gt;&lt;/titles&gt;&lt;periodical&gt;&lt;full-title&gt;Jàmbá Journal of Disaster Risk Studies&lt;/full-title&gt;&lt;/periodical&gt;&lt;volume&gt;11&lt;/volume&gt;&lt;dates&gt;&lt;year&gt;2019&lt;/year&gt;&lt;pub-dates&gt;&lt;date&gt;06/13&lt;/date&gt;&lt;/pub-dates&gt;&lt;/dates&gt;&lt;urls&gt;&lt;/urls&gt;&lt;electronic-resource-num&gt;10.4102/jamba.v11i1.748&lt;/electronic-resource-num&gt;&lt;/record&gt;&lt;/Cite&gt;&lt;/EndNote&gt;</w:instrText>
      </w:r>
      <w:r w:rsidR="00436B68">
        <w:rPr>
          <w:rFonts w:ascii="Arial" w:eastAsia="Calibri" w:hAnsi="Arial" w:cs="Arial"/>
        </w:rPr>
        <w:fldChar w:fldCharType="separate"/>
      </w:r>
      <w:r w:rsidR="00F13A6F">
        <w:rPr>
          <w:rFonts w:ascii="Arial" w:eastAsia="Calibri" w:hAnsi="Arial" w:cs="Arial"/>
          <w:noProof/>
        </w:rPr>
        <w:t>[20]</w:t>
      </w:r>
      <w:r w:rsidR="00436B68">
        <w:rPr>
          <w:rFonts w:ascii="Arial" w:eastAsia="Calibri" w:hAnsi="Arial" w:cs="Arial"/>
        </w:rPr>
        <w:fldChar w:fldCharType="end"/>
      </w:r>
      <w:r w:rsidR="00F532B7" w:rsidRPr="00F532B7">
        <w:rPr>
          <w:rFonts w:ascii="Arial" w:eastAsia="Calibri" w:hAnsi="Arial" w:cs="Arial"/>
        </w:rPr>
        <w:t>, and the yearly temperature is 24.59ºC (76.26ºF)</w:t>
      </w:r>
      <w:r w:rsidR="004560CF">
        <w:rPr>
          <w:rFonts w:ascii="Arial" w:eastAsia="Calibri" w:hAnsi="Arial" w:cs="Arial"/>
        </w:rPr>
        <w:fldChar w:fldCharType="begin"/>
      </w:r>
      <w:r w:rsidR="00F13A6F">
        <w:rPr>
          <w:rFonts w:ascii="Arial" w:eastAsia="Calibri" w:hAnsi="Arial" w:cs="Arial"/>
        </w:rPr>
        <w:instrText xml:space="preserve"> ADDIN EN.CITE &lt;EndNote&gt;&lt;Cite&gt;&lt;RecNum&gt;449&lt;/RecNum&gt;&lt;DisplayText&gt;[22]&lt;/DisplayText&gt;&lt;record&gt;&lt;rec-number&gt;449&lt;/rec-number&gt;&lt;foreign-keys&gt;&lt;key app="EN" db-id="5szwxp0er2sa0tevxamvt5a9wdes925002ws" timestamp="1676621006"&gt;449&lt;/key&gt;&lt;/foreign-keys&gt;&lt;ref-type name="Journal Article"&gt;17&lt;/ref-type&gt;&lt;contributors&gt;&lt;/contributors&gt;&lt;titles&gt;&lt;title&gt;Climate-Data.org. (n.d.). Climate: Mount Darwin - Climate graph, Temperature graph, Climate table. Retrieved from https://en.climate-data.org/africa/zimbabwe/mashonaland-central-1610/&lt;/title&gt;&lt;/titles&gt;&lt;dates&gt;&lt;/dates&gt;&lt;urls&gt;&lt;/urls&gt;&lt;/record&gt;&lt;/Cite&gt;&lt;/EndNote&gt;</w:instrText>
      </w:r>
      <w:r w:rsidR="004560CF">
        <w:rPr>
          <w:rFonts w:ascii="Arial" w:eastAsia="Calibri" w:hAnsi="Arial" w:cs="Arial"/>
        </w:rPr>
        <w:fldChar w:fldCharType="separate"/>
      </w:r>
      <w:r w:rsidR="00F13A6F">
        <w:rPr>
          <w:rFonts w:ascii="Arial" w:eastAsia="Calibri" w:hAnsi="Arial" w:cs="Arial"/>
          <w:noProof/>
        </w:rPr>
        <w:t>[22]</w:t>
      </w:r>
      <w:r w:rsidR="004560CF">
        <w:rPr>
          <w:rFonts w:ascii="Arial" w:eastAsia="Calibri" w:hAnsi="Arial" w:cs="Arial"/>
        </w:rPr>
        <w:fldChar w:fldCharType="end"/>
      </w:r>
      <w:r w:rsidR="00F532B7" w:rsidRPr="00F532B7">
        <w:rPr>
          <w:rFonts w:ascii="Arial" w:eastAsia="Calibri" w:hAnsi="Arial" w:cs="Arial"/>
        </w:rPr>
        <w:t>, 1.86% higher than Zimbabwe</w:t>
      </w:r>
      <w:r w:rsidR="0041713C">
        <w:rPr>
          <w:rFonts w:ascii="Arial" w:eastAsia="Calibri" w:hAnsi="Arial" w:cs="Arial"/>
        </w:rPr>
        <w:t>’</w:t>
      </w:r>
      <w:r w:rsidR="00F532B7" w:rsidRPr="00F532B7">
        <w:rPr>
          <w:rFonts w:ascii="Arial" w:eastAsia="Calibri" w:hAnsi="Arial" w:cs="Arial"/>
        </w:rPr>
        <w:t xml:space="preserve">s averages. Mount Darwin typically receives about 126.12 mm of precipitation </w:t>
      </w:r>
      <w:r w:rsidR="006F535B">
        <w:rPr>
          <w:rFonts w:ascii="Arial" w:eastAsia="Calibri" w:hAnsi="Arial" w:cs="Arial"/>
        </w:rPr>
        <w:t>annually</w:t>
      </w:r>
      <w:r w:rsidR="003E7EF8" w:rsidRPr="003E7EF8">
        <w:rPr>
          <w:rFonts w:ascii="Arial" w:eastAsia="Calibri" w:hAnsi="Arial" w:cs="Arial"/>
        </w:rPr>
        <w:t>, and the area is projected to become drier over time</w:t>
      </w:r>
      <w:r w:rsidR="00C40030">
        <w:rPr>
          <w:rFonts w:ascii="Arial" w:eastAsia="Calibri" w:hAnsi="Arial" w:cs="Arial"/>
        </w:rPr>
        <w:fldChar w:fldCharType="begin"/>
      </w:r>
      <w:r w:rsidR="00F13A6F">
        <w:rPr>
          <w:rFonts w:ascii="Arial" w:eastAsia="Calibri" w:hAnsi="Arial" w:cs="Arial"/>
        </w:rPr>
        <w:instrText xml:space="preserve"> ADDIN EN.CITE &lt;EndNote&gt;&lt;Cite&gt;&lt;RecNum&gt;449&lt;/RecNum&gt;&lt;DisplayText&gt;[22]&lt;/DisplayText&gt;&lt;record&gt;&lt;rec-number&gt;449&lt;/rec-number&gt;&lt;foreign-keys&gt;&lt;key app="EN" db-id="5szwxp0er2sa0tevxamvt5a9wdes925002ws" timestamp="1676621006"&gt;449&lt;/key&gt;&lt;/foreign-keys&gt;&lt;ref-type name="Journal Article"&gt;17&lt;/ref-type&gt;&lt;contributors&gt;&lt;/contributors&gt;&lt;titles&gt;&lt;title&gt;Climate-Data.org. (n.d.). Climate: Mount Darwin - Climate graph, Temperature graph, Climate table. Retrieved from https://en.climate-data.org/africa/zimbabwe/mashonaland-central-1610/&lt;/title&gt;&lt;/titles&gt;&lt;dates&gt;&lt;/dates&gt;&lt;urls&gt;&lt;/urls&gt;&lt;/record&gt;&lt;/Cite&gt;&lt;/EndNote&gt;</w:instrText>
      </w:r>
      <w:r w:rsidR="00C40030">
        <w:rPr>
          <w:rFonts w:ascii="Arial" w:eastAsia="Calibri" w:hAnsi="Arial" w:cs="Arial"/>
        </w:rPr>
        <w:fldChar w:fldCharType="separate"/>
      </w:r>
      <w:r w:rsidR="00F13A6F">
        <w:rPr>
          <w:rFonts w:ascii="Arial" w:eastAsia="Calibri" w:hAnsi="Arial" w:cs="Arial"/>
          <w:noProof/>
        </w:rPr>
        <w:t>[22]</w:t>
      </w:r>
      <w:r w:rsidR="00C40030">
        <w:rPr>
          <w:rFonts w:ascii="Arial" w:eastAsia="Calibri" w:hAnsi="Arial" w:cs="Arial"/>
        </w:rPr>
        <w:fldChar w:fldCharType="end"/>
      </w:r>
      <w:r w:rsidR="003E7EF8" w:rsidRPr="003E7EF8">
        <w:rPr>
          <w:rFonts w:ascii="Arial" w:eastAsia="Calibri" w:hAnsi="Arial" w:cs="Arial"/>
        </w:rPr>
        <w:t>. The World Bank Income group (GDP per capita) for Mount Darwin is a lower-middle income group of $1,737</w:t>
      </w:r>
      <w:r w:rsidR="00612627">
        <w:rPr>
          <w:rFonts w:ascii="Arial" w:eastAsia="Calibri" w:hAnsi="Arial" w:cs="Arial"/>
        </w:rPr>
        <w:fldChar w:fldCharType="begin"/>
      </w:r>
      <w:r w:rsidR="00F13A6F">
        <w:rPr>
          <w:rFonts w:ascii="Arial" w:eastAsia="Calibri" w:hAnsi="Arial" w:cs="Arial"/>
        </w:rPr>
        <w:instrText xml:space="preserve"> ADDIN EN.CITE &lt;EndNote&gt;&lt;Cite&gt;&lt;RecNum&gt;394&lt;/RecNum&gt;&lt;DisplayText&gt;[23]&lt;/DisplayText&gt;&lt;record&gt;&lt;rec-number&gt;394&lt;/rec-number&gt;&lt;foreign-keys&gt;&lt;key app="EN" db-id="5szwxp0er2sa0tevxamvt5a9wdes925002ws" timestamp="1676402069"&gt;394&lt;/key&gt;&lt;/foreign-keys&gt;&lt;ref-type name="Journal Article"&gt;17&lt;/ref-type&gt;&lt;contributors&gt;&lt;/contributors&gt;&lt;titles&gt;&lt;title&gt;The World Bank. World Development Indicators: Data for Lower middle income, Zimbabwe 2021.&lt;/title&gt;&lt;/titles&gt;&lt;dates&gt;&lt;/dates&gt;&lt;urls&gt;&lt;/urls&gt;&lt;/record&gt;&lt;/Cite&gt;&lt;/EndNote&gt;</w:instrText>
      </w:r>
      <w:r w:rsidR="00612627">
        <w:rPr>
          <w:rFonts w:ascii="Arial" w:eastAsia="Calibri" w:hAnsi="Arial" w:cs="Arial"/>
        </w:rPr>
        <w:fldChar w:fldCharType="separate"/>
      </w:r>
      <w:r w:rsidR="00F13A6F">
        <w:rPr>
          <w:rFonts w:ascii="Arial" w:eastAsia="Calibri" w:hAnsi="Arial" w:cs="Arial"/>
          <w:noProof/>
        </w:rPr>
        <w:t>[23]</w:t>
      </w:r>
      <w:r w:rsidR="00612627">
        <w:rPr>
          <w:rFonts w:ascii="Arial" w:eastAsia="Calibri" w:hAnsi="Arial" w:cs="Arial"/>
        </w:rPr>
        <w:fldChar w:fldCharType="end"/>
      </w:r>
      <w:r w:rsidR="003E7EF8" w:rsidRPr="003E7EF8">
        <w:rPr>
          <w:rFonts w:ascii="Arial" w:eastAsia="Calibri" w:hAnsi="Arial" w:cs="Arial"/>
        </w:rPr>
        <w:t>. Th</w:t>
      </w:r>
      <w:r w:rsidR="006F535B">
        <w:rPr>
          <w:rFonts w:ascii="Arial" w:eastAsia="Calibri" w:hAnsi="Arial" w:cs="Arial"/>
        </w:rPr>
        <w:t>ree public health facilities in the study area</w:t>
      </w:r>
      <w:r w:rsidR="003E7EF8" w:rsidRPr="003E7EF8">
        <w:rPr>
          <w:rFonts w:ascii="Arial" w:eastAsia="Calibri" w:hAnsi="Arial" w:cs="Arial"/>
        </w:rPr>
        <w:t xml:space="preserve"> provide primary care and referral services, including antenatal care, outpatient and inpatient services, and maternity care. The population in the district mainly survives with subsistence farming and artisanal gold mining, and the health facilities serve a catchment population of approximately 240,000 people</w:t>
      </w:r>
      <w:r w:rsidR="00785257">
        <w:rPr>
          <w:rFonts w:ascii="Arial" w:eastAsia="Calibri" w:hAnsi="Arial" w:cs="Arial"/>
        </w:rPr>
        <w:fldChar w:fldCharType="begin"/>
      </w:r>
      <w:r w:rsidR="00F13A6F">
        <w:rPr>
          <w:rFonts w:ascii="Arial" w:eastAsia="Calibri" w:hAnsi="Arial" w:cs="Arial"/>
        </w:rPr>
        <w:instrText xml:space="preserve"> ADDIN EN.CITE &lt;EndNote&gt;&lt;Cite&gt;&lt;Author&gt;Choga&lt;/Author&gt;&lt;Year&gt;2013&lt;/Year&gt;&lt;RecNum&gt;450&lt;/RecNum&gt;&lt;DisplayText&gt;[24]&lt;/DisplayText&gt;&lt;record&gt;&lt;rec-number&gt;450&lt;/rec-number&gt;&lt;foreign-keys&gt;&lt;key app="EN" db-id="5szwxp0er2sa0tevxamvt5a9wdes925002ws" timestamp="1676621308"&gt;450&lt;/key&gt;&lt;/foreign-keys&gt;&lt;ref-type name="Thesis"&gt;32&lt;/ref-type&gt;&lt;contributors&gt;&lt;authors&gt;&lt;author&gt;Choga, Joseph&lt;/author&gt;&lt;/authors&gt;&lt;/contributors&gt;&lt;titles&gt;&lt;title&gt;Impact of microfinance on rural smallholder farmers in MT. Darwin District of Mashonaland Central Povince in Zimbabwe&lt;/title&gt;&lt;/titles&gt;&lt;dates&gt;&lt;year&gt;2013&lt;/year&gt;&lt;/dates&gt;&lt;urls&gt;&lt;/urls&gt;&lt;/record&gt;&lt;/Cite&gt;&lt;/EndNote&gt;</w:instrText>
      </w:r>
      <w:r w:rsidR="00785257">
        <w:rPr>
          <w:rFonts w:ascii="Arial" w:eastAsia="Calibri" w:hAnsi="Arial" w:cs="Arial"/>
        </w:rPr>
        <w:fldChar w:fldCharType="separate"/>
      </w:r>
      <w:r w:rsidR="00F13A6F">
        <w:rPr>
          <w:rFonts w:ascii="Arial" w:eastAsia="Calibri" w:hAnsi="Arial" w:cs="Arial"/>
          <w:noProof/>
        </w:rPr>
        <w:t>[24]</w:t>
      </w:r>
      <w:r w:rsidR="00785257">
        <w:rPr>
          <w:rFonts w:ascii="Arial" w:eastAsia="Calibri" w:hAnsi="Arial" w:cs="Arial"/>
        </w:rPr>
        <w:fldChar w:fldCharType="end"/>
      </w:r>
      <w:r w:rsidR="003E7EF8" w:rsidRPr="003E7EF8">
        <w:rPr>
          <w:rFonts w:ascii="Arial" w:eastAsia="Calibri" w:hAnsi="Arial" w:cs="Arial"/>
        </w:rPr>
        <w:t>. The maternal mortality ratio per 100,000 live births is high, with 462 maternal deaths recorded, and the lifetime risk of maternal death is 1 in 53</w:t>
      </w:r>
      <w:r w:rsidR="002F034A">
        <w:rPr>
          <w:rFonts w:ascii="Arial" w:eastAsia="Calibri" w:hAnsi="Arial" w:cs="Arial"/>
        </w:rPr>
        <w:fldChar w:fldCharType="begin"/>
      </w:r>
      <w:r w:rsidR="00F13A6F">
        <w:rPr>
          <w:rFonts w:ascii="Arial" w:eastAsia="Calibri" w:hAnsi="Arial" w:cs="Arial"/>
        </w:rPr>
        <w:instrText xml:space="preserve"> ADDIN EN.CITE &lt;EndNote&gt;&lt;Cite&gt;&lt;RecNum&gt;401&lt;/RecNum&gt;&lt;DisplayText&gt;[25, 26]&lt;/DisplayText&gt;&lt;record&gt;&lt;rec-number&gt;401&lt;/rec-number&gt;&lt;foreign-keys&gt;&lt;key app="EN" db-id="5szwxp0er2sa0tevxamvt5a9wdes925002ws" timestamp="1676402767"&gt;401&lt;/key&gt;&lt;/foreign-keys&gt;&lt;ref-type name="Journal Article"&gt;17&lt;/ref-type&gt;&lt;contributors&gt;&lt;/contributors&gt;&lt;titles&gt;&lt;title&gt;Zimbabwe National Statistics Agency and Unicef. Zimbabwe Multiple Indicator Cluster Survey 2019, Survey Findings Report. In: ZIMSTAT and UNICEF Harare, Zimbabwe; 2019.&lt;/title&gt;&lt;/titles&gt;&lt;dates&gt;&lt;/dates&gt;&lt;urls&gt;&lt;/urls&gt;&lt;/record&gt;&lt;/Cite&gt;&lt;Cite&gt;&lt;RecNum&gt;408&lt;/RecNum&gt;&lt;record&gt;&lt;rec-number&gt;408&lt;/rec-number&gt;&lt;foreign-keys&gt;&lt;key app="EN" db-id="5szwxp0er2sa0tevxamvt5a9wdes925002ws" timestamp="1676403041"&gt;408&lt;/key&gt;&lt;/foreign-keys&gt;&lt;ref-type name="Journal Article"&gt;17&lt;/ref-type&gt;&lt;contributors&gt;&lt;/contributors&gt;&lt;titles&gt;&lt;title&gt;The Committee on Morbidity and Mortality in Children Under 5 Years (CoMMiC). 4th Triennial Report of The Committee on Morbidity and Mortality In Children Under 5 Years (CoMMiC): 2017 - 2020; 2020.&lt;/title&gt;&lt;/titles&gt;&lt;dates&gt;&lt;/dates&gt;&lt;urls&gt;&lt;/urls&gt;&lt;/record&gt;&lt;/Cite&gt;&lt;/EndNote&gt;</w:instrText>
      </w:r>
      <w:r w:rsidR="002F034A">
        <w:rPr>
          <w:rFonts w:ascii="Arial" w:eastAsia="Calibri" w:hAnsi="Arial" w:cs="Arial"/>
        </w:rPr>
        <w:fldChar w:fldCharType="separate"/>
      </w:r>
      <w:r w:rsidR="00F13A6F">
        <w:rPr>
          <w:rFonts w:ascii="Arial" w:eastAsia="Calibri" w:hAnsi="Arial" w:cs="Arial"/>
          <w:noProof/>
        </w:rPr>
        <w:t>[25, 26]</w:t>
      </w:r>
      <w:r w:rsidR="002F034A">
        <w:rPr>
          <w:rFonts w:ascii="Arial" w:eastAsia="Calibri" w:hAnsi="Arial" w:cs="Arial"/>
        </w:rPr>
        <w:fldChar w:fldCharType="end"/>
      </w:r>
      <w:r w:rsidR="003E7EF8" w:rsidRPr="003E7EF8">
        <w:rPr>
          <w:rFonts w:ascii="Arial" w:eastAsia="Calibri" w:hAnsi="Arial" w:cs="Arial"/>
        </w:rPr>
        <w:t>. Pregnant women have limited means of reducing heat exposure during a heatwave, and even drinking water may be scarce.</w:t>
      </w:r>
      <w:r w:rsidR="00C1623E">
        <w:rPr>
          <w:rFonts w:ascii="Arial" w:eastAsia="Calibri" w:hAnsi="Arial" w:cs="Arial"/>
        </w:rPr>
        <w:t xml:space="preserve"> </w:t>
      </w:r>
      <w:r w:rsidR="003E7EF8" w:rsidRPr="003E7EF8">
        <w:rPr>
          <w:rFonts w:ascii="Arial" w:eastAsia="Calibri" w:hAnsi="Arial" w:cs="Arial"/>
        </w:rPr>
        <w:t>Pregnant women have limited means of reducing heat exposure during a heatwave, and even drinking water may be scarce</w:t>
      </w:r>
      <w:r w:rsidR="00D54F0B">
        <w:rPr>
          <w:rFonts w:ascii="Arial" w:eastAsia="Calibri" w:hAnsi="Arial" w:cs="Arial"/>
        </w:rPr>
        <w:fldChar w:fldCharType="begin"/>
      </w:r>
      <w:r w:rsidR="00F13A6F">
        <w:rPr>
          <w:rFonts w:ascii="Arial" w:eastAsia="Calibri" w:hAnsi="Arial" w:cs="Arial"/>
        </w:rPr>
        <w:instrText xml:space="preserve"> ADDIN EN.CITE &lt;EndNote&gt;&lt;Cite&gt;&lt;RecNum&gt;451&lt;/RecNum&gt;&lt;DisplayText&gt;[27]&lt;/DisplayText&gt;&lt;record&gt;&lt;rec-number&gt;451&lt;/rec-number&gt;&lt;foreign-keys&gt;&lt;key app="EN" db-id="5szwxp0er2sa0tevxamvt5a9wdes925002ws" timestamp="1676621434"&gt;451&lt;/key&gt;&lt;/foreign-keys&gt;&lt;ref-type name="Journal Article"&gt;17&lt;/ref-type&gt;&lt;contributors&gt;&lt;/contributors&gt;&lt;titles&gt;&lt;title&gt;Centers for Disease Control and Prevention. (n.d.). Heat Stress: Protecting Workers from the Effects of Heat. Retrieved from https://www.cdc.gov/niosh/topics/repro/heat.html#:~:text=Take%20steps%20to%20prevent%20heat,not%20provide%20adequate%20cooling%20breaks.&lt;/title&gt;&lt;/titles&gt;&lt;dates&gt;&lt;/dates&gt;&lt;urls&gt;&lt;/urls&gt;&lt;/record&gt;&lt;/Cite&gt;&lt;/EndNote&gt;</w:instrText>
      </w:r>
      <w:r w:rsidR="00D54F0B">
        <w:rPr>
          <w:rFonts w:ascii="Arial" w:eastAsia="Calibri" w:hAnsi="Arial" w:cs="Arial"/>
        </w:rPr>
        <w:fldChar w:fldCharType="separate"/>
      </w:r>
      <w:r w:rsidR="00F13A6F">
        <w:rPr>
          <w:rFonts w:ascii="Arial" w:eastAsia="Calibri" w:hAnsi="Arial" w:cs="Arial"/>
          <w:noProof/>
        </w:rPr>
        <w:t>[27]</w:t>
      </w:r>
      <w:r w:rsidR="00D54F0B">
        <w:rPr>
          <w:rFonts w:ascii="Arial" w:eastAsia="Calibri" w:hAnsi="Arial" w:cs="Arial"/>
        </w:rPr>
        <w:fldChar w:fldCharType="end"/>
      </w:r>
      <w:r w:rsidR="003E7EF8" w:rsidRPr="003E7EF8">
        <w:rPr>
          <w:rFonts w:ascii="Arial" w:eastAsia="Calibri" w:hAnsi="Arial" w:cs="Arial"/>
        </w:rPr>
        <w:t>.</w:t>
      </w:r>
      <w:r w:rsidR="00C1623E">
        <w:rPr>
          <w:rFonts w:ascii="Arial" w:eastAsia="Calibri" w:hAnsi="Arial" w:cs="Arial"/>
        </w:rPr>
        <w:t xml:space="preserve"> </w:t>
      </w:r>
      <w:r w:rsidR="003E7EF8" w:rsidRPr="003E7EF8">
        <w:rPr>
          <w:rFonts w:ascii="Arial" w:eastAsia="Calibri" w:hAnsi="Arial" w:cs="Arial"/>
        </w:rPr>
        <w:t>The maternal mortality ratio per 100,000 live births is high, with 462 maternal deaths recorded, and the lifetime risk of maternal death is 1 in 53</w:t>
      </w:r>
      <w:r w:rsidR="00105C20">
        <w:rPr>
          <w:rFonts w:ascii="Arial" w:eastAsia="Calibri" w:hAnsi="Arial" w:cs="Arial"/>
        </w:rPr>
        <w:t xml:space="preserve"> </w:t>
      </w:r>
      <w:r w:rsidR="002F034A">
        <w:rPr>
          <w:rFonts w:ascii="Arial" w:eastAsia="Calibri" w:hAnsi="Arial" w:cs="Arial"/>
        </w:rPr>
        <w:fldChar w:fldCharType="begin"/>
      </w:r>
      <w:r w:rsidR="00F13A6F">
        <w:rPr>
          <w:rFonts w:ascii="Arial" w:eastAsia="Calibri" w:hAnsi="Arial" w:cs="Arial"/>
        </w:rPr>
        <w:instrText xml:space="preserve"> ADDIN EN.CITE &lt;EndNote&gt;&lt;Cite&gt;&lt;RecNum&gt;401&lt;/RecNum&gt;&lt;DisplayText&gt;[25, 26]&lt;/DisplayText&gt;&lt;record&gt;&lt;rec-number&gt;401&lt;/rec-number&gt;&lt;foreign-keys&gt;&lt;key app="EN" db-id="5szwxp0er2sa0tevxamvt5a9wdes925002ws" timestamp="1676402767"&gt;401&lt;/key&gt;&lt;/foreign-keys&gt;&lt;ref-type name="Journal Article"&gt;17&lt;/ref-type&gt;&lt;contributors&gt;&lt;/contributors&gt;&lt;titles&gt;&lt;title&gt;Zimbabwe National Statistics Agency and Unicef. Zimbabwe Multiple Indicator Cluster Survey 2019, Survey Findings Report. In: ZIMSTAT and UNICEF Harare, Zimbabwe; 2019.&lt;/title&gt;&lt;/titles&gt;&lt;dates&gt;&lt;/dates&gt;&lt;urls&gt;&lt;/urls&gt;&lt;/record&gt;&lt;/Cite&gt;&lt;Cite&gt;&lt;RecNum&gt;408&lt;/RecNum&gt;&lt;record&gt;&lt;rec-number&gt;408&lt;/rec-number&gt;&lt;foreign-keys&gt;&lt;key app="EN" db-id="5szwxp0er2sa0tevxamvt5a9wdes925002ws" timestamp="1676403041"&gt;408&lt;/key&gt;&lt;/foreign-keys&gt;&lt;ref-type name="Journal Article"&gt;17&lt;/ref-type&gt;&lt;contributors&gt;&lt;/contributors&gt;&lt;titles&gt;&lt;title&gt;The Committee on Morbidity and Mortality in Children Under 5 Years (CoMMiC). 4th Triennial Report of The Committee on Morbidity and Mortality In Children Under 5 Years (CoMMiC): 2017 - 2020; 2020.&lt;/title&gt;&lt;/titles&gt;&lt;dates&gt;&lt;/dates&gt;&lt;urls&gt;&lt;/urls&gt;&lt;/record&gt;&lt;/Cite&gt;&lt;/EndNote&gt;</w:instrText>
      </w:r>
      <w:r w:rsidR="002F034A">
        <w:rPr>
          <w:rFonts w:ascii="Arial" w:eastAsia="Calibri" w:hAnsi="Arial" w:cs="Arial"/>
        </w:rPr>
        <w:fldChar w:fldCharType="separate"/>
      </w:r>
      <w:r w:rsidR="00F13A6F">
        <w:rPr>
          <w:rFonts w:ascii="Arial" w:eastAsia="Calibri" w:hAnsi="Arial" w:cs="Arial"/>
          <w:noProof/>
        </w:rPr>
        <w:t>[25, 26]</w:t>
      </w:r>
      <w:r w:rsidR="002F034A">
        <w:rPr>
          <w:rFonts w:ascii="Arial" w:eastAsia="Calibri" w:hAnsi="Arial" w:cs="Arial"/>
        </w:rPr>
        <w:fldChar w:fldCharType="end"/>
      </w:r>
      <w:r w:rsidR="003E7EF8" w:rsidRPr="003E7EF8">
        <w:rPr>
          <w:rFonts w:ascii="Arial" w:eastAsia="Calibri" w:hAnsi="Arial" w:cs="Arial"/>
        </w:rPr>
        <w:t>. Pregnant women have limited means of reducing heat exposure during a heatwave, and even drinking water may be scarce.</w:t>
      </w:r>
    </w:p>
    <w:p w14:paraId="7DB1DD5F" w14:textId="1D7387EB" w:rsidR="00A70266" w:rsidRDefault="00A70266" w:rsidP="0035010C">
      <w:pPr>
        <w:spacing w:line="360" w:lineRule="auto"/>
        <w:jc w:val="both"/>
        <w:rPr>
          <w:rFonts w:ascii="Arial" w:eastAsia="Calibri" w:hAnsi="Arial" w:cs="Arial"/>
        </w:rPr>
      </w:pPr>
    </w:p>
    <w:p w14:paraId="315E1747" w14:textId="77777777" w:rsidR="001F79EE" w:rsidRDefault="00A70266" w:rsidP="001F79EE">
      <w:pPr>
        <w:keepNext/>
        <w:spacing w:line="360" w:lineRule="auto"/>
        <w:jc w:val="both"/>
      </w:pPr>
      <w:r>
        <w:rPr>
          <w:noProof/>
        </w:rPr>
        <w:lastRenderedPageBreak/>
        <w:drawing>
          <wp:inline distT="0" distB="0" distL="0" distR="0" wp14:anchorId="6110BECF" wp14:editId="0B60B5C6">
            <wp:extent cx="5943600" cy="3485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14:paraId="743206ED" w14:textId="208C263F" w:rsidR="00A70266" w:rsidRDefault="001F79EE" w:rsidP="001F79EE">
      <w:pPr>
        <w:pStyle w:val="Caption"/>
        <w:jc w:val="both"/>
        <w:rPr>
          <w:rFonts w:ascii="Arial" w:eastAsia="Calibri" w:hAnsi="Arial" w:cs="Arial"/>
        </w:rPr>
      </w:pPr>
      <w:bookmarkStart w:id="750" w:name="_Toc127450337"/>
      <w:bookmarkStart w:id="751" w:name="_Toc127544423"/>
      <w:bookmarkStart w:id="752" w:name="_Toc127956467"/>
      <w:r>
        <w:t xml:space="preserve">Figure </w:t>
      </w:r>
      <w:r>
        <w:fldChar w:fldCharType="begin"/>
      </w:r>
      <w:r>
        <w:instrText>SEQ Figure \* ARABIC</w:instrText>
      </w:r>
      <w:r>
        <w:fldChar w:fldCharType="separate"/>
      </w:r>
      <w:r w:rsidR="00F12E0B">
        <w:rPr>
          <w:noProof/>
        </w:rPr>
        <w:t>2</w:t>
      </w:r>
      <w:r>
        <w:fldChar w:fldCharType="end"/>
      </w:r>
      <w:r>
        <w:t xml:space="preserve">: Zimbabwe </w:t>
      </w:r>
      <w:r w:rsidR="00D04837">
        <w:t>s</w:t>
      </w:r>
      <w:r w:rsidR="00311D66">
        <w:t>tudy</w:t>
      </w:r>
      <w:r>
        <w:t xml:space="preserve"> </w:t>
      </w:r>
      <w:r w:rsidR="00D04837">
        <w:t>s</w:t>
      </w:r>
      <w:r>
        <w:t>ites</w:t>
      </w:r>
      <w:bookmarkEnd w:id="750"/>
      <w:bookmarkEnd w:id="751"/>
      <w:bookmarkEnd w:id="752"/>
    </w:p>
    <w:p w14:paraId="095AF386" w14:textId="2B1FDB55" w:rsidR="0035010C" w:rsidRPr="00DC482F" w:rsidRDefault="0035010C" w:rsidP="0035010C">
      <w:pPr>
        <w:pStyle w:val="Heading3"/>
        <w:rPr>
          <w:rFonts w:eastAsia="Calibri"/>
          <w:lang w:val="en-ZW"/>
        </w:rPr>
      </w:pPr>
      <w:bookmarkStart w:id="753" w:name="_Toc128690059"/>
      <w:r w:rsidRPr="00EF5986">
        <w:rPr>
          <w:rFonts w:eastAsia="Calibri"/>
          <w:lang w:val="en-ZW"/>
        </w:rPr>
        <w:t xml:space="preserve">Mt Darwin District </w:t>
      </w:r>
      <w:r>
        <w:rPr>
          <w:rFonts w:eastAsia="Calibri"/>
          <w:lang w:val="en-ZW"/>
        </w:rPr>
        <w:t>H</w:t>
      </w:r>
      <w:r w:rsidRPr="00EF5986">
        <w:rPr>
          <w:rFonts w:eastAsia="Calibri"/>
          <w:lang w:val="en-ZW"/>
        </w:rPr>
        <w:t>ospital</w:t>
      </w:r>
      <w:bookmarkEnd w:id="753"/>
      <w:r w:rsidRPr="00EF5986">
        <w:rPr>
          <w:rFonts w:eastAsia="Calibri"/>
          <w:lang w:val="en-ZW"/>
        </w:rPr>
        <w:t xml:space="preserve"> </w:t>
      </w:r>
    </w:p>
    <w:p w14:paraId="0E56D1B7" w14:textId="5502B94B" w:rsidR="008D7791" w:rsidRDefault="0035010C" w:rsidP="009839BE">
      <w:pPr>
        <w:spacing w:line="360" w:lineRule="auto"/>
        <w:jc w:val="both"/>
        <w:rPr>
          <w:rFonts w:ascii="Arial" w:eastAsia="Calibri" w:hAnsi="Arial" w:cs="Arial"/>
          <w:sz w:val="22"/>
          <w:szCs w:val="22"/>
          <w:lang w:val="en-ZW"/>
        </w:rPr>
      </w:pPr>
      <w:r w:rsidRPr="0139F4E4">
        <w:rPr>
          <w:rFonts w:ascii="Arial" w:eastAsia="Calibri" w:hAnsi="Arial" w:cs="Arial"/>
          <w:lang w:val="en-ZW"/>
        </w:rPr>
        <w:t>Mt</w:t>
      </w:r>
      <w:r w:rsidR="00B93455">
        <w:rPr>
          <w:rFonts w:ascii="Arial" w:eastAsia="Calibri" w:hAnsi="Arial" w:cs="Arial"/>
          <w:lang w:val="en-ZW"/>
        </w:rPr>
        <w:t>.</w:t>
      </w:r>
      <w:r w:rsidRPr="0139F4E4">
        <w:rPr>
          <w:rFonts w:ascii="Arial" w:eastAsia="Calibri" w:hAnsi="Arial" w:cs="Arial"/>
          <w:lang w:val="en-ZW"/>
        </w:rPr>
        <w:t xml:space="preserve"> Darwin District hospital is </w:t>
      </w:r>
      <w:r w:rsidR="003646A5">
        <w:rPr>
          <w:rFonts w:ascii="Arial" w:eastAsia="Calibri" w:hAnsi="Arial" w:cs="Arial"/>
          <w:lang w:val="en-ZW"/>
        </w:rPr>
        <w:t xml:space="preserve">the </w:t>
      </w:r>
      <w:del w:id="754" w:author="Craig Parker" w:date="2023-03-03T16:23:00Z">
        <w:r w:rsidR="003646A5" w:rsidDel="009D1181">
          <w:rPr>
            <w:rFonts w:ascii="Arial" w:eastAsia="Calibri" w:hAnsi="Arial" w:cs="Arial"/>
            <w:lang w:val="en-ZW"/>
          </w:rPr>
          <w:delText xml:space="preserve">district's </w:delText>
        </w:r>
      </w:del>
      <w:ins w:id="755" w:author="Craig Parker" w:date="2023-03-03T16:23:00Z">
        <w:r w:rsidR="009D1181">
          <w:rPr>
            <w:rFonts w:ascii="Arial" w:eastAsia="Calibri" w:hAnsi="Arial" w:cs="Arial"/>
            <w:lang w:val="en-ZW"/>
          </w:rPr>
          <w:t>district</w:t>
        </w:r>
      </w:ins>
      <w:ins w:id="756" w:author="Craig Parker" w:date="2023-03-03T16:29:00Z">
        <w:r w:rsidR="002135D5">
          <w:rPr>
            <w:rFonts w:ascii="Arial" w:eastAsia="Calibri" w:hAnsi="Arial" w:cs="Arial"/>
            <w:lang w:val="en-ZW"/>
          </w:rPr>
          <w:t>'</w:t>
        </w:r>
      </w:ins>
      <w:ins w:id="757" w:author="Craig Parker" w:date="2023-03-03T16:23:00Z">
        <w:r w:rsidR="009D1181">
          <w:rPr>
            <w:rFonts w:ascii="Arial" w:eastAsia="Calibri" w:hAnsi="Arial" w:cs="Arial"/>
            <w:lang w:val="en-ZW"/>
          </w:rPr>
          <w:t xml:space="preserve">s </w:t>
        </w:r>
      </w:ins>
      <w:r w:rsidR="003646A5">
        <w:rPr>
          <w:rFonts w:ascii="Arial" w:eastAsia="Calibri" w:hAnsi="Arial" w:cs="Arial"/>
          <w:lang w:val="en-ZW"/>
        </w:rPr>
        <w:t>primary care and referral facility</w:t>
      </w:r>
      <w:r w:rsidRPr="0139F4E4">
        <w:rPr>
          <w:rFonts w:ascii="Arial" w:eastAsia="Calibri" w:hAnsi="Arial" w:cs="Arial"/>
          <w:lang w:val="en-ZW"/>
        </w:rPr>
        <w:t xml:space="preserve">. </w:t>
      </w:r>
      <w:r w:rsidR="007F7396">
        <w:rPr>
          <w:rFonts w:ascii="Arial" w:eastAsia="Calibri" w:hAnsi="Arial" w:cs="Arial"/>
          <w:lang w:val="en-ZW"/>
        </w:rPr>
        <w:t>Various</w:t>
      </w:r>
      <w:r w:rsidRPr="0139F4E4">
        <w:rPr>
          <w:rFonts w:ascii="Arial" w:eastAsia="Calibri" w:hAnsi="Arial" w:cs="Arial"/>
          <w:lang w:val="en-ZW"/>
        </w:rPr>
        <w:t xml:space="preserve"> services are offered</w:t>
      </w:r>
      <w:r w:rsidR="00CF31C1">
        <w:rPr>
          <w:rFonts w:ascii="Arial" w:eastAsia="Calibri" w:hAnsi="Arial" w:cs="Arial"/>
          <w:lang w:val="en-ZW"/>
        </w:rPr>
        <w:t>, including</w:t>
      </w:r>
      <w:r w:rsidRPr="0139F4E4">
        <w:rPr>
          <w:rFonts w:ascii="Arial" w:eastAsia="Calibri" w:hAnsi="Arial" w:cs="Arial"/>
          <w:lang w:val="en-ZW"/>
        </w:rPr>
        <w:t xml:space="preserve"> curative, preventative, maternity, postnatal, inpatient, outpatient, male and female ward</w:t>
      </w:r>
      <w:r w:rsidR="00F81332">
        <w:rPr>
          <w:rFonts w:ascii="Arial" w:eastAsia="Calibri" w:hAnsi="Arial" w:cs="Arial"/>
          <w:lang w:val="en-ZW"/>
        </w:rPr>
        <w:t>s</w:t>
      </w:r>
      <w:r w:rsidRPr="0139F4E4">
        <w:rPr>
          <w:rFonts w:ascii="Arial" w:eastAsia="Calibri" w:hAnsi="Arial" w:cs="Arial"/>
          <w:lang w:val="en-ZW"/>
        </w:rPr>
        <w:t>, theatre, laboratory</w:t>
      </w:r>
      <w:r w:rsidR="00CF31C1">
        <w:rPr>
          <w:rFonts w:ascii="Arial" w:eastAsia="Calibri" w:hAnsi="Arial" w:cs="Arial"/>
          <w:lang w:val="en-ZW"/>
        </w:rPr>
        <w:t>,</w:t>
      </w:r>
      <w:r w:rsidRPr="0139F4E4">
        <w:rPr>
          <w:rFonts w:ascii="Arial" w:eastAsia="Calibri" w:hAnsi="Arial" w:cs="Arial"/>
          <w:lang w:val="en-ZW"/>
        </w:rPr>
        <w:t xml:space="preserve"> and pharmacy</w:t>
      </w:r>
      <w:r w:rsidR="00A64C17">
        <w:rPr>
          <w:rFonts w:ascii="Arial" w:eastAsia="Calibri" w:hAnsi="Arial" w:cs="Arial"/>
          <w:lang w:val="en-ZW"/>
        </w:rPr>
        <w:fldChar w:fldCharType="begin"/>
      </w:r>
      <w:r w:rsidR="00F13A6F">
        <w:rPr>
          <w:rFonts w:ascii="Arial" w:eastAsia="Calibri" w:hAnsi="Arial" w:cs="Arial"/>
          <w:lang w:val="en-ZW"/>
        </w:rPr>
        <w:instrText xml:space="preserve"> ADDIN EN.CITE &lt;EndNote&gt;&lt;Cite&gt;&lt;RecNum&gt;452&lt;/RecNum&gt;&lt;DisplayText&gt;[28]&lt;/DisplayText&gt;&lt;record&gt;&lt;rec-number&gt;452&lt;/rec-number&gt;&lt;foreign-keys&gt;&lt;key app="EN" db-id="5szwxp0er2sa0tevxamvt5a9wdes925002ws" timestamp="1676621616"&gt;452&lt;/key&gt;&lt;/foreign-keys&gt;&lt;ref-type name="Journal Article"&gt;17&lt;/ref-type&gt;&lt;contributors&gt;&lt;/contributors&gt;&lt;titles&gt;&lt;title&gt;Samaritan&amp;apos;s Purse. (n.d.). Karanda Mission Hospital, Mt. Darwin, Zimbabwe. Retrieved from https://www.samaritanspurse.org/medical/karanda-mission-hospital-mt-darwin-zimbabwe/&lt;/title&gt;&lt;/titles&gt;&lt;dates&gt;&lt;/dates&gt;&lt;urls&gt;&lt;/urls&gt;&lt;/record&gt;&lt;/Cite&gt;&lt;/EndNote&gt;</w:instrText>
      </w:r>
      <w:r w:rsidR="00A64C17">
        <w:rPr>
          <w:rFonts w:ascii="Arial" w:eastAsia="Calibri" w:hAnsi="Arial" w:cs="Arial"/>
          <w:lang w:val="en-ZW"/>
        </w:rPr>
        <w:fldChar w:fldCharType="separate"/>
      </w:r>
      <w:r w:rsidR="00F13A6F">
        <w:rPr>
          <w:rFonts w:ascii="Arial" w:eastAsia="Calibri" w:hAnsi="Arial" w:cs="Arial"/>
          <w:noProof/>
          <w:lang w:val="en-ZW"/>
        </w:rPr>
        <w:t>[28]</w:t>
      </w:r>
      <w:r w:rsidR="00A64C17">
        <w:rPr>
          <w:rFonts w:ascii="Arial" w:eastAsia="Calibri" w:hAnsi="Arial" w:cs="Arial"/>
          <w:lang w:val="en-ZW"/>
        </w:rPr>
        <w:fldChar w:fldCharType="end"/>
      </w:r>
      <w:r w:rsidRPr="0139F4E4">
        <w:rPr>
          <w:rFonts w:ascii="Arial" w:eastAsia="Calibri" w:hAnsi="Arial" w:cs="Arial"/>
          <w:lang w:val="en-ZW"/>
        </w:rPr>
        <w:t xml:space="preserve">. The </w:t>
      </w:r>
      <w:r w:rsidR="00CF31C1">
        <w:rPr>
          <w:rFonts w:ascii="Arial" w:eastAsia="Calibri" w:hAnsi="Arial" w:cs="Arial"/>
          <w:lang w:val="en-ZW"/>
        </w:rPr>
        <w:t xml:space="preserve">average number of women attending antenatal visits </w:t>
      </w:r>
      <w:r w:rsidR="00987F8B">
        <w:rPr>
          <w:rFonts w:ascii="Arial" w:eastAsia="Calibri" w:hAnsi="Arial" w:cs="Arial"/>
          <w:lang w:val="en-ZW"/>
        </w:rPr>
        <w:t>in</w:t>
      </w:r>
      <w:r w:rsidR="00CF31C1">
        <w:rPr>
          <w:rFonts w:ascii="Arial" w:eastAsia="Calibri" w:hAnsi="Arial" w:cs="Arial"/>
          <w:lang w:val="en-ZW"/>
        </w:rPr>
        <w:t xml:space="preserve"> the first month is 164180, and the average number of deliveries per year is</w:t>
      </w:r>
      <w:r w:rsidRPr="0139F4E4">
        <w:rPr>
          <w:rFonts w:ascii="Arial" w:eastAsia="Calibri" w:hAnsi="Arial" w:cs="Arial"/>
          <w:lang w:val="en-ZW"/>
        </w:rPr>
        <w:t xml:space="preserve"> 2295</w:t>
      </w:r>
      <w:r w:rsidR="003C34F0">
        <w:rPr>
          <w:rFonts w:ascii="Arial" w:eastAsia="Calibri" w:hAnsi="Arial" w:cs="Arial"/>
          <w:lang w:val="en-ZW"/>
        </w:rPr>
        <w:fldChar w:fldCharType="begin"/>
      </w:r>
      <w:r w:rsidR="00F13A6F">
        <w:rPr>
          <w:rFonts w:ascii="Arial" w:eastAsia="Calibri" w:hAnsi="Arial" w:cs="Arial"/>
          <w:lang w:val="en-ZW"/>
        </w:rPr>
        <w:instrText xml:space="preserve"> ADDIN EN.CITE &lt;EndNote&gt;&lt;Cite&gt;&lt;RecNum&gt;453&lt;/RecNum&gt;&lt;DisplayText&gt;[29]&lt;/DisplayText&gt;&lt;record&gt;&lt;rec-number&gt;453&lt;/rec-number&gt;&lt;foreign-keys&gt;&lt;key app="EN" db-id="5szwxp0er2sa0tevxamvt5a9wdes925002ws" timestamp="1676621770"&gt;453&lt;/key&gt;&lt;/foreign-keys&gt;&lt;ref-type name="Journal Article"&gt;17&lt;/ref-type&gt;&lt;contributors&gt;&lt;/contributors&gt;&lt;titles&gt;&lt;title&gt;Ministry of Health and Child Care (MoHCC). (n.d.). Zimbabwe Health Information System (HIS)&lt;/title&gt;&lt;/titles&gt;&lt;dates&gt;&lt;/dates&gt;&lt;urls&gt;&lt;/urls&gt;&lt;/record&gt;&lt;/Cite&gt;&lt;/EndNote&gt;</w:instrText>
      </w:r>
      <w:r w:rsidR="003C34F0">
        <w:rPr>
          <w:rFonts w:ascii="Arial" w:eastAsia="Calibri" w:hAnsi="Arial" w:cs="Arial"/>
          <w:lang w:val="en-ZW"/>
        </w:rPr>
        <w:fldChar w:fldCharType="separate"/>
      </w:r>
      <w:r w:rsidR="00F13A6F">
        <w:rPr>
          <w:rFonts w:ascii="Arial" w:eastAsia="Calibri" w:hAnsi="Arial" w:cs="Arial"/>
          <w:noProof/>
          <w:lang w:val="en-ZW"/>
        </w:rPr>
        <w:t>[29]</w:t>
      </w:r>
      <w:r w:rsidR="003C34F0">
        <w:rPr>
          <w:rFonts w:ascii="Arial" w:eastAsia="Calibri" w:hAnsi="Arial" w:cs="Arial"/>
          <w:lang w:val="en-ZW"/>
        </w:rPr>
        <w:fldChar w:fldCharType="end"/>
      </w:r>
      <w:r w:rsidRPr="0139F4E4">
        <w:rPr>
          <w:rFonts w:ascii="Arial" w:eastAsia="Calibri" w:hAnsi="Arial" w:cs="Arial"/>
          <w:sz w:val="22"/>
          <w:szCs w:val="22"/>
          <w:lang w:val="en-ZW"/>
        </w:rPr>
        <w:t xml:space="preserve">. </w:t>
      </w:r>
    </w:p>
    <w:p w14:paraId="013D0CE9" w14:textId="543EF556" w:rsidR="0035010C" w:rsidRDefault="0035010C" w:rsidP="008D7791">
      <w:pPr>
        <w:spacing w:line="360" w:lineRule="auto"/>
        <w:rPr>
          <w:rFonts w:ascii="Arial" w:eastAsia="Calibri" w:hAnsi="Arial" w:cs="Arial"/>
          <w:sz w:val="22"/>
          <w:szCs w:val="22"/>
          <w:lang w:val="en-ZW"/>
        </w:rPr>
      </w:pPr>
      <w:r>
        <w:rPr>
          <w:noProof/>
        </w:rPr>
        <w:lastRenderedPageBreak/>
        <w:drawing>
          <wp:inline distT="0" distB="0" distL="0" distR="0" wp14:anchorId="1F607DC5" wp14:editId="05D612D4">
            <wp:extent cx="5943600" cy="5505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943600" cy="5505452"/>
                    </a:xfrm>
                    <a:prstGeom prst="rect">
                      <a:avLst/>
                    </a:prstGeom>
                  </pic:spPr>
                </pic:pic>
              </a:graphicData>
            </a:graphic>
          </wp:inline>
        </w:drawing>
      </w:r>
    </w:p>
    <w:p w14:paraId="1E250716" w14:textId="242CD4FC" w:rsidR="0035010C" w:rsidRDefault="0035010C" w:rsidP="0035010C">
      <w:pPr>
        <w:pStyle w:val="Caption"/>
        <w:rPr>
          <w:rFonts w:ascii="Arial" w:eastAsia="Calibri" w:hAnsi="Arial" w:cs="Arial"/>
          <w:sz w:val="22"/>
          <w:szCs w:val="22"/>
          <w:lang w:val="en-ZW"/>
        </w:rPr>
      </w:pPr>
      <w:bookmarkStart w:id="758" w:name="_Toc127450338"/>
      <w:bookmarkStart w:id="759" w:name="_Toc127544424"/>
      <w:bookmarkStart w:id="760" w:name="_Toc127956468"/>
      <w:r>
        <w:t xml:space="preserve">Figure </w:t>
      </w:r>
      <w:r>
        <w:fldChar w:fldCharType="begin"/>
      </w:r>
      <w:r>
        <w:instrText>SEQ Figure \* ARABIC</w:instrText>
      </w:r>
      <w:r>
        <w:fldChar w:fldCharType="separate"/>
      </w:r>
      <w:r w:rsidR="00F12E0B">
        <w:rPr>
          <w:noProof/>
        </w:rPr>
        <w:t>3</w:t>
      </w:r>
      <w:r>
        <w:fldChar w:fldCharType="end"/>
      </w:r>
      <w:r>
        <w:t>: Mt Darwin District Hospital</w:t>
      </w:r>
      <w:bookmarkEnd w:id="758"/>
      <w:bookmarkEnd w:id="759"/>
      <w:bookmarkEnd w:id="760"/>
    </w:p>
    <w:p w14:paraId="0D8D9291" w14:textId="77777777" w:rsidR="0035010C" w:rsidRDefault="0035010C" w:rsidP="0035010C">
      <w:pPr>
        <w:spacing w:line="360" w:lineRule="auto"/>
        <w:rPr>
          <w:rFonts w:ascii="Arial" w:eastAsia="Calibri" w:hAnsi="Arial" w:cs="Arial"/>
          <w:sz w:val="22"/>
          <w:szCs w:val="22"/>
          <w:lang w:val="en-ZW"/>
        </w:rPr>
      </w:pPr>
    </w:p>
    <w:p w14:paraId="0B3C6CCE" w14:textId="1F495DD8" w:rsidR="0035010C" w:rsidRPr="00557EFA" w:rsidRDefault="0035010C" w:rsidP="0035010C">
      <w:pPr>
        <w:pStyle w:val="Heading3"/>
        <w:rPr>
          <w:rFonts w:eastAsia="Calibri"/>
          <w:lang w:val="en-ZW"/>
        </w:rPr>
      </w:pPr>
      <w:bookmarkStart w:id="761" w:name="_Toc128690060"/>
      <w:r w:rsidRPr="00EF5986">
        <w:rPr>
          <w:rFonts w:eastAsia="Calibri"/>
          <w:lang w:val="en-ZW"/>
        </w:rPr>
        <w:t xml:space="preserve">Dotito </w:t>
      </w:r>
      <w:r>
        <w:rPr>
          <w:rFonts w:eastAsia="Calibri"/>
          <w:lang w:val="en-ZW"/>
        </w:rPr>
        <w:t>R</w:t>
      </w:r>
      <w:r w:rsidRPr="00EF5986">
        <w:rPr>
          <w:rFonts w:eastAsia="Calibri"/>
          <w:lang w:val="en-ZW"/>
        </w:rPr>
        <w:t xml:space="preserve">ural </w:t>
      </w:r>
      <w:r>
        <w:rPr>
          <w:rFonts w:eastAsia="Calibri"/>
          <w:lang w:val="en-ZW"/>
        </w:rPr>
        <w:t>H</w:t>
      </w:r>
      <w:r w:rsidRPr="00EF5986">
        <w:rPr>
          <w:rFonts w:eastAsia="Calibri"/>
          <w:lang w:val="en-ZW"/>
        </w:rPr>
        <w:t xml:space="preserve">ealth </w:t>
      </w:r>
      <w:r>
        <w:rPr>
          <w:rFonts w:eastAsia="Calibri"/>
          <w:lang w:val="en-ZW"/>
        </w:rPr>
        <w:t>C</w:t>
      </w:r>
      <w:r w:rsidRPr="00EF5986">
        <w:rPr>
          <w:rFonts w:eastAsia="Calibri"/>
          <w:lang w:val="en-ZW"/>
        </w:rPr>
        <w:t xml:space="preserve">are </w:t>
      </w:r>
      <w:r>
        <w:rPr>
          <w:rFonts w:eastAsia="Calibri"/>
          <w:lang w:val="en-ZW"/>
        </w:rPr>
        <w:t>C</w:t>
      </w:r>
      <w:r w:rsidRPr="00EF5986">
        <w:rPr>
          <w:rFonts w:eastAsia="Calibri"/>
          <w:lang w:val="en-ZW"/>
        </w:rPr>
        <w:t>linic</w:t>
      </w:r>
      <w:bookmarkEnd w:id="761"/>
      <w:r w:rsidRPr="00EF5986">
        <w:rPr>
          <w:rFonts w:eastAsia="Calibri"/>
          <w:lang w:val="en-ZW"/>
        </w:rPr>
        <w:t xml:space="preserve"> </w:t>
      </w:r>
    </w:p>
    <w:p w14:paraId="2826C56F" w14:textId="1A38650A" w:rsidR="0035010C" w:rsidRPr="00EF5986" w:rsidRDefault="0035010C" w:rsidP="0035010C">
      <w:pPr>
        <w:spacing w:line="360" w:lineRule="auto"/>
        <w:jc w:val="both"/>
        <w:rPr>
          <w:rFonts w:ascii="Arial" w:eastAsia="Calibri" w:hAnsi="Arial" w:cs="Arial"/>
          <w:lang w:val="en-ZW"/>
        </w:rPr>
      </w:pPr>
      <w:r w:rsidRPr="0139F4E4">
        <w:rPr>
          <w:rFonts w:ascii="Arial" w:eastAsia="Calibri" w:hAnsi="Arial" w:cs="Arial"/>
          <w:lang w:val="en-ZW"/>
        </w:rPr>
        <w:t>Dotito Rural Health Care Clinic is a primary care clinic situated 28 kilometres from Mt</w:t>
      </w:r>
      <w:r w:rsidR="00F9463B">
        <w:rPr>
          <w:rFonts w:ascii="Arial" w:eastAsia="Calibri" w:hAnsi="Arial" w:cs="Arial"/>
          <w:lang w:val="en-ZW"/>
        </w:rPr>
        <w:t>.</w:t>
      </w:r>
      <w:r w:rsidRPr="0139F4E4">
        <w:rPr>
          <w:rFonts w:ascii="Arial" w:eastAsia="Calibri" w:hAnsi="Arial" w:cs="Arial"/>
          <w:lang w:val="en-ZW"/>
        </w:rPr>
        <w:t xml:space="preserve"> Darwin District Hospital</w:t>
      </w:r>
      <w:r w:rsidR="00DB0222">
        <w:rPr>
          <w:rFonts w:ascii="Arial" w:eastAsia="Calibri" w:hAnsi="Arial" w:cs="Arial"/>
          <w:lang w:val="en-ZW"/>
        </w:rPr>
        <w:fldChar w:fldCharType="begin"/>
      </w:r>
      <w:r w:rsidR="00F13A6F">
        <w:rPr>
          <w:rFonts w:ascii="Arial" w:eastAsia="Calibri" w:hAnsi="Arial" w:cs="Arial"/>
          <w:lang w:val="en-ZW"/>
        </w:rPr>
        <w:instrText xml:space="preserve"> ADDIN EN.CITE &lt;EndNote&gt;&lt;Cite&gt;&lt;RecNum&gt;454&lt;/RecNum&gt;&lt;DisplayText&gt;[30]&lt;/DisplayText&gt;&lt;record&gt;&lt;rec-number&gt;454&lt;/rec-number&gt;&lt;foreign-keys&gt;&lt;key app="EN" db-id="5szwxp0er2sa0tevxamvt5a9wdes925002ws" timestamp="1676621921"&gt;454&lt;/key&gt;&lt;/foreign-keys&gt;&lt;ref-type name="Journal Article"&gt;17&lt;/ref-type&gt;&lt;contributors&gt;&lt;/contributors&gt;&lt;titles&gt;&lt;title&gt;Doctor4Africa. (n.d.). Dotito Rural Health Clinic. Retrieved from https://doctor4africa.com/listing/zimbabwe/hospital,rural-health-clinic/dotito-rural-health-clinic/&lt;/title&gt;&lt;/titles&gt;&lt;dates&gt;&lt;/dates&gt;&lt;urls&gt;&lt;/urls&gt;&lt;/record&gt;&lt;/Cite&gt;&lt;/EndNote&gt;</w:instrText>
      </w:r>
      <w:r w:rsidR="00DB0222">
        <w:rPr>
          <w:rFonts w:ascii="Arial" w:eastAsia="Calibri" w:hAnsi="Arial" w:cs="Arial"/>
          <w:lang w:val="en-ZW"/>
        </w:rPr>
        <w:fldChar w:fldCharType="separate"/>
      </w:r>
      <w:r w:rsidR="00F13A6F">
        <w:rPr>
          <w:rFonts w:ascii="Arial" w:eastAsia="Calibri" w:hAnsi="Arial" w:cs="Arial"/>
          <w:noProof/>
          <w:lang w:val="en-ZW"/>
        </w:rPr>
        <w:t>[30]</w:t>
      </w:r>
      <w:r w:rsidR="00DB0222">
        <w:rPr>
          <w:rFonts w:ascii="Arial" w:eastAsia="Calibri" w:hAnsi="Arial" w:cs="Arial"/>
          <w:lang w:val="en-ZW"/>
        </w:rPr>
        <w:fldChar w:fldCharType="end"/>
      </w:r>
      <w:r w:rsidRPr="0139F4E4">
        <w:rPr>
          <w:rFonts w:ascii="Arial" w:eastAsia="Calibri" w:hAnsi="Arial" w:cs="Arial"/>
          <w:lang w:val="en-ZW"/>
        </w:rPr>
        <w:t xml:space="preserve">.  It offers services </w:t>
      </w:r>
      <w:r w:rsidR="00040FF7">
        <w:rPr>
          <w:rFonts w:ascii="Arial" w:eastAsia="Calibri" w:hAnsi="Arial" w:cs="Arial"/>
          <w:lang w:val="en-ZW"/>
        </w:rPr>
        <w:t>that</w:t>
      </w:r>
      <w:r w:rsidRPr="0139F4E4">
        <w:rPr>
          <w:rFonts w:ascii="Arial" w:eastAsia="Calibri" w:hAnsi="Arial" w:cs="Arial"/>
          <w:lang w:val="en-ZW"/>
        </w:rPr>
        <w:t xml:space="preserve"> include curative (chronic condition screening, monitoring and follow</w:t>
      </w:r>
      <w:r w:rsidR="00040FF7">
        <w:rPr>
          <w:rFonts w:ascii="Arial" w:eastAsia="Calibri" w:hAnsi="Arial" w:cs="Arial"/>
          <w:lang w:val="en-ZW"/>
        </w:rPr>
        <w:t>-</w:t>
      </w:r>
      <w:r w:rsidRPr="0139F4E4">
        <w:rPr>
          <w:rFonts w:ascii="Arial" w:eastAsia="Calibri" w:hAnsi="Arial" w:cs="Arial"/>
          <w:lang w:val="en-ZW"/>
        </w:rPr>
        <w:t>up, T</w:t>
      </w:r>
      <w:r w:rsidR="00535F55">
        <w:rPr>
          <w:rFonts w:ascii="Arial" w:eastAsia="Calibri" w:hAnsi="Arial" w:cs="Arial"/>
          <w:lang w:val="en-ZW"/>
        </w:rPr>
        <w:t>.B.</w:t>
      </w:r>
      <w:r w:rsidRPr="0139F4E4">
        <w:rPr>
          <w:rFonts w:ascii="Arial" w:eastAsia="Calibri" w:hAnsi="Arial" w:cs="Arial"/>
          <w:lang w:val="en-ZW"/>
        </w:rPr>
        <w:t xml:space="preserve"> screening, initiation, and management), maternity</w:t>
      </w:r>
      <w:r w:rsidR="00040FF7">
        <w:rPr>
          <w:rFonts w:ascii="Arial" w:eastAsia="Calibri" w:hAnsi="Arial" w:cs="Arial"/>
          <w:lang w:val="en-ZW"/>
        </w:rPr>
        <w:t>-</w:t>
      </w:r>
      <w:r w:rsidRPr="0139F4E4">
        <w:rPr>
          <w:rFonts w:ascii="Arial" w:eastAsia="Calibri" w:hAnsi="Arial" w:cs="Arial"/>
          <w:lang w:val="en-ZW"/>
        </w:rPr>
        <w:t>related services (antenatal care, booking follow</w:t>
      </w:r>
      <w:r w:rsidR="00040FF7">
        <w:rPr>
          <w:rFonts w:ascii="Arial" w:eastAsia="Calibri" w:hAnsi="Arial" w:cs="Arial"/>
          <w:lang w:val="en-ZW"/>
        </w:rPr>
        <w:t>-</w:t>
      </w:r>
      <w:r w:rsidRPr="0139F4E4">
        <w:rPr>
          <w:rFonts w:ascii="Arial" w:eastAsia="Calibri" w:hAnsi="Arial" w:cs="Arial"/>
          <w:lang w:val="en-ZW"/>
        </w:rPr>
        <w:t xml:space="preserve">up visit, deliver), postnatal care (Visual inspection with acetic acid and </w:t>
      </w:r>
      <w:proofErr w:type="spellStart"/>
      <w:r w:rsidRPr="0139F4E4">
        <w:rPr>
          <w:rFonts w:ascii="Arial" w:eastAsia="Calibri" w:hAnsi="Arial" w:cs="Arial"/>
          <w:lang w:val="en-ZW"/>
        </w:rPr>
        <w:t>cervicography</w:t>
      </w:r>
      <w:proofErr w:type="spellEnd"/>
      <w:r w:rsidRPr="0139F4E4">
        <w:rPr>
          <w:rFonts w:ascii="Arial" w:eastAsia="Calibri" w:hAnsi="Arial" w:cs="Arial"/>
          <w:lang w:val="en-ZW"/>
        </w:rPr>
        <w:t xml:space="preserve"> for cancer and lastly outpatient and inpatient related services. On a monthly average</w:t>
      </w:r>
      <w:r w:rsidR="00040FF7">
        <w:rPr>
          <w:rFonts w:ascii="Arial" w:eastAsia="Calibri" w:hAnsi="Arial" w:cs="Arial"/>
          <w:lang w:val="en-ZW"/>
        </w:rPr>
        <w:t>,</w:t>
      </w:r>
      <w:r w:rsidRPr="0139F4E4">
        <w:rPr>
          <w:rFonts w:ascii="Arial" w:eastAsia="Calibri" w:hAnsi="Arial" w:cs="Arial"/>
          <w:lang w:val="en-ZW"/>
        </w:rPr>
        <w:t xml:space="preserve"> the hospital </w:t>
      </w:r>
      <w:r w:rsidR="00A945CA">
        <w:rPr>
          <w:rFonts w:ascii="Arial" w:eastAsia="Calibri" w:hAnsi="Arial" w:cs="Arial"/>
          <w:lang w:val="en-ZW"/>
        </w:rPr>
        <w:t>services</w:t>
      </w:r>
      <w:r w:rsidRPr="0139F4E4">
        <w:rPr>
          <w:rFonts w:ascii="Arial" w:eastAsia="Calibri" w:hAnsi="Arial" w:cs="Arial"/>
          <w:lang w:val="en-ZW"/>
        </w:rPr>
        <w:t xml:space="preserve"> </w:t>
      </w:r>
      <w:r w:rsidRPr="0139F4E4">
        <w:rPr>
          <w:rFonts w:ascii="Arial" w:eastAsia="Calibri" w:hAnsi="Arial" w:cs="Arial"/>
          <w:lang w:val="en-ZW"/>
        </w:rPr>
        <w:lastRenderedPageBreak/>
        <w:t>about 80 patients in the outpatient department. The maternity ward has a monthly average of 25-30 deliveries and a yearly average of 292 deliveries</w:t>
      </w:r>
      <w:r w:rsidR="00A717A5">
        <w:rPr>
          <w:rFonts w:ascii="Arial" w:eastAsia="Calibri" w:hAnsi="Arial" w:cs="Arial"/>
          <w:lang w:val="en-ZW"/>
        </w:rPr>
        <w:fldChar w:fldCharType="begin"/>
      </w:r>
      <w:r w:rsidR="00F13A6F">
        <w:rPr>
          <w:rFonts w:ascii="Arial" w:eastAsia="Calibri" w:hAnsi="Arial" w:cs="Arial"/>
          <w:lang w:val="en-ZW"/>
        </w:rPr>
        <w:instrText xml:space="preserve"> ADDIN EN.CITE &lt;EndNote&gt;&lt;Cite&gt;&lt;RecNum&gt;453&lt;/RecNum&gt;&lt;DisplayText&gt;[29]&lt;/DisplayText&gt;&lt;record&gt;&lt;rec-number&gt;453&lt;/rec-number&gt;&lt;foreign-keys&gt;&lt;key app="EN" db-id="5szwxp0er2sa0tevxamvt5a9wdes925002ws" timestamp="1676621770"&gt;453&lt;/key&gt;&lt;/foreign-keys&gt;&lt;ref-type name="Journal Article"&gt;17&lt;/ref-type&gt;&lt;contributors&gt;&lt;/contributors&gt;&lt;titles&gt;&lt;title&gt;Ministry of Health and Child Care (MoHCC). (n.d.). Zimbabwe Health Information System (HIS)&lt;/title&gt;&lt;/titles&gt;&lt;dates&gt;&lt;/dates&gt;&lt;urls&gt;&lt;/urls&gt;&lt;/record&gt;&lt;/Cite&gt;&lt;/EndNote&gt;</w:instrText>
      </w:r>
      <w:r w:rsidR="00A717A5">
        <w:rPr>
          <w:rFonts w:ascii="Arial" w:eastAsia="Calibri" w:hAnsi="Arial" w:cs="Arial"/>
          <w:lang w:val="en-ZW"/>
        </w:rPr>
        <w:fldChar w:fldCharType="separate"/>
      </w:r>
      <w:r w:rsidR="00F13A6F">
        <w:rPr>
          <w:rFonts w:ascii="Arial" w:eastAsia="Calibri" w:hAnsi="Arial" w:cs="Arial"/>
          <w:noProof/>
          <w:lang w:val="en-ZW"/>
        </w:rPr>
        <w:t>[29]</w:t>
      </w:r>
      <w:r w:rsidR="00A717A5">
        <w:rPr>
          <w:rFonts w:ascii="Arial" w:eastAsia="Calibri" w:hAnsi="Arial" w:cs="Arial"/>
          <w:lang w:val="en-ZW"/>
        </w:rPr>
        <w:fldChar w:fldCharType="end"/>
      </w:r>
      <w:r w:rsidRPr="0139F4E4">
        <w:rPr>
          <w:rFonts w:ascii="Arial" w:eastAsia="Calibri" w:hAnsi="Arial" w:cs="Arial"/>
          <w:lang w:val="en-ZW"/>
        </w:rPr>
        <w:t>.  </w:t>
      </w:r>
    </w:p>
    <w:p w14:paraId="7271040F" w14:textId="77777777" w:rsidR="0035010C" w:rsidRDefault="0035010C" w:rsidP="0035010C">
      <w:pPr>
        <w:spacing w:line="360" w:lineRule="auto"/>
        <w:rPr>
          <w:rFonts w:ascii="Arial" w:eastAsia="Calibri" w:hAnsi="Arial" w:cs="Arial"/>
          <w:sz w:val="22"/>
          <w:szCs w:val="22"/>
          <w:lang w:val="en-ZW"/>
        </w:rPr>
      </w:pPr>
    </w:p>
    <w:p w14:paraId="74B595A4" w14:textId="77777777" w:rsidR="0035010C" w:rsidRDefault="0035010C" w:rsidP="0035010C">
      <w:pPr>
        <w:spacing w:line="360" w:lineRule="auto"/>
        <w:rPr>
          <w:rFonts w:ascii="Arial" w:eastAsia="Calibri" w:hAnsi="Arial" w:cs="Arial"/>
          <w:sz w:val="22"/>
          <w:szCs w:val="22"/>
          <w:lang w:val="en-ZW"/>
        </w:rPr>
      </w:pPr>
      <w:r>
        <w:rPr>
          <w:noProof/>
        </w:rPr>
        <w:drawing>
          <wp:inline distT="0" distB="0" distL="0" distR="0" wp14:anchorId="637B4869" wp14:editId="26EE8A76">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3AA33F" w14:textId="2584CF96" w:rsidR="0035010C" w:rsidRPr="00EF5986" w:rsidRDefault="0035010C" w:rsidP="0035010C">
      <w:pPr>
        <w:pStyle w:val="Caption"/>
        <w:rPr>
          <w:rFonts w:ascii="Arial" w:eastAsia="Calibri" w:hAnsi="Arial" w:cs="Arial"/>
          <w:sz w:val="22"/>
          <w:szCs w:val="22"/>
          <w:lang w:val="en-ZW"/>
        </w:rPr>
      </w:pPr>
      <w:bookmarkStart w:id="762" w:name="_Toc127450339"/>
      <w:bookmarkStart w:id="763" w:name="_Toc127544425"/>
      <w:bookmarkStart w:id="764" w:name="_Toc127956469"/>
      <w:r>
        <w:t xml:space="preserve">Figure </w:t>
      </w:r>
      <w:r>
        <w:fldChar w:fldCharType="begin"/>
      </w:r>
      <w:r>
        <w:instrText>SEQ Figure \* ARABIC</w:instrText>
      </w:r>
      <w:r>
        <w:fldChar w:fldCharType="separate"/>
      </w:r>
      <w:r w:rsidR="00F12E0B">
        <w:rPr>
          <w:noProof/>
        </w:rPr>
        <w:t>4</w:t>
      </w:r>
      <w:r>
        <w:fldChar w:fldCharType="end"/>
      </w:r>
      <w:r>
        <w:t>: Dotito Rural Health Care Clinic</w:t>
      </w:r>
      <w:bookmarkEnd w:id="762"/>
      <w:bookmarkEnd w:id="763"/>
      <w:bookmarkEnd w:id="764"/>
    </w:p>
    <w:p w14:paraId="65958CAA" w14:textId="271C4CCA" w:rsidR="0035010C" w:rsidRPr="001D7BBF" w:rsidRDefault="0035010C" w:rsidP="0035010C">
      <w:pPr>
        <w:pStyle w:val="Heading3"/>
        <w:rPr>
          <w:rFonts w:eastAsia="Calibri"/>
          <w:lang w:val="en-ZW"/>
        </w:rPr>
      </w:pPr>
      <w:bookmarkStart w:id="765" w:name="_Toc128690061"/>
      <w:proofErr w:type="spellStart"/>
      <w:r w:rsidRPr="00EF5986">
        <w:rPr>
          <w:rFonts w:eastAsia="Calibri"/>
          <w:lang w:val="en-ZW"/>
        </w:rPr>
        <w:t>Chitse</w:t>
      </w:r>
      <w:proofErr w:type="spellEnd"/>
      <w:r w:rsidRPr="00EF5986">
        <w:rPr>
          <w:rFonts w:eastAsia="Calibri"/>
          <w:lang w:val="en-ZW"/>
        </w:rPr>
        <w:t xml:space="preserve"> </w:t>
      </w:r>
      <w:r>
        <w:rPr>
          <w:rFonts w:eastAsia="Calibri"/>
          <w:lang w:val="en-ZW"/>
        </w:rPr>
        <w:t>R</w:t>
      </w:r>
      <w:r w:rsidRPr="00EF5986">
        <w:rPr>
          <w:rFonts w:eastAsia="Calibri"/>
          <w:lang w:val="en-ZW"/>
        </w:rPr>
        <w:t xml:space="preserve">ural </w:t>
      </w:r>
      <w:r>
        <w:rPr>
          <w:rFonts w:eastAsia="Calibri"/>
          <w:lang w:val="en-ZW"/>
        </w:rPr>
        <w:t>H</w:t>
      </w:r>
      <w:r w:rsidRPr="00EF5986">
        <w:rPr>
          <w:rFonts w:eastAsia="Calibri"/>
          <w:lang w:val="en-ZW"/>
        </w:rPr>
        <w:t xml:space="preserve">ealth </w:t>
      </w:r>
      <w:r>
        <w:rPr>
          <w:rFonts w:eastAsia="Calibri"/>
          <w:lang w:val="en-ZW"/>
        </w:rPr>
        <w:t>C</w:t>
      </w:r>
      <w:r w:rsidRPr="00EF5986">
        <w:rPr>
          <w:rFonts w:eastAsia="Calibri"/>
          <w:lang w:val="en-ZW"/>
        </w:rPr>
        <w:t xml:space="preserve">are </w:t>
      </w:r>
      <w:r>
        <w:rPr>
          <w:rFonts w:eastAsia="Calibri"/>
          <w:lang w:val="en-ZW"/>
        </w:rPr>
        <w:t>C</w:t>
      </w:r>
      <w:r w:rsidRPr="00EF5986">
        <w:rPr>
          <w:rFonts w:eastAsia="Calibri"/>
          <w:lang w:val="en-ZW"/>
        </w:rPr>
        <w:t>linic</w:t>
      </w:r>
      <w:bookmarkEnd w:id="765"/>
      <w:r w:rsidRPr="00EF5986">
        <w:rPr>
          <w:rFonts w:eastAsia="Calibri"/>
          <w:lang w:val="en-ZW"/>
        </w:rPr>
        <w:t xml:space="preserve"> </w:t>
      </w:r>
    </w:p>
    <w:p w14:paraId="35423B70" w14:textId="47777A63" w:rsidR="0035010C" w:rsidRPr="00ED6047" w:rsidRDefault="0035010C" w:rsidP="0035010C">
      <w:pPr>
        <w:spacing w:line="360" w:lineRule="auto"/>
        <w:jc w:val="both"/>
        <w:rPr>
          <w:rFonts w:ascii="Arial" w:hAnsi="Arial" w:cs="Arial"/>
        </w:rPr>
      </w:pPr>
      <w:proofErr w:type="spellStart"/>
      <w:r w:rsidRPr="2E381735">
        <w:rPr>
          <w:rFonts w:ascii="Arial" w:eastAsia="Calibri" w:hAnsi="Arial" w:cs="Arial"/>
          <w:lang w:val="en-ZW"/>
        </w:rPr>
        <w:t>Chitse</w:t>
      </w:r>
      <w:proofErr w:type="spellEnd"/>
      <w:r w:rsidRPr="2E381735">
        <w:rPr>
          <w:rFonts w:ascii="Arial" w:eastAsia="Calibri" w:hAnsi="Arial" w:cs="Arial"/>
          <w:lang w:val="en-ZW"/>
        </w:rPr>
        <w:t xml:space="preserve"> Rural Health Care Clinic is situated 18 km from Mt</w:t>
      </w:r>
      <w:r w:rsidR="00A945CA">
        <w:rPr>
          <w:rFonts w:ascii="Arial" w:eastAsia="Calibri" w:hAnsi="Arial" w:cs="Arial"/>
          <w:lang w:val="en-ZW"/>
        </w:rPr>
        <w:t>.</w:t>
      </w:r>
      <w:r w:rsidRPr="2E381735">
        <w:rPr>
          <w:rFonts w:ascii="Arial" w:eastAsia="Calibri" w:hAnsi="Arial" w:cs="Arial"/>
          <w:lang w:val="en-ZW"/>
        </w:rPr>
        <w:t xml:space="preserve"> Darwin Hospital</w:t>
      </w:r>
      <w:r w:rsidR="007005A4">
        <w:rPr>
          <w:rFonts w:ascii="Arial" w:eastAsia="Calibri" w:hAnsi="Arial" w:cs="Arial"/>
          <w:lang w:val="en-ZW"/>
        </w:rPr>
        <w:fldChar w:fldCharType="begin"/>
      </w:r>
      <w:r w:rsidR="00F13A6F">
        <w:rPr>
          <w:rFonts w:ascii="Arial" w:eastAsia="Calibri" w:hAnsi="Arial" w:cs="Arial"/>
          <w:lang w:val="en-ZW"/>
        </w:rPr>
        <w:instrText xml:space="preserve"> ADDIN EN.CITE &lt;EndNote&gt;&lt;Cite&gt;&lt;RecNum&gt;455&lt;/RecNum&gt;&lt;DisplayText&gt;[31]&lt;/DisplayText&gt;&lt;record&gt;&lt;rec-number&gt;455&lt;/rec-number&gt;&lt;foreign-keys&gt;&lt;key app="EN" db-id="5szwxp0er2sa0tevxamvt5a9wdes925002ws" timestamp="1676622346"&gt;455&lt;/key&gt;&lt;/foreign-keys&gt;&lt;ref-type name="Journal Article"&gt;17&lt;/ref-type&gt;&lt;contributors&gt;&lt;/contributors&gt;&lt;titles&gt;&lt;title&gt;Samaritan&amp;apos;s Purse. (n.d.). Karanda Mission Hospital, Mt. Darwin, Zimbabwe. Retrieved from https://www.samaritanspurse.org/medical/karanda-mission-hospital-mt-darwin-zimbabwe/.&lt;/title&gt;&lt;/titles&gt;&lt;dates&gt;&lt;/dates&gt;&lt;urls&gt;&lt;/urls&gt;&lt;/record&gt;&lt;/Cite&gt;&lt;/EndNote&gt;</w:instrText>
      </w:r>
      <w:r w:rsidR="007005A4">
        <w:rPr>
          <w:rFonts w:ascii="Arial" w:eastAsia="Calibri" w:hAnsi="Arial" w:cs="Arial"/>
          <w:lang w:val="en-ZW"/>
        </w:rPr>
        <w:fldChar w:fldCharType="separate"/>
      </w:r>
      <w:r w:rsidR="00F13A6F">
        <w:rPr>
          <w:rFonts w:ascii="Arial" w:eastAsia="Calibri" w:hAnsi="Arial" w:cs="Arial"/>
          <w:noProof/>
          <w:lang w:val="en-ZW"/>
        </w:rPr>
        <w:t>[31]</w:t>
      </w:r>
      <w:r w:rsidR="007005A4">
        <w:rPr>
          <w:rFonts w:ascii="Arial" w:eastAsia="Calibri" w:hAnsi="Arial" w:cs="Arial"/>
          <w:lang w:val="en-ZW"/>
        </w:rPr>
        <w:fldChar w:fldCharType="end"/>
      </w:r>
      <w:r w:rsidRPr="2E381735">
        <w:rPr>
          <w:rFonts w:ascii="Arial" w:eastAsia="Calibri" w:hAnsi="Arial" w:cs="Arial"/>
          <w:lang w:val="en-ZW"/>
        </w:rPr>
        <w:t xml:space="preserve">. The clinic offers </w:t>
      </w:r>
      <w:r w:rsidR="00EF0B67" w:rsidRPr="2E381735">
        <w:rPr>
          <w:rFonts w:ascii="Arial" w:eastAsia="Calibri" w:hAnsi="Arial" w:cs="Arial"/>
          <w:lang w:val="en-ZW"/>
        </w:rPr>
        <w:t>similar</w:t>
      </w:r>
      <w:r w:rsidRPr="2E381735">
        <w:rPr>
          <w:rFonts w:ascii="Arial" w:eastAsia="Calibri" w:hAnsi="Arial" w:cs="Arial"/>
          <w:lang w:val="en-ZW"/>
        </w:rPr>
        <w:t xml:space="preserve"> services as Dotito</w:t>
      </w:r>
      <w:r>
        <w:rPr>
          <w:rFonts w:ascii="Arial" w:eastAsia="Calibri" w:hAnsi="Arial" w:cs="Arial"/>
          <w:lang w:val="en-ZW"/>
        </w:rPr>
        <w:t xml:space="preserve"> Rural Health Care</w:t>
      </w:r>
      <w:r w:rsidRPr="2E381735">
        <w:rPr>
          <w:rFonts w:ascii="Arial" w:eastAsia="Calibri" w:hAnsi="Arial" w:cs="Arial"/>
          <w:lang w:val="en-ZW"/>
        </w:rPr>
        <w:t>. Services offered include curative, maternity</w:t>
      </w:r>
      <w:r w:rsidR="00040FF7">
        <w:rPr>
          <w:rFonts w:ascii="Arial" w:eastAsia="Calibri" w:hAnsi="Arial" w:cs="Arial"/>
          <w:lang w:val="en-ZW"/>
        </w:rPr>
        <w:t>-</w:t>
      </w:r>
      <w:r w:rsidRPr="2E381735">
        <w:rPr>
          <w:rFonts w:ascii="Arial" w:eastAsia="Calibri" w:hAnsi="Arial" w:cs="Arial"/>
          <w:lang w:val="en-ZW"/>
        </w:rPr>
        <w:t>related services, postnatal care, outpatient and inpatient</w:t>
      </w:r>
      <w:r w:rsidR="00040FF7">
        <w:rPr>
          <w:rFonts w:ascii="Arial" w:eastAsia="Calibri" w:hAnsi="Arial" w:cs="Arial"/>
          <w:lang w:val="en-ZW"/>
        </w:rPr>
        <w:t>-</w:t>
      </w:r>
      <w:r w:rsidRPr="2E381735">
        <w:rPr>
          <w:rFonts w:ascii="Arial" w:eastAsia="Calibri" w:hAnsi="Arial" w:cs="Arial"/>
          <w:lang w:val="en-ZW"/>
        </w:rPr>
        <w:t xml:space="preserve">related services. There are 18-20 monthly deliveries and about 230 deliveries </w:t>
      </w:r>
      <w:r w:rsidR="00040FF7">
        <w:rPr>
          <w:rFonts w:ascii="Arial" w:eastAsia="Calibri" w:hAnsi="Arial" w:cs="Arial"/>
          <w:lang w:val="en-ZW"/>
        </w:rPr>
        <w:t xml:space="preserve">yearly </w:t>
      </w:r>
      <w:r w:rsidR="00ED66F2">
        <w:rPr>
          <w:rFonts w:ascii="Arial" w:eastAsia="Calibri" w:hAnsi="Arial" w:cs="Arial"/>
          <w:lang w:val="en-ZW"/>
        </w:rPr>
        <w:fldChar w:fldCharType="begin"/>
      </w:r>
      <w:r w:rsidR="00F13A6F">
        <w:rPr>
          <w:rFonts w:ascii="Arial" w:eastAsia="Calibri" w:hAnsi="Arial" w:cs="Arial"/>
          <w:lang w:val="en-ZW"/>
        </w:rPr>
        <w:instrText xml:space="preserve"> ADDIN EN.CITE &lt;EndNote&gt;&lt;Cite&gt;&lt;RecNum&gt;453&lt;/RecNum&gt;&lt;DisplayText&gt;[29]&lt;/DisplayText&gt;&lt;record&gt;&lt;rec-number&gt;453&lt;/rec-number&gt;&lt;foreign-keys&gt;&lt;key app="EN" db-id="5szwxp0er2sa0tevxamvt5a9wdes925002ws" timestamp="1676621770"&gt;453&lt;/key&gt;&lt;/foreign-keys&gt;&lt;ref-type name="Journal Article"&gt;17&lt;/ref-type&gt;&lt;contributors&gt;&lt;/contributors&gt;&lt;titles&gt;&lt;title&gt;Ministry of Health and Child Care (MoHCC). (n.d.). Zimbabwe Health Information System (HIS)&lt;/title&gt;&lt;/titles&gt;&lt;dates&gt;&lt;/dates&gt;&lt;urls&gt;&lt;/urls&gt;&lt;/record&gt;&lt;/Cite&gt;&lt;/EndNote&gt;</w:instrText>
      </w:r>
      <w:r w:rsidR="00ED66F2">
        <w:rPr>
          <w:rFonts w:ascii="Arial" w:eastAsia="Calibri" w:hAnsi="Arial" w:cs="Arial"/>
          <w:lang w:val="en-ZW"/>
        </w:rPr>
        <w:fldChar w:fldCharType="separate"/>
      </w:r>
      <w:r w:rsidR="00F13A6F">
        <w:rPr>
          <w:rFonts w:ascii="Arial" w:eastAsia="Calibri" w:hAnsi="Arial" w:cs="Arial"/>
          <w:noProof/>
          <w:lang w:val="en-ZW"/>
        </w:rPr>
        <w:t>[29]</w:t>
      </w:r>
      <w:r w:rsidR="00ED66F2">
        <w:rPr>
          <w:rFonts w:ascii="Arial" w:eastAsia="Calibri" w:hAnsi="Arial" w:cs="Arial"/>
          <w:lang w:val="en-ZW"/>
        </w:rPr>
        <w:fldChar w:fldCharType="end"/>
      </w:r>
      <w:r w:rsidRPr="2E381735">
        <w:rPr>
          <w:rFonts w:ascii="Arial" w:eastAsia="Calibri" w:hAnsi="Arial" w:cs="Arial"/>
          <w:lang w:val="en-ZW"/>
        </w:rPr>
        <w:t xml:space="preserve">. </w:t>
      </w:r>
    </w:p>
    <w:p w14:paraId="48EEFDD2" w14:textId="77777777" w:rsidR="0035010C" w:rsidRDefault="0035010C" w:rsidP="0035010C">
      <w:pPr>
        <w:spacing w:line="360" w:lineRule="auto"/>
        <w:jc w:val="both"/>
        <w:rPr>
          <w:rFonts w:ascii="Arial" w:hAnsi="Arial" w:cs="Arial"/>
        </w:rPr>
      </w:pPr>
    </w:p>
    <w:p w14:paraId="17A2AA0F" w14:textId="77777777" w:rsidR="001F79EE" w:rsidRDefault="0035010C" w:rsidP="001F79EE">
      <w:pPr>
        <w:keepNext/>
        <w:spacing w:line="360" w:lineRule="auto"/>
        <w:jc w:val="both"/>
      </w:pPr>
      <w:r>
        <w:rPr>
          <w:noProof/>
        </w:rPr>
        <w:lastRenderedPageBreak/>
        <w:drawing>
          <wp:inline distT="0" distB="0" distL="0" distR="0" wp14:anchorId="0ECAEE80" wp14:editId="18DA9DD5">
            <wp:extent cx="5943600" cy="4457700"/>
            <wp:effectExtent l="0" t="0" r="0" b="0"/>
            <wp:docPr id="16" name="Picture 16" descr="A picture containing outdoor, sky, ground,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8C890A6" w14:textId="31EB7DAE" w:rsidR="00D06C5B" w:rsidRPr="001F79EE" w:rsidRDefault="001F79EE" w:rsidP="001F79EE">
      <w:pPr>
        <w:pStyle w:val="Caption"/>
        <w:jc w:val="both"/>
        <w:rPr>
          <w:rFonts w:ascii="Arial" w:hAnsi="Arial" w:cs="Arial"/>
        </w:rPr>
      </w:pPr>
      <w:bookmarkStart w:id="766" w:name="_Toc127450340"/>
      <w:bookmarkStart w:id="767" w:name="_Toc127544426"/>
      <w:bookmarkStart w:id="768" w:name="_Toc127956470"/>
      <w:r>
        <w:t xml:space="preserve">Figure </w:t>
      </w:r>
      <w:r>
        <w:fldChar w:fldCharType="begin"/>
      </w:r>
      <w:r>
        <w:instrText>SEQ Figure \* ARABIC</w:instrText>
      </w:r>
      <w:r>
        <w:fldChar w:fldCharType="separate"/>
      </w:r>
      <w:r w:rsidR="00F12E0B">
        <w:rPr>
          <w:noProof/>
        </w:rPr>
        <w:t>5</w:t>
      </w:r>
      <w:r>
        <w:fldChar w:fldCharType="end"/>
      </w:r>
      <w:r>
        <w:t xml:space="preserve">: </w:t>
      </w:r>
      <w:proofErr w:type="spellStart"/>
      <w:r>
        <w:t>Chitse</w:t>
      </w:r>
      <w:proofErr w:type="spellEnd"/>
      <w:r>
        <w:t xml:space="preserve"> Rural Health Care Clinic</w:t>
      </w:r>
      <w:bookmarkEnd w:id="766"/>
      <w:bookmarkEnd w:id="767"/>
      <w:bookmarkEnd w:id="768"/>
    </w:p>
    <w:p w14:paraId="13AF183B" w14:textId="76528380" w:rsidR="00811BC8" w:rsidRDefault="00811BC8" w:rsidP="00D06C5B">
      <w:pPr>
        <w:spacing w:before="40" w:after="40"/>
        <w:rPr>
          <w:rFonts w:ascii="Arial" w:hAnsi="Arial" w:cs="Arial"/>
          <w:b/>
          <w:bCs/>
          <w:color w:val="000000"/>
          <w:lang w:eastAsia="en-GB"/>
        </w:rPr>
      </w:pPr>
    </w:p>
    <w:tbl>
      <w:tblPr>
        <w:tblStyle w:val="TableGrid"/>
        <w:tblW w:w="0" w:type="auto"/>
        <w:tblLook w:val="04A0" w:firstRow="1" w:lastRow="0" w:firstColumn="1" w:lastColumn="0" w:noHBand="0" w:noVBand="1"/>
      </w:tblPr>
      <w:tblGrid>
        <w:gridCol w:w="2554"/>
        <w:gridCol w:w="2029"/>
        <w:gridCol w:w="2174"/>
        <w:gridCol w:w="2819"/>
      </w:tblGrid>
      <w:tr w:rsidR="00CA01E9" w:rsidRPr="00CA01E9" w14:paraId="21B89E41" w14:textId="77777777" w:rsidTr="00CA01E9">
        <w:trPr>
          <w:trHeight w:val="870"/>
        </w:trPr>
        <w:tc>
          <w:tcPr>
            <w:tcW w:w="4140" w:type="dxa"/>
            <w:shd w:val="clear" w:color="auto" w:fill="F2F2F2" w:themeFill="background1" w:themeFillShade="F2"/>
            <w:hideMark/>
          </w:tcPr>
          <w:p w14:paraId="138D937D"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Variable</w:t>
            </w:r>
          </w:p>
        </w:tc>
        <w:tc>
          <w:tcPr>
            <w:tcW w:w="3120" w:type="dxa"/>
            <w:shd w:val="clear" w:color="auto" w:fill="F2F2F2" w:themeFill="background1" w:themeFillShade="F2"/>
            <w:hideMark/>
          </w:tcPr>
          <w:p w14:paraId="395FE698"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Tshwane, Gauteng Province, South Africa</w:t>
            </w:r>
          </w:p>
        </w:tc>
        <w:tc>
          <w:tcPr>
            <w:tcW w:w="3300" w:type="dxa"/>
            <w:shd w:val="clear" w:color="auto" w:fill="F2F2F2" w:themeFill="background1" w:themeFillShade="F2"/>
            <w:hideMark/>
          </w:tcPr>
          <w:p w14:paraId="2F1E3A4C"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Mount Darwin District, Mashonaland Central Province, Zimbabwe</w:t>
            </w:r>
          </w:p>
        </w:tc>
        <w:tc>
          <w:tcPr>
            <w:tcW w:w="5080" w:type="dxa"/>
            <w:shd w:val="clear" w:color="auto" w:fill="F2F2F2" w:themeFill="background1" w:themeFillShade="F2"/>
            <w:hideMark/>
          </w:tcPr>
          <w:p w14:paraId="35AF50B9"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Aga Khan Hospital in Mombasa (Secondary Care Field Site), Aga Khan Medical Centre in Kilifi (Primary Field Site), Kenya</w:t>
            </w:r>
          </w:p>
        </w:tc>
      </w:tr>
      <w:tr w:rsidR="00CA01E9" w:rsidRPr="00CA01E9" w14:paraId="719EFD19" w14:textId="77777777" w:rsidTr="00CA01E9">
        <w:trPr>
          <w:trHeight w:val="290"/>
        </w:trPr>
        <w:tc>
          <w:tcPr>
            <w:tcW w:w="4140" w:type="dxa"/>
            <w:hideMark/>
          </w:tcPr>
          <w:p w14:paraId="429BDD4F"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Average daily maximum temperature (°C)</w:t>
            </w:r>
          </w:p>
        </w:tc>
        <w:tc>
          <w:tcPr>
            <w:tcW w:w="3120" w:type="dxa"/>
            <w:hideMark/>
          </w:tcPr>
          <w:p w14:paraId="7085F44A"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28.8 (January)</w:t>
            </w:r>
          </w:p>
        </w:tc>
        <w:tc>
          <w:tcPr>
            <w:tcW w:w="3300" w:type="dxa"/>
            <w:hideMark/>
          </w:tcPr>
          <w:p w14:paraId="5DF9BDDB"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32.3 (October)</w:t>
            </w:r>
          </w:p>
        </w:tc>
        <w:tc>
          <w:tcPr>
            <w:tcW w:w="5080" w:type="dxa"/>
            <w:hideMark/>
          </w:tcPr>
          <w:p w14:paraId="50F567E1"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30.3 (February)</w:t>
            </w:r>
          </w:p>
        </w:tc>
      </w:tr>
      <w:tr w:rsidR="00CA01E9" w:rsidRPr="00CA01E9" w14:paraId="7BFF0875" w14:textId="77777777" w:rsidTr="00CA01E9">
        <w:trPr>
          <w:trHeight w:val="580"/>
        </w:trPr>
        <w:tc>
          <w:tcPr>
            <w:tcW w:w="4140" w:type="dxa"/>
            <w:hideMark/>
          </w:tcPr>
          <w:p w14:paraId="7B60AA87"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Average daily temperature of warmest month (°C)</w:t>
            </w:r>
          </w:p>
        </w:tc>
        <w:tc>
          <w:tcPr>
            <w:tcW w:w="3120" w:type="dxa"/>
            <w:hideMark/>
          </w:tcPr>
          <w:p w14:paraId="467B0663"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22.8 (January)</w:t>
            </w:r>
          </w:p>
        </w:tc>
        <w:tc>
          <w:tcPr>
            <w:tcW w:w="3300" w:type="dxa"/>
            <w:hideMark/>
          </w:tcPr>
          <w:p w14:paraId="78B0DBDA"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25.6 (November)</w:t>
            </w:r>
          </w:p>
        </w:tc>
        <w:tc>
          <w:tcPr>
            <w:tcW w:w="5080" w:type="dxa"/>
            <w:hideMark/>
          </w:tcPr>
          <w:p w14:paraId="33EF3CDF"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26.8 (March)</w:t>
            </w:r>
          </w:p>
        </w:tc>
      </w:tr>
      <w:tr w:rsidR="00CA01E9" w:rsidRPr="00CA01E9" w14:paraId="24587A02" w14:textId="77777777" w:rsidTr="00CA01E9">
        <w:trPr>
          <w:trHeight w:val="290"/>
        </w:trPr>
        <w:tc>
          <w:tcPr>
            <w:tcW w:w="4140" w:type="dxa"/>
            <w:hideMark/>
          </w:tcPr>
          <w:p w14:paraId="01F45B5B"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Average annual rainfall total (mm)</w:t>
            </w:r>
          </w:p>
        </w:tc>
        <w:tc>
          <w:tcPr>
            <w:tcW w:w="3120" w:type="dxa"/>
            <w:hideMark/>
          </w:tcPr>
          <w:p w14:paraId="16616670"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657</w:t>
            </w:r>
          </w:p>
        </w:tc>
        <w:tc>
          <w:tcPr>
            <w:tcW w:w="3300" w:type="dxa"/>
            <w:hideMark/>
          </w:tcPr>
          <w:p w14:paraId="31A388E5"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730</w:t>
            </w:r>
          </w:p>
        </w:tc>
        <w:tc>
          <w:tcPr>
            <w:tcW w:w="5080" w:type="dxa"/>
            <w:hideMark/>
          </w:tcPr>
          <w:p w14:paraId="69C77821"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700</w:t>
            </w:r>
          </w:p>
        </w:tc>
      </w:tr>
      <w:tr w:rsidR="00CA01E9" w:rsidRPr="00CA01E9" w14:paraId="3F1BD678" w14:textId="77777777" w:rsidTr="00CA01E9">
        <w:trPr>
          <w:trHeight w:val="290"/>
        </w:trPr>
        <w:tc>
          <w:tcPr>
            <w:tcW w:w="4140" w:type="dxa"/>
            <w:hideMark/>
          </w:tcPr>
          <w:p w14:paraId="714D6768"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Days with max apparent temp ≥32 °C [5]</w:t>
            </w:r>
          </w:p>
        </w:tc>
        <w:tc>
          <w:tcPr>
            <w:tcW w:w="3120" w:type="dxa"/>
            <w:hideMark/>
          </w:tcPr>
          <w:p w14:paraId="4184E1F7"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38</w:t>
            </w:r>
          </w:p>
        </w:tc>
        <w:tc>
          <w:tcPr>
            <w:tcW w:w="3300" w:type="dxa"/>
            <w:hideMark/>
          </w:tcPr>
          <w:p w14:paraId="21DD8AD6"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92</w:t>
            </w:r>
          </w:p>
        </w:tc>
        <w:tc>
          <w:tcPr>
            <w:tcW w:w="5080" w:type="dxa"/>
            <w:hideMark/>
          </w:tcPr>
          <w:p w14:paraId="4B23FFDE"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40</w:t>
            </w:r>
          </w:p>
        </w:tc>
      </w:tr>
      <w:tr w:rsidR="00CA01E9" w:rsidRPr="00CA01E9" w14:paraId="1BF50F89" w14:textId="77777777" w:rsidTr="00CA01E9">
        <w:trPr>
          <w:trHeight w:val="290"/>
        </w:trPr>
        <w:tc>
          <w:tcPr>
            <w:tcW w:w="4140" w:type="dxa"/>
            <w:hideMark/>
          </w:tcPr>
          <w:p w14:paraId="29FF85DF" w14:textId="77777777" w:rsidR="00CA01E9" w:rsidRPr="00CA01E9" w:rsidRDefault="00CA01E9" w:rsidP="00CA01E9">
            <w:pPr>
              <w:rPr>
                <w:rFonts w:ascii="Arial" w:hAnsi="Arial" w:cs="Arial"/>
                <w:b/>
                <w:bCs/>
                <w:color w:val="000000"/>
                <w:sz w:val="18"/>
                <w:szCs w:val="18"/>
                <w:lang w:val="it-IT" w:eastAsia="en-GB"/>
              </w:rPr>
            </w:pPr>
            <w:r w:rsidRPr="00CA01E9">
              <w:rPr>
                <w:rFonts w:ascii="Arial" w:hAnsi="Arial" w:cs="Arial"/>
                <w:b/>
                <w:bCs/>
                <w:color w:val="000000"/>
                <w:sz w:val="18"/>
                <w:szCs w:val="18"/>
                <w:lang w:val="it-IT" w:eastAsia="en-GB"/>
              </w:rPr>
              <w:t>Climate zone (Köppen-Geiger classification)</w:t>
            </w:r>
          </w:p>
        </w:tc>
        <w:tc>
          <w:tcPr>
            <w:tcW w:w="3120" w:type="dxa"/>
            <w:hideMark/>
          </w:tcPr>
          <w:p w14:paraId="4ABF9267"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Subtropical (</w:t>
            </w:r>
            <w:proofErr w:type="spellStart"/>
            <w:r w:rsidRPr="00CA01E9">
              <w:rPr>
                <w:rFonts w:ascii="Arial" w:hAnsi="Arial" w:cs="Arial"/>
                <w:b/>
                <w:bCs/>
                <w:color w:val="000000"/>
                <w:sz w:val="18"/>
                <w:szCs w:val="18"/>
                <w:lang w:eastAsia="en-GB"/>
              </w:rPr>
              <w:t>Cwb</w:t>
            </w:r>
            <w:proofErr w:type="spellEnd"/>
            <w:r w:rsidRPr="00CA01E9">
              <w:rPr>
                <w:rFonts w:ascii="Arial" w:hAnsi="Arial" w:cs="Arial"/>
                <w:b/>
                <w:bCs/>
                <w:color w:val="000000"/>
                <w:sz w:val="18"/>
                <w:szCs w:val="18"/>
                <w:lang w:eastAsia="en-GB"/>
              </w:rPr>
              <w:t>)</w:t>
            </w:r>
          </w:p>
        </w:tc>
        <w:tc>
          <w:tcPr>
            <w:tcW w:w="3300" w:type="dxa"/>
            <w:hideMark/>
          </w:tcPr>
          <w:p w14:paraId="326063D1"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Humid subtropical (</w:t>
            </w:r>
            <w:proofErr w:type="spellStart"/>
            <w:r w:rsidRPr="00CA01E9">
              <w:rPr>
                <w:rFonts w:ascii="Arial" w:hAnsi="Arial" w:cs="Arial"/>
                <w:b/>
                <w:bCs/>
                <w:color w:val="000000"/>
                <w:sz w:val="18"/>
                <w:szCs w:val="18"/>
                <w:lang w:eastAsia="en-GB"/>
              </w:rPr>
              <w:t>Cwb</w:t>
            </w:r>
            <w:proofErr w:type="spellEnd"/>
            <w:r w:rsidRPr="00CA01E9">
              <w:rPr>
                <w:rFonts w:ascii="Arial" w:hAnsi="Arial" w:cs="Arial"/>
                <w:b/>
                <w:bCs/>
                <w:color w:val="000000"/>
                <w:sz w:val="18"/>
                <w:szCs w:val="18"/>
                <w:lang w:eastAsia="en-GB"/>
              </w:rPr>
              <w:t>)</w:t>
            </w:r>
          </w:p>
        </w:tc>
        <w:tc>
          <w:tcPr>
            <w:tcW w:w="5080" w:type="dxa"/>
            <w:hideMark/>
          </w:tcPr>
          <w:p w14:paraId="36E22011"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Tropical (Am)</w:t>
            </w:r>
          </w:p>
        </w:tc>
      </w:tr>
      <w:tr w:rsidR="00CA01E9" w:rsidRPr="00CA01E9" w14:paraId="351387B3" w14:textId="77777777" w:rsidTr="00CA01E9">
        <w:trPr>
          <w:trHeight w:val="1160"/>
        </w:trPr>
        <w:tc>
          <w:tcPr>
            <w:tcW w:w="4140" w:type="dxa"/>
            <w:hideMark/>
          </w:tcPr>
          <w:p w14:paraId="2361A8B4"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Health facilities</w:t>
            </w:r>
          </w:p>
        </w:tc>
        <w:tc>
          <w:tcPr>
            <w:tcW w:w="3120" w:type="dxa"/>
            <w:hideMark/>
          </w:tcPr>
          <w:p w14:paraId="7491C220"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Laudium Community Health Centre, Mamelodi District Hospital, Stanza Bopape Community Health Centre</w:t>
            </w:r>
          </w:p>
        </w:tc>
        <w:tc>
          <w:tcPr>
            <w:tcW w:w="3300" w:type="dxa"/>
            <w:hideMark/>
          </w:tcPr>
          <w:p w14:paraId="16D1436F"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 xml:space="preserve">Mt Darwin District Hospital, </w:t>
            </w:r>
            <w:proofErr w:type="spellStart"/>
            <w:r w:rsidRPr="00CA01E9">
              <w:rPr>
                <w:rFonts w:ascii="Arial" w:hAnsi="Arial" w:cs="Arial"/>
                <w:b/>
                <w:bCs/>
                <w:color w:val="000000"/>
                <w:sz w:val="18"/>
                <w:szCs w:val="18"/>
                <w:lang w:eastAsia="en-GB"/>
              </w:rPr>
              <w:t>Chitse</w:t>
            </w:r>
            <w:proofErr w:type="spellEnd"/>
            <w:r w:rsidRPr="00CA01E9">
              <w:rPr>
                <w:rFonts w:ascii="Arial" w:hAnsi="Arial" w:cs="Arial"/>
                <w:b/>
                <w:bCs/>
                <w:color w:val="000000"/>
                <w:sz w:val="18"/>
                <w:szCs w:val="18"/>
                <w:lang w:eastAsia="en-GB"/>
              </w:rPr>
              <w:t xml:space="preserve"> Rural Health Care Clinic, Dotito Rural Health Care Clinic</w:t>
            </w:r>
          </w:p>
        </w:tc>
        <w:tc>
          <w:tcPr>
            <w:tcW w:w="5080" w:type="dxa"/>
            <w:hideMark/>
          </w:tcPr>
          <w:p w14:paraId="7514ABE6"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Aga Khan Medical Centre in Kilifi (primary field site), Aga Khan Hospital in Mombasa (secondary care field site)</w:t>
            </w:r>
          </w:p>
        </w:tc>
      </w:tr>
      <w:tr w:rsidR="00CA01E9" w:rsidRPr="00CA01E9" w14:paraId="52082526" w14:textId="77777777" w:rsidTr="00CA01E9">
        <w:trPr>
          <w:trHeight w:val="580"/>
        </w:trPr>
        <w:tc>
          <w:tcPr>
            <w:tcW w:w="4140" w:type="dxa"/>
            <w:hideMark/>
          </w:tcPr>
          <w:p w14:paraId="49499C4B"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lastRenderedPageBreak/>
              <w:t>Maternal mortality ratio per 100,000 live births (country level)</w:t>
            </w:r>
          </w:p>
        </w:tc>
        <w:tc>
          <w:tcPr>
            <w:tcW w:w="3120" w:type="dxa"/>
            <w:hideMark/>
          </w:tcPr>
          <w:p w14:paraId="27FDC0EA"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155.9 [8]</w:t>
            </w:r>
          </w:p>
        </w:tc>
        <w:tc>
          <w:tcPr>
            <w:tcW w:w="3300" w:type="dxa"/>
            <w:hideMark/>
          </w:tcPr>
          <w:p w14:paraId="4CDE986A"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462 [9]</w:t>
            </w:r>
          </w:p>
        </w:tc>
        <w:tc>
          <w:tcPr>
            <w:tcW w:w="5080" w:type="dxa"/>
            <w:hideMark/>
          </w:tcPr>
          <w:p w14:paraId="1289F852"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342 [18]</w:t>
            </w:r>
          </w:p>
        </w:tc>
      </w:tr>
      <w:tr w:rsidR="00CA01E9" w:rsidRPr="00CA01E9" w14:paraId="6B5CFD1F" w14:textId="77777777" w:rsidTr="00CA01E9">
        <w:trPr>
          <w:trHeight w:val="580"/>
        </w:trPr>
        <w:tc>
          <w:tcPr>
            <w:tcW w:w="4140" w:type="dxa"/>
            <w:hideMark/>
          </w:tcPr>
          <w:p w14:paraId="1D8607F6"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Lifetime risk of maternal death (country level)</w:t>
            </w:r>
          </w:p>
        </w:tc>
        <w:tc>
          <w:tcPr>
            <w:tcW w:w="3120" w:type="dxa"/>
            <w:hideMark/>
          </w:tcPr>
          <w:p w14:paraId="39EC2416"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1 in 330 [10]</w:t>
            </w:r>
          </w:p>
        </w:tc>
        <w:tc>
          <w:tcPr>
            <w:tcW w:w="3300" w:type="dxa"/>
            <w:hideMark/>
          </w:tcPr>
          <w:p w14:paraId="333130EA"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1 in 53 [9]</w:t>
            </w:r>
          </w:p>
        </w:tc>
        <w:tc>
          <w:tcPr>
            <w:tcW w:w="5080" w:type="dxa"/>
            <w:hideMark/>
          </w:tcPr>
          <w:p w14:paraId="012E6172"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1 in 69 [19]</w:t>
            </w:r>
          </w:p>
        </w:tc>
      </w:tr>
      <w:tr w:rsidR="00CA01E9" w:rsidRPr="00CA01E9" w14:paraId="603DD475" w14:textId="77777777" w:rsidTr="00CA01E9">
        <w:trPr>
          <w:trHeight w:val="580"/>
        </w:trPr>
        <w:tc>
          <w:tcPr>
            <w:tcW w:w="4140" w:type="dxa"/>
            <w:hideMark/>
          </w:tcPr>
          <w:p w14:paraId="69677CA1"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Number of new women attending antenatal clinic in study area per month</w:t>
            </w:r>
          </w:p>
        </w:tc>
        <w:tc>
          <w:tcPr>
            <w:tcW w:w="3120" w:type="dxa"/>
            <w:hideMark/>
          </w:tcPr>
          <w:p w14:paraId="4225274C"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268 [11]</w:t>
            </w:r>
          </w:p>
        </w:tc>
        <w:tc>
          <w:tcPr>
            <w:tcW w:w="3300" w:type="dxa"/>
            <w:hideMark/>
          </w:tcPr>
          <w:p w14:paraId="26615D49"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235 [12]</w:t>
            </w:r>
          </w:p>
        </w:tc>
        <w:tc>
          <w:tcPr>
            <w:tcW w:w="5080" w:type="dxa"/>
            <w:hideMark/>
          </w:tcPr>
          <w:p w14:paraId="004488B9"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500 [20]</w:t>
            </w:r>
          </w:p>
        </w:tc>
      </w:tr>
      <w:tr w:rsidR="00CA01E9" w:rsidRPr="00CA01E9" w14:paraId="7CC5BD3A" w14:textId="77777777" w:rsidTr="00CA01E9">
        <w:trPr>
          <w:trHeight w:val="290"/>
        </w:trPr>
        <w:tc>
          <w:tcPr>
            <w:tcW w:w="4140" w:type="dxa"/>
            <w:hideMark/>
          </w:tcPr>
          <w:p w14:paraId="3F0C6FA3"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Number of maternity facilities in study area</w:t>
            </w:r>
          </w:p>
        </w:tc>
        <w:tc>
          <w:tcPr>
            <w:tcW w:w="3120" w:type="dxa"/>
            <w:hideMark/>
          </w:tcPr>
          <w:p w14:paraId="5B238DFD"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3</w:t>
            </w:r>
          </w:p>
        </w:tc>
        <w:tc>
          <w:tcPr>
            <w:tcW w:w="3300" w:type="dxa"/>
            <w:hideMark/>
          </w:tcPr>
          <w:p w14:paraId="7E0B1193"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3</w:t>
            </w:r>
          </w:p>
        </w:tc>
        <w:tc>
          <w:tcPr>
            <w:tcW w:w="5080" w:type="dxa"/>
            <w:hideMark/>
          </w:tcPr>
          <w:p w14:paraId="09AE3F79"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2</w:t>
            </w:r>
          </w:p>
        </w:tc>
      </w:tr>
      <w:tr w:rsidR="00CA01E9" w:rsidRPr="00CA01E9" w14:paraId="3E74922F" w14:textId="77777777" w:rsidTr="00CA01E9">
        <w:trPr>
          <w:trHeight w:val="870"/>
        </w:trPr>
        <w:tc>
          <w:tcPr>
            <w:tcW w:w="4140" w:type="dxa"/>
            <w:hideMark/>
          </w:tcPr>
          <w:p w14:paraId="48F943B8"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Predominant housing type</w:t>
            </w:r>
          </w:p>
        </w:tc>
        <w:tc>
          <w:tcPr>
            <w:tcW w:w="3120" w:type="dxa"/>
            <w:hideMark/>
          </w:tcPr>
          <w:p w14:paraId="1DA7C82E"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Informal housing with tin sheeting and low-cost government housing</w:t>
            </w:r>
          </w:p>
        </w:tc>
        <w:tc>
          <w:tcPr>
            <w:tcW w:w="3300" w:type="dxa"/>
            <w:hideMark/>
          </w:tcPr>
          <w:p w14:paraId="48B75A7C"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Brick housing, or mud and sticks</w:t>
            </w:r>
          </w:p>
        </w:tc>
        <w:tc>
          <w:tcPr>
            <w:tcW w:w="5080" w:type="dxa"/>
            <w:hideMark/>
          </w:tcPr>
          <w:p w14:paraId="3D1735B7"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Brick and mud houses, modern houses</w:t>
            </w:r>
          </w:p>
        </w:tc>
      </w:tr>
      <w:tr w:rsidR="00CA01E9" w:rsidRPr="00CA01E9" w14:paraId="1048393A" w14:textId="77777777" w:rsidTr="00CA01E9">
        <w:trPr>
          <w:trHeight w:val="290"/>
        </w:trPr>
        <w:tc>
          <w:tcPr>
            <w:tcW w:w="4140" w:type="dxa"/>
            <w:hideMark/>
          </w:tcPr>
          <w:p w14:paraId="1918F3B6" w14:textId="01EA9CEB"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 xml:space="preserve">Birth in </w:t>
            </w:r>
            <w:r w:rsidR="001D2397">
              <w:rPr>
                <w:rFonts w:ascii="Arial" w:hAnsi="Arial" w:cs="Arial"/>
                <w:b/>
                <w:bCs/>
                <w:color w:val="000000"/>
                <w:sz w:val="18"/>
                <w:szCs w:val="18"/>
                <w:lang w:eastAsia="en-GB"/>
              </w:rPr>
              <w:t xml:space="preserve">a </w:t>
            </w:r>
            <w:r w:rsidRPr="00CA01E9">
              <w:rPr>
                <w:rFonts w:ascii="Arial" w:hAnsi="Arial" w:cs="Arial"/>
                <w:b/>
                <w:bCs/>
                <w:color w:val="000000"/>
                <w:sz w:val="18"/>
                <w:szCs w:val="18"/>
                <w:lang w:eastAsia="en-GB"/>
              </w:rPr>
              <w:t>health facility</w:t>
            </w:r>
          </w:p>
        </w:tc>
        <w:tc>
          <w:tcPr>
            <w:tcW w:w="3120" w:type="dxa"/>
            <w:hideMark/>
          </w:tcPr>
          <w:p w14:paraId="6D4A5066"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97.3% [13]</w:t>
            </w:r>
          </w:p>
        </w:tc>
        <w:tc>
          <w:tcPr>
            <w:tcW w:w="3300" w:type="dxa"/>
            <w:hideMark/>
          </w:tcPr>
          <w:p w14:paraId="56FB5D9A"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93% [14]</w:t>
            </w:r>
          </w:p>
        </w:tc>
        <w:tc>
          <w:tcPr>
            <w:tcW w:w="5080" w:type="dxa"/>
            <w:hideMark/>
          </w:tcPr>
          <w:p w14:paraId="0442C33A"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70% [21]</w:t>
            </w:r>
          </w:p>
        </w:tc>
      </w:tr>
      <w:tr w:rsidR="00CA01E9" w:rsidRPr="00CA01E9" w14:paraId="3CBBCB84" w14:textId="77777777" w:rsidTr="00CA01E9">
        <w:trPr>
          <w:trHeight w:val="290"/>
        </w:trPr>
        <w:tc>
          <w:tcPr>
            <w:tcW w:w="4140" w:type="dxa"/>
            <w:hideMark/>
          </w:tcPr>
          <w:p w14:paraId="3DC81F8A"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Preterm birth rate</w:t>
            </w:r>
          </w:p>
        </w:tc>
        <w:tc>
          <w:tcPr>
            <w:tcW w:w="3120" w:type="dxa"/>
            <w:hideMark/>
          </w:tcPr>
          <w:p w14:paraId="416ED72F"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12.6% [15]</w:t>
            </w:r>
          </w:p>
        </w:tc>
        <w:tc>
          <w:tcPr>
            <w:tcW w:w="3300" w:type="dxa"/>
            <w:hideMark/>
          </w:tcPr>
          <w:p w14:paraId="54420F0C"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17% [12]</w:t>
            </w:r>
          </w:p>
        </w:tc>
        <w:tc>
          <w:tcPr>
            <w:tcW w:w="5080" w:type="dxa"/>
            <w:hideMark/>
          </w:tcPr>
          <w:p w14:paraId="05482B8F"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12.5% [22]</w:t>
            </w:r>
          </w:p>
        </w:tc>
      </w:tr>
      <w:tr w:rsidR="00CA01E9" w:rsidRPr="00CA01E9" w14:paraId="4AB1D411" w14:textId="77777777" w:rsidTr="00CA01E9">
        <w:trPr>
          <w:trHeight w:val="290"/>
        </w:trPr>
        <w:tc>
          <w:tcPr>
            <w:tcW w:w="4140" w:type="dxa"/>
            <w:hideMark/>
          </w:tcPr>
          <w:p w14:paraId="0B7B5422"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Low birth weight rate</w:t>
            </w:r>
          </w:p>
        </w:tc>
        <w:tc>
          <w:tcPr>
            <w:tcW w:w="3120" w:type="dxa"/>
            <w:hideMark/>
          </w:tcPr>
          <w:p w14:paraId="15575347"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13% [16]</w:t>
            </w:r>
          </w:p>
        </w:tc>
        <w:tc>
          <w:tcPr>
            <w:tcW w:w="3300" w:type="dxa"/>
            <w:hideMark/>
          </w:tcPr>
          <w:p w14:paraId="522283BD"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8.8% [9]</w:t>
            </w:r>
          </w:p>
        </w:tc>
        <w:tc>
          <w:tcPr>
            <w:tcW w:w="5080" w:type="dxa"/>
            <w:hideMark/>
          </w:tcPr>
          <w:p w14:paraId="1124C54D"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10.2% [22]</w:t>
            </w:r>
          </w:p>
        </w:tc>
      </w:tr>
      <w:tr w:rsidR="00CA01E9" w:rsidRPr="00CA01E9" w14:paraId="52B42374" w14:textId="77777777" w:rsidTr="00CA01E9">
        <w:trPr>
          <w:trHeight w:val="290"/>
        </w:trPr>
        <w:tc>
          <w:tcPr>
            <w:tcW w:w="4140" w:type="dxa"/>
            <w:hideMark/>
          </w:tcPr>
          <w:p w14:paraId="232179C0"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Stillbirth rate per 1000 live births</w:t>
            </w:r>
          </w:p>
        </w:tc>
        <w:tc>
          <w:tcPr>
            <w:tcW w:w="3120" w:type="dxa"/>
            <w:hideMark/>
          </w:tcPr>
          <w:p w14:paraId="564891F7"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18 [13]</w:t>
            </w:r>
          </w:p>
        </w:tc>
        <w:tc>
          <w:tcPr>
            <w:tcW w:w="3300" w:type="dxa"/>
            <w:hideMark/>
          </w:tcPr>
          <w:p w14:paraId="39149B0E"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13 [12]</w:t>
            </w:r>
          </w:p>
        </w:tc>
        <w:tc>
          <w:tcPr>
            <w:tcW w:w="5080" w:type="dxa"/>
            <w:hideMark/>
          </w:tcPr>
          <w:p w14:paraId="668D3842"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21.5 [23]</w:t>
            </w:r>
          </w:p>
        </w:tc>
      </w:tr>
      <w:tr w:rsidR="00CA01E9" w:rsidRPr="00CA01E9" w14:paraId="0BE0F436" w14:textId="77777777" w:rsidTr="00CA01E9">
        <w:trPr>
          <w:trHeight w:val="290"/>
        </w:trPr>
        <w:tc>
          <w:tcPr>
            <w:tcW w:w="4140" w:type="dxa"/>
            <w:hideMark/>
          </w:tcPr>
          <w:p w14:paraId="63C0ED0F"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Caesarean section rate</w:t>
            </w:r>
          </w:p>
        </w:tc>
        <w:tc>
          <w:tcPr>
            <w:tcW w:w="3120" w:type="dxa"/>
            <w:hideMark/>
          </w:tcPr>
          <w:p w14:paraId="7B534312"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26.0% [16]</w:t>
            </w:r>
          </w:p>
        </w:tc>
        <w:tc>
          <w:tcPr>
            <w:tcW w:w="3300" w:type="dxa"/>
            <w:hideMark/>
          </w:tcPr>
          <w:p w14:paraId="4440F596"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4% [14]</w:t>
            </w:r>
          </w:p>
        </w:tc>
        <w:tc>
          <w:tcPr>
            <w:tcW w:w="5080" w:type="dxa"/>
            <w:hideMark/>
          </w:tcPr>
          <w:p w14:paraId="0B1A52A3" w14:textId="77777777" w:rsidR="00CA01E9" w:rsidRPr="009653DC" w:rsidRDefault="00CA01E9" w:rsidP="00CA01E9">
            <w:pPr>
              <w:rPr>
                <w:rFonts w:ascii="Arial" w:hAnsi="Arial" w:cs="Arial"/>
                <w:b/>
                <w:bCs/>
                <w:color w:val="000000" w:themeColor="text1"/>
                <w:sz w:val="18"/>
                <w:szCs w:val="18"/>
                <w:lang w:eastAsia="en-GB"/>
              </w:rPr>
            </w:pPr>
            <w:r w:rsidRPr="009653DC">
              <w:rPr>
                <w:rFonts w:ascii="Arial" w:hAnsi="Arial" w:cs="Arial"/>
                <w:b/>
                <w:bCs/>
                <w:color w:val="000000" w:themeColor="text1"/>
                <w:sz w:val="18"/>
                <w:szCs w:val="18"/>
                <w:lang w:eastAsia="en-GB"/>
              </w:rPr>
              <w:t>9.3% [22]</w:t>
            </w:r>
          </w:p>
        </w:tc>
      </w:tr>
      <w:tr w:rsidR="00CA01E9" w:rsidRPr="00CA01E9" w14:paraId="68FB47DB" w14:textId="77777777" w:rsidTr="00CA01E9">
        <w:trPr>
          <w:trHeight w:val="290"/>
        </w:trPr>
        <w:tc>
          <w:tcPr>
            <w:tcW w:w="4140" w:type="dxa"/>
            <w:hideMark/>
          </w:tcPr>
          <w:p w14:paraId="5005698C"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Neonatal mortality rate per 1000 live births</w:t>
            </w:r>
          </w:p>
        </w:tc>
        <w:tc>
          <w:tcPr>
            <w:tcW w:w="3120" w:type="dxa"/>
            <w:hideMark/>
          </w:tcPr>
          <w:p w14:paraId="7AAF06F5"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12.2 [17]</w:t>
            </w:r>
          </w:p>
        </w:tc>
        <w:tc>
          <w:tcPr>
            <w:tcW w:w="3300" w:type="dxa"/>
            <w:hideMark/>
          </w:tcPr>
          <w:p w14:paraId="27AAE2CF" w14:textId="77777777" w:rsidR="00CA01E9" w:rsidRPr="00CA01E9" w:rsidRDefault="00CA01E9" w:rsidP="00CA01E9">
            <w:pPr>
              <w:rPr>
                <w:rFonts w:ascii="Arial" w:hAnsi="Arial" w:cs="Arial"/>
                <w:b/>
                <w:bCs/>
                <w:color w:val="000000"/>
                <w:sz w:val="18"/>
                <w:szCs w:val="18"/>
                <w:lang w:eastAsia="en-GB"/>
              </w:rPr>
            </w:pPr>
            <w:r w:rsidRPr="00CA01E9">
              <w:rPr>
                <w:rFonts w:ascii="Arial" w:hAnsi="Arial" w:cs="Arial"/>
                <w:b/>
                <w:bCs/>
                <w:color w:val="000000"/>
                <w:sz w:val="18"/>
                <w:szCs w:val="18"/>
                <w:lang w:eastAsia="en-GB"/>
              </w:rPr>
              <w:t>33 [12]</w:t>
            </w:r>
          </w:p>
        </w:tc>
        <w:tc>
          <w:tcPr>
            <w:tcW w:w="5080" w:type="dxa"/>
            <w:hideMark/>
          </w:tcPr>
          <w:p w14:paraId="61CBF823" w14:textId="77777777" w:rsidR="00CA01E9" w:rsidRPr="009653DC" w:rsidRDefault="00CA01E9" w:rsidP="00005E22">
            <w:pPr>
              <w:keepNext/>
              <w:rPr>
                <w:rFonts w:ascii="Arial" w:hAnsi="Arial" w:cs="Arial"/>
                <w:b/>
                <w:bCs/>
                <w:color w:val="000000" w:themeColor="text1"/>
                <w:sz w:val="18"/>
                <w:szCs w:val="18"/>
                <w:lang w:eastAsia="en-GB"/>
              </w:rPr>
            </w:pPr>
            <w:commentRangeStart w:id="769"/>
            <w:r w:rsidRPr="009653DC">
              <w:rPr>
                <w:rFonts w:ascii="Arial" w:hAnsi="Arial" w:cs="Arial"/>
                <w:b/>
                <w:bCs/>
                <w:color w:val="000000" w:themeColor="text1"/>
                <w:sz w:val="18"/>
                <w:szCs w:val="18"/>
                <w:lang w:eastAsia="en-GB"/>
              </w:rPr>
              <w:t>17.8 [23]</w:t>
            </w:r>
            <w:commentRangeEnd w:id="769"/>
            <w:r w:rsidRPr="009653DC">
              <w:rPr>
                <w:rStyle w:val="CommentReference"/>
                <w:color w:val="000000" w:themeColor="text1"/>
              </w:rPr>
              <w:commentReference w:id="769"/>
            </w:r>
          </w:p>
        </w:tc>
      </w:tr>
    </w:tbl>
    <w:p w14:paraId="568BADA6" w14:textId="0035ED1F" w:rsidR="00B11AD1" w:rsidRDefault="00005E22" w:rsidP="00005E22">
      <w:pPr>
        <w:pStyle w:val="Caption"/>
        <w:rPr>
          <w:rFonts w:ascii="Arial" w:hAnsi="Arial" w:cs="Arial"/>
          <w:b/>
          <w:bCs/>
          <w:color w:val="000000"/>
          <w:lang w:eastAsia="en-GB"/>
        </w:rPr>
      </w:pPr>
      <w:bookmarkStart w:id="770" w:name="_Toc128750566"/>
      <w:r>
        <w:t xml:space="preserve">Table </w:t>
      </w:r>
      <w:r w:rsidR="002A1900">
        <w:fldChar w:fldCharType="begin"/>
      </w:r>
      <w:r w:rsidR="002A1900">
        <w:instrText xml:space="preserve"> SEQ Table \* ARABIC </w:instrText>
      </w:r>
      <w:r w:rsidR="002A1900">
        <w:fldChar w:fldCharType="separate"/>
      </w:r>
      <w:r w:rsidR="00D4325A">
        <w:rPr>
          <w:noProof/>
        </w:rPr>
        <w:t>2</w:t>
      </w:r>
      <w:r w:rsidR="002A1900">
        <w:rPr>
          <w:noProof/>
        </w:rPr>
        <w:fldChar w:fldCharType="end"/>
      </w:r>
      <w:r>
        <w:t>:</w:t>
      </w:r>
      <w:r w:rsidR="003F649E">
        <w:t xml:space="preserve"> </w:t>
      </w:r>
      <w:r w:rsidRPr="00817E81">
        <w:t>Climatic,</w:t>
      </w:r>
      <w:r w:rsidR="00274BB7">
        <w:t xml:space="preserve"> </w:t>
      </w:r>
      <w:r w:rsidRPr="00817E81">
        <w:t>socio-economic, and maternal and newborn health characteristics of the study sites</w:t>
      </w:r>
      <w:bookmarkEnd w:id="770"/>
    </w:p>
    <w:p w14:paraId="2319F522" w14:textId="4E5668FA" w:rsidR="005B144A" w:rsidRDefault="3094B08C" w:rsidP="00FB051F">
      <w:pPr>
        <w:pStyle w:val="Heading1"/>
        <w:rPr>
          <w:rFonts w:ascii="Arial" w:hAnsi="Arial" w:cs="Arial"/>
        </w:rPr>
      </w:pPr>
      <w:bookmarkStart w:id="771" w:name="_Toc121220139"/>
      <w:bookmarkStart w:id="772" w:name="_Toc128690062"/>
      <w:bookmarkEnd w:id="506"/>
      <w:bookmarkEnd w:id="507"/>
      <w:bookmarkEnd w:id="508"/>
      <w:bookmarkEnd w:id="509"/>
      <w:bookmarkEnd w:id="510"/>
      <w:bookmarkEnd w:id="511"/>
      <w:r>
        <w:t>P</w:t>
      </w:r>
      <w:r w:rsidR="00FB051F">
        <w:t>ROBLEM</w:t>
      </w:r>
      <w:r>
        <w:t xml:space="preserve"> S</w:t>
      </w:r>
      <w:r w:rsidR="00FB051F">
        <w:t>TATEMENT</w:t>
      </w:r>
      <w:r>
        <w:t>/R</w:t>
      </w:r>
      <w:bookmarkEnd w:id="771"/>
      <w:r w:rsidR="00FB051F">
        <w:t>ATIONALE</w:t>
      </w:r>
      <w:bookmarkEnd w:id="772"/>
    </w:p>
    <w:p w14:paraId="4AD89BC1" w14:textId="3D4FD53B" w:rsidR="00145776" w:rsidRPr="00145776" w:rsidRDefault="00145776" w:rsidP="00145776">
      <w:pPr>
        <w:spacing w:line="360" w:lineRule="auto"/>
        <w:ind w:firstLine="720"/>
        <w:jc w:val="both"/>
        <w:rPr>
          <w:rFonts w:ascii="Arial" w:hAnsi="Arial" w:cs="Arial"/>
          <w:lang w:val="en-ZA"/>
        </w:rPr>
      </w:pPr>
      <w:r w:rsidRPr="00145776">
        <w:rPr>
          <w:rFonts w:ascii="Segoe UI" w:hAnsi="Segoe UI" w:cs="Segoe UI"/>
          <w:i/>
          <w:color w:val="374151"/>
          <w:lang w:val="en-ZA" w:eastAsia="en-ZA"/>
        </w:rPr>
        <w:t xml:space="preserve"> </w:t>
      </w:r>
      <w:del w:id="773" w:author="Craig Parker" w:date="2023-03-03T11:50:00Z">
        <w:r w:rsidRPr="00145776" w:rsidDel="00FB26B5">
          <w:rPr>
            <w:rFonts w:ascii="Arial" w:hAnsi="Arial" w:cs="Arial"/>
            <w:lang w:val="en-ZA"/>
          </w:rPr>
          <w:delText xml:space="preserve">Climate change poses a significant threat to human health, with rising temperatures </w:delText>
        </w:r>
        <w:r w:rsidR="00040FF7" w:rsidDel="00FB26B5">
          <w:rPr>
            <w:rFonts w:ascii="Arial" w:hAnsi="Arial" w:cs="Arial"/>
            <w:lang w:val="en-ZA"/>
          </w:rPr>
          <w:delText>increasing the</w:delText>
        </w:r>
        <w:r w:rsidRPr="00145776" w:rsidDel="00FB26B5">
          <w:rPr>
            <w:rFonts w:ascii="Arial" w:hAnsi="Arial" w:cs="Arial"/>
            <w:lang w:val="en-ZA"/>
          </w:rPr>
          <w:delText xml:space="preserve"> risk of heat-related illnesses and diseases</w:delText>
        </w:r>
        <w:r w:rsidR="007F22CB" w:rsidDel="00FB26B5">
          <w:rPr>
            <w:rFonts w:ascii="Arial" w:hAnsi="Arial" w:cs="Arial"/>
            <w:lang w:val="en-ZA"/>
          </w:rPr>
          <w:fldChar w:fldCharType="begin"/>
        </w:r>
        <w:r w:rsidR="00F13A6F" w:rsidDel="00FB26B5">
          <w:rPr>
            <w:rFonts w:ascii="Arial" w:hAnsi="Arial" w:cs="Arial"/>
            <w:lang w:val="en-ZA"/>
          </w:rPr>
          <w:delInstrText xml:space="preserve"> ADDIN EN.CITE &lt;EndNote&gt;&lt;Cite&gt;&lt;RecNum&gt;456&lt;/RecNum&gt;&lt;DisplayText&gt;[32, 33]&lt;/DisplayText&gt;&lt;record&gt;&lt;rec-number&gt;456&lt;/rec-number&gt;&lt;foreign-keys&gt;&lt;key app="EN" db-id="5szwxp0er2sa0tevxamvt5a9wdes925002ws" timestamp="1676627805"&gt;456&lt;/key&gt;&lt;/foreign-keys&gt;&lt;ref-type name="Journal Article"&gt;17&lt;/ref-type&gt;&lt;contributors&gt;&lt;/contributors&gt;&lt;titles&gt;&lt;title&gt;Centers for Disease Control and Prevention. (n.d.). Climate Effects on Health. Retrieved from https://www.cdc.gov/climateandhealth/effects/default.htm#:~:text=The%20health%20effects%20of%20these,and%20threats%20to%20mental%20health&lt;/title&gt;&lt;/titles&gt;&lt;dates&gt;&lt;/dates&gt;&lt;urls&gt;&lt;/urls&gt;&lt;/record&gt;&lt;/Cite&gt;&lt;Cite&gt;&lt;RecNum&gt;457&lt;/RecNum&gt;&lt;record&gt;&lt;rec-number&gt;457&lt;/rec-number&gt;&lt;foreign-keys&gt;&lt;key app="EN" db-id="5szwxp0er2sa0tevxamvt5a9wdes925002ws" timestamp="1676627945"&gt;457&lt;/key&gt;&lt;/foreign-keys&gt;&lt;ref-type name="Journal Article"&gt;17&lt;/ref-type&gt;&lt;contributors&gt;&lt;/contributors&gt;&lt;titles&gt;&lt;title&gt;World Health Organization. (n.d.). Climate change and health. Retrieved from https://www.who.int/news-room/fact-sheets/detail/climate-change-and-health&lt;/title&gt;&lt;/titles&gt;&lt;dates&gt;&lt;/dates&gt;&lt;urls&gt;&lt;/urls&gt;&lt;/record&gt;&lt;/Cite&gt;&lt;/EndNote&gt;</w:delInstrText>
        </w:r>
        <w:r w:rsidR="007F22CB" w:rsidDel="00FB26B5">
          <w:rPr>
            <w:rFonts w:ascii="Arial" w:hAnsi="Arial" w:cs="Arial"/>
            <w:lang w:val="en-ZA"/>
          </w:rPr>
          <w:fldChar w:fldCharType="separate"/>
        </w:r>
        <w:r w:rsidR="00F13A6F" w:rsidDel="00FB26B5">
          <w:rPr>
            <w:rFonts w:ascii="Arial" w:hAnsi="Arial" w:cs="Arial"/>
            <w:noProof/>
            <w:lang w:val="en-ZA"/>
          </w:rPr>
          <w:delText>[32, 33]</w:delText>
        </w:r>
        <w:r w:rsidR="007F22CB" w:rsidDel="00FB26B5">
          <w:rPr>
            <w:rFonts w:ascii="Arial" w:hAnsi="Arial" w:cs="Arial"/>
            <w:lang w:val="en-ZA"/>
          </w:rPr>
          <w:fldChar w:fldCharType="end"/>
        </w:r>
        <w:r w:rsidRPr="00145776" w:rsidDel="00FB26B5">
          <w:rPr>
            <w:rFonts w:ascii="Arial" w:hAnsi="Arial" w:cs="Arial"/>
            <w:lang w:val="en-ZA"/>
          </w:rPr>
          <w:delText xml:space="preserve">. Effective climate policy requires quantifying and monitoring the impacts of heat, weighing the costs </w:delText>
        </w:r>
      </w:del>
      <w:del w:id="774" w:author="Craig Parker" w:date="2023-03-02T22:29:00Z">
        <w:r w:rsidRPr="00145776" w:rsidDel="00226335">
          <w:rPr>
            <w:rFonts w:ascii="Arial" w:hAnsi="Arial" w:cs="Arial"/>
            <w:lang w:val="en-ZA"/>
          </w:rPr>
          <w:delText>and benefits of</w:delText>
        </w:r>
      </w:del>
      <w:del w:id="775" w:author="Craig Parker" w:date="2023-03-03T11:50:00Z">
        <w:r w:rsidRPr="00145776" w:rsidDel="00FB26B5">
          <w:rPr>
            <w:rFonts w:ascii="Arial" w:hAnsi="Arial" w:cs="Arial"/>
            <w:lang w:val="en-ZA"/>
          </w:rPr>
          <w:delText xml:space="preserve"> various interventions, and targeting resources to protect the most vulnerable populations</w:delText>
        </w:r>
      </w:del>
      <w:ins w:id="776" w:author="Craig Parker" w:date="2023-03-03T11:51:00Z">
        <w:r w:rsidR="00605861" w:rsidRPr="00605861">
          <w:rPr>
            <w:rFonts w:ascii="Arial" w:hAnsi="Arial" w:cs="Arial"/>
            <w:lang w:val="en-ZA"/>
          </w:rPr>
          <w:t xml:space="preserve">Climate change poses a significant threat to human health, as rising temperatures can lead to an increased risk of heat-related illnesses and </w:t>
        </w:r>
        <w:commentRangeStart w:id="777"/>
        <w:r w:rsidR="00605861" w:rsidRPr="00605861">
          <w:rPr>
            <w:rFonts w:ascii="Arial" w:hAnsi="Arial" w:cs="Arial"/>
            <w:lang w:val="en-ZA"/>
          </w:rPr>
          <w:t xml:space="preserve">diseases </w:t>
        </w:r>
      </w:ins>
      <w:commentRangeEnd w:id="777"/>
      <w:r w:rsidR="00925EDF">
        <w:rPr>
          <w:rStyle w:val="CommentReference"/>
        </w:rPr>
        <w:commentReference w:id="777"/>
      </w:r>
      <w:ins w:id="778" w:author="Craig Parker" w:date="2023-03-03T11:51:00Z">
        <w:r w:rsidR="00605861" w:rsidRPr="00605861">
          <w:rPr>
            <w:rFonts w:ascii="Arial" w:hAnsi="Arial" w:cs="Arial"/>
            <w:lang w:val="en-ZA"/>
          </w:rPr>
          <w:t>. To develop effective climate policy, it</w:t>
        </w:r>
      </w:ins>
      <w:ins w:id="779" w:author="Craig Parker" w:date="2023-03-03T16:29:00Z">
        <w:r w:rsidR="002135D5">
          <w:rPr>
            <w:rFonts w:ascii="Arial" w:hAnsi="Arial" w:cs="Arial"/>
            <w:lang w:val="en-ZA"/>
          </w:rPr>
          <w:t>'</w:t>
        </w:r>
      </w:ins>
      <w:ins w:id="780" w:author="Craig Parker" w:date="2023-03-03T11:51:00Z">
        <w:r w:rsidR="00605861" w:rsidRPr="00605861">
          <w:rPr>
            <w:rFonts w:ascii="Arial" w:hAnsi="Arial" w:cs="Arial"/>
            <w:lang w:val="en-ZA"/>
          </w:rPr>
          <w:t>s important to quantify and monitor the impacts of heat</w:t>
        </w:r>
      </w:ins>
      <w:ins w:id="781" w:author="Shobna Sawry" w:date="2023-03-05T20:27:00Z">
        <w:r w:rsidR="00E432DA">
          <w:rPr>
            <w:rFonts w:ascii="Arial" w:hAnsi="Arial" w:cs="Arial"/>
            <w:lang w:val="en-ZA"/>
          </w:rPr>
          <w:t xml:space="preserve"> and contributors thereof</w:t>
        </w:r>
      </w:ins>
      <w:ins w:id="782" w:author="Craig Parker" w:date="2023-03-03T11:51:00Z">
        <w:r w:rsidR="00605861" w:rsidRPr="00605861">
          <w:rPr>
            <w:rFonts w:ascii="Arial" w:hAnsi="Arial" w:cs="Arial"/>
            <w:lang w:val="en-ZA"/>
          </w:rPr>
          <w:t>, evaluate the costs and benefits of different interventions, and prioritize resources to protect those who may be most affected</w:t>
        </w:r>
      </w:ins>
      <w:r w:rsidR="004A544D">
        <w:rPr>
          <w:rFonts w:ascii="Arial" w:hAnsi="Arial" w:cs="Arial"/>
          <w:lang w:val="en-ZA"/>
        </w:rPr>
        <w:fldChar w:fldCharType="begin">
          <w:fldData xml:space="preserve">PEVuZE5vdGU+PENpdGU+PEF1dGhvcj5FYmk8L0F1dGhvcj48WWVhcj4yMDIxPC9ZZWFyPjxSZWNO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=
</w:fldData>
        </w:fldChar>
      </w:r>
      <w:r w:rsidR="004A544D">
        <w:rPr>
          <w:rFonts w:ascii="Arial" w:hAnsi="Arial" w:cs="Arial"/>
          <w:lang w:val="en-ZA"/>
        </w:rPr>
        <w:instrText xml:space="preserve"> ADDIN EN.CITE </w:instrText>
      </w:r>
      <w:r w:rsidR="004A544D">
        <w:rPr>
          <w:rFonts w:ascii="Arial" w:hAnsi="Arial" w:cs="Arial"/>
          <w:lang w:val="en-ZA"/>
        </w:rPr>
        <w:fldChar w:fldCharType="begin">
          <w:fldData xml:space="preserve">PEVuZE5vdGU+PENpdGU+PEF1dGhvcj5FYmk8L0F1dGhvcj48WWVhcj4yMDIxPC9ZZWFyPjxSZWNO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=
</w:fldData>
        </w:fldChar>
      </w:r>
      <w:r w:rsidR="004A544D">
        <w:rPr>
          <w:rFonts w:ascii="Arial" w:hAnsi="Arial" w:cs="Arial"/>
          <w:lang w:val="en-ZA"/>
        </w:rPr>
        <w:instrText xml:space="preserve"> ADDIN EN.CITE.DATA </w:instrText>
      </w:r>
      <w:r w:rsidR="004A544D">
        <w:rPr>
          <w:rFonts w:ascii="Arial" w:hAnsi="Arial" w:cs="Arial"/>
          <w:lang w:val="en-ZA"/>
        </w:rPr>
      </w:r>
      <w:r w:rsidR="004A544D">
        <w:rPr>
          <w:rFonts w:ascii="Arial" w:hAnsi="Arial" w:cs="Arial"/>
          <w:lang w:val="en-ZA"/>
        </w:rPr>
        <w:fldChar w:fldCharType="end"/>
      </w:r>
      <w:r w:rsidR="004A544D">
        <w:rPr>
          <w:rFonts w:ascii="Arial" w:hAnsi="Arial" w:cs="Arial"/>
          <w:lang w:val="en-ZA"/>
        </w:rPr>
      </w:r>
      <w:r w:rsidR="004A544D">
        <w:rPr>
          <w:rFonts w:ascii="Arial" w:hAnsi="Arial" w:cs="Arial"/>
          <w:lang w:val="en-ZA"/>
        </w:rPr>
        <w:fldChar w:fldCharType="separate"/>
      </w:r>
      <w:r w:rsidR="004A544D">
        <w:rPr>
          <w:rFonts w:ascii="Arial" w:hAnsi="Arial" w:cs="Arial"/>
          <w:noProof/>
          <w:lang w:val="en-ZA"/>
        </w:rPr>
        <w:t>[2]</w:t>
      </w:r>
      <w:r w:rsidR="004A544D">
        <w:rPr>
          <w:rFonts w:ascii="Arial" w:hAnsi="Arial" w:cs="Arial"/>
          <w:lang w:val="en-ZA"/>
        </w:rPr>
        <w:fldChar w:fldCharType="end"/>
      </w:r>
      <w:r w:rsidRPr="00145776">
        <w:rPr>
          <w:rFonts w:ascii="Arial" w:hAnsi="Arial" w:cs="Arial"/>
          <w:lang w:val="en-ZA"/>
        </w:rPr>
        <w:t>.</w:t>
      </w:r>
    </w:p>
    <w:p w14:paraId="4456575A" w14:textId="67D44BAE" w:rsidR="00F97C05" w:rsidRPr="00145776" w:rsidRDefault="00D44576" w:rsidP="00145776">
      <w:pPr>
        <w:spacing w:line="360" w:lineRule="auto"/>
        <w:ind w:firstLine="720"/>
        <w:jc w:val="both"/>
        <w:rPr>
          <w:rFonts w:ascii="Arial" w:hAnsi="Arial" w:cs="Arial"/>
          <w:lang w:val="en-ZA"/>
        </w:rPr>
      </w:pPr>
      <w:r w:rsidRPr="00D44576">
        <w:rPr>
          <w:rFonts w:ascii="Arial" w:hAnsi="Arial" w:cs="Arial"/>
        </w:rPr>
        <w:t xml:space="preserve">Healthcare facilities are significant contributors to </w:t>
      </w:r>
      <w:commentRangeStart w:id="783"/>
      <w:r w:rsidRPr="00D44576">
        <w:rPr>
          <w:rFonts w:ascii="Arial" w:hAnsi="Arial" w:cs="Arial"/>
        </w:rPr>
        <w:t xml:space="preserve">greenhouse gas emissions </w:t>
      </w:r>
      <w:commentRangeEnd w:id="783"/>
      <w:r w:rsidR="009B19D8">
        <w:rPr>
          <w:rStyle w:val="CommentReference"/>
        </w:rPr>
        <w:commentReference w:id="783"/>
      </w:r>
      <w:r w:rsidRPr="00D44576">
        <w:rPr>
          <w:rFonts w:ascii="Arial" w:hAnsi="Arial" w:cs="Arial"/>
        </w:rPr>
        <w:t>due to their energy-intensive operations, which include heating, cooling, lighting, ventilation, medical equipment, and waste management</w:t>
      </w:r>
      <w:r w:rsidR="00AA263A">
        <w:rPr>
          <w:rFonts w:ascii="Arial" w:hAnsi="Arial" w:cs="Arial"/>
        </w:rPr>
        <w:fldChar w:fldCharType="begin"/>
      </w:r>
      <w:r w:rsidR="00CA6455">
        <w:rPr>
          <w:rFonts w:ascii="Arial" w:hAnsi="Arial" w:cs="Arial"/>
        </w:rPr>
        <w:instrText xml:space="preserve"> ADDIN EN.CITE &lt;EndNote&gt;&lt;Cite&gt;&lt;Author&gt;Brown&lt;/Author&gt;&lt;Year&gt;2012&lt;/Year&gt;&lt;RecNum&gt;410&lt;/RecNum&gt;&lt;DisplayText&gt;[32]&lt;/DisplayText&gt;&lt;record&gt;&lt;rec-number&gt;410&lt;/rec-number&gt;&lt;foreign-keys&gt;&lt;key app="EN" db-id="5szwxp0er2sa0tevxamvt5a9wdes925002ws" timestamp="1676404317"&gt;410&lt;/key&gt;&lt;/foreign-keys&gt;&lt;ref-type name="Journal Article"&gt;17&lt;/ref-type&gt;&lt;contributors&gt;&lt;authors&gt;&lt;author&gt;Brown, L. H.&lt;/author&gt;&lt;author&gt;Buettner, P. G.&lt;/author&gt;&lt;author&gt;Canyon, D. V.&lt;/author&gt;&lt;/authors&gt;&lt;/contributors&gt;&lt;auth-address&gt;Anton Breinl Centre for Public Health and Tropical Medicine, James Cook University, Townsville, QLD, Australia. Lawrence.Brown@my.jcu.edu.au&lt;/auth-address&gt;&lt;titles&gt;&lt;title&gt;The energy burden and environmental impact of health services&lt;/title&gt;&lt;secondary-title&gt;Am J Public Health&lt;/secondary-title&gt;&lt;/titles&gt;&lt;periodical&gt;&lt;full-title&gt;Am J Public Health&lt;/full-title&gt;&lt;/periodical&gt;&lt;pages&gt;e76-82&lt;/pages&gt;&lt;volume&gt;102&lt;/volume&gt;&lt;number&gt;12&lt;/number&gt;&lt;edition&gt;20121018&lt;/edition&gt;&lt;keywords&gt;&lt;keyword&gt;Climate Change/statistics &amp;amp; numerical data&lt;/keyword&gt;&lt;keyword&gt;Energy-Generating Resources/*statistics &amp;amp; numerical data&lt;/keyword&gt;&lt;keyword&gt;England&lt;/keyword&gt;&lt;keyword&gt;*Environment&lt;/keyword&gt;&lt;keyword&gt;Greenhouse Effect/statistics &amp;amp; numerical data&lt;/keyword&gt;&lt;keyword&gt;Health Facilities/statistics &amp;amp; numerical data&lt;/keyword&gt;&lt;keyword&gt;Health Services/*statistics &amp;amp; numerical data&lt;/keyword&gt;&lt;keyword&gt;Humans&lt;/keyword&gt;&lt;keyword&gt;Surgical Procedures, Operative/statistics &amp;amp; numerical data&lt;/keyword&gt;&lt;keyword&gt;United States&lt;/keyword&gt;&lt;keyword&gt;Water Supply/statistics &amp;amp; numerical data&lt;/keyword&gt;&lt;/keywords&gt;&lt;dates&gt;&lt;year&gt;2012&lt;/year&gt;&lt;pub-dates&gt;&lt;date&gt;Dec&lt;/date&gt;&lt;/pub-dates&gt;&lt;/dates&gt;&lt;isbn&gt;0090-0036 (Print)&amp;#xD;0090-0036&lt;/isbn&gt;&lt;accession-num&gt;23078475&lt;/accession-num&gt;&lt;urls&gt;&lt;/urls&gt;&lt;custom2&gt;PMC3519304&lt;/custom2&gt;&lt;electronic-resource-num&gt;10.2105/ajph.2012.300776&lt;/electronic-resource-num&gt;&lt;remote-database-provider&gt;NLM&lt;/remote-database-provider&gt;&lt;language&gt;eng&lt;/language&gt;&lt;/record&gt;&lt;/Cite&gt;&lt;/EndNote&gt;</w:instrText>
      </w:r>
      <w:r w:rsidR="00AA263A">
        <w:rPr>
          <w:rFonts w:ascii="Arial" w:hAnsi="Arial" w:cs="Arial"/>
        </w:rPr>
        <w:fldChar w:fldCharType="separate"/>
      </w:r>
      <w:r w:rsidR="00CA6455">
        <w:rPr>
          <w:rFonts w:ascii="Arial" w:hAnsi="Arial" w:cs="Arial"/>
          <w:noProof/>
        </w:rPr>
        <w:t>[32]</w:t>
      </w:r>
      <w:r w:rsidR="00AA263A">
        <w:rPr>
          <w:rFonts w:ascii="Arial" w:hAnsi="Arial" w:cs="Arial"/>
        </w:rPr>
        <w:fldChar w:fldCharType="end"/>
      </w:r>
      <w:r w:rsidRPr="00D44576">
        <w:rPr>
          <w:rFonts w:ascii="Arial" w:hAnsi="Arial" w:cs="Arial"/>
        </w:rPr>
        <w:t xml:space="preserve">. While reducing these emissions has the potential for direct health benefits, the cost-effectiveness of mitigation strategies implemented in healthcare facilities is poorly understood due to limited research </w:t>
      </w:r>
      <w:r w:rsidR="00D65057">
        <w:rPr>
          <w:rFonts w:ascii="Arial" w:hAnsi="Arial" w:cs="Arial"/>
        </w:rPr>
        <w:fldChar w:fldCharType="begin">
          <w:fldData xml:space="preserve">PEVuZE5vdGU+PENpdGU+PEF1dGhvcj5SZWRkeTwvQXV0aG9yPjxZZWFyPjIwMjE8L1llYXI+PFJl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</w:fldData>
        </w:fldChar>
      </w:r>
      <w:r w:rsidR="00CA6455">
        <w:rPr>
          <w:rFonts w:ascii="Arial" w:hAnsi="Arial" w:cs="Arial"/>
        </w:rPr>
        <w:instrText xml:space="preserve"> ADDIN EN.CITE </w:instrText>
      </w:r>
      <w:r w:rsidR="00CA6455">
        <w:rPr>
          <w:rFonts w:ascii="Arial" w:hAnsi="Arial" w:cs="Arial"/>
        </w:rPr>
        <w:fldChar w:fldCharType="begin">
          <w:fldData xml:space="preserve">PEVuZE5vdGU+PENpdGU+PEF1dGhvcj5SZWRkeTwvQXV0aG9yPjxZZWFyPjIwMjE8L1llYXI+PFJl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</w:fldData>
        </w:fldChar>
      </w:r>
      <w:r w:rsidR="00CA6455">
        <w:rPr>
          <w:rFonts w:ascii="Arial" w:hAnsi="Arial" w:cs="Arial"/>
        </w:rPr>
        <w:instrText xml:space="preserve"> ADDIN EN.CITE.DATA </w:instrText>
      </w:r>
      <w:r w:rsidR="00CA6455">
        <w:rPr>
          <w:rFonts w:ascii="Arial" w:hAnsi="Arial" w:cs="Arial"/>
        </w:rPr>
      </w:r>
      <w:r w:rsidR="00CA6455">
        <w:rPr>
          <w:rFonts w:ascii="Arial" w:hAnsi="Arial" w:cs="Arial"/>
        </w:rPr>
        <w:fldChar w:fldCharType="end"/>
      </w:r>
      <w:r w:rsidR="00D65057">
        <w:rPr>
          <w:rFonts w:ascii="Arial" w:hAnsi="Arial" w:cs="Arial"/>
        </w:rPr>
      </w:r>
      <w:r w:rsidR="00D65057">
        <w:rPr>
          <w:rFonts w:ascii="Arial" w:hAnsi="Arial" w:cs="Arial"/>
        </w:rPr>
        <w:fldChar w:fldCharType="separate"/>
      </w:r>
      <w:r w:rsidR="00CA6455">
        <w:rPr>
          <w:rFonts w:ascii="Arial" w:hAnsi="Arial" w:cs="Arial"/>
          <w:noProof/>
        </w:rPr>
        <w:t>[33]</w:t>
      </w:r>
      <w:r w:rsidR="00D65057">
        <w:rPr>
          <w:rFonts w:ascii="Arial" w:hAnsi="Arial" w:cs="Arial"/>
        </w:rPr>
        <w:fldChar w:fldCharType="end"/>
      </w:r>
      <w:r w:rsidR="00037F58">
        <w:rPr>
          <w:rFonts w:ascii="Arial" w:hAnsi="Arial" w:cs="Arial"/>
        </w:rPr>
        <w:t>.</w:t>
      </w:r>
    </w:p>
    <w:p w14:paraId="75F7D692" w14:textId="6B80474F" w:rsidR="00145776" w:rsidRPr="00145776" w:rsidRDefault="00145776" w:rsidP="00145776">
      <w:pPr>
        <w:spacing w:line="360" w:lineRule="auto"/>
        <w:ind w:firstLine="720"/>
        <w:jc w:val="both"/>
        <w:rPr>
          <w:rFonts w:ascii="Arial" w:hAnsi="Arial" w:cs="Arial"/>
          <w:lang w:val="en-ZA"/>
        </w:rPr>
      </w:pPr>
      <w:r w:rsidRPr="00145776">
        <w:rPr>
          <w:rFonts w:ascii="Arial" w:hAnsi="Arial" w:cs="Arial"/>
          <w:lang w:val="en-ZA"/>
        </w:rPr>
        <w:lastRenderedPageBreak/>
        <w:t>The project aligns with the Paris Agreement under the United Nations Framework Convention on Climate Change, which aims to limit global warming and protect against the impacts of climate change</w:t>
      </w:r>
      <w:r w:rsidR="003F2A7C">
        <w:rPr>
          <w:rFonts w:ascii="Arial" w:hAnsi="Arial" w:cs="Arial"/>
          <w:lang w:val="en-ZA"/>
        </w:rPr>
        <w:fldChar w:fldCharType="begin"/>
      </w:r>
      <w:r w:rsidR="00CA6455">
        <w:rPr>
          <w:rFonts w:ascii="Arial" w:hAnsi="Arial" w:cs="Arial"/>
          <w:lang w:val="en-ZA"/>
        </w:rPr>
        <w:instrText xml:space="preserve"> ADDIN EN.CITE &lt;EndNote&gt;&lt;Cite&gt;&lt;Author&gt;Greene&lt;/Author&gt;&lt;Year&gt;2000&lt;/Year&gt;&lt;RecNum&gt;436&lt;/RecNum&gt;&lt;DisplayText&gt;[34]&lt;/DisplayText&gt;&lt;record&gt;&lt;rec-number&gt;436&lt;/rec-number&gt;&lt;foreign-keys&gt;&lt;key app="EN" db-id="5szwxp0er2sa0tevxamvt5a9wdes925002ws" timestamp="1676545124"&gt;436&lt;/key&gt;&lt;/foreign-keys&gt;&lt;ref-type name="Generic"&gt;13&lt;/ref-type&gt;&lt;contributors&gt;&lt;authors&gt;&lt;author&gt;Greene, Lindsey A&lt;/author&gt;&lt;/authors&gt;&lt;/contributors&gt;&lt;titles&gt;&lt;title&gt;EHPnet: United Nations Framework Convention on Climate Change&lt;/title&gt;&lt;/titles&gt;&lt;dates&gt;&lt;year&gt;2000&lt;/year&gt;&lt;/dates&gt;&lt;isbn&gt;0091-6765&lt;/isbn&gt;&lt;urls&gt;&lt;/urls&gt;&lt;/record&gt;&lt;/Cite&gt;&lt;/EndNote&gt;</w:instrText>
      </w:r>
      <w:r w:rsidR="003F2A7C">
        <w:rPr>
          <w:rFonts w:ascii="Arial" w:hAnsi="Arial" w:cs="Arial"/>
          <w:lang w:val="en-ZA"/>
        </w:rPr>
        <w:fldChar w:fldCharType="separate"/>
      </w:r>
      <w:r w:rsidR="00CA6455">
        <w:rPr>
          <w:rFonts w:ascii="Arial" w:hAnsi="Arial" w:cs="Arial"/>
          <w:noProof/>
          <w:lang w:val="en-ZA"/>
        </w:rPr>
        <w:t>[34]</w:t>
      </w:r>
      <w:r w:rsidR="003F2A7C">
        <w:rPr>
          <w:rFonts w:ascii="Arial" w:hAnsi="Arial" w:cs="Arial"/>
          <w:lang w:val="en-ZA"/>
        </w:rPr>
        <w:fldChar w:fldCharType="end"/>
      </w:r>
      <w:r w:rsidRPr="00145776">
        <w:rPr>
          <w:rFonts w:ascii="Arial" w:hAnsi="Arial" w:cs="Arial"/>
          <w:lang w:val="en-ZA"/>
        </w:rPr>
        <w:t xml:space="preserve">. </w:t>
      </w:r>
    </w:p>
    <w:p w14:paraId="3C3CA37E" w14:textId="44B676F8" w:rsidR="2FCEECB3" w:rsidRDefault="2FCEECB3">
      <w:r>
        <w:br w:type="page"/>
      </w:r>
    </w:p>
    <w:p w14:paraId="153504E2" w14:textId="46A19259" w:rsidR="007D7E28" w:rsidRDefault="007D7E28" w:rsidP="001A46DD">
      <w:pPr>
        <w:pStyle w:val="Heading1"/>
        <w:ind w:left="142" w:firstLine="0"/>
        <w:jc w:val="both"/>
      </w:pPr>
      <w:bookmarkStart w:id="784" w:name="_Toc124137791"/>
      <w:bookmarkStart w:id="785" w:name="_Toc124160715"/>
      <w:bookmarkStart w:id="786" w:name="_Toc124165763"/>
      <w:bookmarkStart w:id="787" w:name="_Toc124165983"/>
      <w:bookmarkStart w:id="788" w:name="_Toc124167191"/>
      <w:bookmarkStart w:id="789" w:name="_Toc124167254"/>
      <w:bookmarkStart w:id="790" w:name="_Toc124167382"/>
      <w:bookmarkStart w:id="791" w:name="_Toc124167521"/>
      <w:bookmarkStart w:id="792" w:name="_Toc124137792"/>
      <w:bookmarkStart w:id="793" w:name="_Toc124160716"/>
      <w:bookmarkStart w:id="794" w:name="_Toc124165764"/>
      <w:bookmarkStart w:id="795" w:name="_Toc124165984"/>
      <w:bookmarkStart w:id="796" w:name="_Toc124167192"/>
      <w:bookmarkStart w:id="797" w:name="_Toc124167255"/>
      <w:bookmarkStart w:id="798" w:name="_Toc124167383"/>
      <w:bookmarkStart w:id="799" w:name="_Toc124167522"/>
      <w:bookmarkStart w:id="800" w:name="_Toc124137793"/>
      <w:bookmarkStart w:id="801" w:name="_Toc124160717"/>
      <w:bookmarkStart w:id="802" w:name="_Toc124165765"/>
      <w:bookmarkStart w:id="803" w:name="_Toc124165985"/>
      <w:bookmarkStart w:id="804" w:name="_Toc124167193"/>
      <w:bookmarkStart w:id="805" w:name="_Toc124167256"/>
      <w:bookmarkStart w:id="806" w:name="_Toc124167384"/>
      <w:bookmarkStart w:id="807" w:name="_Toc124167523"/>
      <w:bookmarkStart w:id="808" w:name="_Toc124137794"/>
      <w:bookmarkStart w:id="809" w:name="_Toc124160718"/>
      <w:bookmarkStart w:id="810" w:name="_Toc124165766"/>
      <w:bookmarkStart w:id="811" w:name="_Toc124165986"/>
      <w:bookmarkStart w:id="812" w:name="_Toc124167194"/>
      <w:bookmarkStart w:id="813" w:name="_Toc124167257"/>
      <w:bookmarkStart w:id="814" w:name="_Toc124167385"/>
      <w:bookmarkStart w:id="815" w:name="_Toc124167524"/>
      <w:bookmarkStart w:id="816" w:name="_Toc124137795"/>
      <w:bookmarkStart w:id="817" w:name="_Toc124160719"/>
      <w:bookmarkStart w:id="818" w:name="_Toc124165767"/>
      <w:bookmarkStart w:id="819" w:name="_Toc124165987"/>
      <w:bookmarkStart w:id="820" w:name="_Toc124167195"/>
      <w:bookmarkStart w:id="821" w:name="_Toc124167258"/>
      <w:bookmarkStart w:id="822" w:name="_Toc124167386"/>
      <w:bookmarkStart w:id="823" w:name="_Toc124167525"/>
      <w:bookmarkStart w:id="824" w:name="_Toc124137796"/>
      <w:bookmarkStart w:id="825" w:name="_Toc124160720"/>
      <w:bookmarkStart w:id="826" w:name="_Toc124165768"/>
      <w:bookmarkStart w:id="827" w:name="_Toc124165988"/>
      <w:bookmarkStart w:id="828" w:name="_Toc124167196"/>
      <w:bookmarkStart w:id="829" w:name="_Toc124167259"/>
      <w:bookmarkStart w:id="830" w:name="_Toc124167387"/>
      <w:bookmarkStart w:id="831" w:name="_Toc124167526"/>
      <w:bookmarkStart w:id="832" w:name="_Toc124137797"/>
      <w:bookmarkStart w:id="833" w:name="_Toc124160721"/>
      <w:bookmarkStart w:id="834" w:name="_Toc124165769"/>
      <w:bookmarkStart w:id="835" w:name="_Toc124165989"/>
      <w:bookmarkStart w:id="836" w:name="_Toc124167197"/>
      <w:bookmarkStart w:id="837" w:name="_Toc124167260"/>
      <w:bookmarkStart w:id="838" w:name="_Toc124167388"/>
      <w:bookmarkStart w:id="839" w:name="_Toc124167527"/>
      <w:bookmarkStart w:id="840" w:name="_Toc12869006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r>
        <w:lastRenderedPageBreak/>
        <w:t>O</w:t>
      </w:r>
      <w:r w:rsidR="00814216">
        <w:t>BJECTIVES</w:t>
      </w:r>
      <w:bookmarkEnd w:id="840"/>
      <w:r w:rsidR="00814216">
        <w:t xml:space="preserve"> </w:t>
      </w:r>
    </w:p>
    <w:p w14:paraId="10F9E383" w14:textId="77777777" w:rsidR="001F4723" w:rsidRPr="001F4723" w:rsidRDefault="001F4723" w:rsidP="001F4723">
      <w:pPr>
        <w:rPr>
          <w:rFonts w:ascii="Arial" w:hAnsi="Arial" w:cs="Arial"/>
          <w:lang w:val="en-ZW" w:eastAsia="en-ZW"/>
        </w:rPr>
      </w:pPr>
    </w:p>
    <w:p w14:paraId="50FDFED0" w14:textId="1BA79E63" w:rsidR="00B73D1F" w:rsidRPr="00B73D1F" w:rsidRDefault="00B73D1F" w:rsidP="00B73D1F">
      <w:pPr>
        <w:spacing w:line="360" w:lineRule="auto"/>
        <w:rPr>
          <w:rFonts w:ascii="Arial" w:hAnsi="Arial" w:cs="Arial"/>
          <w:lang w:val="en-ZW" w:eastAsia="en-ZW"/>
        </w:rPr>
      </w:pPr>
      <w:r w:rsidRPr="00B73D1F">
        <w:rPr>
          <w:rFonts w:ascii="Arial" w:hAnsi="Arial" w:cs="Arial"/>
          <w:lang w:val="en-ZW" w:eastAsia="en-ZW"/>
        </w:rPr>
        <w:t>The primary focus of this protocol is to assess the carbon emissions generated by selected health facilities in Kenya, South Africa</w:t>
      </w:r>
      <w:r w:rsidR="00EE1AB4">
        <w:rPr>
          <w:rFonts w:ascii="Arial" w:hAnsi="Arial" w:cs="Arial"/>
          <w:lang w:val="en-ZW" w:eastAsia="en-ZW"/>
        </w:rPr>
        <w:t>,</w:t>
      </w:r>
      <w:r w:rsidRPr="00B73D1F">
        <w:rPr>
          <w:rFonts w:ascii="Arial" w:hAnsi="Arial" w:cs="Arial"/>
          <w:lang w:val="en-ZW" w:eastAsia="en-ZW"/>
        </w:rPr>
        <w:t xml:space="preserve"> and Zimbabwe. The objectives are as follows:</w:t>
      </w:r>
    </w:p>
    <w:p w14:paraId="30D548F7" w14:textId="6D3929A9" w:rsidR="00BC4483" w:rsidRPr="001F4723" w:rsidDel="00206A7D" w:rsidRDefault="00BC4483" w:rsidP="00BC4483">
      <w:pPr>
        <w:pStyle w:val="pf1"/>
        <w:numPr>
          <w:ilvl w:val="0"/>
          <w:numId w:val="15"/>
        </w:numPr>
        <w:spacing w:line="360" w:lineRule="auto"/>
        <w:jc w:val="both"/>
        <w:rPr>
          <w:del w:id="841" w:author="Craig Parker" w:date="2023-03-03T13:19:00Z"/>
          <w:rFonts w:ascii="Arial" w:hAnsi="Arial" w:cs="Arial"/>
        </w:rPr>
      </w:pPr>
      <w:del w:id="842" w:author="Craig Parker" w:date="2023-03-03T13:19:00Z">
        <w:r w:rsidRPr="001F4723" w:rsidDel="00206A7D">
          <w:rPr>
            <w:rFonts w:ascii="Arial" w:hAnsi="Arial" w:cs="Arial"/>
          </w:rPr>
          <w:delText>Measure the carbon footprint of health facilities using the Aga Khan Development Network</w:delText>
        </w:r>
        <w:r w:rsidR="00F617C9" w:rsidDel="00206A7D">
          <w:rPr>
            <w:rFonts w:ascii="Arial" w:hAnsi="Arial" w:cs="Arial"/>
          </w:rPr>
          <w:delText>'</w:delText>
        </w:r>
        <w:r w:rsidRPr="001F4723" w:rsidDel="00206A7D">
          <w:rPr>
            <w:rFonts w:ascii="Arial" w:hAnsi="Arial" w:cs="Arial"/>
          </w:rPr>
          <w:delText>s (AKDN) Carbon Management Tool.</w:delText>
        </w:r>
      </w:del>
    </w:p>
    <w:p w14:paraId="015CFF81" w14:textId="75148ECC" w:rsidR="00BC4483" w:rsidRPr="001F4723" w:rsidDel="00206A7D" w:rsidRDefault="00BC4483" w:rsidP="00BC4483">
      <w:pPr>
        <w:pStyle w:val="pf1"/>
        <w:numPr>
          <w:ilvl w:val="0"/>
          <w:numId w:val="15"/>
        </w:numPr>
        <w:spacing w:line="360" w:lineRule="auto"/>
        <w:jc w:val="both"/>
        <w:rPr>
          <w:del w:id="843" w:author="Craig Parker" w:date="2023-03-03T13:19:00Z"/>
          <w:rFonts w:ascii="Arial" w:hAnsi="Arial" w:cs="Arial"/>
        </w:rPr>
      </w:pPr>
      <w:del w:id="844" w:author="Craig Parker" w:date="2023-03-03T13:19:00Z">
        <w:r w:rsidRPr="001F4723" w:rsidDel="00206A7D">
          <w:rPr>
            <w:rFonts w:ascii="Arial" w:hAnsi="Arial" w:cs="Arial"/>
          </w:rPr>
          <w:delText xml:space="preserve">Develop </w:delText>
        </w:r>
        <w:r w:rsidDel="00206A7D">
          <w:rPr>
            <w:rFonts w:ascii="Arial" w:hAnsi="Arial" w:cs="Arial"/>
          </w:rPr>
          <w:delText>resource allocation tool</w:delText>
        </w:r>
        <w:r w:rsidR="00250609" w:rsidDel="00206A7D">
          <w:rPr>
            <w:rFonts w:ascii="Arial" w:hAnsi="Arial" w:cs="Arial"/>
          </w:rPr>
          <w:delText>s</w:delText>
        </w:r>
        <w:r w:rsidDel="00206A7D">
          <w:rPr>
            <w:rFonts w:ascii="Arial" w:hAnsi="Arial" w:cs="Arial"/>
          </w:rPr>
          <w:delText xml:space="preserve"> for mitigation strategies,</w:delText>
        </w:r>
        <w:r w:rsidRPr="001F4723" w:rsidDel="00206A7D">
          <w:rPr>
            <w:rFonts w:ascii="Arial" w:hAnsi="Arial" w:cs="Arial"/>
          </w:rPr>
          <w:delText>and implement mitigation strategies to decrease greenhouse gas emissions in health facilities.</w:delText>
        </w:r>
      </w:del>
    </w:p>
    <w:p w14:paraId="67C2AE2F" w14:textId="7A2E3DDD" w:rsidR="00BC4483" w:rsidRPr="001F4723" w:rsidDel="00206A7D" w:rsidRDefault="00BC4483" w:rsidP="00BC4483">
      <w:pPr>
        <w:pStyle w:val="pf1"/>
        <w:numPr>
          <w:ilvl w:val="0"/>
          <w:numId w:val="15"/>
        </w:numPr>
        <w:spacing w:line="360" w:lineRule="auto"/>
        <w:jc w:val="both"/>
        <w:rPr>
          <w:del w:id="845" w:author="Craig Parker" w:date="2023-03-03T13:19:00Z"/>
          <w:rFonts w:ascii="Arial" w:hAnsi="Arial" w:cs="Arial"/>
        </w:rPr>
      </w:pPr>
      <w:del w:id="846" w:author="Craig Parker" w:date="2023-03-03T13:19:00Z">
        <w:r w:rsidRPr="001F4723" w:rsidDel="00206A7D">
          <w:rPr>
            <w:rFonts w:ascii="Arial" w:hAnsi="Arial" w:cs="Arial"/>
          </w:rPr>
          <w:delText>Evaluate the success of the mitigation strategies in terms of reduction in greenhouse gas emissions and cost-effectiveness.</w:delText>
        </w:r>
      </w:del>
    </w:p>
    <w:p w14:paraId="32A1355D" w14:textId="7AA2A6C6" w:rsidR="00BC4483" w:rsidRPr="00BC7922" w:rsidDel="00206A7D" w:rsidRDefault="00BC4483" w:rsidP="00BC4483">
      <w:pPr>
        <w:pStyle w:val="pf1"/>
        <w:numPr>
          <w:ilvl w:val="0"/>
          <w:numId w:val="15"/>
        </w:numPr>
        <w:spacing w:line="360" w:lineRule="auto"/>
        <w:jc w:val="both"/>
        <w:rPr>
          <w:del w:id="847" w:author="Craig Parker" w:date="2023-03-03T13:19:00Z"/>
          <w:rFonts w:ascii="Arial" w:hAnsi="Arial" w:cs="Arial"/>
        </w:rPr>
      </w:pPr>
      <w:del w:id="848" w:author="Craig Parker" w:date="2023-03-03T13:19:00Z">
        <w:r w:rsidRPr="001F4723" w:rsidDel="00206A7D">
          <w:rPr>
            <w:rFonts w:ascii="Arial" w:hAnsi="Arial" w:cs="Arial"/>
          </w:rPr>
          <w:delText>Disseminate the findings to relevant stakeholders through a well-planned communication strategy.</w:delText>
        </w:r>
      </w:del>
    </w:p>
    <w:p w14:paraId="4CE4F0B1" w14:textId="28483C4F" w:rsidR="00206A7D" w:rsidRPr="001F4723" w:rsidRDefault="00206A7D" w:rsidP="00206A7D">
      <w:pPr>
        <w:pStyle w:val="pf1"/>
        <w:numPr>
          <w:ilvl w:val="0"/>
          <w:numId w:val="15"/>
        </w:numPr>
        <w:spacing w:line="360" w:lineRule="auto"/>
        <w:jc w:val="both"/>
        <w:rPr>
          <w:ins w:id="849" w:author="Craig Parker" w:date="2023-03-03T13:19:00Z"/>
          <w:rFonts w:ascii="Arial" w:hAnsi="Arial" w:cs="Arial"/>
        </w:rPr>
      </w:pPr>
      <w:ins w:id="850" w:author="Craig Parker" w:date="2023-03-03T13:19:00Z">
        <w:r w:rsidRPr="001F4723">
          <w:rPr>
            <w:rFonts w:ascii="Arial" w:hAnsi="Arial" w:cs="Arial"/>
          </w:rPr>
          <w:t>Measure the carbon footprint of health facilities using the Aga Khan Development Network</w:t>
        </w:r>
      </w:ins>
      <w:ins w:id="851" w:author="Craig Parker" w:date="2023-03-03T16:29:00Z">
        <w:r w:rsidR="002135D5">
          <w:rPr>
            <w:rFonts w:ascii="Arial" w:hAnsi="Arial" w:cs="Arial"/>
          </w:rPr>
          <w:t>'</w:t>
        </w:r>
      </w:ins>
      <w:ins w:id="852" w:author="Craig Parker" w:date="2023-03-03T13:19:00Z">
        <w:r w:rsidRPr="001F4723">
          <w:rPr>
            <w:rFonts w:ascii="Arial" w:hAnsi="Arial" w:cs="Arial"/>
          </w:rPr>
          <w:t>s (AKDN) Carbon Management Tool.</w:t>
        </w:r>
      </w:ins>
    </w:p>
    <w:p w14:paraId="05F28C66" w14:textId="57662B7B" w:rsidR="00206A7D" w:rsidRPr="001F4723" w:rsidRDefault="00206A7D" w:rsidP="00206A7D">
      <w:pPr>
        <w:pStyle w:val="pf1"/>
        <w:numPr>
          <w:ilvl w:val="0"/>
          <w:numId w:val="15"/>
        </w:numPr>
        <w:spacing w:line="360" w:lineRule="auto"/>
        <w:jc w:val="both"/>
        <w:rPr>
          <w:ins w:id="853" w:author="Craig Parker" w:date="2023-03-03T13:19:00Z"/>
          <w:rFonts w:ascii="Arial" w:hAnsi="Arial" w:cs="Arial"/>
        </w:rPr>
      </w:pPr>
      <w:ins w:id="854" w:author="Craig Parker" w:date="2023-03-03T13:19:00Z">
        <w:r w:rsidRPr="001F4723">
          <w:rPr>
            <w:rFonts w:ascii="Arial" w:hAnsi="Arial" w:cs="Arial"/>
          </w:rPr>
          <w:t xml:space="preserve">Develop </w:t>
        </w:r>
        <w:r>
          <w:rPr>
            <w:rFonts w:ascii="Arial" w:hAnsi="Arial" w:cs="Arial"/>
          </w:rPr>
          <w:t>resource allocation tools for mitigation strategies,</w:t>
        </w:r>
      </w:ins>
      <w:ins w:id="855" w:author="Craig Parker" w:date="2023-03-03T16:23:00Z">
        <w:r w:rsidR="00383494">
          <w:rPr>
            <w:rFonts w:ascii="Arial" w:hAnsi="Arial" w:cs="Arial"/>
          </w:rPr>
          <w:t xml:space="preserve"> </w:t>
        </w:r>
      </w:ins>
      <w:ins w:id="856" w:author="Craig Parker" w:date="2023-03-03T13:19:00Z">
        <w:r w:rsidRPr="001F4723">
          <w:rPr>
            <w:rFonts w:ascii="Arial" w:hAnsi="Arial" w:cs="Arial"/>
          </w:rPr>
          <w:t>and implement mitigation strategies to decrease greenhouse gas emissions in health facilities.</w:t>
        </w:r>
      </w:ins>
    </w:p>
    <w:p w14:paraId="4500CD37" w14:textId="77777777" w:rsidR="00206A7D" w:rsidRPr="001F4723" w:rsidRDefault="00206A7D" w:rsidP="00206A7D">
      <w:pPr>
        <w:pStyle w:val="pf1"/>
        <w:numPr>
          <w:ilvl w:val="0"/>
          <w:numId w:val="15"/>
        </w:numPr>
        <w:spacing w:line="360" w:lineRule="auto"/>
        <w:jc w:val="both"/>
        <w:rPr>
          <w:ins w:id="857" w:author="Craig Parker" w:date="2023-03-03T13:19:00Z"/>
          <w:rFonts w:ascii="Arial" w:hAnsi="Arial" w:cs="Arial"/>
        </w:rPr>
      </w:pPr>
      <w:ins w:id="858" w:author="Craig Parker" w:date="2023-03-03T13:19:00Z">
        <w:r w:rsidRPr="001F4723">
          <w:rPr>
            <w:rFonts w:ascii="Arial" w:hAnsi="Arial" w:cs="Arial"/>
          </w:rPr>
          <w:t xml:space="preserve">Evaluate the success of the mitigation strategies in terms of reduction in </w:t>
        </w:r>
        <w:commentRangeStart w:id="859"/>
        <w:r w:rsidRPr="001F4723">
          <w:rPr>
            <w:rFonts w:ascii="Arial" w:hAnsi="Arial" w:cs="Arial"/>
          </w:rPr>
          <w:t xml:space="preserve">greenhouse gas emissions </w:t>
        </w:r>
      </w:ins>
      <w:commentRangeEnd w:id="859"/>
      <w:r w:rsidR="00EF7A76">
        <w:rPr>
          <w:rStyle w:val="CommentReference"/>
          <w:lang w:val="en-US" w:eastAsia="en-US"/>
        </w:rPr>
        <w:commentReference w:id="859"/>
      </w:r>
      <w:ins w:id="860" w:author="Craig Parker" w:date="2023-03-03T13:19:00Z">
        <w:r w:rsidRPr="001F4723">
          <w:rPr>
            <w:rFonts w:ascii="Arial" w:hAnsi="Arial" w:cs="Arial"/>
          </w:rPr>
          <w:t>and cost-effectiveness.</w:t>
        </w:r>
      </w:ins>
    </w:p>
    <w:p w14:paraId="4ACD9E9B" w14:textId="77777777" w:rsidR="00206A7D" w:rsidRPr="00BC7922" w:rsidRDefault="00206A7D" w:rsidP="00206A7D">
      <w:pPr>
        <w:pStyle w:val="pf1"/>
        <w:numPr>
          <w:ilvl w:val="0"/>
          <w:numId w:val="15"/>
        </w:numPr>
        <w:spacing w:line="360" w:lineRule="auto"/>
        <w:jc w:val="both"/>
        <w:rPr>
          <w:ins w:id="861" w:author="Craig Parker" w:date="2023-03-03T13:19:00Z"/>
          <w:rFonts w:ascii="Arial" w:hAnsi="Arial" w:cs="Arial"/>
        </w:rPr>
      </w:pPr>
      <w:ins w:id="862" w:author="Craig Parker" w:date="2023-03-03T13:19:00Z">
        <w:r w:rsidRPr="001F4723">
          <w:rPr>
            <w:rFonts w:ascii="Arial" w:hAnsi="Arial" w:cs="Arial"/>
          </w:rPr>
          <w:t>Disseminate the findings to relevant stakeholders through a well-planned communication strategy.</w:t>
        </w:r>
      </w:ins>
    </w:p>
    <w:p w14:paraId="32B79DCA" w14:textId="77777777" w:rsidR="00BC4483" w:rsidRPr="00BC7922" w:rsidRDefault="00BC4483" w:rsidP="00BC4483">
      <w:pPr>
        <w:pStyle w:val="pf1"/>
        <w:spacing w:line="360" w:lineRule="auto"/>
        <w:ind w:left="0"/>
        <w:jc w:val="both"/>
        <w:rPr>
          <w:rFonts w:ascii="Arial" w:hAnsi="Arial" w:cs="Arial"/>
        </w:rPr>
      </w:pPr>
    </w:p>
    <w:p w14:paraId="20E5E00F" w14:textId="18ACD2B3" w:rsidR="00984C25" w:rsidRPr="00E55A1F" w:rsidRDefault="13299F43" w:rsidP="001A46DD">
      <w:pPr>
        <w:pStyle w:val="Heading1"/>
        <w:ind w:left="284" w:firstLine="0"/>
        <w:jc w:val="both"/>
      </w:pPr>
      <w:bookmarkStart w:id="863" w:name="_Toc182630314"/>
      <w:bookmarkStart w:id="864" w:name="_Toc182630588"/>
      <w:bookmarkStart w:id="865" w:name="_Toc182636494"/>
      <w:bookmarkStart w:id="866" w:name="_Toc182643337"/>
      <w:bookmarkStart w:id="867" w:name="_Toc182645061"/>
      <w:bookmarkStart w:id="868" w:name="_Toc182646411"/>
      <w:bookmarkStart w:id="869" w:name="_Toc182646885"/>
      <w:bookmarkStart w:id="870" w:name="_Toc182648186"/>
      <w:bookmarkStart w:id="871" w:name="_Toc182649374"/>
      <w:bookmarkStart w:id="872" w:name="_Toc182630315"/>
      <w:bookmarkStart w:id="873" w:name="_Toc182630589"/>
      <w:bookmarkStart w:id="874" w:name="_Toc182636495"/>
      <w:bookmarkStart w:id="875" w:name="_Toc182643338"/>
      <w:bookmarkStart w:id="876" w:name="_Toc182646412"/>
      <w:bookmarkStart w:id="877" w:name="_Toc182646886"/>
      <w:bookmarkStart w:id="878" w:name="_Toc121220140"/>
      <w:bookmarkStart w:id="879" w:name="_Toc128690064"/>
      <w:bookmarkEnd w:id="863"/>
      <w:bookmarkEnd w:id="864"/>
      <w:bookmarkEnd w:id="865"/>
      <w:bookmarkEnd w:id="866"/>
      <w:bookmarkEnd w:id="867"/>
      <w:bookmarkEnd w:id="868"/>
      <w:bookmarkEnd w:id="869"/>
      <w:bookmarkEnd w:id="870"/>
      <w:bookmarkEnd w:id="871"/>
      <w:r>
        <w:t>DESIGN</w:t>
      </w:r>
      <w:bookmarkEnd w:id="872"/>
      <w:bookmarkEnd w:id="873"/>
      <w:bookmarkEnd w:id="874"/>
      <w:bookmarkEnd w:id="875"/>
      <w:bookmarkEnd w:id="876"/>
      <w:bookmarkEnd w:id="877"/>
      <w:bookmarkEnd w:id="878"/>
      <w:bookmarkEnd w:id="879"/>
    </w:p>
    <w:p w14:paraId="291077C9" w14:textId="77777777" w:rsidR="008321C9" w:rsidRDefault="008321C9" w:rsidP="008321C9">
      <w:pPr>
        <w:pStyle w:val="Heading2"/>
        <w:ind w:firstLine="0"/>
        <w:jc w:val="both"/>
        <w:rPr>
          <w:ins w:id="880" w:author="Craig Parker" w:date="2023-03-02T21:40:00Z"/>
        </w:rPr>
      </w:pPr>
      <w:bookmarkStart w:id="881" w:name="_Toc128690065"/>
      <w:r>
        <w:t>Methodology</w:t>
      </w:r>
      <w:bookmarkEnd w:id="881"/>
      <w:r>
        <w:t xml:space="preserve"> </w:t>
      </w:r>
    </w:p>
    <w:p w14:paraId="053C68E8" w14:textId="595191DA" w:rsidR="007626EF" w:rsidRPr="007304AD" w:rsidRDefault="007626EF">
      <w:pPr>
        <w:pStyle w:val="pf1"/>
        <w:spacing w:line="360" w:lineRule="auto"/>
        <w:ind w:left="0"/>
        <w:jc w:val="both"/>
        <w:rPr>
          <w:ins w:id="882" w:author="Craig Parker" w:date="2023-03-02T21:40:00Z"/>
          <w:rFonts w:ascii="Arial" w:hAnsi="Arial" w:cs="Arial"/>
          <w:rPrChange w:id="883" w:author="Craig Parker" w:date="2023-03-02T21:41:00Z">
            <w:rPr>
              <w:ins w:id="884" w:author="Craig Parker" w:date="2023-03-02T21:40:00Z"/>
            </w:rPr>
          </w:rPrChange>
        </w:rPr>
        <w:pPrChange w:id="885" w:author="Craig Parker" w:date="2023-03-02T21:41:00Z">
          <w:pPr/>
        </w:pPrChange>
      </w:pPr>
      <w:ins w:id="886" w:author="Craig Parker" w:date="2023-03-02T21:40:00Z">
        <w:r w:rsidRPr="007304AD">
          <w:rPr>
            <w:rFonts w:ascii="Arial" w:hAnsi="Arial" w:cs="Arial"/>
            <w:rPrChange w:id="887" w:author="Craig Parker" w:date="2023-03-02T21:41:00Z">
              <w:rPr/>
            </w:rPrChange>
          </w:rPr>
          <w:t>The study will be guided by a methodological framework consisting of three phases. In the first phase, the carbon footprint of each health facility will be measured using the AKDN Carbon Management Tool. Th</w:t>
        </w:r>
      </w:ins>
      <w:r w:rsidR="0079638E">
        <w:rPr>
          <w:rFonts w:ascii="Arial" w:hAnsi="Arial" w:cs="Arial"/>
        </w:rPr>
        <w:t>is phase aim</w:t>
      </w:r>
      <w:ins w:id="888" w:author="Craig Parker" w:date="2023-03-02T21:40:00Z">
        <w:r w:rsidRPr="007304AD">
          <w:rPr>
            <w:rFonts w:ascii="Arial" w:hAnsi="Arial" w:cs="Arial"/>
            <w:rPrChange w:id="889" w:author="Craig Parker" w:date="2023-03-02T21:41:00Z">
              <w:rPr/>
            </w:rPrChange>
          </w:rPr>
          <w:t xml:space="preserve">s to </w:t>
        </w:r>
        <w:commentRangeStart w:id="890"/>
        <w:r w:rsidRPr="007304AD">
          <w:rPr>
            <w:rFonts w:ascii="Arial" w:hAnsi="Arial" w:cs="Arial"/>
            <w:rPrChange w:id="891" w:author="Craig Parker" w:date="2023-03-02T21:41:00Z">
              <w:rPr/>
            </w:rPrChange>
          </w:rPr>
          <w:t xml:space="preserve">establish a baseline </w:t>
        </w:r>
        <w:r w:rsidRPr="007304AD">
          <w:rPr>
            <w:rFonts w:ascii="Arial" w:hAnsi="Arial" w:cs="Arial"/>
            <w:rPrChange w:id="892" w:author="Craig Parker" w:date="2023-03-02T21:41:00Z">
              <w:rPr/>
            </w:rPrChange>
          </w:rPr>
          <w:lastRenderedPageBreak/>
          <w:t>measurement of carbon emissions for each facility, which will serve as a reference point for subsequent evaluations.</w:t>
        </w:r>
      </w:ins>
      <w:commentRangeEnd w:id="890"/>
      <w:r w:rsidR="0063068C">
        <w:rPr>
          <w:rStyle w:val="CommentReference"/>
          <w:lang w:val="en-US" w:eastAsia="en-US"/>
        </w:rPr>
        <w:commentReference w:id="890"/>
      </w:r>
    </w:p>
    <w:p w14:paraId="79914A05" w14:textId="1FAF66AC" w:rsidR="007626EF" w:rsidRPr="007304AD" w:rsidRDefault="007626EF">
      <w:pPr>
        <w:pStyle w:val="pf1"/>
        <w:spacing w:line="360" w:lineRule="auto"/>
        <w:ind w:left="0"/>
        <w:jc w:val="both"/>
        <w:rPr>
          <w:ins w:id="893" w:author="Craig Parker" w:date="2023-03-02T21:40:00Z"/>
          <w:rFonts w:ascii="Arial" w:hAnsi="Arial" w:cs="Arial"/>
          <w:rPrChange w:id="894" w:author="Craig Parker" w:date="2023-03-02T21:41:00Z">
            <w:rPr>
              <w:ins w:id="895" w:author="Craig Parker" w:date="2023-03-02T21:40:00Z"/>
            </w:rPr>
          </w:rPrChange>
        </w:rPr>
        <w:pPrChange w:id="896" w:author="Craig Parker" w:date="2023-03-02T21:41:00Z">
          <w:pPr/>
        </w:pPrChange>
      </w:pPr>
      <w:ins w:id="897" w:author="Craig Parker" w:date="2023-03-02T21:40:00Z">
        <w:r w:rsidRPr="007304AD">
          <w:rPr>
            <w:rFonts w:ascii="Arial" w:hAnsi="Arial" w:cs="Arial"/>
            <w:rPrChange w:id="898" w:author="Craig Parker" w:date="2023-03-02T21:41:00Z">
              <w:rPr/>
            </w:rPrChange>
          </w:rPr>
          <w:t xml:space="preserve">In the second phase, a </w:t>
        </w:r>
        <w:commentRangeStart w:id="899"/>
        <w:r w:rsidRPr="007304AD">
          <w:rPr>
            <w:rFonts w:ascii="Arial" w:hAnsi="Arial" w:cs="Arial"/>
            <w:rPrChange w:id="900" w:author="Craig Parker" w:date="2023-03-02T21:41:00Z">
              <w:rPr/>
            </w:rPrChange>
          </w:rPr>
          <w:t xml:space="preserve">resource allocation tool </w:t>
        </w:r>
      </w:ins>
      <w:commentRangeEnd w:id="899"/>
      <w:r w:rsidR="00096113">
        <w:rPr>
          <w:rStyle w:val="CommentReference"/>
          <w:lang w:val="en-US" w:eastAsia="en-US"/>
        </w:rPr>
        <w:commentReference w:id="899"/>
      </w:r>
      <w:ins w:id="901" w:author="Craig Parker" w:date="2023-03-02T21:40:00Z">
        <w:r w:rsidRPr="007304AD">
          <w:rPr>
            <w:rFonts w:ascii="Arial" w:hAnsi="Arial" w:cs="Arial"/>
            <w:rPrChange w:id="902" w:author="Craig Parker" w:date="2023-03-02T21:41:00Z">
              <w:rPr/>
            </w:rPrChange>
          </w:rPr>
          <w:t xml:space="preserve">for mitigation strategies will be developed, and mitigation strategies will be implemented to decrease greenhouse gas emissions in health facilities. The specific steps involved in this phase will be further unpacked in the subsequent sections of the </w:t>
        </w:r>
        <w:commentRangeStart w:id="903"/>
        <w:r w:rsidRPr="007304AD">
          <w:rPr>
            <w:rFonts w:ascii="Arial" w:hAnsi="Arial" w:cs="Arial"/>
            <w:rPrChange w:id="904" w:author="Craig Parker" w:date="2023-03-02T21:41:00Z">
              <w:rPr/>
            </w:rPrChange>
          </w:rPr>
          <w:t>study</w:t>
        </w:r>
      </w:ins>
      <w:commentRangeEnd w:id="903"/>
      <w:r w:rsidR="00096113">
        <w:rPr>
          <w:rStyle w:val="CommentReference"/>
          <w:lang w:val="en-US" w:eastAsia="en-US"/>
        </w:rPr>
        <w:commentReference w:id="903"/>
      </w:r>
      <w:ins w:id="905" w:author="Craig Parker" w:date="2023-03-02T21:40:00Z">
        <w:r w:rsidRPr="007304AD">
          <w:rPr>
            <w:rFonts w:ascii="Arial" w:hAnsi="Arial" w:cs="Arial"/>
            <w:rPrChange w:id="906" w:author="Craig Parker" w:date="2023-03-02T21:41:00Z">
              <w:rPr/>
            </w:rPrChange>
          </w:rPr>
          <w:t>. It is important to note that this phase will be carried out by research staff from the partners within the High Horizons project rather than the health facilities themselves.</w:t>
        </w:r>
      </w:ins>
    </w:p>
    <w:p w14:paraId="1892D60B" w14:textId="11742112" w:rsidR="007626EF" w:rsidRPr="007304AD" w:rsidRDefault="007626EF">
      <w:pPr>
        <w:pStyle w:val="pf1"/>
        <w:spacing w:line="360" w:lineRule="auto"/>
        <w:ind w:left="0"/>
        <w:jc w:val="both"/>
        <w:rPr>
          <w:ins w:id="907" w:author="Craig Parker" w:date="2023-03-02T21:40:00Z"/>
          <w:rFonts w:ascii="Arial" w:hAnsi="Arial" w:cs="Arial"/>
          <w:rPrChange w:id="908" w:author="Craig Parker" w:date="2023-03-02T21:41:00Z">
            <w:rPr>
              <w:ins w:id="909" w:author="Craig Parker" w:date="2023-03-02T21:40:00Z"/>
            </w:rPr>
          </w:rPrChange>
        </w:rPr>
        <w:pPrChange w:id="910" w:author="Craig Parker" w:date="2023-03-02T21:41:00Z">
          <w:pPr/>
        </w:pPrChange>
      </w:pPr>
      <w:ins w:id="911" w:author="Craig Parker" w:date="2023-03-02T21:40:00Z">
        <w:r w:rsidRPr="00A94D58">
          <w:rPr>
            <w:rFonts w:ascii="Arial" w:hAnsi="Arial" w:cs="Arial"/>
            <w:rPrChange w:id="912" w:author="Craig Parker" w:date="2023-03-02T21:41:00Z">
              <w:rPr/>
            </w:rPrChange>
          </w:rPr>
          <w:t xml:space="preserve">The final phase of the study will involve the evaluation of the success of the mitigation strategies in terms of reduction in </w:t>
        </w:r>
        <w:commentRangeStart w:id="913"/>
        <w:r w:rsidRPr="00A94D58">
          <w:rPr>
            <w:rFonts w:ascii="Arial" w:hAnsi="Arial" w:cs="Arial"/>
            <w:rPrChange w:id="914" w:author="Craig Parker" w:date="2023-03-02T21:41:00Z">
              <w:rPr/>
            </w:rPrChange>
          </w:rPr>
          <w:t xml:space="preserve">greenhouse gas </w:t>
        </w:r>
      </w:ins>
      <w:commentRangeEnd w:id="913"/>
      <w:r w:rsidR="00F333A1">
        <w:rPr>
          <w:rStyle w:val="CommentReference"/>
          <w:lang w:val="en-US" w:eastAsia="en-US"/>
        </w:rPr>
        <w:commentReference w:id="913"/>
      </w:r>
      <w:ins w:id="915" w:author="Craig Parker" w:date="2023-03-02T21:40:00Z">
        <w:r w:rsidRPr="00A94D58">
          <w:rPr>
            <w:rFonts w:ascii="Arial" w:hAnsi="Arial" w:cs="Arial"/>
            <w:rPrChange w:id="916" w:author="Craig Parker" w:date="2023-03-02T21:41:00Z">
              <w:rPr/>
            </w:rPrChange>
          </w:rPr>
          <w:t xml:space="preserve">emissions and cost-effectiveness. Again, the specific steps involved in this phase will be further elaborated on in the subsequent sections of the </w:t>
        </w:r>
        <w:commentRangeStart w:id="917"/>
        <w:r w:rsidRPr="00A94D58">
          <w:rPr>
            <w:rFonts w:ascii="Arial" w:hAnsi="Arial" w:cs="Arial"/>
            <w:rPrChange w:id="918" w:author="Craig Parker" w:date="2023-03-02T21:41:00Z">
              <w:rPr/>
            </w:rPrChange>
          </w:rPr>
          <w:t>study</w:t>
        </w:r>
      </w:ins>
      <w:commentRangeEnd w:id="917"/>
      <w:r w:rsidR="00F333A1">
        <w:rPr>
          <w:rStyle w:val="CommentReference"/>
          <w:lang w:val="en-US" w:eastAsia="en-US"/>
        </w:rPr>
        <w:commentReference w:id="917"/>
      </w:r>
      <w:ins w:id="919" w:author="Craig Parker" w:date="2023-03-02T21:40:00Z">
        <w:r w:rsidRPr="00A94D58">
          <w:rPr>
            <w:rFonts w:ascii="Arial" w:hAnsi="Arial" w:cs="Arial"/>
            <w:rPrChange w:id="920" w:author="Craig Parker" w:date="2023-03-02T21:41:00Z">
              <w:rPr/>
            </w:rPrChange>
          </w:rPr>
          <w:t>.</w:t>
        </w:r>
      </w:ins>
    </w:p>
    <w:p w14:paraId="187FBB19" w14:textId="13D6AF78" w:rsidR="007626EF" w:rsidRPr="007304AD" w:rsidRDefault="007626EF">
      <w:pPr>
        <w:pStyle w:val="pf1"/>
        <w:spacing w:line="360" w:lineRule="auto"/>
        <w:ind w:left="0"/>
        <w:jc w:val="both"/>
        <w:rPr>
          <w:ins w:id="921" w:author="Craig Parker" w:date="2023-03-02T21:32:00Z"/>
          <w:rFonts w:ascii="Arial" w:hAnsi="Arial" w:cs="Arial"/>
          <w:rPrChange w:id="922" w:author="Craig Parker" w:date="2023-03-02T21:41:00Z">
            <w:rPr>
              <w:ins w:id="923" w:author="Craig Parker" w:date="2023-03-02T21:32:00Z"/>
            </w:rPr>
          </w:rPrChange>
        </w:rPr>
        <w:pPrChange w:id="924" w:author="Craig Parker" w:date="2023-03-02T21:41:00Z">
          <w:pPr>
            <w:pStyle w:val="Heading2"/>
            <w:ind w:firstLine="0"/>
            <w:jc w:val="both"/>
          </w:pPr>
        </w:pPrChange>
      </w:pPr>
      <w:ins w:id="925" w:author="Craig Parker" w:date="2023-03-02T21:40:00Z">
        <w:r w:rsidRPr="007304AD">
          <w:rPr>
            <w:rFonts w:ascii="Arial" w:hAnsi="Arial" w:cs="Arial"/>
            <w:rPrChange w:id="926" w:author="Craig Parker" w:date="2023-03-02T21:41:00Z">
              <w:rPr/>
            </w:rPrChange>
          </w:rPr>
          <w:t xml:space="preserve">Overall, the study will employ a rigorous methodology that involves careful measurement, analysis, and evaluation of the impact of mitigation interventions in health facilities. Each phase of the study will be thoroughly detailed in the subsequent sections of the </w:t>
        </w:r>
        <w:commentRangeStart w:id="927"/>
        <w:r w:rsidRPr="007304AD">
          <w:rPr>
            <w:rFonts w:ascii="Arial" w:hAnsi="Arial" w:cs="Arial"/>
            <w:rPrChange w:id="928" w:author="Craig Parker" w:date="2023-03-02T21:41:00Z">
              <w:rPr/>
            </w:rPrChange>
          </w:rPr>
          <w:t>report</w:t>
        </w:r>
      </w:ins>
      <w:commentRangeEnd w:id="927"/>
      <w:r w:rsidR="007A2B58">
        <w:rPr>
          <w:rStyle w:val="CommentReference"/>
          <w:lang w:val="en-US" w:eastAsia="en-US"/>
        </w:rPr>
        <w:commentReference w:id="927"/>
      </w:r>
      <w:ins w:id="929" w:author="Craig Parker" w:date="2023-03-02T21:40:00Z">
        <w:r w:rsidRPr="007304AD">
          <w:rPr>
            <w:rFonts w:ascii="Arial" w:hAnsi="Arial" w:cs="Arial"/>
            <w:rPrChange w:id="930" w:author="Craig Parker" w:date="2023-03-02T21:41:00Z">
              <w:rPr/>
            </w:rPrChange>
          </w:rPr>
          <w:t>, with a clear description of the activities involved, the steps taken, and the responsible parties</w:t>
        </w:r>
        <w:r w:rsidR="007304AD" w:rsidRPr="007304AD">
          <w:rPr>
            <w:rFonts w:ascii="Arial" w:hAnsi="Arial" w:cs="Arial"/>
            <w:rPrChange w:id="931" w:author="Craig Parker" w:date="2023-03-02T21:41:00Z">
              <w:rPr/>
            </w:rPrChange>
          </w:rPr>
          <w:t>.</w:t>
        </w:r>
      </w:ins>
    </w:p>
    <w:p w14:paraId="3335C196" w14:textId="77777777" w:rsidR="00A94D58" w:rsidRDefault="00A94D58" w:rsidP="006D3233">
      <w:pPr>
        <w:rPr>
          <w:ins w:id="932" w:author="Craig Parker" w:date="2023-03-02T21:42:00Z"/>
        </w:rPr>
        <w:sectPr w:rsidR="00A94D58" w:rsidSect="00481EA0">
          <w:pgSz w:w="12240" w:h="15840" w:code="1"/>
          <w:pgMar w:top="1440" w:right="1440" w:bottom="1440" w:left="1440" w:header="720" w:footer="578" w:gutter="0"/>
          <w:cols w:space="720"/>
          <w:formProt w:val="0"/>
          <w:noEndnote/>
          <w:docGrid w:linePitch="326"/>
        </w:sectPr>
      </w:pPr>
    </w:p>
    <w:p w14:paraId="5D99D8EA" w14:textId="77777777" w:rsidR="006D3233" w:rsidRPr="006D3233" w:rsidRDefault="006D3233">
      <w:pPr>
        <w:rPr>
          <w:ins w:id="933" w:author="Craig Parker" w:date="2023-03-02T21:20:00Z"/>
        </w:rPr>
        <w:pPrChange w:id="934" w:author="Craig Parker" w:date="2023-03-02T21:32:00Z">
          <w:pPr>
            <w:pStyle w:val="Heading2"/>
            <w:ind w:firstLine="0"/>
            <w:jc w:val="both"/>
          </w:pPr>
        </w:pPrChange>
      </w:pPr>
    </w:p>
    <w:p w14:paraId="1CF2C1E7" w14:textId="77777777" w:rsidR="00066151" w:rsidRDefault="00066151" w:rsidP="00066151">
      <w:pPr>
        <w:rPr>
          <w:ins w:id="935" w:author="Craig Parker" w:date="2023-03-02T21:20:00Z"/>
        </w:rPr>
      </w:pPr>
    </w:p>
    <w:p w14:paraId="73072EC2" w14:textId="77777777" w:rsidR="00066151" w:rsidRDefault="00066151" w:rsidP="00066151">
      <w:pPr>
        <w:rPr>
          <w:ins w:id="936" w:author="Craig Parker" w:date="2023-03-02T21:31:00Z"/>
        </w:rPr>
      </w:pPr>
    </w:p>
    <w:p w14:paraId="3E5F9E0A" w14:textId="77777777" w:rsidR="00F12E0B" w:rsidRDefault="00685D9B" w:rsidP="00F12E0B">
      <w:pPr>
        <w:keepNext/>
      </w:pPr>
      <w:ins w:id="937" w:author="Craig Parker" w:date="2023-03-03T10:29:00Z">
        <w:r w:rsidRPr="00685D9B">
          <w:rPr>
            <w:noProof/>
            <w:vanish/>
            <w:lang w:val="en-ZA"/>
          </w:rPr>
          <w:drawing>
            <wp:inline distT="0" distB="0" distL="0" distR="0" wp14:anchorId="07498ABD" wp14:editId="2B5C2BBC">
              <wp:extent cx="7506086" cy="3664138"/>
              <wp:effectExtent l="0" t="0" r="0" b="0"/>
              <wp:docPr id="3" name="Picture 3"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 email&#10;&#10;Description automatically generated"/>
                      <pic:cNvPicPr/>
                    </pic:nvPicPr>
                    <pic:blipFill>
                      <a:blip r:embed="rId27"/>
                      <a:stretch>
                        <a:fillRect/>
                      </a:stretch>
                    </pic:blipFill>
                    <pic:spPr>
                      <a:xfrm>
                        <a:off x="0" y="0"/>
                        <a:ext cx="7506086" cy="3664138"/>
                      </a:xfrm>
                      <a:prstGeom prst="rect">
                        <a:avLst/>
                      </a:prstGeom>
                    </pic:spPr>
                  </pic:pic>
                </a:graphicData>
              </a:graphic>
            </wp:inline>
          </w:drawing>
        </w:r>
      </w:ins>
    </w:p>
    <w:p w14:paraId="19B3A91B" w14:textId="544748EE" w:rsidR="006D3233" w:rsidRPr="006D3233" w:rsidRDefault="00F12E0B" w:rsidP="00F12E0B">
      <w:pPr>
        <w:pStyle w:val="Caption"/>
        <w:rPr>
          <w:ins w:id="938" w:author="Craig Parker" w:date="2023-03-02T21:31:00Z"/>
          <w:vanish/>
          <w:lang w:val="en-ZA"/>
        </w:rPr>
      </w:pPr>
      <w:commentRangeStart w:id="939"/>
      <w:commentRangeStart w:id="940"/>
      <w:r>
        <w:t xml:space="preserve">Figure </w:t>
      </w:r>
      <w:commentRangeEnd w:id="939"/>
      <w:r w:rsidR="00F31651">
        <w:rPr>
          <w:rStyle w:val="CommentReference"/>
          <w:i w:val="0"/>
          <w:iCs w:val="0"/>
          <w:color w:val="auto"/>
        </w:rPr>
        <w:commentReference w:id="939"/>
      </w:r>
      <w:commentRangeEnd w:id="940"/>
      <w:r w:rsidR="0041353C">
        <w:rPr>
          <w:rStyle w:val="CommentReference"/>
          <w:i w:val="0"/>
          <w:iCs w:val="0"/>
          <w:color w:val="auto"/>
        </w:rPr>
        <w:commentReference w:id="940"/>
      </w:r>
      <w:r w:rsidR="002A1900">
        <w:fldChar w:fldCharType="begin"/>
      </w:r>
      <w:r w:rsidR="002A1900">
        <w:instrText xml:space="preserve"> SEQ Figure \* ARABIC </w:instrText>
      </w:r>
      <w:r w:rsidR="002A1900">
        <w:fldChar w:fldCharType="separate"/>
      </w:r>
      <w:r>
        <w:rPr>
          <w:noProof/>
        </w:rPr>
        <w:t>6</w:t>
      </w:r>
      <w:r w:rsidR="002A1900">
        <w:rPr>
          <w:noProof/>
        </w:rPr>
        <w:fldChar w:fldCharType="end"/>
      </w:r>
      <w:r>
        <w:t>: Phased approach to project implementation</w:t>
      </w:r>
    </w:p>
    <w:p w14:paraId="6D9A3702" w14:textId="77777777" w:rsidR="006D3233" w:rsidRPr="00066151" w:rsidRDefault="006D3233">
      <w:pPr>
        <w:rPr>
          <w:ins w:id="941" w:author="Craig Parker" w:date="2023-03-02T21:17:00Z"/>
        </w:rPr>
        <w:pPrChange w:id="942" w:author="Craig Parker" w:date="2023-03-02T21:20:00Z">
          <w:pPr>
            <w:pStyle w:val="Heading2"/>
            <w:ind w:firstLine="0"/>
            <w:jc w:val="both"/>
          </w:pPr>
        </w:pPrChange>
      </w:pPr>
    </w:p>
    <w:p w14:paraId="3F6FB69A" w14:textId="77777777" w:rsidR="00562287" w:rsidRDefault="00562287" w:rsidP="00562287">
      <w:pPr>
        <w:rPr>
          <w:ins w:id="943" w:author="Craig Parker" w:date="2023-03-02T21:17:00Z"/>
        </w:rPr>
      </w:pPr>
    </w:p>
    <w:p w14:paraId="32C579E5" w14:textId="77777777" w:rsidR="007F0FE0" w:rsidRDefault="007F0FE0" w:rsidP="00562287">
      <w:pPr>
        <w:rPr>
          <w:ins w:id="944" w:author="Craig Parker" w:date="2023-03-02T21:42:00Z"/>
        </w:rPr>
        <w:sectPr w:rsidR="007F0FE0" w:rsidSect="00A94D58">
          <w:pgSz w:w="15840" w:h="12240" w:orient="landscape" w:code="1"/>
          <w:pgMar w:top="1440" w:right="1440" w:bottom="1440" w:left="1440" w:header="720" w:footer="578" w:gutter="0"/>
          <w:cols w:space="720"/>
          <w:formProt w:val="0"/>
          <w:noEndnote/>
          <w:docGrid w:linePitch="326"/>
        </w:sectPr>
      </w:pPr>
    </w:p>
    <w:p w14:paraId="5BE4CD6F" w14:textId="77777777" w:rsidR="00562287" w:rsidRPr="00562287" w:rsidRDefault="00562287">
      <w:pPr>
        <w:pPrChange w:id="945" w:author="Craig Parker" w:date="2023-03-02T21:17:00Z">
          <w:pPr>
            <w:pStyle w:val="Heading2"/>
            <w:ind w:firstLine="0"/>
            <w:jc w:val="both"/>
          </w:pPr>
        </w:pPrChange>
      </w:pPr>
    </w:p>
    <w:p w14:paraId="6CF30452" w14:textId="6A7643EF" w:rsidR="00DE18FB" w:rsidRDefault="00000A72" w:rsidP="00930B9F">
      <w:pPr>
        <w:pStyle w:val="Heading2"/>
        <w:jc w:val="both"/>
      </w:pPr>
      <w:bookmarkStart w:id="946" w:name="_Toc128690066"/>
      <w:r>
        <w:t>Carbon Emission Measurement</w:t>
      </w:r>
      <w:bookmarkEnd w:id="946"/>
    </w:p>
    <w:p w14:paraId="0A712966" w14:textId="77777777" w:rsidR="005B0720" w:rsidRDefault="005B0720" w:rsidP="005B0720"/>
    <w:p w14:paraId="508048F8" w14:textId="0A03D827" w:rsidR="005B0720" w:rsidRPr="008671DB" w:rsidRDefault="00F43524" w:rsidP="007676A3">
      <w:pPr>
        <w:spacing w:line="360" w:lineRule="auto"/>
        <w:rPr>
          <w:rFonts w:ascii="Arial" w:hAnsi="Arial" w:cs="Arial"/>
        </w:rPr>
      </w:pPr>
      <w:commentRangeStart w:id="947"/>
      <w:r>
        <w:rPr>
          <w:rFonts w:ascii="Arial" w:hAnsi="Arial" w:cs="Arial"/>
        </w:rPr>
        <w:t>A serial, longitudinal measurement design will be employed to assess the carbon emissions of health facilities in Kenya, Zimbabwe, and South Africa</w:t>
      </w:r>
      <w:r w:rsidR="005B0720" w:rsidRPr="008671DB">
        <w:rPr>
          <w:rFonts w:ascii="Arial" w:hAnsi="Arial" w:cs="Arial"/>
        </w:rPr>
        <w:t>.</w:t>
      </w:r>
      <w:ins w:id="948" w:author="Craig Parker" w:date="2023-03-02T21:58:00Z">
        <w:r w:rsidR="00CB5953">
          <w:rPr>
            <w:rFonts w:ascii="Arial" w:hAnsi="Arial" w:cs="Arial"/>
          </w:rPr>
          <w:t xml:space="preserve"> </w:t>
        </w:r>
      </w:ins>
      <w:ins w:id="949" w:author="Craig Parker" w:date="2023-03-02T21:57:00Z">
        <w:r w:rsidR="00CB5953">
          <w:rPr>
            <w:rFonts w:ascii="Arial" w:hAnsi="Arial" w:cs="Arial"/>
          </w:rPr>
          <w:t>This will be the basis for the carbon baseli</w:t>
        </w:r>
      </w:ins>
      <w:ins w:id="950" w:author="Craig Parker" w:date="2023-03-02T21:58:00Z">
        <w:r w:rsidR="00CB5953">
          <w:rPr>
            <w:rFonts w:ascii="Arial" w:hAnsi="Arial" w:cs="Arial"/>
          </w:rPr>
          <w:t>ne assessment in phase one of the project and carry on throughout the project.</w:t>
        </w:r>
      </w:ins>
      <w:r w:rsidR="005B0720" w:rsidRPr="008671DB">
        <w:rPr>
          <w:rFonts w:ascii="Arial" w:hAnsi="Arial" w:cs="Arial"/>
        </w:rPr>
        <w:t xml:space="preserve"> This approach involves measuring carbon emissions at three-month intervals</w:t>
      </w:r>
      <w:commentRangeEnd w:id="947"/>
      <w:r w:rsidR="00FC5F19">
        <w:rPr>
          <w:rStyle w:val="CommentReference"/>
        </w:rPr>
        <w:commentReference w:id="947"/>
      </w:r>
      <w:r w:rsidR="005B0720" w:rsidRPr="008671DB">
        <w:rPr>
          <w:rFonts w:ascii="Arial" w:hAnsi="Arial" w:cs="Arial"/>
        </w:rPr>
        <w:t xml:space="preserve"> using the AKDN Carbon Management Tool, an integrated Excel-based system designed for measuring and analyzing carbon emissions</w:t>
      </w:r>
      <w:r w:rsidR="00985122">
        <w:rPr>
          <w:rFonts w:ascii="Arial" w:hAnsi="Arial" w:cs="Arial"/>
        </w:rPr>
        <w:fldChar w:fldCharType="begin"/>
      </w:r>
      <w:r w:rsidR="00985122">
        <w:rPr>
          <w:rFonts w:ascii="Arial" w:hAnsi="Arial" w:cs="Arial"/>
        </w:rPr>
        <w:instrText xml:space="preserve"> ADDIN EN.CITE &lt;EndNote&gt;&lt;Cite&gt;&lt;RecNum&gt;433&lt;/RecNum&gt;&lt;DisplayText&gt;[7]&lt;/DisplayText&gt;&lt;record&gt;&lt;rec-number&gt;433&lt;/rec-number&gt;&lt;foreign-keys&gt;&lt;key app="EN" db-id="5szwxp0er2sa0tevxamvt5a9wdes925002ws" timestamp="1676542416"&gt;433&lt;/key&gt;&lt;/foreign-keys&gt;&lt;ref-type name="Journal Article"&gt;17&lt;/ref-type&gt;&lt;contributors&gt;&lt;/contributors&gt;&lt;titles&gt;&lt;title&gt;Aga Khan Development Network. Guide to the Aga Khan Development Network&amp;apos;s carbon management tool. 2018. https://d1zah1nkiby91r.cloudfront.net/s3fs-public/guide_to_the_aga_khan_development_networks_carbon_management_tool_.pdf&lt;/title&gt;&lt;/titles&gt;&lt;dates&gt;&lt;/dates&gt;&lt;urls&gt;&lt;/urls&gt;&lt;/record&gt;&lt;/Cite&gt;&lt;/EndNote&gt;</w:instrText>
      </w:r>
      <w:r w:rsidR="00985122">
        <w:rPr>
          <w:rFonts w:ascii="Arial" w:hAnsi="Arial" w:cs="Arial"/>
        </w:rPr>
        <w:fldChar w:fldCharType="separate"/>
      </w:r>
      <w:r w:rsidR="00985122">
        <w:rPr>
          <w:rFonts w:ascii="Arial" w:hAnsi="Arial" w:cs="Arial"/>
          <w:noProof/>
        </w:rPr>
        <w:t>[7]</w:t>
      </w:r>
      <w:r w:rsidR="00985122">
        <w:rPr>
          <w:rFonts w:ascii="Arial" w:hAnsi="Arial" w:cs="Arial"/>
        </w:rPr>
        <w:fldChar w:fldCharType="end"/>
      </w:r>
      <w:r w:rsidR="005B0720" w:rsidRPr="008671DB">
        <w:rPr>
          <w:rFonts w:ascii="Arial" w:hAnsi="Arial" w:cs="Arial"/>
        </w:rPr>
        <w:t xml:space="preserve">. The tool covers three scopes, Scope 1, 2, and 3, which enable a comprehensive evaluation of </w:t>
      </w:r>
      <w:commentRangeStart w:id="951"/>
      <w:r w:rsidR="005B0720" w:rsidRPr="008671DB">
        <w:rPr>
          <w:rFonts w:ascii="Arial" w:hAnsi="Arial" w:cs="Arial"/>
        </w:rPr>
        <w:t>greenhouse gas emissions</w:t>
      </w:r>
      <w:commentRangeEnd w:id="951"/>
      <w:r w:rsidR="00D47430">
        <w:rPr>
          <w:rStyle w:val="CommentReference"/>
        </w:rPr>
        <w:commentReference w:id="951"/>
      </w:r>
      <w:r w:rsidR="005B0720" w:rsidRPr="008671DB">
        <w:rPr>
          <w:rFonts w:ascii="Arial" w:hAnsi="Arial" w:cs="Arial"/>
        </w:rPr>
        <w:t>, including those from supply chains</w:t>
      </w:r>
      <w:del w:id="952" w:author="Craig Parker" w:date="2023-03-03T12:00:00Z">
        <w:r w:rsidR="00136C3E" w:rsidDel="00B571CF">
          <w:rPr>
            <w:rFonts w:ascii="Arial" w:hAnsi="Arial" w:cs="Arial"/>
          </w:rPr>
          <w:delText>(see table 3)</w:delText>
        </w:r>
        <w:r w:rsidR="005B0720" w:rsidRPr="008671DB" w:rsidDel="00B571CF">
          <w:rPr>
            <w:rFonts w:ascii="Arial" w:hAnsi="Arial" w:cs="Arial"/>
          </w:rPr>
          <w:delText xml:space="preserve">. </w:delText>
        </w:r>
      </w:del>
      <w:ins w:id="953" w:author="Craig Parker" w:date="2023-03-03T12:00:00Z">
        <w:r w:rsidR="00B571CF">
          <w:rPr>
            <w:rFonts w:ascii="Arial" w:hAnsi="Arial" w:cs="Arial"/>
          </w:rPr>
          <w:t>(see table 3)</w:t>
        </w:r>
        <w:r w:rsidR="00B571CF" w:rsidRPr="008671DB">
          <w:rPr>
            <w:rFonts w:ascii="Arial" w:hAnsi="Arial" w:cs="Arial"/>
          </w:rPr>
          <w:t xml:space="preserve">. </w:t>
        </w:r>
      </w:ins>
      <w:r w:rsidR="00930AB7">
        <w:rPr>
          <w:rFonts w:ascii="Arial" w:hAnsi="Arial" w:cs="Arial"/>
        </w:rPr>
        <w:t xml:space="preserve">The tool can handle specific emissions from the health sector, such as </w:t>
      </w:r>
      <w:proofErr w:type="spellStart"/>
      <w:r w:rsidR="00930AB7">
        <w:rPr>
          <w:rFonts w:ascii="Arial" w:hAnsi="Arial" w:cs="Arial"/>
        </w:rPr>
        <w:t>anaesthetic</w:t>
      </w:r>
      <w:proofErr w:type="spellEnd"/>
      <w:r w:rsidR="00930AB7">
        <w:rPr>
          <w:rFonts w:ascii="Arial" w:hAnsi="Arial" w:cs="Arial"/>
        </w:rPr>
        <w:t xml:space="preserve"> gases, respiratory inhalers, and emissions from energy, transport, waste, and refrigerants</w:t>
      </w:r>
      <w:r w:rsidR="005B0720" w:rsidRPr="008671DB">
        <w:rPr>
          <w:rFonts w:ascii="Arial" w:hAnsi="Arial" w:cs="Arial"/>
        </w:rPr>
        <w:t xml:space="preserve">. The tool automatically calculates carbon footprints and assigns emissions scopes, providing instant carbon read-outs and diagnostic dashboards that can be used to identify emissions hotspots. This methodology is deemed the most appropriate for trend analysis and will provide valuable information on the effectiveness of mitigation measures over </w:t>
      </w:r>
      <w:commentRangeStart w:id="954"/>
      <w:r w:rsidR="005B0720" w:rsidRPr="008671DB">
        <w:rPr>
          <w:rFonts w:ascii="Arial" w:hAnsi="Arial" w:cs="Arial"/>
        </w:rPr>
        <w:t>time</w:t>
      </w:r>
      <w:commentRangeEnd w:id="954"/>
      <w:r w:rsidR="008D4797">
        <w:rPr>
          <w:rStyle w:val="CommentReference"/>
        </w:rPr>
        <w:commentReference w:id="954"/>
      </w:r>
      <w:r w:rsidR="005B0720" w:rsidRPr="008671DB">
        <w:rPr>
          <w:rFonts w:ascii="Arial" w:hAnsi="Arial" w:cs="Arial"/>
        </w:rPr>
        <w:t>.</w:t>
      </w:r>
    </w:p>
    <w:p w14:paraId="647C3406" w14:textId="77777777" w:rsidR="005B0720" w:rsidRPr="008671DB" w:rsidRDefault="005B0720" w:rsidP="007676A3">
      <w:pPr>
        <w:spacing w:line="360" w:lineRule="auto"/>
        <w:rPr>
          <w:rFonts w:ascii="Arial" w:hAnsi="Arial" w:cs="Arial"/>
        </w:rPr>
      </w:pPr>
    </w:p>
    <w:p w14:paraId="6FE35ACF" w14:textId="1F675DD5" w:rsidR="005B0720" w:rsidRPr="008671DB" w:rsidRDefault="005B0720" w:rsidP="007676A3">
      <w:pPr>
        <w:spacing w:line="360" w:lineRule="auto"/>
        <w:rPr>
          <w:rFonts w:ascii="Arial" w:hAnsi="Arial" w:cs="Arial"/>
        </w:rPr>
      </w:pPr>
      <w:r w:rsidRPr="008671DB">
        <w:rPr>
          <w:rFonts w:ascii="Arial" w:hAnsi="Arial" w:cs="Arial"/>
        </w:rPr>
        <w:t>To ensure that the carbon emissions of health facilities in these countries are continually monitored and evaluated, a 3-monthly me</w:t>
      </w:r>
      <w:ins w:id="955" w:author="Craig Parker" w:date="2023-03-02T21:56:00Z">
        <w:r w:rsidR="00395404">
          <w:rPr>
            <w:rFonts w:ascii="Arial" w:hAnsi="Arial" w:cs="Arial"/>
          </w:rPr>
          <w:t>asurem</w:t>
        </w:r>
      </w:ins>
      <w:r w:rsidR="00D24A94">
        <w:rPr>
          <w:rFonts w:ascii="Arial" w:hAnsi="Arial" w:cs="Arial"/>
        </w:rPr>
        <w:t>e</w:t>
      </w:r>
      <w:ins w:id="956" w:author="Craig Parker" w:date="2023-03-02T21:56:00Z">
        <w:r w:rsidR="00395404">
          <w:rPr>
            <w:rFonts w:ascii="Arial" w:hAnsi="Arial" w:cs="Arial"/>
          </w:rPr>
          <w:t>nt</w:t>
        </w:r>
      </w:ins>
      <w:del w:id="957" w:author="Craig Parker" w:date="2023-03-02T21:56:00Z">
        <w:r w:rsidRPr="008671DB" w:rsidDel="00395404">
          <w:rPr>
            <w:rFonts w:ascii="Arial" w:hAnsi="Arial" w:cs="Arial"/>
          </w:rPr>
          <w:delText>thodology</w:delText>
        </w:r>
      </w:del>
      <w:r w:rsidRPr="008671DB">
        <w:rPr>
          <w:rFonts w:ascii="Arial" w:hAnsi="Arial" w:cs="Arial"/>
        </w:rPr>
        <w:t xml:space="preserve"> will be </w:t>
      </w:r>
      <w:commentRangeStart w:id="958"/>
      <w:r w:rsidRPr="008671DB">
        <w:rPr>
          <w:rFonts w:ascii="Arial" w:hAnsi="Arial" w:cs="Arial"/>
        </w:rPr>
        <w:t>employed</w:t>
      </w:r>
      <w:commentRangeEnd w:id="958"/>
      <w:r w:rsidR="00A90EF0">
        <w:rPr>
          <w:rStyle w:val="CommentReference"/>
        </w:rPr>
        <w:commentReference w:id="958"/>
      </w:r>
      <w:r w:rsidRPr="008671DB">
        <w:rPr>
          <w:rFonts w:ascii="Arial" w:hAnsi="Arial" w:cs="Arial"/>
        </w:rPr>
        <w:t xml:space="preserve">. </w:t>
      </w:r>
      <w:commentRangeStart w:id="959"/>
      <w:r w:rsidRPr="008671DB">
        <w:rPr>
          <w:rFonts w:ascii="Arial" w:hAnsi="Arial" w:cs="Arial"/>
        </w:rPr>
        <w:t xml:space="preserve">This will involve measuring carbon emissions at three-month intervals using the AKDN Carbon Management Tool, which is equipped to handle specific emissions from the health sector and provides instant carbon read-outs and diagnostic dashboards. </w:t>
      </w:r>
      <w:commentRangeEnd w:id="959"/>
      <w:r w:rsidR="00133AE3">
        <w:rPr>
          <w:rStyle w:val="CommentReference"/>
        </w:rPr>
        <w:commentReference w:id="959"/>
      </w:r>
      <w:r w:rsidRPr="008671DB">
        <w:rPr>
          <w:rFonts w:ascii="Arial" w:hAnsi="Arial" w:cs="Arial"/>
        </w:rPr>
        <w:t xml:space="preserve">Table 3 </w:t>
      </w:r>
      <w:r w:rsidR="00FB0F2B">
        <w:rPr>
          <w:rFonts w:ascii="Arial" w:hAnsi="Arial" w:cs="Arial"/>
        </w:rPr>
        <w:t>defines</w:t>
      </w:r>
      <w:r w:rsidRPr="008671DB">
        <w:rPr>
          <w:rFonts w:ascii="Arial" w:hAnsi="Arial" w:cs="Arial"/>
        </w:rPr>
        <w:t xml:space="preserve"> the three scopes of the AKDN tool, which enables a comprehensive evaluation of greenhouse gas emissions, including those from supply chains. This approach will provide valuable information on the </w:t>
      </w:r>
      <w:commentRangeStart w:id="960"/>
      <w:r w:rsidRPr="008671DB">
        <w:rPr>
          <w:rFonts w:ascii="Arial" w:hAnsi="Arial" w:cs="Arial"/>
        </w:rPr>
        <w:t xml:space="preserve">effectiveness of mitigation measures over time </w:t>
      </w:r>
      <w:commentRangeEnd w:id="960"/>
      <w:r w:rsidR="002C06F0">
        <w:rPr>
          <w:rStyle w:val="CommentReference"/>
        </w:rPr>
        <w:commentReference w:id="960"/>
      </w:r>
      <w:r w:rsidRPr="008671DB">
        <w:rPr>
          <w:rFonts w:ascii="Arial" w:hAnsi="Arial" w:cs="Arial"/>
        </w:rPr>
        <w:t xml:space="preserve">and enable </w:t>
      </w:r>
      <w:commentRangeStart w:id="961"/>
      <w:r w:rsidRPr="008671DB">
        <w:rPr>
          <w:rFonts w:ascii="Arial" w:hAnsi="Arial" w:cs="Arial"/>
        </w:rPr>
        <w:t xml:space="preserve">health facilities to </w:t>
      </w:r>
      <w:commentRangeEnd w:id="961"/>
      <w:r w:rsidR="00B11BE5">
        <w:rPr>
          <w:rStyle w:val="CommentReference"/>
        </w:rPr>
        <w:commentReference w:id="961"/>
      </w:r>
      <w:r w:rsidRPr="008671DB">
        <w:rPr>
          <w:rFonts w:ascii="Arial" w:hAnsi="Arial" w:cs="Arial"/>
        </w:rPr>
        <w:t>identify emissions hotspots and implement strategies to reduce their carbon footprint.</w:t>
      </w:r>
    </w:p>
    <w:p w14:paraId="04C0ECCE" w14:textId="77777777" w:rsidR="00944975" w:rsidRDefault="00944975" w:rsidP="00C67A10">
      <w:pPr>
        <w:spacing w:line="360" w:lineRule="auto"/>
        <w:jc w:val="both"/>
        <w:rPr>
          <w:rFonts w:ascii="Arial" w:hAnsi="Arial" w:cs="Arial"/>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176"/>
        <w:gridCol w:w="3685"/>
        <w:gridCol w:w="4934"/>
      </w:tblGrid>
      <w:tr w:rsidR="009D1181" w:rsidRPr="006263A2" w14:paraId="75D9F362" w14:textId="77777777" w:rsidTr="006263A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C14564F" w14:textId="77777777"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t>Emissions Scope</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33FF547" w14:textId="77777777"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t>Definition</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7B1AA2A" w14:textId="77777777"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t>Example</w:t>
            </w:r>
          </w:p>
        </w:tc>
      </w:tr>
      <w:tr w:rsidR="002C5A73" w:rsidRPr="006263A2" w14:paraId="7B71BBB7" w14:textId="77777777" w:rsidTr="006263A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5AE69F" w14:textId="77777777"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lastRenderedPageBreak/>
              <w:t>Scope 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4E2A84" w14:textId="5317B004"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t xml:space="preserve">Direct emissions from the </w:t>
            </w:r>
            <w:del w:id="962" w:author="Craig Parker" w:date="2023-03-03T16:23:00Z">
              <w:r w:rsidRPr="006263A2" w:rsidDel="009D1181">
                <w:rPr>
                  <w:rFonts w:ascii="Arial" w:hAnsi="Arial" w:cs="Arial"/>
                  <w:b/>
                  <w:bCs/>
                  <w:color w:val="000000"/>
                  <w:sz w:val="18"/>
                  <w:szCs w:val="18"/>
                  <w:lang w:eastAsia="en-GB"/>
                </w:rPr>
                <w:delText>organization</w:delText>
              </w:r>
              <w:r w:rsidR="00F617C9" w:rsidDel="009D1181">
                <w:rPr>
                  <w:rFonts w:ascii="Arial" w:hAnsi="Arial" w:cs="Arial"/>
                  <w:b/>
                  <w:bCs/>
                  <w:color w:val="000000"/>
                  <w:sz w:val="18"/>
                  <w:szCs w:val="18"/>
                  <w:lang w:eastAsia="en-GB"/>
                </w:rPr>
                <w:delText>'</w:delText>
              </w:r>
              <w:r w:rsidRPr="006263A2" w:rsidDel="009D1181">
                <w:rPr>
                  <w:rFonts w:ascii="Arial" w:hAnsi="Arial" w:cs="Arial"/>
                  <w:b/>
                  <w:bCs/>
                  <w:color w:val="000000"/>
                  <w:sz w:val="18"/>
                  <w:szCs w:val="18"/>
                  <w:lang w:eastAsia="en-GB"/>
                </w:rPr>
                <w:delText xml:space="preserve">s </w:delText>
              </w:r>
            </w:del>
            <w:ins w:id="963" w:author="Craig Parker" w:date="2023-03-03T16:23:00Z">
              <w:r w:rsidR="009D1181" w:rsidRPr="006263A2">
                <w:rPr>
                  <w:rFonts w:ascii="Arial" w:hAnsi="Arial" w:cs="Arial"/>
                  <w:b/>
                  <w:bCs/>
                  <w:color w:val="000000"/>
                  <w:sz w:val="18"/>
                  <w:szCs w:val="18"/>
                  <w:lang w:eastAsia="en-GB"/>
                </w:rPr>
                <w:t>organization</w:t>
              </w:r>
            </w:ins>
            <w:ins w:id="964" w:author="Craig Parker" w:date="2023-03-03T16:29:00Z">
              <w:r w:rsidR="002135D5">
                <w:rPr>
                  <w:rFonts w:ascii="Arial" w:hAnsi="Arial" w:cs="Arial"/>
                  <w:b/>
                  <w:bCs/>
                  <w:color w:val="000000"/>
                  <w:sz w:val="18"/>
                  <w:szCs w:val="18"/>
                  <w:lang w:eastAsia="en-GB"/>
                </w:rPr>
                <w:t>'</w:t>
              </w:r>
            </w:ins>
            <w:ins w:id="965" w:author="Craig Parker" w:date="2023-03-03T16:23:00Z">
              <w:r w:rsidR="009D1181" w:rsidRPr="006263A2">
                <w:rPr>
                  <w:rFonts w:ascii="Arial" w:hAnsi="Arial" w:cs="Arial"/>
                  <w:b/>
                  <w:bCs/>
                  <w:color w:val="000000"/>
                  <w:sz w:val="18"/>
                  <w:szCs w:val="18"/>
                  <w:lang w:eastAsia="en-GB"/>
                </w:rPr>
                <w:t xml:space="preserve">s </w:t>
              </w:r>
            </w:ins>
            <w:r w:rsidRPr="006263A2">
              <w:rPr>
                <w:rFonts w:ascii="Arial" w:hAnsi="Arial" w:cs="Arial"/>
                <w:b/>
                <w:bCs/>
                <w:color w:val="000000"/>
                <w:sz w:val="18"/>
                <w:szCs w:val="18"/>
                <w:lang w:eastAsia="en-GB"/>
              </w:rPr>
              <w:t>activity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0C1F21B" w14:textId="77777777"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t xml:space="preserve">Burning fuel or waste on the premises, using </w:t>
            </w:r>
            <w:proofErr w:type="spellStart"/>
            <w:r w:rsidRPr="006263A2">
              <w:rPr>
                <w:rFonts w:ascii="Arial" w:hAnsi="Arial" w:cs="Arial"/>
                <w:b/>
                <w:bCs/>
                <w:color w:val="000000"/>
                <w:sz w:val="18"/>
                <w:szCs w:val="18"/>
                <w:lang w:eastAsia="en-GB"/>
              </w:rPr>
              <w:t>anaesthetic</w:t>
            </w:r>
            <w:proofErr w:type="spellEnd"/>
            <w:r w:rsidRPr="006263A2">
              <w:rPr>
                <w:rFonts w:ascii="Arial" w:hAnsi="Arial" w:cs="Arial"/>
                <w:b/>
                <w:bCs/>
                <w:color w:val="000000"/>
                <w:sz w:val="18"/>
                <w:szCs w:val="18"/>
                <w:lang w:eastAsia="en-GB"/>
              </w:rPr>
              <w:t xml:space="preserve"> gases, emissions from company vehicles</w:t>
            </w:r>
          </w:p>
        </w:tc>
      </w:tr>
      <w:tr w:rsidR="002C5A73" w:rsidRPr="006263A2" w14:paraId="276AD712" w14:textId="77777777" w:rsidTr="006263A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53B4760" w14:textId="77777777"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t>Scope 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2E1D4B" w14:textId="77777777"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t>Indirect emissions from energy consumed by the organization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A26A3E8" w14:textId="77777777"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t>Buying and consuming electricity, steam, heat, or cooling from local authorities, emissions from purchased fuels, such as natural gas for heating</w:t>
            </w:r>
          </w:p>
        </w:tc>
      </w:tr>
      <w:tr w:rsidR="002C5A73" w:rsidRPr="006263A2" w14:paraId="1201A5C1" w14:textId="77777777" w:rsidTr="006263A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8C99492" w14:textId="77777777"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t>Scope 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55865E" w14:textId="78FD8142" w:rsidR="006263A2" w:rsidRPr="006263A2" w:rsidRDefault="006263A2" w:rsidP="006263A2">
            <w:pPr>
              <w:rPr>
                <w:rFonts w:ascii="Arial" w:hAnsi="Arial" w:cs="Arial"/>
                <w:b/>
                <w:bCs/>
                <w:color w:val="000000"/>
                <w:sz w:val="18"/>
                <w:szCs w:val="18"/>
                <w:lang w:eastAsia="en-GB"/>
              </w:rPr>
            </w:pPr>
            <w:r w:rsidRPr="006263A2">
              <w:rPr>
                <w:rFonts w:ascii="Arial" w:hAnsi="Arial" w:cs="Arial"/>
                <w:b/>
                <w:bCs/>
                <w:color w:val="000000"/>
                <w:sz w:val="18"/>
                <w:szCs w:val="18"/>
                <w:lang w:eastAsia="en-GB"/>
              </w:rPr>
              <w:t xml:space="preserve">Indirect emissions from products or services used to support the </w:t>
            </w:r>
            <w:del w:id="966" w:author="Craig Parker" w:date="2023-03-03T16:23:00Z">
              <w:r w:rsidRPr="006263A2" w:rsidDel="009D1181">
                <w:rPr>
                  <w:rFonts w:ascii="Arial" w:hAnsi="Arial" w:cs="Arial"/>
                  <w:b/>
                  <w:bCs/>
                  <w:color w:val="000000"/>
                  <w:sz w:val="18"/>
                  <w:szCs w:val="18"/>
                  <w:lang w:eastAsia="en-GB"/>
                </w:rPr>
                <w:delText>organization</w:delText>
              </w:r>
              <w:r w:rsidR="00F617C9" w:rsidDel="009D1181">
                <w:rPr>
                  <w:rFonts w:ascii="Arial" w:hAnsi="Arial" w:cs="Arial"/>
                  <w:b/>
                  <w:bCs/>
                  <w:color w:val="000000"/>
                  <w:sz w:val="18"/>
                  <w:szCs w:val="18"/>
                  <w:lang w:eastAsia="en-GB"/>
                </w:rPr>
                <w:delText>'</w:delText>
              </w:r>
              <w:r w:rsidRPr="006263A2" w:rsidDel="009D1181">
                <w:rPr>
                  <w:rFonts w:ascii="Arial" w:hAnsi="Arial" w:cs="Arial"/>
                  <w:b/>
                  <w:bCs/>
                  <w:color w:val="000000"/>
                  <w:sz w:val="18"/>
                  <w:szCs w:val="18"/>
                  <w:lang w:eastAsia="en-GB"/>
                </w:rPr>
                <w:delText xml:space="preserve">s </w:delText>
              </w:r>
            </w:del>
            <w:ins w:id="967" w:author="Craig Parker" w:date="2023-03-03T16:23:00Z">
              <w:r w:rsidR="009D1181" w:rsidRPr="006263A2">
                <w:rPr>
                  <w:rFonts w:ascii="Arial" w:hAnsi="Arial" w:cs="Arial"/>
                  <w:b/>
                  <w:bCs/>
                  <w:color w:val="000000"/>
                  <w:sz w:val="18"/>
                  <w:szCs w:val="18"/>
                  <w:lang w:eastAsia="en-GB"/>
                </w:rPr>
                <w:t>organization</w:t>
              </w:r>
            </w:ins>
            <w:ins w:id="968" w:author="Craig Parker" w:date="2023-03-03T16:29:00Z">
              <w:r w:rsidR="002135D5">
                <w:rPr>
                  <w:rFonts w:ascii="Arial" w:hAnsi="Arial" w:cs="Arial"/>
                  <w:b/>
                  <w:bCs/>
                  <w:color w:val="000000"/>
                  <w:sz w:val="18"/>
                  <w:szCs w:val="18"/>
                  <w:lang w:eastAsia="en-GB"/>
                </w:rPr>
                <w:t>'</w:t>
              </w:r>
            </w:ins>
            <w:ins w:id="969" w:author="Craig Parker" w:date="2023-03-03T16:23:00Z">
              <w:r w:rsidR="009D1181" w:rsidRPr="006263A2">
                <w:rPr>
                  <w:rFonts w:ascii="Arial" w:hAnsi="Arial" w:cs="Arial"/>
                  <w:b/>
                  <w:bCs/>
                  <w:color w:val="000000"/>
                  <w:sz w:val="18"/>
                  <w:szCs w:val="18"/>
                  <w:lang w:eastAsia="en-GB"/>
                </w:rPr>
                <w:t xml:space="preserve">s </w:t>
              </w:r>
            </w:ins>
            <w:r w:rsidRPr="006263A2">
              <w:rPr>
                <w:rFonts w:ascii="Arial" w:hAnsi="Arial" w:cs="Arial"/>
                <w:b/>
                <w:bCs/>
                <w:color w:val="000000"/>
                <w:sz w:val="18"/>
                <w:szCs w:val="18"/>
                <w:lang w:eastAsia="en-GB"/>
              </w:rPr>
              <w:t>operations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410C27B" w14:textId="345132F8" w:rsidR="006263A2" w:rsidRPr="006263A2" w:rsidRDefault="006263A2" w:rsidP="00005E22">
            <w:pPr>
              <w:keepNext/>
              <w:rPr>
                <w:rFonts w:ascii="Arial" w:hAnsi="Arial" w:cs="Arial"/>
                <w:b/>
                <w:bCs/>
                <w:color w:val="000000"/>
                <w:sz w:val="18"/>
                <w:szCs w:val="18"/>
                <w:lang w:eastAsia="en-GB"/>
              </w:rPr>
            </w:pPr>
            <w:r w:rsidRPr="006263A2">
              <w:rPr>
                <w:rFonts w:ascii="Arial" w:hAnsi="Arial" w:cs="Arial"/>
                <w:b/>
                <w:bCs/>
                <w:color w:val="000000"/>
                <w:sz w:val="18"/>
                <w:szCs w:val="18"/>
                <w:lang w:eastAsia="en-GB"/>
              </w:rPr>
              <w:t>Purchased goods and services, waste disposal, employee commuting, business travel, investments</w:t>
            </w:r>
            <w:r w:rsidR="00FB0F2B">
              <w:rPr>
                <w:rFonts w:ascii="Arial" w:hAnsi="Arial" w:cs="Arial"/>
                <w:b/>
                <w:bCs/>
                <w:color w:val="000000"/>
                <w:sz w:val="18"/>
                <w:szCs w:val="18"/>
                <w:lang w:eastAsia="en-GB"/>
              </w:rPr>
              <w:t>,</w:t>
            </w:r>
            <w:r w:rsidRPr="006263A2">
              <w:rPr>
                <w:rFonts w:ascii="Arial" w:hAnsi="Arial" w:cs="Arial"/>
                <w:b/>
                <w:bCs/>
                <w:color w:val="000000"/>
                <w:sz w:val="18"/>
                <w:szCs w:val="18"/>
                <w:lang w:eastAsia="en-GB"/>
              </w:rPr>
              <w:t xml:space="preserve"> leased assets, transportation of goods and services</w:t>
            </w:r>
          </w:p>
        </w:tc>
      </w:tr>
    </w:tbl>
    <w:p w14:paraId="56438DC8" w14:textId="5C994733" w:rsidR="006263A2" w:rsidRDefault="006816AF" w:rsidP="006816AF">
      <w:pPr>
        <w:pStyle w:val="Caption"/>
        <w:rPr>
          <w:rFonts w:ascii="Arial" w:hAnsi="Arial" w:cs="Arial"/>
        </w:rPr>
      </w:pPr>
      <w:bookmarkStart w:id="970" w:name="_Toc128750567"/>
      <w:r>
        <w:t xml:space="preserve">Table </w:t>
      </w:r>
      <w:r w:rsidR="002A1900">
        <w:fldChar w:fldCharType="begin"/>
      </w:r>
      <w:r w:rsidR="002A1900">
        <w:instrText xml:space="preserve"> SEQ Table \* ARABIC </w:instrText>
      </w:r>
      <w:r w:rsidR="002A1900">
        <w:fldChar w:fldCharType="separate"/>
      </w:r>
      <w:r w:rsidR="00D4325A">
        <w:rPr>
          <w:noProof/>
        </w:rPr>
        <w:t>3</w:t>
      </w:r>
      <w:r w:rsidR="002A1900">
        <w:rPr>
          <w:noProof/>
        </w:rPr>
        <w:fldChar w:fldCharType="end"/>
      </w:r>
      <w:r>
        <w:t>: Defining Scopes of the AKDN tool</w:t>
      </w:r>
      <w:bookmarkEnd w:id="970"/>
    </w:p>
    <w:p w14:paraId="64AA48B5" w14:textId="77777777" w:rsidR="00455296" w:rsidRDefault="00455296" w:rsidP="000777EB">
      <w:pPr>
        <w:spacing w:line="360" w:lineRule="auto"/>
        <w:rPr>
          <w:rFonts w:ascii="Arial" w:hAnsi="Arial" w:cs="Arial"/>
        </w:rPr>
      </w:pPr>
    </w:p>
    <w:p w14:paraId="067F18D3" w14:textId="77777777" w:rsidR="008E4C08" w:rsidRPr="008E4C08" w:rsidRDefault="008E4C08" w:rsidP="008E4C08"/>
    <w:p w14:paraId="6EA4C8FB" w14:textId="571844C3" w:rsidR="00B635D5" w:rsidRDefault="00A6106F" w:rsidP="26330666">
      <w:pPr>
        <w:pStyle w:val="Default"/>
        <w:spacing w:line="360" w:lineRule="auto"/>
        <w:ind w:left="0"/>
        <w:jc w:val="both"/>
        <w:rPr>
          <w:rFonts w:ascii="Arial" w:hAnsi="Arial" w:cs="Arial"/>
          <w:i w:val="0"/>
          <w:color w:val="auto"/>
        </w:rPr>
      </w:pPr>
      <w:r>
        <w:rPr>
          <w:noProof/>
        </w:rPr>
        <w:drawing>
          <wp:inline distT="0" distB="0" distL="0" distR="0" wp14:anchorId="400B79E6" wp14:editId="755F17EE">
            <wp:extent cx="6353174" cy="3300095"/>
            <wp:effectExtent l="0" t="0" r="952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353174" cy="3300095"/>
                    </a:xfrm>
                    <a:prstGeom prst="rect">
                      <a:avLst/>
                    </a:prstGeom>
                  </pic:spPr>
                </pic:pic>
              </a:graphicData>
            </a:graphic>
          </wp:inline>
        </w:drawing>
      </w:r>
    </w:p>
    <w:p w14:paraId="218E0368" w14:textId="57A886DB" w:rsidR="00932CE3" w:rsidRDefault="00057211" w:rsidP="00057211">
      <w:pPr>
        <w:pStyle w:val="Caption"/>
        <w:jc w:val="both"/>
      </w:pPr>
      <w:bookmarkStart w:id="971" w:name="_Toc127544427"/>
      <w:bookmarkStart w:id="972" w:name="_Toc127956471"/>
      <w:r>
        <w:t xml:space="preserve">Figure </w:t>
      </w:r>
      <w:r>
        <w:fldChar w:fldCharType="begin"/>
      </w:r>
      <w:r>
        <w:instrText>SEQ Figure \* ARABIC</w:instrText>
      </w:r>
      <w:r>
        <w:fldChar w:fldCharType="separate"/>
      </w:r>
      <w:r w:rsidR="00F12E0B">
        <w:rPr>
          <w:noProof/>
        </w:rPr>
        <w:t>7</w:t>
      </w:r>
      <w:r>
        <w:fldChar w:fldCharType="end"/>
      </w:r>
      <w:r w:rsidRPr="00D0538E">
        <w:t xml:space="preserve">: AKDN </w:t>
      </w:r>
      <w:r w:rsidR="005756FD">
        <w:t>t</w:t>
      </w:r>
      <w:r w:rsidRPr="00D0538E">
        <w:t xml:space="preserve">ool </w:t>
      </w:r>
      <w:r w:rsidR="005756FD">
        <w:t>c</w:t>
      </w:r>
      <w:r w:rsidRPr="00D0538E">
        <w:t>over page</w:t>
      </w:r>
      <w:bookmarkEnd w:id="971"/>
      <w:bookmarkEnd w:id="972"/>
    </w:p>
    <w:p w14:paraId="19B537A0" w14:textId="77777777" w:rsidR="001E05A5" w:rsidRDefault="001E05A5" w:rsidP="001E05A5"/>
    <w:p w14:paraId="6B9A8705" w14:textId="77777777" w:rsidR="001E05A5" w:rsidRPr="001E05A5" w:rsidRDefault="001E05A5" w:rsidP="001E05A5"/>
    <w:p w14:paraId="19DE4E2C" w14:textId="1C138B36" w:rsidR="00BC2F53" w:rsidRDefault="00283BE7" w:rsidP="00854A47">
      <w:pPr>
        <w:pStyle w:val="Heading3"/>
      </w:pPr>
      <w:bookmarkStart w:id="973" w:name="_Toc128690067"/>
      <w:commentRangeStart w:id="974"/>
      <w:r>
        <w:t>S</w:t>
      </w:r>
      <w:r w:rsidR="00F42F36">
        <w:t>ources</w:t>
      </w:r>
      <w:r w:rsidR="00EF3A44">
        <w:t xml:space="preserve"> </w:t>
      </w:r>
      <w:ins w:id="975" w:author="Shobna Sawry" w:date="2023-03-05T20:56:00Z">
        <w:r w:rsidR="00C17775">
          <w:t xml:space="preserve">of </w:t>
        </w:r>
      </w:ins>
      <w:r w:rsidR="00EF3A44">
        <w:t>emissions</w:t>
      </w:r>
      <w:r w:rsidR="00A6106F" w:rsidRPr="00E17F0E">
        <w:t xml:space="preserve"> specific to </w:t>
      </w:r>
      <w:del w:id="976" w:author="Shobna Sawry" w:date="2023-03-05T20:56:00Z">
        <w:r w:rsidR="00A6106F" w:rsidRPr="00E17F0E" w:rsidDel="00C17775">
          <w:delText xml:space="preserve">the </w:delText>
        </w:r>
      </w:del>
      <w:r w:rsidR="00A6106F" w:rsidRPr="00E17F0E">
        <w:t>healthcare</w:t>
      </w:r>
      <w:r w:rsidR="00DA0509">
        <w:t xml:space="preserve"> facilit</w:t>
      </w:r>
      <w:ins w:id="977" w:author="Shobna Sawry" w:date="2023-03-05T20:56:00Z">
        <w:r w:rsidR="00C17775">
          <w:t>ies</w:t>
        </w:r>
      </w:ins>
      <w:del w:id="978" w:author="Shobna Sawry" w:date="2023-03-05T20:56:00Z">
        <w:r w:rsidR="00DA0509" w:rsidDel="00C17775">
          <w:delText>y</w:delText>
        </w:r>
      </w:del>
      <w:bookmarkEnd w:id="973"/>
      <w:commentRangeEnd w:id="974"/>
      <w:r w:rsidR="00B26721">
        <w:rPr>
          <w:rStyle w:val="CommentReference"/>
          <w:rFonts w:ascii="Times New Roman" w:hAnsi="Times New Roman"/>
          <w:b w:val="0"/>
        </w:rPr>
        <w:commentReference w:id="974"/>
      </w:r>
    </w:p>
    <w:p w14:paraId="453B77CE" w14:textId="2724456B" w:rsidR="001E05A5" w:rsidRPr="001E05A5" w:rsidRDefault="001E05A5" w:rsidP="00C7664A">
      <w:pPr>
        <w:spacing w:line="360" w:lineRule="auto"/>
        <w:rPr>
          <w:rFonts w:ascii="Arial" w:hAnsi="Arial" w:cs="Arial"/>
        </w:rPr>
      </w:pPr>
      <w:del w:id="979" w:author="Craig Parker" w:date="2023-03-03T12:00:00Z">
        <w:r w:rsidRPr="001E05A5" w:rsidDel="005E5BC1">
          <w:rPr>
            <w:rFonts w:ascii="Arial" w:hAnsi="Arial" w:cs="Arial"/>
          </w:rPr>
          <w:delText xml:space="preserve">Table 4 provides an overview </w:delText>
        </w:r>
      </w:del>
      <w:del w:id="980" w:author="Craig Parker" w:date="2023-03-03T12:03:00Z">
        <w:r w:rsidRPr="001E05A5" w:rsidDel="003F6B7E">
          <w:rPr>
            <w:rFonts w:ascii="Arial" w:hAnsi="Arial" w:cs="Arial"/>
          </w:rPr>
          <w:delText xml:space="preserve">of the sources specific to healthcare facilities that can contribute to carbon emissions. The table highlights the various sources of emissions that can result from energy consumption within healthcare facilities, vehicle use, travel distances, and the use of certain medical equipment, such as anesthetic gases and respiratory inhalers. Additionally, the table also covers emissions resulting from refrigerant gases used in air conditioning and refrigeration systems, water usage, waste </w:delText>
        </w:r>
        <w:r w:rsidRPr="001E05A5" w:rsidDel="003F6B7E">
          <w:rPr>
            <w:rFonts w:ascii="Arial" w:hAnsi="Arial" w:cs="Arial"/>
          </w:rPr>
          <w:lastRenderedPageBreak/>
          <w:delText>disposal, and the travel of vehicles other than those owned by healthcare facilities, such as patient or visitor vehicles. By understanding the sources of emissions, healthcare facilities can identify areas where they can implement strategies to reduce their carbon footprint and improve their sustainability</w:delText>
        </w:r>
        <w:r w:rsidDel="003F6B7E">
          <w:rPr>
            <w:rFonts w:ascii="Arial" w:hAnsi="Arial" w:cs="Arial"/>
          </w:rPr>
          <w:delText>.</w:delText>
        </w:r>
      </w:del>
      <w:ins w:id="981" w:author="Craig Parker" w:date="2023-03-03T12:03:00Z">
        <w:r w:rsidR="003F6B7E" w:rsidRPr="003F6B7E">
          <w:rPr>
            <w:rFonts w:ascii="Arial" w:hAnsi="Arial" w:cs="Arial"/>
          </w:rPr>
          <w:t xml:space="preserve"> </w:t>
        </w:r>
        <w:r w:rsidR="003F6B7E" w:rsidRPr="001E05A5">
          <w:rPr>
            <w:rFonts w:ascii="Arial" w:hAnsi="Arial" w:cs="Arial"/>
          </w:rPr>
          <w:t xml:space="preserve">Table 4 </w:t>
        </w:r>
        <w:del w:id="982" w:author="Shobna Sawry" w:date="2023-03-05T20:57:00Z">
          <w:r w:rsidR="003F6B7E" w:rsidRPr="001E05A5" w:rsidDel="00CC514E">
            <w:rPr>
              <w:rFonts w:ascii="Arial" w:hAnsi="Arial" w:cs="Arial"/>
            </w:rPr>
            <w:delText xml:space="preserve">provides an overview of </w:delText>
          </w:r>
        </w:del>
        <w:del w:id="983" w:author="Shobna Sawry" w:date="2023-03-05T20:56:00Z">
          <w:r w:rsidR="003F6B7E" w:rsidRPr="001E05A5" w:rsidDel="00D10EFF">
            <w:rPr>
              <w:rFonts w:ascii="Arial" w:hAnsi="Arial" w:cs="Arial"/>
            </w:rPr>
            <w:delText xml:space="preserve">the </w:delText>
          </w:r>
        </w:del>
        <w:del w:id="984" w:author="Shobna Sawry" w:date="2023-03-05T20:57:00Z">
          <w:r w:rsidR="003F6B7E" w:rsidRPr="001E05A5" w:rsidDel="00CC514E">
            <w:rPr>
              <w:rFonts w:ascii="Arial" w:hAnsi="Arial" w:cs="Arial"/>
            </w:rPr>
            <w:delText xml:space="preserve">sources specific to healthcare facilities that can contribute to carbon emissions. The table </w:delText>
          </w:r>
        </w:del>
        <w:r w:rsidR="003F6B7E" w:rsidRPr="001E05A5">
          <w:rPr>
            <w:rFonts w:ascii="Arial" w:hAnsi="Arial" w:cs="Arial"/>
          </w:rPr>
          <w:t xml:space="preserve">highlights the various sources of emissions that can result from energy consumption within healthcare facilities, </w:t>
        </w:r>
      </w:ins>
      <w:ins w:id="985" w:author="Shobna Sawry" w:date="2023-03-05T20:57:00Z">
        <w:r w:rsidR="00A649A9">
          <w:rPr>
            <w:rFonts w:ascii="Arial" w:hAnsi="Arial" w:cs="Arial"/>
          </w:rPr>
          <w:t xml:space="preserve">including </w:t>
        </w:r>
      </w:ins>
      <w:ins w:id="986" w:author="Craig Parker" w:date="2023-03-03T12:03:00Z">
        <w:r w:rsidR="003F6B7E" w:rsidRPr="001E05A5">
          <w:rPr>
            <w:rFonts w:ascii="Arial" w:hAnsi="Arial" w:cs="Arial"/>
          </w:rPr>
          <w:t xml:space="preserve">vehicle use, travel distances, and the use of certain medical equipment, such as anesthetic gases and respiratory </w:t>
        </w:r>
        <w:commentRangeStart w:id="987"/>
        <w:r w:rsidR="003F6B7E" w:rsidRPr="001E05A5">
          <w:rPr>
            <w:rFonts w:ascii="Arial" w:hAnsi="Arial" w:cs="Arial"/>
          </w:rPr>
          <w:t>inhalers</w:t>
        </w:r>
      </w:ins>
      <w:commentRangeEnd w:id="987"/>
      <w:r w:rsidR="007B0094">
        <w:rPr>
          <w:rStyle w:val="CommentReference"/>
        </w:rPr>
        <w:commentReference w:id="987"/>
      </w:r>
      <w:ins w:id="988" w:author="Craig Parker" w:date="2023-03-03T12:03:00Z">
        <w:r w:rsidR="003F6B7E" w:rsidRPr="001E05A5">
          <w:rPr>
            <w:rFonts w:ascii="Arial" w:hAnsi="Arial" w:cs="Arial"/>
          </w:rPr>
          <w:t xml:space="preserve">. </w:t>
        </w:r>
      </w:ins>
      <w:ins w:id="989" w:author="Shobna Sawry" w:date="2023-03-05T20:58:00Z">
        <w:r w:rsidR="00F25631">
          <w:rPr>
            <w:rFonts w:ascii="Arial" w:hAnsi="Arial" w:cs="Arial"/>
          </w:rPr>
          <w:t xml:space="preserve">In addition, </w:t>
        </w:r>
      </w:ins>
      <w:ins w:id="990" w:author="Craig Parker" w:date="2023-03-03T16:24:00Z">
        <w:del w:id="991" w:author="Shobna Sawry" w:date="2023-03-05T20:58:00Z">
          <w:r w:rsidR="00C04951" w:rsidDel="00F25631">
            <w:rPr>
              <w:rFonts w:ascii="Arial" w:hAnsi="Arial" w:cs="Arial"/>
            </w:rPr>
            <w:delText>T</w:delText>
          </w:r>
        </w:del>
      </w:ins>
      <w:ins w:id="992" w:author="Craig Parker" w:date="2023-03-03T12:03:00Z">
        <w:del w:id="993" w:author="Shobna Sawry" w:date="2023-03-05T20:58:00Z">
          <w:r w:rsidR="003F6B7E" w:rsidRPr="001E05A5" w:rsidDel="00F25631">
            <w:rPr>
              <w:rFonts w:ascii="Arial" w:hAnsi="Arial" w:cs="Arial"/>
            </w:rPr>
            <w:delText>he table also covers</w:delText>
          </w:r>
        </w:del>
        <w:r w:rsidR="003F6B7E" w:rsidRPr="001E05A5">
          <w:rPr>
            <w:rFonts w:ascii="Arial" w:hAnsi="Arial" w:cs="Arial"/>
          </w:rPr>
          <w:t xml:space="preserve"> emissions resulting from refrigerant gases used in air conditioning and refrigeration systems, water usage, waste disposal, and the travel of vehicles other than those owned by healthcare facilities, such as patient or visitor vehicles</w:t>
        </w:r>
      </w:ins>
      <w:ins w:id="994" w:author="Shobna Sawry" w:date="2023-03-05T20:59:00Z">
        <w:r w:rsidR="00FB4764">
          <w:rPr>
            <w:rFonts w:ascii="Arial" w:hAnsi="Arial" w:cs="Arial"/>
          </w:rPr>
          <w:t xml:space="preserve"> also contribute to health </w:t>
        </w:r>
        <w:proofErr w:type="spellStart"/>
        <w:r w:rsidR="00FB4764">
          <w:rPr>
            <w:rFonts w:ascii="Arial" w:hAnsi="Arial" w:cs="Arial"/>
          </w:rPr>
          <w:t>faciltiys</w:t>
        </w:r>
        <w:proofErr w:type="spellEnd"/>
        <w:r w:rsidR="00FB4764">
          <w:rPr>
            <w:rFonts w:ascii="Arial" w:hAnsi="Arial" w:cs="Arial"/>
          </w:rPr>
          <w:t xml:space="preserve">’ carbon </w:t>
        </w:r>
        <w:commentRangeStart w:id="995"/>
        <w:r w:rsidR="00FB4764">
          <w:rPr>
            <w:rFonts w:ascii="Arial" w:hAnsi="Arial" w:cs="Arial"/>
          </w:rPr>
          <w:t xml:space="preserve">footprint </w:t>
        </w:r>
      </w:ins>
      <w:commentRangeEnd w:id="995"/>
      <w:ins w:id="996" w:author="Shobna Sawry" w:date="2023-03-05T21:01:00Z">
        <w:r w:rsidR="007B0094">
          <w:rPr>
            <w:rStyle w:val="CommentReference"/>
          </w:rPr>
          <w:commentReference w:id="995"/>
        </w:r>
      </w:ins>
      <w:ins w:id="997" w:author="Shobna Sawry" w:date="2023-03-05T20:59:00Z">
        <w:r w:rsidR="00FB4764">
          <w:rPr>
            <w:rFonts w:ascii="Arial" w:hAnsi="Arial" w:cs="Arial"/>
          </w:rPr>
          <w:t>(Table 4)</w:t>
        </w:r>
      </w:ins>
      <w:ins w:id="998" w:author="Craig Parker" w:date="2023-03-03T12:03:00Z">
        <w:r w:rsidR="003F6B7E" w:rsidRPr="001E05A5">
          <w:rPr>
            <w:rFonts w:ascii="Arial" w:hAnsi="Arial" w:cs="Arial"/>
          </w:rPr>
          <w:t xml:space="preserve">. By understanding the sources </w:t>
        </w:r>
      </w:ins>
      <w:ins w:id="999" w:author="Shobna Sawry" w:date="2023-03-05T20:59:00Z">
        <w:r w:rsidR="00FB4764">
          <w:rPr>
            <w:rFonts w:ascii="Arial" w:hAnsi="Arial" w:cs="Arial"/>
          </w:rPr>
          <w:t xml:space="preserve">and extent </w:t>
        </w:r>
      </w:ins>
      <w:ins w:id="1000" w:author="Craig Parker" w:date="2023-03-03T12:03:00Z">
        <w:r w:rsidR="003F6B7E" w:rsidRPr="001E05A5">
          <w:rPr>
            <w:rFonts w:ascii="Arial" w:hAnsi="Arial" w:cs="Arial"/>
          </w:rPr>
          <w:t>of emissions, healthcare facilities can identify areas where they can implement strategies to reduce their carbon footprint and improve their sustainability</w:t>
        </w:r>
        <w:r w:rsidR="003F6B7E">
          <w:rPr>
            <w:rFonts w:ascii="Arial" w:hAnsi="Arial" w:cs="Arial"/>
          </w:rPr>
          <w:t>.</w:t>
        </w:r>
      </w:ins>
    </w:p>
    <w:p w14:paraId="0103FB1F" w14:textId="77777777" w:rsidR="001E05A5" w:rsidRDefault="001E05A5" w:rsidP="001E05A5"/>
    <w:p w14:paraId="048AD41F" w14:textId="77777777" w:rsidR="001E05A5" w:rsidRPr="001E05A5" w:rsidRDefault="001E05A5" w:rsidP="001E05A5"/>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568"/>
        <w:gridCol w:w="8227"/>
      </w:tblGrid>
      <w:tr w:rsidR="00EB0B70" w:rsidRPr="00E25EBC" w14:paraId="15C984A4" w14:textId="77777777" w:rsidTr="00F8770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2F2F2" w:themeFill="background1" w:themeFillShade="F2"/>
            <w:vAlign w:val="bottom"/>
            <w:hideMark/>
          </w:tcPr>
          <w:p w14:paraId="5AF05E0B"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Sources of Emissions</w:t>
            </w:r>
          </w:p>
        </w:tc>
        <w:tc>
          <w:tcPr>
            <w:tcW w:w="0" w:type="auto"/>
            <w:tcBorders>
              <w:top w:val="single" w:sz="6" w:space="0" w:color="D9D9E3"/>
              <w:left w:val="single" w:sz="6" w:space="0" w:color="D9D9E3"/>
              <w:bottom w:val="single" w:sz="6" w:space="0" w:color="D9D9E3"/>
              <w:right w:val="single" w:sz="6" w:space="0" w:color="D9D9E3"/>
            </w:tcBorders>
            <w:shd w:val="clear" w:color="auto" w:fill="F2F2F2" w:themeFill="background1" w:themeFillShade="F2"/>
            <w:vAlign w:val="bottom"/>
            <w:hideMark/>
          </w:tcPr>
          <w:p w14:paraId="5254AEFA"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Description</w:t>
            </w:r>
          </w:p>
        </w:tc>
      </w:tr>
      <w:tr w:rsidR="00EB0B70" w:rsidRPr="00E25EBC" w14:paraId="448F6F93" w14:textId="77777777" w:rsidTr="00E25EB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EF2368E"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Energy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D23E184" w14:textId="1D4291C6" w:rsidR="00E25EBC" w:rsidRPr="009F4396" w:rsidRDefault="00E25EBC" w:rsidP="00EE4357">
            <w:pPr>
              <w:rPr>
                <w:rFonts w:ascii="Arial" w:hAnsi="Arial" w:cs="Arial"/>
                <w:color w:val="000000"/>
                <w:sz w:val="18"/>
                <w:szCs w:val="18"/>
                <w:lang w:eastAsia="en-GB"/>
              </w:rPr>
            </w:pPr>
            <w:r w:rsidRPr="009F4396">
              <w:rPr>
                <w:rFonts w:ascii="Arial" w:hAnsi="Arial" w:cs="Arial"/>
                <w:color w:val="000000"/>
                <w:sz w:val="18"/>
                <w:szCs w:val="18"/>
                <w:lang w:eastAsia="en-GB"/>
              </w:rPr>
              <w:t>Energy consumption within healthcare facilities can contribute to emissions from electricity</w:t>
            </w:r>
            <w:del w:id="1001" w:author="Craig Parker" w:date="2023-03-03T16:25:00Z">
              <w:r w:rsidRPr="009F4396" w:rsidDel="001E0F44">
                <w:rPr>
                  <w:rFonts w:ascii="Arial" w:hAnsi="Arial" w:cs="Arial"/>
                  <w:color w:val="000000"/>
                  <w:sz w:val="18"/>
                  <w:szCs w:val="18"/>
                  <w:lang w:eastAsia="en-GB"/>
                </w:rPr>
                <w:delText xml:space="preserve"> and heating</w:delText>
              </w:r>
            </w:del>
            <w:ins w:id="1002" w:author="Craig Parker" w:date="2023-03-03T16:25:00Z">
              <w:r w:rsidR="001E0F44">
                <w:rPr>
                  <w:rFonts w:ascii="Arial" w:hAnsi="Arial" w:cs="Arial"/>
                  <w:color w:val="000000"/>
                  <w:sz w:val="18"/>
                  <w:szCs w:val="18"/>
                  <w:lang w:eastAsia="en-GB"/>
                </w:rPr>
                <w:t>, heating,</w:t>
              </w:r>
            </w:ins>
            <w:r w:rsidR="00F47341">
              <w:rPr>
                <w:rFonts w:ascii="Arial" w:hAnsi="Arial" w:cs="Arial"/>
                <w:color w:val="000000"/>
                <w:sz w:val="18"/>
                <w:szCs w:val="18"/>
                <w:lang w:eastAsia="en-GB"/>
              </w:rPr>
              <w:t xml:space="preserve"> and</w:t>
            </w:r>
            <w:r w:rsidRPr="009F4396">
              <w:rPr>
                <w:rFonts w:ascii="Arial" w:hAnsi="Arial" w:cs="Arial"/>
                <w:color w:val="000000"/>
                <w:sz w:val="18"/>
                <w:szCs w:val="18"/>
                <w:lang w:eastAsia="en-GB"/>
              </w:rPr>
              <w:t xml:space="preserve"> other sources such as natural gas, propane, and fuel oil.</w:t>
            </w:r>
          </w:p>
        </w:tc>
      </w:tr>
      <w:tr w:rsidR="00EB0B70" w:rsidRPr="00E25EBC" w14:paraId="371FDAFC" w14:textId="77777777" w:rsidTr="00E25EB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B84673"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Vehicle Fuel</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17380C5" w14:textId="07EBDAA3" w:rsidR="00E25EBC" w:rsidRPr="009F4396" w:rsidRDefault="00F47341" w:rsidP="00EE4357">
            <w:pPr>
              <w:rPr>
                <w:rFonts w:ascii="Arial" w:hAnsi="Arial" w:cs="Arial"/>
                <w:color w:val="000000"/>
                <w:sz w:val="18"/>
                <w:szCs w:val="18"/>
                <w:lang w:eastAsia="en-GB"/>
              </w:rPr>
            </w:pPr>
            <w:r>
              <w:rPr>
                <w:rFonts w:ascii="Arial" w:hAnsi="Arial" w:cs="Arial"/>
                <w:color w:val="000000"/>
                <w:sz w:val="18"/>
                <w:szCs w:val="18"/>
                <w:lang w:eastAsia="en-GB"/>
              </w:rPr>
              <w:t>Using</w:t>
            </w:r>
            <w:r w:rsidR="00E25EBC" w:rsidRPr="009F4396">
              <w:rPr>
                <w:rFonts w:ascii="Arial" w:hAnsi="Arial" w:cs="Arial"/>
                <w:color w:val="000000"/>
                <w:sz w:val="18"/>
                <w:szCs w:val="18"/>
                <w:lang w:eastAsia="en-GB"/>
              </w:rPr>
              <w:t xml:space="preserve"> vehicles for healthcare facilities, such as ambulances, delivery vehicles, and staff vehicles can contribute to emissions.</w:t>
            </w:r>
          </w:p>
        </w:tc>
      </w:tr>
      <w:tr w:rsidR="00EB0B70" w:rsidRPr="00E25EBC" w14:paraId="10775CAC" w14:textId="77777777" w:rsidTr="00E25EB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20D215"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Vehicle Distance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22855FA" w14:textId="5E65F16D" w:rsidR="00E25EBC" w:rsidRPr="009F4396" w:rsidRDefault="00E25EBC" w:rsidP="00EE4357">
            <w:pPr>
              <w:rPr>
                <w:rFonts w:ascii="Arial" w:hAnsi="Arial" w:cs="Arial"/>
                <w:color w:val="000000"/>
                <w:sz w:val="18"/>
                <w:szCs w:val="18"/>
                <w:lang w:eastAsia="en-GB"/>
              </w:rPr>
            </w:pPr>
            <w:r w:rsidRPr="009F4396">
              <w:rPr>
                <w:rFonts w:ascii="Arial" w:hAnsi="Arial" w:cs="Arial"/>
                <w:color w:val="000000"/>
                <w:sz w:val="18"/>
                <w:szCs w:val="18"/>
                <w:lang w:eastAsia="en-GB"/>
              </w:rPr>
              <w:t xml:space="preserve">The distance </w:t>
            </w:r>
            <w:r w:rsidR="00F47341">
              <w:rPr>
                <w:rFonts w:ascii="Arial" w:hAnsi="Arial" w:cs="Arial"/>
                <w:color w:val="000000"/>
                <w:sz w:val="18"/>
                <w:szCs w:val="18"/>
                <w:lang w:eastAsia="en-GB"/>
              </w:rPr>
              <w:t>vehicles travel</w:t>
            </w:r>
            <w:r w:rsidRPr="009F4396">
              <w:rPr>
                <w:rFonts w:ascii="Arial" w:hAnsi="Arial" w:cs="Arial"/>
                <w:color w:val="000000"/>
                <w:sz w:val="18"/>
                <w:szCs w:val="18"/>
                <w:lang w:eastAsia="en-GB"/>
              </w:rPr>
              <w:t xml:space="preserve"> to and from healthcare facilities can also contribute to emissions.</w:t>
            </w:r>
          </w:p>
        </w:tc>
      </w:tr>
      <w:tr w:rsidR="00EB0B70" w:rsidRPr="00E25EBC" w14:paraId="74FA7A2D" w14:textId="77777777" w:rsidTr="00E25EB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2AE7E8"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Travel Other Vehicles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F0F9CAD" w14:textId="77777777" w:rsidR="00E25EBC" w:rsidRPr="009F4396" w:rsidRDefault="00E25EBC" w:rsidP="00EE4357">
            <w:pPr>
              <w:rPr>
                <w:rFonts w:ascii="Arial" w:hAnsi="Arial" w:cs="Arial"/>
                <w:color w:val="000000"/>
                <w:sz w:val="18"/>
                <w:szCs w:val="18"/>
                <w:lang w:eastAsia="en-GB"/>
              </w:rPr>
            </w:pPr>
            <w:r w:rsidRPr="009F4396">
              <w:rPr>
                <w:rFonts w:ascii="Arial" w:hAnsi="Arial" w:cs="Arial"/>
                <w:color w:val="000000"/>
                <w:sz w:val="18"/>
                <w:szCs w:val="18"/>
                <w:lang w:eastAsia="en-GB"/>
              </w:rPr>
              <w:t>Emissions from travel by vehicles other than those owned by healthcare facilities, such as patient or visitor vehicles, may also contribute to the overall carbon footprint.</w:t>
            </w:r>
          </w:p>
        </w:tc>
      </w:tr>
      <w:tr w:rsidR="00EB0B70" w:rsidRPr="00E25EBC" w14:paraId="59900D0E" w14:textId="77777777" w:rsidTr="00E25EB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82E0EAD"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Anesthetic Gases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9F5E647" w14:textId="5ED7493C" w:rsidR="00E25EBC" w:rsidRPr="009F4396" w:rsidRDefault="00E25EBC" w:rsidP="00EE4357">
            <w:pPr>
              <w:rPr>
                <w:rFonts w:ascii="Arial" w:hAnsi="Arial" w:cs="Arial"/>
                <w:color w:val="000000"/>
                <w:sz w:val="18"/>
                <w:szCs w:val="18"/>
                <w:lang w:eastAsia="en-GB"/>
              </w:rPr>
            </w:pPr>
            <w:r w:rsidRPr="009F4396">
              <w:rPr>
                <w:rFonts w:ascii="Arial" w:hAnsi="Arial" w:cs="Arial"/>
                <w:color w:val="000000"/>
                <w:sz w:val="18"/>
                <w:szCs w:val="18"/>
                <w:lang w:eastAsia="en-GB"/>
              </w:rPr>
              <w:t>Anesthetic gases used in medical procedures are potent greenhouse gases</w:t>
            </w:r>
            <w:ins w:id="1003" w:author="Craig Parker" w:date="2023-03-03T16:25:00Z">
              <w:r w:rsidR="001E0F44">
                <w:rPr>
                  <w:rFonts w:ascii="Arial" w:hAnsi="Arial" w:cs="Arial"/>
                  <w:color w:val="000000"/>
                  <w:sz w:val="18"/>
                  <w:szCs w:val="18"/>
                  <w:lang w:eastAsia="en-GB"/>
                </w:rPr>
                <w:t>,</w:t>
              </w:r>
            </w:ins>
            <w:r w:rsidRPr="009F4396">
              <w:rPr>
                <w:rFonts w:ascii="Arial" w:hAnsi="Arial" w:cs="Arial"/>
                <w:color w:val="000000"/>
                <w:sz w:val="18"/>
                <w:szCs w:val="18"/>
                <w:lang w:eastAsia="en-GB"/>
              </w:rPr>
              <w:t xml:space="preserve"> and their use in healthcare facilities can contribute to emissions.</w:t>
            </w:r>
          </w:p>
        </w:tc>
      </w:tr>
      <w:tr w:rsidR="00EB0B70" w:rsidRPr="00E25EBC" w14:paraId="0C43F99F" w14:textId="77777777" w:rsidTr="00E25EB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51B512"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Refrigerant Gases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79C24FF" w14:textId="77777777" w:rsidR="00E25EBC" w:rsidRPr="009F4396" w:rsidRDefault="00E25EBC" w:rsidP="00EE4357">
            <w:pPr>
              <w:rPr>
                <w:rFonts w:ascii="Arial" w:hAnsi="Arial" w:cs="Arial"/>
                <w:color w:val="000000"/>
                <w:sz w:val="18"/>
                <w:szCs w:val="18"/>
                <w:lang w:eastAsia="en-GB"/>
              </w:rPr>
            </w:pPr>
            <w:r w:rsidRPr="009F4396">
              <w:rPr>
                <w:rFonts w:ascii="Arial" w:hAnsi="Arial" w:cs="Arial"/>
                <w:color w:val="000000"/>
                <w:sz w:val="18"/>
                <w:szCs w:val="18"/>
                <w:lang w:eastAsia="en-GB"/>
              </w:rPr>
              <w:t>Refrigerants used in air conditioning systems, refrigerators, and freezers can also contribute to emissions through leaks or improper disposal.</w:t>
            </w:r>
          </w:p>
        </w:tc>
      </w:tr>
      <w:tr w:rsidR="00EB0B70" w:rsidRPr="00E25EBC" w14:paraId="3A0C0E00" w14:textId="77777777" w:rsidTr="00E25EB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CBF7F8"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Water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9F4A933" w14:textId="77777777" w:rsidR="00E25EBC" w:rsidRPr="009F4396" w:rsidRDefault="00E25EBC" w:rsidP="00EE4357">
            <w:pPr>
              <w:rPr>
                <w:rFonts w:ascii="Arial" w:hAnsi="Arial" w:cs="Arial"/>
                <w:color w:val="000000"/>
                <w:sz w:val="18"/>
                <w:szCs w:val="18"/>
                <w:lang w:eastAsia="en-GB"/>
              </w:rPr>
            </w:pPr>
            <w:r w:rsidRPr="009F4396">
              <w:rPr>
                <w:rFonts w:ascii="Arial" w:hAnsi="Arial" w:cs="Arial"/>
                <w:color w:val="000000"/>
                <w:sz w:val="18"/>
                <w:szCs w:val="18"/>
                <w:lang w:eastAsia="en-GB"/>
              </w:rPr>
              <w:t>Water usage in healthcare facilities can result in emissions through the energy used in treatment, pumping, and heating processes.</w:t>
            </w:r>
          </w:p>
        </w:tc>
      </w:tr>
      <w:tr w:rsidR="00EB0B70" w:rsidRPr="00E25EBC" w14:paraId="65225FF5" w14:textId="77777777" w:rsidTr="00E25EB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81F53B"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Waste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A9D377" w14:textId="4E19DBDC" w:rsidR="00E25EBC" w:rsidRPr="009F4396" w:rsidRDefault="00F47341" w:rsidP="00EE4357">
            <w:pPr>
              <w:rPr>
                <w:rFonts w:ascii="Arial" w:hAnsi="Arial" w:cs="Arial"/>
                <w:color w:val="000000"/>
                <w:sz w:val="18"/>
                <w:szCs w:val="18"/>
                <w:lang w:eastAsia="en-GB"/>
              </w:rPr>
            </w:pPr>
            <w:r>
              <w:rPr>
                <w:rFonts w:ascii="Arial" w:hAnsi="Arial" w:cs="Arial"/>
                <w:color w:val="000000"/>
                <w:sz w:val="18"/>
                <w:szCs w:val="18"/>
                <w:lang w:eastAsia="en-GB"/>
              </w:rPr>
              <w:t>Disposing</w:t>
            </w:r>
            <w:r w:rsidR="00E25EBC" w:rsidRPr="009F4396">
              <w:rPr>
                <w:rFonts w:ascii="Arial" w:hAnsi="Arial" w:cs="Arial"/>
                <w:color w:val="000000"/>
                <w:sz w:val="18"/>
                <w:szCs w:val="18"/>
                <w:lang w:eastAsia="en-GB"/>
              </w:rPr>
              <w:t xml:space="preserve"> </w:t>
            </w:r>
            <w:r>
              <w:rPr>
                <w:rFonts w:ascii="Arial" w:hAnsi="Arial" w:cs="Arial"/>
                <w:color w:val="000000"/>
                <w:sz w:val="18"/>
                <w:szCs w:val="18"/>
                <w:lang w:eastAsia="en-GB"/>
              </w:rPr>
              <w:t xml:space="preserve">of </w:t>
            </w:r>
            <w:r w:rsidR="00E25EBC" w:rsidRPr="009F4396">
              <w:rPr>
                <w:rFonts w:ascii="Arial" w:hAnsi="Arial" w:cs="Arial"/>
                <w:color w:val="000000"/>
                <w:sz w:val="18"/>
                <w:szCs w:val="18"/>
                <w:lang w:eastAsia="en-GB"/>
              </w:rPr>
              <w:t>waste from healthcare facilities can result in emissions from landfills and waste-to-energy processes.</w:t>
            </w:r>
          </w:p>
        </w:tc>
      </w:tr>
      <w:tr w:rsidR="00EB0B70" w:rsidRPr="00E25EBC" w14:paraId="1F4654CB" w14:textId="77777777" w:rsidTr="00E25EB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C83123" w14:textId="77777777" w:rsidR="00E25EBC" w:rsidRPr="00EE4357" w:rsidRDefault="00E25EBC" w:rsidP="00EE4357">
            <w:pPr>
              <w:rPr>
                <w:rFonts w:ascii="Arial" w:hAnsi="Arial" w:cs="Arial"/>
                <w:b/>
                <w:bCs/>
                <w:color w:val="000000"/>
                <w:sz w:val="18"/>
                <w:szCs w:val="18"/>
                <w:lang w:eastAsia="en-GB"/>
              </w:rPr>
            </w:pPr>
            <w:r w:rsidRPr="00EE4357">
              <w:rPr>
                <w:rFonts w:ascii="Arial" w:hAnsi="Arial" w:cs="Arial"/>
                <w:b/>
                <w:bCs/>
                <w:color w:val="000000"/>
                <w:sz w:val="18"/>
                <w:szCs w:val="18"/>
                <w:lang w:eastAsia="en-GB"/>
              </w:rPr>
              <w:t>Inhalers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5120494" w14:textId="02E31568" w:rsidR="00E25EBC" w:rsidRPr="009F4396" w:rsidRDefault="00F47341" w:rsidP="00005E22">
            <w:pPr>
              <w:keepNext/>
              <w:rPr>
                <w:rFonts w:ascii="Arial" w:hAnsi="Arial" w:cs="Arial"/>
                <w:color w:val="000000"/>
                <w:sz w:val="18"/>
                <w:szCs w:val="18"/>
                <w:lang w:eastAsia="en-GB"/>
              </w:rPr>
            </w:pPr>
            <w:r>
              <w:rPr>
                <w:rFonts w:ascii="Arial" w:hAnsi="Arial" w:cs="Arial"/>
                <w:color w:val="000000"/>
                <w:sz w:val="18"/>
                <w:szCs w:val="18"/>
                <w:lang w:eastAsia="en-GB"/>
              </w:rPr>
              <w:t>R</w:t>
            </w:r>
            <w:r w:rsidR="00E25EBC" w:rsidRPr="009F4396">
              <w:rPr>
                <w:rFonts w:ascii="Arial" w:hAnsi="Arial" w:cs="Arial"/>
                <w:color w:val="000000"/>
                <w:sz w:val="18"/>
                <w:szCs w:val="18"/>
                <w:lang w:eastAsia="en-GB"/>
              </w:rPr>
              <w:t xml:space="preserve">espiratory inhalers in healthcare facilities can also contribute to emissions </w:t>
            </w:r>
            <w:r>
              <w:rPr>
                <w:rFonts w:ascii="Arial" w:hAnsi="Arial" w:cs="Arial"/>
                <w:color w:val="000000"/>
                <w:sz w:val="18"/>
                <w:szCs w:val="18"/>
                <w:lang w:eastAsia="en-GB"/>
              </w:rPr>
              <w:t>by producing and disposing</w:t>
            </w:r>
            <w:r w:rsidR="00EE3F4A">
              <w:rPr>
                <w:rFonts w:ascii="Arial" w:hAnsi="Arial" w:cs="Arial"/>
                <w:color w:val="000000"/>
                <w:sz w:val="18"/>
                <w:szCs w:val="18"/>
                <w:lang w:eastAsia="en-GB"/>
              </w:rPr>
              <w:t xml:space="preserve"> of</w:t>
            </w:r>
            <w:r w:rsidR="00E25EBC" w:rsidRPr="009F4396">
              <w:rPr>
                <w:rFonts w:ascii="Arial" w:hAnsi="Arial" w:cs="Arial"/>
                <w:color w:val="000000"/>
                <w:sz w:val="18"/>
                <w:szCs w:val="18"/>
                <w:lang w:eastAsia="en-GB"/>
              </w:rPr>
              <w:t xml:space="preserve"> these products.</w:t>
            </w:r>
          </w:p>
        </w:tc>
      </w:tr>
    </w:tbl>
    <w:p w14:paraId="6F07A483" w14:textId="61F23E33" w:rsidR="009C2BEA" w:rsidRDefault="006816AF" w:rsidP="00F15BD4">
      <w:pPr>
        <w:pStyle w:val="Caption"/>
        <w:rPr>
          <w:ins w:id="1004" w:author="Craig Parker" w:date="2023-03-03T12:04:00Z"/>
        </w:rPr>
      </w:pPr>
      <w:bookmarkStart w:id="1005" w:name="_Toc128750568"/>
      <w:r>
        <w:t xml:space="preserve">Table </w:t>
      </w:r>
      <w:r w:rsidR="002A1900">
        <w:fldChar w:fldCharType="begin"/>
      </w:r>
      <w:r w:rsidR="002A1900">
        <w:instrText xml:space="preserve"> SEQ Table \* ARABIC </w:instrText>
      </w:r>
      <w:r w:rsidR="002A1900">
        <w:fldChar w:fldCharType="separate"/>
      </w:r>
      <w:r w:rsidR="00D4325A">
        <w:rPr>
          <w:noProof/>
        </w:rPr>
        <w:t>4</w:t>
      </w:r>
      <w:r w:rsidR="002A1900">
        <w:rPr>
          <w:noProof/>
        </w:rPr>
        <w:fldChar w:fldCharType="end"/>
      </w:r>
      <w:r w:rsidRPr="00CC511C">
        <w:t xml:space="preserve">: Sources of </w:t>
      </w:r>
      <w:r w:rsidR="00B578A7">
        <w:t>g</w:t>
      </w:r>
      <w:r w:rsidRPr="00CC511C">
        <w:t xml:space="preserve">reenhouse </w:t>
      </w:r>
      <w:r w:rsidR="000E2860">
        <w:t>g</w:t>
      </w:r>
      <w:r w:rsidRPr="00CC511C">
        <w:t xml:space="preserve">as </w:t>
      </w:r>
      <w:r w:rsidR="000E2860">
        <w:t>e</w:t>
      </w:r>
      <w:r w:rsidRPr="00CC511C">
        <w:t xml:space="preserve">missions in </w:t>
      </w:r>
      <w:r w:rsidR="00BF282E">
        <w:t>h</w:t>
      </w:r>
      <w:r w:rsidRPr="00CC511C">
        <w:t xml:space="preserve">ealthcare </w:t>
      </w:r>
      <w:r w:rsidR="00BF282E">
        <w:t>f</w:t>
      </w:r>
      <w:r w:rsidRPr="00CC511C">
        <w:t>acilities</w:t>
      </w:r>
      <w:bookmarkEnd w:id="1005"/>
    </w:p>
    <w:p w14:paraId="7A7B9B10" w14:textId="61F23E33" w:rsidR="00C267F5" w:rsidRDefault="00C267F5" w:rsidP="00C267F5">
      <w:pPr>
        <w:rPr>
          <w:ins w:id="1006" w:author="Craig Parker" w:date="2023-03-03T12:05:00Z"/>
        </w:rPr>
      </w:pPr>
      <w:r>
        <w:br w:type="page"/>
      </w:r>
    </w:p>
    <w:p w14:paraId="5A93E1A6" w14:textId="61F23E33" w:rsidR="00C267F5" w:rsidRPr="00C267F5" w:rsidRDefault="00C267F5">
      <w:pPr>
        <w:pPrChange w:id="1007" w:author="Craig Parker" w:date="2023-03-03T12:04:00Z">
          <w:pPr>
            <w:pStyle w:val="Caption"/>
          </w:pPr>
        </w:pPrChange>
      </w:pPr>
    </w:p>
    <w:p w14:paraId="68380D8C" w14:textId="16D4DEB6" w:rsidR="00A6106F" w:rsidRDefault="00D60181" w:rsidP="00834286">
      <w:pPr>
        <w:pStyle w:val="Heading3"/>
      </w:pPr>
      <w:del w:id="1008" w:author="Craig Parker" w:date="2023-03-03T12:05:00Z">
        <w:r w:rsidDel="00C267F5">
          <w:tab/>
        </w:r>
      </w:del>
      <w:bookmarkStart w:id="1009" w:name="_Toc128690068"/>
      <w:r w:rsidRPr="00D60181">
        <w:t>Supply chain contribu</w:t>
      </w:r>
      <w:ins w:id="1010" w:author="Craig Parker" w:date="2023-03-03T12:05:00Z">
        <w:r w:rsidR="002300A2">
          <w:t xml:space="preserve">tion </w:t>
        </w:r>
      </w:ins>
      <w:del w:id="1011" w:author="Craig Parker" w:date="2023-03-03T12:05:00Z">
        <w:r w:rsidRPr="00D60181" w:rsidDel="002300A2">
          <w:delText>tors</w:delText>
        </w:r>
      </w:del>
      <w:r w:rsidRPr="00D60181">
        <w:t xml:space="preserve"> to carbon emissions</w:t>
      </w:r>
      <w:bookmarkEnd w:id="1009"/>
      <w:ins w:id="1012" w:author="Craig Parker" w:date="2023-03-03T12:05:00Z">
        <w:r w:rsidR="000D0492">
          <w:t xml:space="preserve"> in health facilities</w:t>
        </w:r>
      </w:ins>
    </w:p>
    <w:p w14:paraId="59C9E11E" w14:textId="77777777" w:rsidR="005B300A" w:rsidRDefault="005B300A" w:rsidP="005B300A"/>
    <w:p w14:paraId="6C163B80" w14:textId="3F360B71" w:rsidR="005B300A" w:rsidRPr="00D73E39" w:rsidRDefault="005B300A" w:rsidP="00D73E39">
      <w:pPr>
        <w:spacing w:line="360" w:lineRule="auto"/>
        <w:rPr>
          <w:rFonts w:ascii="Arial" w:hAnsi="Arial" w:cs="Arial"/>
        </w:rPr>
      </w:pPr>
      <w:r w:rsidRPr="00CA4484">
        <w:rPr>
          <w:rFonts w:ascii="Arial" w:hAnsi="Arial" w:cs="Arial"/>
        </w:rPr>
        <w:t xml:space="preserve">Healthcare facilities can contribute to carbon emissions through various processes, including construction and maintenance, procurement of goods and services, and waste </w:t>
      </w:r>
      <w:commentRangeStart w:id="1013"/>
      <w:r w:rsidRPr="00CA4484">
        <w:rPr>
          <w:rFonts w:ascii="Arial" w:hAnsi="Arial" w:cs="Arial"/>
        </w:rPr>
        <w:t>disposal</w:t>
      </w:r>
      <w:commentRangeEnd w:id="1013"/>
      <w:r w:rsidR="0035123F">
        <w:rPr>
          <w:rStyle w:val="CommentReference"/>
        </w:rPr>
        <w:commentReference w:id="1013"/>
      </w:r>
      <w:r w:rsidRPr="00CA4484">
        <w:rPr>
          <w:rFonts w:ascii="Arial" w:hAnsi="Arial" w:cs="Arial"/>
        </w:rPr>
        <w:t>. By implementing sustainable practices, healthcare facilities can reduce their carbon footprint and improve their sustainability. T</w:t>
      </w:r>
      <w:r w:rsidR="00CA4484">
        <w:rPr>
          <w:rFonts w:ascii="Arial" w:hAnsi="Arial" w:cs="Arial"/>
        </w:rPr>
        <w:t>his section</w:t>
      </w:r>
      <w:r w:rsidRPr="00CA4484">
        <w:rPr>
          <w:rFonts w:ascii="Arial" w:hAnsi="Arial" w:cs="Arial"/>
        </w:rPr>
        <w:t xml:space="preserve"> provides an overview of the various aspects of healthcare facility management that can contribute to carbon emissions and highlights strategies to reduce emissions. These include selecting materials with low embodied carbon, implementing sustainable procurement policies, and analyzing financial spending to identify areas where emissions can be reduced. </w:t>
      </w:r>
      <w:del w:id="1014" w:author="Craig Parker" w:date="2023-03-03T16:25:00Z">
        <w:r w:rsidRPr="00CA4484" w:rsidDel="001E0F44">
          <w:rPr>
            <w:rFonts w:ascii="Arial" w:hAnsi="Arial" w:cs="Arial"/>
          </w:rPr>
          <w:delText xml:space="preserve">By understanding the sources of emissions and their impact on the </w:delText>
        </w:r>
      </w:del>
      <w:del w:id="1015" w:author="Craig Parker" w:date="2023-03-03T16:23:00Z">
        <w:r w:rsidRPr="00CA4484" w:rsidDel="009D1181">
          <w:rPr>
            <w:rFonts w:ascii="Arial" w:hAnsi="Arial" w:cs="Arial"/>
          </w:rPr>
          <w:delText>facility</w:delText>
        </w:r>
        <w:r w:rsidR="00F617C9" w:rsidDel="009D1181">
          <w:rPr>
            <w:rFonts w:ascii="Arial" w:hAnsi="Arial" w:cs="Arial"/>
          </w:rPr>
          <w:delText>'</w:delText>
        </w:r>
        <w:r w:rsidRPr="00CA4484" w:rsidDel="009D1181">
          <w:rPr>
            <w:rFonts w:ascii="Arial" w:hAnsi="Arial" w:cs="Arial"/>
          </w:rPr>
          <w:delText xml:space="preserve">s </w:delText>
        </w:r>
      </w:del>
      <w:del w:id="1016" w:author="Craig Parker" w:date="2023-03-03T16:25:00Z">
        <w:r w:rsidRPr="00CA4484" w:rsidDel="001E0F44">
          <w:rPr>
            <w:rFonts w:ascii="Arial" w:hAnsi="Arial" w:cs="Arial"/>
          </w:rPr>
          <w:delText>carbon footprint, healthcare facilities can prioritize investments in low-carbon goods and services and improve their carbon manageme</w:delText>
        </w:r>
      </w:del>
      <w:ins w:id="1017" w:author="Craig Parker" w:date="2023-03-03T16:25:00Z">
        <w:r w:rsidR="001E0F44">
          <w:rPr>
            <w:rFonts w:ascii="Arial" w:hAnsi="Arial" w:cs="Arial"/>
          </w:rPr>
          <w:t>Healthcare facilities can prioritize investments in low-carbon goods and services and improve their carbon management by understanding the sources of emissions and their impact on the facility</w:t>
        </w:r>
      </w:ins>
      <w:ins w:id="1018" w:author="Craig Parker" w:date="2023-03-03T16:29:00Z">
        <w:r w:rsidR="002135D5">
          <w:rPr>
            <w:rFonts w:ascii="Arial" w:hAnsi="Arial" w:cs="Arial"/>
          </w:rPr>
          <w:t>'</w:t>
        </w:r>
      </w:ins>
      <w:ins w:id="1019" w:author="Craig Parker" w:date="2023-03-03T16:25:00Z">
        <w:r w:rsidR="001E0F44">
          <w:rPr>
            <w:rFonts w:ascii="Arial" w:hAnsi="Arial" w:cs="Arial"/>
          </w:rPr>
          <w:t>s carbon footpri</w:t>
        </w:r>
      </w:ins>
      <w:r w:rsidRPr="00CA4484">
        <w:rPr>
          <w:rFonts w:ascii="Arial" w:hAnsi="Arial" w:cs="Arial"/>
        </w:rPr>
        <w:t>nt.</w:t>
      </w:r>
      <w:r w:rsidR="007D00B5">
        <w:rPr>
          <w:rFonts w:ascii="Arial" w:hAnsi="Arial" w:cs="Arial"/>
        </w:rPr>
        <w:t xml:space="preserve"> These </w:t>
      </w:r>
      <w:r w:rsidR="00E37A29">
        <w:rPr>
          <w:rFonts w:ascii="Arial" w:hAnsi="Arial" w:cs="Arial"/>
        </w:rPr>
        <w:t xml:space="preserve">categories are part of the categories recorded in the supply chain </w:t>
      </w:r>
      <w:r w:rsidR="003D585A">
        <w:rPr>
          <w:rFonts w:ascii="Arial" w:hAnsi="Arial" w:cs="Arial"/>
        </w:rPr>
        <w:t>management sheets</w:t>
      </w:r>
      <w:r w:rsidR="00E37A29">
        <w:rPr>
          <w:rFonts w:ascii="Arial" w:hAnsi="Arial" w:cs="Arial"/>
        </w:rPr>
        <w:t xml:space="preserve"> of the AKDN tool.</w:t>
      </w:r>
    </w:p>
    <w:p w14:paraId="6264A818" w14:textId="77777777" w:rsidR="00586003" w:rsidRDefault="00586003" w:rsidP="00930B9F">
      <w:pPr>
        <w:jc w:val="both"/>
      </w:pPr>
    </w:p>
    <w:p w14:paraId="2108618E" w14:textId="24176F03" w:rsidR="00586003" w:rsidRPr="00EA3DA9" w:rsidRDefault="00586003" w:rsidP="00DA4477">
      <w:pPr>
        <w:pStyle w:val="ListParagraph"/>
        <w:numPr>
          <w:ilvl w:val="0"/>
          <w:numId w:val="8"/>
        </w:numPr>
        <w:spacing w:line="360" w:lineRule="auto"/>
        <w:jc w:val="both"/>
        <w:rPr>
          <w:rFonts w:ascii="Arial" w:hAnsi="Arial" w:cs="Arial"/>
        </w:rPr>
      </w:pPr>
      <w:r w:rsidRPr="008D3C70">
        <w:rPr>
          <w:rFonts w:ascii="Arial" w:hAnsi="Arial" w:cs="Arial"/>
        </w:rPr>
        <w:t>Construction Materials: The materials used in the construction and maintenance of healthcare facilities can contribute to emissions through the production and transportation of these materials. Choosing materials with low embodied carbon, such as sustainably sourced wood or recycled materials, can help to reduce emissions</w:t>
      </w:r>
      <w:r w:rsidR="004028DB">
        <w:rPr>
          <w:rFonts w:ascii="Arial" w:hAnsi="Arial" w:cs="Arial"/>
        </w:rPr>
        <w:fldChar w:fldCharType="begin"/>
      </w:r>
      <w:r w:rsidR="00F13A6F">
        <w:rPr>
          <w:rFonts w:ascii="Arial" w:hAnsi="Arial" w:cs="Arial"/>
        </w:rPr>
        <w:instrText xml:space="preserve"> ADDIN EN.CITE &lt;EndNote&gt;&lt;Cite&gt;&lt;RecNum&gt;433&lt;/RecNum&gt;&lt;DisplayText&gt;[7]&lt;/DisplayText&gt;&lt;record&gt;&lt;rec-number&gt;433&lt;/rec-number&gt;&lt;foreign-keys&gt;&lt;key app="EN" db-id="5szwxp0er2sa0tevxamvt5a9wdes925002ws" timestamp="1676542416"&gt;433&lt;/key&gt;&lt;/foreign-keys&gt;&lt;ref-type name="Journal Article"&gt;17&lt;/ref-type&gt;&lt;contributors&gt;&lt;/contributors&gt;&lt;titles&gt;&lt;title&gt;Aga Khan Development Network. Guide to the Aga Khan Development Network&amp;apos;s carbon management tool. 2018. https://d1zah1nkiby91r.cloudfront.net/s3fs-public/guide_to_the_aga_khan_development_networks_carbon_management_tool_.pdf&lt;/title&gt;&lt;/titles&gt;&lt;dates&gt;&lt;/dates&gt;&lt;urls&gt;&lt;/urls&gt;&lt;/record&gt;&lt;/Cite&gt;&lt;/EndNote&gt;</w:instrText>
      </w:r>
      <w:r w:rsidR="004028DB">
        <w:rPr>
          <w:rFonts w:ascii="Arial" w:hAnsi="Arial" w:cs="Arial"/>
        </w:rPr>
        <w:fldChar w:fldCharType="separate"/>
      </w:r>
      <w:r w:rsidR="00F13A6F">
        <w:rPr>
          <w:rFonts w:ascii="Arial" w:hAnsi="Arial" w:cs="Arial"/>
          <w:noProof/>
        </w:rPr>
        <w:t>[7]</w:t>
      </w:r>
      <w:r w:rsidR="004028DB">
        <w:rPr>
          <w:rFonts w:ascii="Arial" w:hAnsi="Arial" w:cs="Arial"/>
        </w:rPr>
        <w:fldChar w:fldCharType="end"/>
      </w:r>
      <w:r w:rsidRPr="008D3C70">
        <w:rPr>
          <w:rFonts w:ascii="Arial" w:hAnsi="Arial" w:cs="Arial"/>
        </w:rPr>
        <w:t>.</w:t>
      </w:r>
    </w:p>
    <w:p w14:paraId="008147FD" w14:textId="74DB89D0" w:rsidR="00586003" w:rsidRPr="00EA3DA9" w:rsidRDefault="00586003" w:rsidP="00DA4477">
      <w:pPr>
        <w:pStyle w:val="ListParagraph"/>
        <w:numPr>
          <w:ilvl w:val="0"/>
          <w:numId w:val="8"/>
        </w:numPr>
        <w:spacing w:line="360" w:lineRule="auto"/>
        <w:jc w:val="both"/>
        <w:rPr>
          <w:rFonts w:ascii="Arial" w:hAnsi="Arial" w:cs="Arial"/>
        </w:rPr>
      </w:pPr>
      <w:r w:rsidRPr="008D3C70">
        <w:rPr>
          <w:rFonts w:ascii="Arial" w:hAnsi="Arial" w:cs="Arial"/>
        </w:rPr>
        <w:t>Contractor Logistics: The transportation and disposal of waste generated by contractors working in healthcare facilities can also contribute to emissions. Implementing sustainable procurement policies and practices, such as requiring contractors to reduce emissions and waste, can help to reduce emissions</w:t>
      </w:r>
      <w:r w:rsidR="004028DB">
        <w:rPr>
          <w:rFonts w:ascii="Arial" w:hAnsi="Arial" w:cs="Arial"/>
        </w:rPr>
        <w:fldChar w:fldCharType="begin"/>
      </w:r>
      <w:r w:rsidR="00F13A6F">
        <w:rPr>
          <w:rFonts w:ascii="Arial" w:hAnsi="Arial" w:cs="Arial"/>
        </w:rPr>
        <w:instrText xml:space="preserve"> ADDIN EN.CITE &lt;EndNote&gt;&lt;Cite&gt;&lt;RecNum&gt;433&lt;/RecNum&gt;&lt;DisplayText&gt;[7]&lt;/DisplayText&gt;&lt;record&gt;&lt;rec-number&gt;433&lt;/rec-number&gt;&lt;foreign-keys&gt;&lt;key app="EN" db-id="5szwxp0er2sa0tevxamvt5a9wdes925002ws" timestamp="1676542416"&gt;433&lt;/key&gt;&lt;/foreign-keys&gt;&lt;ref-type name="Journal Article"&gt;17&lt;/ref-type&gt;&lt;contributors&gt;&lt;/contributors&gt;&lt;titles&gt;&lt;title&gt;Aga Khan Development Network. Guide to the Aga Khan Development Network&amp;apos;s carbon management tool. 2018. https://d1zah1nkiby91r.cloudfront.net/s3fs-public/guide_to_the_aga_khan_development_networks_carbon_management_tool_.pdf&lt;/title&gt;&lt;/titles&gt;&lt;dates&gt;&lt;/dates&gt;&lt;urls&gt;&lt;/urls&gt;&lt;/record&gt;&lt;/Cite&gt;&lt;/EndNote&gt;</w:instrText>
      </w:r>
      <w:r w:rsidR="004028DB">
        <w:rPr>
          <w:rFonts w:ascii="Arial" w:hAnsi="Arial" w:cs="Arial"/>
        </w:rPr>
        <w:fldChar w:fldCharType="separate"/>
      </w:r>
      <w:r w:rsidR="00F13A6F">
        <w:rPr>
          <w:rFonts w:ascii="Arial" w:hAnsi="Arial" w:cs="Arial"/>
          <w:noProof/>
        </w:rPr>
        <w:t>[7]</w:t>
      </w:r>
      <w:r w:rsidR="004028DB">
        <w:rPr>
          <w:rFonts w:ascii="Arial" w:hAnsi="Arial" w:cs="Arial"/>
        </w:rPr>
        <w:fldChar w:fldCharType="end"/>
      </w:r>
      <w:r w:rsidRPr="008D3C70">
        <w:rPr>
          <w:rFonts w:ascii="Arial" w:hAnsi="Arial" w:cs="Arial"/>
        </w:rPr>
        <w:t>.</w:t>
      </w:r>
    </w:p>
    <w:p w14:paraId="4E53FFAC" w14:textId="1CC36490" w:rsidR="00586003" w:rsidRPr="00EA3DA9" w:rsidRDefault="00586003" w:rsidP="00DA4477">
      <w:pPr>
        <w:pStyle w:val="ListParagraph"/>
        <w:numPr>
          <w:ilvl w:val="0"/>
          <w:numId w:val="8"/>
        </w:numPr>
        <w:spacing w:line="360" w:lineRule="auto"/>
        <w:jc w:val="both"/>
        <w:rPr>
          <w:rFonts w:ascii="Arial" w:hAnsi="Arial" w:cs="Arial"/>
        </w:rPr>
      </w:pPr>
      <w:r w:rsidRPr="008D3C70">
        <w:rPr>
          <w:rFonts w:ascii="Arial" w:hAnsi="Arial" w:cs="Arial"/>
        </w:rPr>
        <w:t>Procurement_T2: T2 procurement refers to the procurement of goods and services for the day-to-day operations of healthcare facilities. Selecting products and services with low emissions, such as energy-efficient equipment or green cleaning products, can help to reduce emissions</w:t>
      </w:r>
      <w:r w:rsidR="004D723A">
        <w:rPr>
          <w:rFonts w:ascii="Arial" w:hAnsi="Arial" w:cs="Arial"/>
        </w:rPr>
        <w:fldChar w:fldCharType="begin"/>
      </w:r>
      <w:r w:rsidR="00F13A6F">
        <w:rPr>
          <w:rFonts w:ascii="Arial" w:hAnsi="Arial" w:cs="Arial"/>
        </w:rPr>
        <w:instrText xml:space="preserve"> ADDIN EN.CITE &lt;EndNote&gt;&lt;Cite&gt;&lt;RecNum&gt;433&lt;/RecNum&gt;&lt;DisplayText&gt;[7]&lt;/DisplayText&gt;&lt;record&gt;&lt;rec-number&gt;433&lt;/rec-number&gt;&lt;foreign-keys&gt;&lt;key app="EN" db-id="5szwxp0er2sa0tevxamvt5a9wdes925002ws" timestamp="1676542416"&gt;433&lt;/key&gt;&lt;/foreign-keys&gt;&lt;ref-type name="Journal Article"&gt;17&lt;/ref-type&gt;&lt;contributors&gt;&lt;/contributors&gt;&lt;titles&gt;&lt;title&gt;Aga Khan Development Network. Guide to the Aga Khan Development Network&amp;apos;s carbon management tool. 2018. https://d1zah1nkiby91r.cloudfront.net/s3fs-public/guide_to_the_aga_khan_development_networks_carbon_management_tool_.pdf&lt;/title&gt;&lt;/titles&gt;&lt;dates&gt;&lt;/dates&gt;&lt;urls&gt;&lt;/urls&gt;&lt;/record&gt;&lt;/Cite&gt;&lt;/EndNote&gt;</w:instrText>
      </w:r>
      <w:r w:rsidR="004D723A">
        <w:rPr>
          <w:rFonts w:ascii="Arial" w:hAnsi="Arial" w:cs="Arial"/>
        </w:rPr>
        <w:fldChar w:fldCharType="separate"/>
      </w:r>
      <w:r w:rsidR="00F13A6F">
        <w:rPr>
          <w:rFonts w:ascii="Arial" w:hAnsi="Arial" w:cs="Arial"/>
          <w:noProof/>
        </w:rPr>
        <w:t>[7]</w:t>
      </w:r>
      <w:r w:rsidR="004D723A">
        <w:rPr>
          <w:rFonts w:ascii="Arial" w:hAnsi="Arial" w:cs="Arial"/>
        </w:rPr>
        <w:fldChar w:fldCharType="end"/>
      </w:r>
      <w:r w:rsidRPr="008D3C70">
        <w:rPr>
          <w:rFonts w:ascii="Arial" w:hAnsi="Arial" w:cs="Arial"/>
        </w:rPr>
        <w:t>.</w:t>
      </w:r>
    </w:p>
    <w:p w14:paraId="7B987079" w14:textId="58F5FC8A" w:rsidR="00586003" w:rsidRPr="00EA3DA9" w:rsidRDefault="00586003" w:rsidP="00DA4477">
      <w:pPr>
        <w:pStyle w:val="ListParagraph"/>
        <w:numPr>
          <w:ilvl w:val="0"/>
          <w:numId w:val="8"/>
        </w:numPr>
        <w:spacing w:line="360" w:lineRule="auto"/>
        <w:jc w:val="both"/>
        <w:rPr>
          <w:rFonts w:ascii="Arial" w:hAnsi="Arial" w:cs="Arial"/>
        </w:rPr>
      </w:pPr>
      <w:r w:rsidRPr="008D3C70">
        <w:rPr>
          <w:rFonts w:ascii="Arial" w:hAnsi="Arial" w:cs="Arial"/>
        </w:rPr>
        <w:lastRenderedPageBreak/>
        <w:t xml:space="preserve">Procurement_T3: T3 procurement refers to </w:t>
      </w:r>
      <w:r w:rsidR="00EE3F4A">
        <w:rPr>
          <w:rFonts w:ascii="Arial" w:hAnsi="Arial" w:cs="Arial"/>
        </w:rPr>
        <w:t>procuring</w:t>
      </w:r>
      <w:r w:rsidRPr="008D3C70">
        <w:rPr>
          <w:rFonts w:ascii="Arial" w:hAnsi="Arial" w:cs="Arial"/>
        </w:rPr>
        <w:t xml:space="preserve"> goods and services for capital projects, such as construction or renovation. Choosing materials and equipment with low embodied carbon and implementing sustainable procurement practices, such as considering </w:t>
      </w:r>
      <w:r w:rsidR="00EE3F4A">
        <w:rPr>
          <w:rFonts w:ascii="Arial" w:hAnsi="Arial" w:cs="Arial"/>
        </w:rPr>
        <w:t>product lifecycle impacts, can help</w:t>
      </w:r>
      <w:r w:rsidRPr="008D3C70">
        <w:rPr>
          <w:rFonts w:ascii="Arial" w:hAnsi="Arial" w:cs="Arial"/>
        </w:rPr>
        <w:t xml:space="preserve"> reduce emissions</w:t>
      </w:r>
      <w:r w:rsidR="00B946D1">
        <w:rPr>
          <w:rFonts w:ascii="Arial" w:hAnsi="Arial" w:cs="Arial"/>
        </w:rPr>
        <w:fldChar w:fldCharType="begin"/>
      </w:r>
      <w:r w:rsidR="00F13A6F">
        <w:rPr>
          <w:rFonts w:ascii="Arial" w:hAnsi="Arial" w:cs="Arial"/>
        </w:rPr>
        <w:instrText xml:space="preserve"> ADDIN EN.CITE &lt;EndNote&gt;&lt;Cite&gt;&lt;RecNum&gt;433&lt;/RecNum&gt;&lt;DisplayText&gt;[7]&lt;/DisplayText&gt;&lt;record&gt;&lt;rec-number&gt;433&lt;/rec-number&gt;&lt;foreign-keys&gt;&lt;key app="EN" db-id="5szwxp0er2sa0tevxamvt5a9wdes925002ws" timestamp="1676542416"&gt;433&lt;/key&gt;&lt;/foreign-keys&gt;&lt;ref-type name="Journal Article"&gt;17&lt;/ref-type&gt;&lt;contributors&gt;&lt;/contributors&gt;&lt;titles&gt;&lt;title&gt;Aga Khan Development Network. Guide to the Aga Khan Development Network&amp;apos;s carbon management tool. 2018. https://d1zah1nkiby91r.cloudfront.net/s3fs-public/guide_to_the_aga_khan_development_networks_carbon_management_tool_.pdf&lt;/title&gt;&lt;/titles&gt;&lt;dates&gt;&lt;/dates&gt;&lt;urls&gt;&lt;/urls&gt;&lt;/record&gt;&lt;/Cite&gt;&lt;/EndNote&gt;</w:instrText>
      </w:r>
      <w:r w:rsidR="00B946D1">
        <w:rPr>
          <w:rFonts w:ascii="Arial" w:hAnsi="Arial" w:cs="Arial"/>
        </w:rPr>
        <w:fldChar w:fldCharType="separate"/>
      </w:r>
      <w:r w:rsidR="00F13A6F">
        <w:rPr>
          <w:rFonts w:ascii="Arial" w:hAnsi="Arial" w:cs="Arial"/>
          <w:noProof/>
        </w:rPr>
        <w:t>[7]</w:t>
      </w:r>
      <w:r w:rsidR="00B946D1">
        <w:rPr>
          <w:rFonts w:ascii="Arial" w:hAnsi="Arial" w:cs="Arial"/>
        </w:rPr>
        <w:fldChar w:fldCharType="end"/>
      </w:r>
      <w:r w:rsidRPr="008D3C70">
        <w:rPr>
          <w:rFonts w:ascii="Arial" w:hAnsi="Arial" w:cs="Arial"/>
        </w:rPr>
        <w:t>.</w:t>
      </w:r>
    </w:p>
    <w:p w14:paraId="19D1FE00" w14:textId="5421EDAB" w:rsidR="00885840" w:rsidRPr="00FD7B39" w:rsidRDefault="00586003" w:rsidP="00FD7B39">
      <w:pPr>
        <w:pStyle w:val="ListParagraph"/>
        <w:numPr>
          <w:ilvl w:val="0"/>
          <w:numId w:val="8"/>
        </w:numPr>
        <w:spacing w:line="360" w:lineRule="auto"/>
        <w:jc w:val="both"/>
        <w:rPr>
          <w:rFonts w:ascii="Arial" w:hAnsi="Arial" w:cs="Arial"/>
        </w:rPr>
      </w:pPr>
      <w:r w:rsidRPr="008D3C70">
        <w:rPr>
          <w:rFonts w:ascii="Arial" w:hAnsi="Arial" w:cs="Arial"/>
        </w:rPr>
        <w:t xml:space="preserve">Spend Mapping: Spend mapping </w:t>
      </w:r>
      <w:r w:rsidR="00EE3F4A">
        <w:rPr>
          <w:rFonts w:ascii="Arial" w:hAnsi="Arial" w:cs="Arial"/>
        </w:rPr>
        <w:t>tracks and analyzes</w:t>
      </w:r>
      <w:r w:rsidRPr="008D3C70">
        <w:rPr>
          <w:rFonts w:ascii="Arial" w:hAnsi="Arial" w:cs="Arial"/>
        </w:rPr>
        <w:t xml:space="preserve"> financial spending within healthcare facilities. This information can be used to identify areas where emissions can be reduced and to prioritize investments in low-carbon goods and services.</w:t>
      </w:r>
      <w:r w:rsidR="00885840">
        <w:br w:type="page"/>
      </w:r>
    </w:p>
    <w:p w14:paraId="66453E85" w14:textId="1D567BA4" w:rsidR="00A6106F" w:rsidRPr="00980D35" w:rsidRDefault="00A6106F" w:rsidP="00EF5986">
      <w:pPr>
        <w:pStyle w:val="Heading3"/>
      </w:pPr>
      <w:bookmarkStart w:id="1020" w:name="_Toc128690069"/>
      <w:r>
        <w:lastRenderedPageBreak/>
        <w:t xml:space="preserve">Action tracker sheet and </w:t>
      </w:r>
      <w:r w:rsidR="00767CCE">
        <w:t>four</w:t>
      </w:r>
      <w:r>
        <w:t xml:space="preserve"> data output sheets.</w:t>
      </w:r>
      <w:bookmarkEnd w:id="1020"/>
      <w:r>
        <w:t xml:space="preserve"> </w:t>
      </w:r>
    </w:p>
    <w:p w14:paraId="015BFFDF" w14:textId="25D646AC" w:rsidR="00A6106F" w:rsidRDefault="3D2BE9C2" w:rsidP="0139F4E4">
      <w:pPr>
        <w:pStyle w:val="Default"/>
        <w:spacing w:line="360" w:lineRule="auto"/>
        <w:ind w:left="0"/>
        <w:jc w:val="both"/>
        <w:rPr>
          <w:rFonts w:ascii="Arial" w:hAnsi="Arial" w:cs="Arial"/>
          <w:i w:val="0"/>
          <w:color w:val="auto"/>
        </w:rPr>
      </w:pPr>
      <w:r w:rsidRPr="0139F4E4">
        <w:rPr>
          <w:rFonts w:ascii="Arial" w:hAnsi="Arial" w:cs="Arial"/>
          <w:i w:val="0"/>
          <w:color w:val="auto"/>
        </w:rPr>
        <w:t xml:space="preserve">The tool calculates the carbon footprint for all data provided and automatically assigns emissions </w:t>
      </w:r>
      <w:r w:rsidR="76605ACF" w:rsidRPr="0139F4E4">
        <w:rPr>
          <w:rFonts w:ascii="Arial" w:hAnsi="Arial" w:cs="Arial"/>
          <w:i w:val="0"/>
          <w:color w:val="auto"/>
        </w:rPr>
        <w:t>s</w:t>
      </w:r>
      <w:r w:rsidRPr="0139F4E4">
        <w:rPr>
          <w:rFonts w:ascii="Arial" w:hAnsi="Arial" w:cs="Arial"/>
          <w:i w:val="0"/>
          <w:color w:val="auto"/>
        </w:rPr>
        <w:t>copes. It converts input data into instant carbon read-outs and diagnostic dashboards. Emissions outputs appear on each line</w:t>
      </w:r>
      <w:r w:rsidR="00392605">
        <w:rPr>
          <w:rFonts w:ascii="Arial" w:hAnsi="Arial" w:cs="Arial"/>
          <w:i w:val="0"/>
          <w:color w:val="auto"/>
        </w:rPr>
        <w:t>,</w:t>
      </w:r>
      <w:r w:rsidRPr="0139F4E4">
        <w:rPr>
          <w:rFonts w:ascii="Arial" w:hAnsi="Arial" w:cs="Arial"/>
          <w:i w:val="0"/>
          <w:color w:val="auto"/>
        </w:rPr>
        <w:t xml:space="preserve"> and totals appear at the top of each sheet as a sheet is completed. Four separate (Error checking, </w:t>
      </w:r>
      <w:r w:rsidR="7EF78F2A" w:rsidRPr="0139F4E4">
        <w:rPr>
          <w:rFonts w:ascii="Arial" w:hAnsi="Arial" w:cs="Arial"/>
          <w:i w:val="0"/>
          <w:color w:val="auto"/>
        </w:rPr>
        <w:t>t</w:t>
      </w:r>
      <w:r w:rsidRPr="0139F4E4">
        <w:rPr>
          <w:rFonts w:ascii="Arial" w:hAnsi="Arial" w:cs="Arial"/>
          <w:i w:val="0"/>
          <w:color w:val="auto"/>
        </w:rPr>
        <w:t xml:space="preserve">otals, </w:t>
      </w:r>
      <w:r w:rsidR="78A333F7" w:rsidRPr="0139F4E4">
        <w:rPr>
          <w:rFonts w:ascii="Arial" w:hAnsi="Arial" w:cs="Arial"/>
          <w:i w:val="0"/>
          <w:color w:val="auto"/>
        </w:rPr>
        <w:t>s</w:t>
      </w:r>
      <w:r w:rsidRPr="0139F4E4">
        <w:rPr>
          <w:rFonts w:ascii="Arial" w:hAnsi="Arial" w:cs="Arial"/>
          <w:i w:val="0"/>
          <w:color w:val="auto"/>
        </w:rPr>
        <w:t>upply chain totals, building totals</w:t>
      </w:r>
      <w:r w:rsidR="00B15CED">
        <w:rPr>
          <w:rFonts w:ascii="Arial" w:hAnsi="Arial" w:cs="Arial"/>
          <w:i w:val="0"/>
          <w:color w:val="auto"/>
        </w:rPr>
        <w:t>,</w:t>
      </w:r>
      <w:r w:rsidRPr="0139F4E4">
        <w:rPr>
          <w:rFonts w:ascii="Arial" w:hAnsi="Arial" w:cs="Arial"/>
          <w:i w:val="0"/>
          <w:color w:val="auto"/>
        </w:rPr>
        <w:t xml:space="preserve"> and benchmarking) sheets provide dashboards and charts to help consolidate and interrogate the data.</w:t>
      </w:r>
      <w:r w:rsidR="000539EB">
        <w:rPr>
          <w:rFonts w:ascii="Arial" w:hAnsi="Arial" w:cs="Arial"/>
          <w:i w:val="0"/>
          <w:color w:val="auto"/>
        </w:rPr>
        <w:t xml:space="preserve"> </w:t>
      </w:r>
      <w:r w:rsidRPr="0139F4E4">
        <w:rPr>
          <w:rFonts w:ascii="Arial" w:hAnsi="Arial" w:cs="Arial"/>
          <w:i w:val="0"/>
          <w:color w:val="auto"/>
        </w:rPr>
        <w:t xml:space="preserve">These include a high-level summary and per m² facility benchmarking to help identify hotspots at a facility and at an organization level. </w:t>
      </w:r>
      <w:r w:rsidR="43066AA5" w:rsidRPr="0139F4E4">
        <w:rPr>
          <w:rFonts w:ascii="Arial" w:hAnsi="Arial" w:cs="Arial"/>
          <w:i w:val="0"/>
          <w:color w:val="auto"/>
        </w:rPr>
        <w:t>The</w:t>
      </w:r>
      <w:r w:rsidRPr="0139F4E4">
        <w:rPr>
          <w:rFonts w:ascii="Arial" w:hAnsi="Arial" w:cs="Arial"/>
          <w:i w:val="0"/>
          <w:color w:val="auto"/>
        </w:rPr>
        <w:t xml:space="preserve"> tool output is a set of facility-specific potential mitigation target points weighed against emissions modelling and cost-benefits</w:t>
      </w:r>
      <w:r w:rsidR="009E3E5E">
        <w:rPr>
          <w:rFonts w:ascii="Arial" w:hAnsi="Arial" w:cs="Arial"/>
          <w:i w:val="0"/>
          <w:color w:val="auto"/>
        </w:rPr>
        <w:fldChar w:fldCharType="begin"/>
      </w:r>
      <w:r w:rsidR="00F13A6F">
        <w:rPr>
          <w:rFonts w:ascii="Arial" w:hAnsi="Arial" w:cs="Arial"/>
          <w:i w:val="0"/>
          <w:color w:val="auto"/>
        </w:rPr>
        <w:instrText xml:space="preserve"> ADDIN EN.CITE &lt;EndNote&gt;&lt;Cite&gt;&lt;RecNum&gt;433&lt;/RecNum&gt;&lt;DisplayText&gt;[7]&lt;/DisplayText&gt;&lt;record&gt;&lt;rec-number&gt;433&lt;/rec-number&gt;&lt;foreign-keys&gt;&lt;key app="EN" db-id="5szwxp0er2sa0tevxamvt5a9wdes925002ws" timestamp="1676542416"&gt;433&lt;/key&gt;&lt;/foreign-keys&gt;&lt;ref-type name="Journal Article"&gt;17&lt;/ref-type&gt;&lt;contributors&gt;&lt;/contributors&gt;&lt;titles&gt;&lt;title&gt;Aga Khan Development Network. Guide to the Aga Khan Development Network&amp;apos;s carbon management tool. 2018. https://d1zah1nkiby91r.cloudfront.net/s3fs-public/guide_to_the_aga_khan_development_networks_carbon_management_tool_.pdf&lt;/title&gt;&lt;/titles&gt;&lt;dates&gt;&lt;/dates&gt;&lt;urls&gt;&lt;/urls&gt;&lt;/record&gt;&lt;/Cite&gt;&lt;/EndNote&gt;</w:instrText>
      </w:r>
      <w:r w:rsidR="009E3E5E">
        <w:rPr>
          <w:rFonts w:ascii="Arial" w:hAnsi="Arial" w:cs="Arial"/>
          <w:i w:val="0"/>
          <w:color w:val="auto"/>
        </w:rPr>
        <w:fldChar w:fldCharType="separate"/>
      </w:r>
      <w:r w:rsidR="00F13A6F">
        <w:rPr>
          <w:rFonts w:ascii="Arial" w:hAnsi="Arial" w:cs="Arial"/>
          <w:i w:val="0"/>
          <w:noProof/>
          <w:color w:val="auto"/>
        </w:rPr>
        <w:t>[7]</w:t>
      </w:r>
      <w:r w:rsidR="009E3E5E">
        <w:rPr>
          <w:rFonts w:ascii="Arial" w:hAnsi="Arial" w:cs="Arial"/>
          <w:i w:val="0"/>
          <w:color w:val="auto"/>
        </w:rPr>
        <w:fldChar w:fldCharType="end"/>
      </w:r>
      <w:r w:rsidRPr="0139F4E4">
        <w:rPr>
          <w:rFonts w:ascii="Arial" w:hAnsi="Arial" w:cs="Arial"/>
          <w:i w:val="0"/>
          <w:color w:val="auto"/>
        </w:rPr>
        <w:t>.</w:t>
      </w:r>
    </w:p>
    <w:p w14:paraId="4173B6EC" w14:textId="77777777" w:rsidR="00A6106F" w:rsidRDefault="00A6106F" w:rsidP="00A6106F">
      <w:pPr>
        <w:pStyle w:val="Default"/>
        <w:spacing w:line="360" w:lineRule="auto"/>
        <w:ind w:left="0"/>
        <w:jc w:val="both"/>
        <w:rPr>
          <w:rFonts w:ascii="Arial" w:hAnsi="Arial" w:cs="Arial"/>
          <w:i w:val="0"/>
          <w:color w:val="auto"/>
        </w:rPr>
      </w:pPr>
    </w:p>
    <w:p w14:paraId="0F3D5C52" w14:textId="0BC22B5E" w:rsidR="00A6106F" w:rsidRDefault="00A6106F" w:rsidP="00A6106F">
      <w:pPr>
        <w:pStyle w:val="Default"/>
        <w:spacing w:line="360" w:lineRule="auto"/>
        <w:ind w:left="0"/>
        <w:jc w:val="both"/>
        <w:rPr>
          <w:rFonts w:ascii="Arial" w:hAnsi="Arial" w:cs="Arial"/>
          <w:i w:val="0"/>
          <w:color w:val="auto"/>
        </w:rPr>
      </w:pPr>
      <w:r w:rsidRPr="00C471F0">
        <w:rPr>
          <w:rFonts w:ascii="Arial" w:hAnsi="Arial" w:cs="Arial"/>
          <w:i w:val="0"/>
          <w:noProof/>
          <w:color w:val="auto"/>
        </w:rPr>
        <w:drawing>
          <wp:inline distT="0" distB="0" distL="0" distR="0" wp14:anchorId="4B3C9F4F" wp14:editId="5AA70BA1">
            <wp:extent cx="6508140" cy="18351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4846" cy="1856737"/>
                    </a:xfrm>
                    <a:prstGeom prst="rect">
                      <a:avLst/>
                    </a:prstGeom>
                  </pic:spPr>
                </pic:pic>
              </a:graphicData>
            </a:graphic>
          </wp:inline>
        </w:drawing>
      </w:r>
    </w:p>
    <w:p w14:paraId="49207D28" w14:textId="13E93017" w:rsidR="00B46D47" w:rsidRDefault="001839AC" w:rsidP="001839AC">
      <w:pPr>
        <w:pStyle w:val="Caption"/>
      </w:pPr>
      <w:bookmarkStart w:id="1021" w:name="_Toc127544429"/>
      <w:bookmarkStart w:id="1022" w:name="_Toc127956473"/>
      <w:r>
        <w:t xml:space="preserve">Figure </w:t>
      </w:r>
      <w:r>
        <w:fldChar w:fldCharType="begin"/>
      </w:r>
      <w:r>
        <w:instrText>SEQ Figure \* ARABIC</w:instrText>
      </w:r>
      <w:r>
        <w:fldChar w:fldCharType="separate"/>
      </w:r>
      <w:r w:rsidR="00F12E0B">
        <w:rPr>
          <w:noProof/>
        </w:rPr>
        <w:t>8</w:t>
      </w:r>
      <w:r>
        <w:fldChar w:fldCharType="end"/>
      </w:r>
      <w:r>
        <w:t xml:space="preserve">: </w:t>
      </w:r>
      <w:r w:rsidRPr="00375B34">
        <w:t xml:space="preserve">Output </w:t>
      </w:r>
      <w:r w:rsidR="000C09C3">
        <w:t>s</w:t>
      </w:r>
      <w:r w:rsidRPr="00375B34">
        <w:t>heet</w:t>
      </w:r>
      <w:bookmarkEnd w:id="1021"/>
      <w:bookmarkEnd w:id="1022"/>
      <w:r w:rsidR="00B46D47">
        <w:br w:type="page"/>
      </w:r>
    </w:p>
    <w:p w14:paraId="21787BE8" w14:textId="77777777" w:rsidR="00D71A51" w:rsidRDefault="00D71A51" w:rsidP="00B46D47">
      <w:pPr>
        <w:sectPr w:rsidR="00D71A51" w:rsidSect="007F0FE0">
          <w:pgSz w:w="12240" w:h="15840" w:code="1"/>
          <w:pgMar w:top="1440" w:right="1440" w:bottom="1440" w:left="1440" w:header="720" w:footer="578" w:gutter="0"/>
          <w:cols w:space="720"/>
          <w:formProt w:val="0"/>
          <w:noEndnote/>
          <w:docGrid w:linePitch="326"/>
        </w:sectPr>
      </w:pPr>
    </w:p>
    <w:p w14:paraId="05C59012" w14:textId="23DB8444" w:rsidR="00B46D47" w:rsidRDefault="00C151B0" w:rsidP="00AD6DCE">
      <w:pPr>
        <w:pStyle w:val="Heading3"/>
      </w:pPr>
      <w:bookmarkStart w:id="1023" w:name="_Toc128690070"/>
      <w:r>
        <w:lastRenderedPageBreak/>
        <w:t>V</w:t>
      </w:r>
      <w:r w:rsidR="000F3509">
        <w:t xml:space="preserve">ariables of </w:t>
      </w:r>
      <w:r w:rsidR="00083B58">
        <w:t>i</w:t>
      </w:r>
      <w:r w:rsidR="000F3509">
        <w:t>nterest</w:t>
      </w:r>
      <w:bookmarkEnd w:id="1023"/>
    </w:p>
    <w:p w14:paraId="610B7A6A" w14:textId="77777777" w:rsidR="00A9408B" w:rsidRDefault="00A9408B" w:rsidP="00A9408B"/>
    <w:p w14:paraId="38245121" w14:textId="51AC2067" w:rsidR="00A9408B" w:rsidRDefault="00A9408B">
      <w:pPr>
        <w:spacing w:line="360" w:lineRule="auto"/>
        <w:rPr>
          <w:rFonts w:ascii="Arial" w:hAnsi="Arial" w:cs="Arial"/>
        </w:rPr>
        <w:pPrChange w:id="1024" w:author="Craig Parker" w:date="2023-03-02T21:16:00Z">
          <w:pPr/>
        </w:pPrChange>
      </w:pPr>
      <w:r w:rsidRPr="00A9408B">
        <w:rPr>
          <w:rFonts w:ascii="Arial" w:hAnsi="Arial" w:cs="Arial"/>
        </w:rPr>
        <w:t xml:space="preserve">To better understand how carbon emissions are calculated in healthcare facilities, </w:t>
      </w:r>
      <w:del w:id="1025" w:author="Craig Parker" w:date="2023-03-03T16:23:00Z">
        <w:r w:rsidRPr="00A9408B" w:rsidDel="009D1181">
          <w:rPr>
            <w:rFonts w:ascii="Arial" w:hAnsi="Arial" w:cs="Arial"/>
          </w:rPr>
          <w:delText>it</w:delText>
        </w:r>
        <w:r w:rsidR="00F617C9" w:rsidDel="009D1181">
          <w:rPr>
            <w:rFonts w:ascii="Arial" w:hAnsi="Arial" w:cs="Arial"/>
          </w:rPr>
          <w:delText>'</w:delText>
        </w:r>
        <w:r w:rsidRPr="00A9408B" w:rsidDel="009D1181">
          <w:rPr>
            <w:rFonts w:ascii="Arial" w:hAnsi="Arial" w:cs="Arial"/>
          </w:rPr>
          <w:delText xml:space="preserve">s </w:delText>
        </w:r>
      </w:del>
      <w:ins w:id="1026" w:author="Craig Parker" w:date="2023-03-03T16:23:00Z">
        <w:r w:rsidR="009D1181" w:rsidRPr="00A9408B">
          <w:rPr>
            <w:rFonts w:ascii="Arial" w:hAnsi="Arial" w:cs="Arial"/>
          </w:rPr>
          <w:t>it</w:t>
        </w:r>
      </w:ins>
      <w:ins w:id="1027" w:author="Craig Parker" w:date="2023-03-03T16:29:00Z">
        <w:r w:rsidR="002135D5">
          <w:rPr>
            <w:rFonts w:ascii="Arial" w:hAnsi="Arial" w:cs="Arial"/>
          </w:rPr>
          <w:t>'</w:t>
        </w:r>
      </w:ins>
      <w:ins w:id="1028" w:author="Craig Parker" w:date="2023-03-03T16:23:00Z">
        <w:r w:rsidR="009D1181" w:rsidRPr="00A9408B">
          <w:rPr>
            <w:rFonts w:ascii="Arial" w:hAnsi="Arial" w:cs="Arial"/>
          </w:rPr>
          <w:t xml:space="preserve">s </w:t>
        </w:r>
      </w:ins>
      <w:r w:rsidRPr="00A9408B">
        <w:rPr>
          <w:rFonts w:ascii="Arial" w:hAnsi="Arial" w:cs="Arial"/>
        </w:rPr>
        <w:t>essential to look at the variables of interest that feed into the calculation.</w:t>
      </w:r>
      <w:r w:rsidRPr="00A9408B" w:rsidDel="00CE2439">
        <w:rPr>
          <w:rFonts w:ascii="Arial" w:hAnsi="Arial" w:cs="Arial"/>
        </w:rPr>
        <w:t xml:space="preserve"> Table 5 provides an overview of the variables that will be collected and converted into CO</w:t>
      </w:r>
      <w:r w:rsidRPr="00F67DD0" w:rsidDel="00CE2439">
        <w:rPr>
          <w:rFonts w:ascii="Arial" w:hAnsi="Arial" w:cs="Arial"/>
          <w:vertAlign w:val="subscript"/>
          <w:rPrChange w:id="1029" w:author="Craig Parker" w:date="2023-03-03T11:53:00Z">
            <w:rPr>
              <w:rFonts w:ascii="Arial" w:hAnsi="Arial" w:cs="Arial"/>
            </w:rPr>
          </w:rPrChange>
        </w:rPr>
        <w:t>2</w:t>
      </w:r>
      <w:r w:rsidRPr="00A9408B" w:rsidDel="00CE2439">
        <w:rPr>
          <w:rFonts w:ascii="Arial" w:hAnsi="Arial" w:cs="Arial"/>
        </w:rPr>
        <w:t xml:space="preserve"> emissions, such as building ownership, floor area, energy consumption, fuel consumption, vehicle distance, and waste generation. Additionally, details of procurement, construction materials, and logistics for contractors will be recorded, as well as progress made over time on initiatives to reduce carbon footprint</w:t>
      </w:r>
      <w:ins w:id="1030" w:author="Shobna Sawry" w:date="2023-03-05T21:10:00Z">
        <w:r w:rsidR="00445B6D">
          <w:rPr>
            <w:rFonts w:ascii="Arial" w:hAnsi="Arial" w:cs="Arial"/>
          </w:rPr>
          <w:t xml:space="preserve">. </w:t>
        </w:r>
      </w:ins>
      <w:del w:id="1031" w:author="Shobna Sawry" w:date="2023-03-05T21:10:00Z">
        <w:r w:rsidR="00CE2439" w:rsidRPr="00A9408B" w:rsidDel="00707CDC">
          <w:rPr>
            <w:rFonts w:ascii="Arial" w:hAnsi="Arial" w:cs="Arial"/>
          </w:rPr>
          <w:delText>Table 5 provides an overview of the variables that will be collected and converted into CO</w:delText>
        </w:r>
        <w:r w:rsidR="00CE2439" w:rsidRPr="000120B1" w:rsidDel="00707CDC">
          <w:rPr>
            <w:rFonts w:ascii="Arial" w:hAnsi="Arial" w:cs="Arial"/>
            <w:vertAlign w:val="subscript"/>
          </w:rPr>
          <w:delText>2</w:delText>
        </w:r>
        <w:r w:rsidR="00CE2439" w:rsidRPr="00A9408B" w:rsidDel="00707CDC">
          <w:rPr>
            <w:rFonts w:ascii="Arial" w:hAnsi="Arial" w:cs="Arial"/>
          </w:rPr>
          <w:delText xml:space="preserve"> emissions, such as building ownership, floor area, energy consumption, fuel consumption, vehicle distance, and waste generation. Additionally, details of procurement, construction materials, and logistics for contractors will be recorded, as well as progress made over time on initiatives to reduce carbon footprint</w:delText>
        </w:r>
        <w:r w:rsidRPr="00A9408B" w:rsidDel="00707CDC">
          <w:rPr>
            <w:rFonts w:ascii="Arial" w:hAnsi="Arial" w:cs="Arial"/>
          </w:rPr>
          <w:delText xml:space="preserve">. </w:delText>
        </w:r>
      </w:del>
      <w:r w:rsidRPr="00A9408B">
        <w:rPr>
          <w:rFonts w:ascii="Arial" w:hAnsi="Arial" w:cs="Arial"/>
        </w:rPr>
        <w:t xml:space="preserve">The table also includes a currency conversion rate, which will be used to convert local currency to a common currency for data analysis. By capturing these variables, </w:t>
      </w:r>
      <w:commentRangeStart w:id="1032"/>
      <w:r w:rsidRPr="00A9408B">
        <w:rPr>
          <w:rFonts w:ascii="Arial" w:hAnsi="Arial" w:cs="Arial"/>
        </w:rPr>
        <w:t xml:space="preserve">healthcare facilities can </w:t>
      </w:r>
      <w:commentRangeEnd w:id="1032"/>
      <w:r w:rsidR="00707CDC">
        <w:rPr>
          <w:rStyle w:val="CommentReference"/>
        </w:rPr>
        <w:commentReference w:id="1032"/>
      </w:r>
      <w:r w:rsidRPr="00A9408B">
        <w:rPr>
          <w:rFonts w:ascii="Arial" w:hAnsi="Arial" w:cs="Arial"/>
        </w:rPr>
        <w:t>better understand their carbon footprint and implement strategies to reduce emissions.</w:t>
      </w:r>
    </w:p>
    <w:p w14:paraId="2B3D23A9" w14:textId="77777777" w:rsidR="00A9408B" w:rsidRPr="00A9408B" w:rsidRDefault="00A9408B" w:rsidP="00A9408B">
      <w:pPr>
        <w:rPr>
          <w:rFonts w:ascii="Arial" w:hAnsi="Arial" w:cs="Arial"/>
        </w:rPr>
      </w:pPr>
    </w:p>
    <w:tbl>
      <w:tblPr>
        <w:tblW w:w="5000" w:type="pct"/>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16"/>
        <w:gridCol w:w="2936"/>
        <w:gridCol w:w="5028"/>
      </w:tblGrid>
      <w:tr w:rsidR="003F1547" w:rsidRPr="00246094" w14:paraId="27512BA6" w14:textId="77777777" w:rsidTr="002D067A">
        <w:trPr>
          <w:tblHeader/>
          <w:tblCellSpacing w:w="15" w:type="dxa"/>
        </w:trPr>
        <w:tc>
          <w:tcPr>
            <w:tcW w:w="751" w:type="pct"/>
            <w:tcBorders>
              <w:top w:val="single" w:sz="6" w:space="0" w:color="D9D9E3"/>
              <w:left w:val="single" w:sz="6" w:space="0" w:color="D9D9E3"/>
              <w:bottom w:val="single" w:sz="6" w:space="0" w:color="D9D9E3"/>
              <w:right w:val="single" w:sz="2" w:space="0" w:color="D9D9E3"/>
            </w:tcBorders>
            <w:vAlign w:val="bottom"/>
            <w:hideMark/>
          </w:tcPr>
          <w:p w14:paraId="7A0D7D4B"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Sheet Name</w:t>
            </w:r>
          </w:p>
        </w:tc>
        <w:tc>
          <w:tcPr>
            <w:tcW w:w="1553" w:type="pct"/>
            <w:tcBorders>
              <w:top w:val="single" w:sz="6" w:space="0" w:color="D9D9E3"/>
              <w:left w:val="single" w:sz="6" w:space="0" w:color="D9D9E3"/>
              <w:bottom w:val="single" w:sz="6" w:space="0" w:color="D9D9E3"/>
              <w:right w:val="single" w:sz="2" w:space="0" w:color="D9D9E3"/>
            </w:tcBorders>
            <w:vAlign w:val="bottom"/>
            <w:hideMark/>
          </w:tcPr>
          <w:p w14:paraId="728CAEFD"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Variables Collected</w:t>
            </w:r>
          </w:p>
        </w:tc>
        <w:tc>
          <w:tcPr>
            <w:tcW w:w="2652" w:type="pct"/>
            <w:tcBorders>
              <w:top w:val="single" w:sz="6" w:space="0" w:color="D9D9E3"/>
              <w:left w:val="single" w:sz="6" w:space="0" w:color="D9D9E3"/>
              <w:bottom w:val="single" w:sz="6" w:space="0" w:color="D9D9E3"/>
              <w:right w:val="single" w:sz="6" w:space="0" w:color="D9D9E3"/>
            </w:tcBorders>
            <w:vAlign w:val="bottom"/>
            <w:hideMark/>
          </w:tcPr>
          <w:p w14:paraId="1A220CC9"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Details of Measures</w:t>
            </w:r>
          </w:p>
        </w:tc>
      </w:tr>
      <w:tr w:rsidR="003F1547" w:rsidRPr="00246094" w14:paraId="5ED3454E"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700454B8"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Buildings</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713319BE"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Name, Ownership2, Floor Area</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506F7473" w14:textId="6459A028"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 xml:space="preserve">Information about the </w:t>
            </w:r>
            <w:del w:id="1033" w:author="Craig Parker" w:date="2023-03-03T16:23:00Z">
              <w:r w:rsidRPr="003827BC" w:rsidDel="009D1181">
                <w:rPr>
                  <w:rFonts w:ascii="Arial" w:hAnsi="Arial" w:cs="Arial"/>
                  <w:color w:val="000000"/>
                  <w:sz w:val="18"/>
                  <w:szCs w:val="18"/>
                  <w:lang w:eastAsia="en-GB"/>
                </w:rPr>
                <w:delText>building</w:delText>
              </w:r>
              <w:r w:rsidR="00F617C9" w:rsidDel="009D1181">
                <w:rPr>
                  <w:rFonts w:ascii="Arial" w:hAnsi="Arial" w:cs="Arial"/>
                  <w:color w:val="000000"/>
                  <w:sz w:val="18"/>
                  <w:szCs w:val="18"/>
                  <w:lang w:eastAsia="en-GB"/>
                </w:rPr>
                <w:delText>'</w:delText>
              </w:r>
              <w:r w:rsidRPr="003827BC" w:rsidDel="009D1181">
                <w:rPr>
                  <w:rFonts w:ascii="Arial" w:hAnsi="Arial" w:cs="Arial"/>
                  <w:color w:val="000000"/>
                  <w:sz w:val="18"/>
                  <w:szCs w:val="18"/>
                  <w:lang w:eastAsia="en-GB"/>
                </w:rPr>
                <w:delText xml:space="preserve">s </w:delText>
              </w:r>
            </w:del>
            <w:ins w:id="1034" w:author="Craig Parker" w:date="2023-03-03T16:23:00Z">
              <w:r w:rsidR="009D1181" w:rsidRPr="003827BC">
                <w:rPr>
                  <w:rFonts w:ascii="Arial" w:hAnsi="Arial" w:cs="Arial"/>
                  <w:color w:val="000000"/>
                  <w:sz w:val="18"/>
                  <w:szCs w:val="18"/>
                  <w:lang w:eastAsia="en-GB"/>
                </w:rPr>
                <w:t>building</w:t>
              </w:r>
            </w:ins>
            <w:ins w:id="1035" w:author="Craig Parker" w:date="2023-03-03T16:29:00Z">
              <w:r w:rsidR="002135D5">
                <w:rPr>
                  <w:rFonts w:ascii="Arial" w:hAnsi="Arial" w:cs="Arial"/>
                  <w:color w:val="000000"/>
                  <w:sz w:val="18"/>
                  <w:szCs w:val="18"/>
                  <w:lang w:eastAsia="en-GB"/>
                </w:rPr>
                <w:t>'</w:t>
              </w:r>
            </w:ins>
            <w:ins w:id="1036" w:author="Craig Parker" w:date="2023-03-03T16:23:00Z">
              <w:r w:rsidR="009D1181" w:rsidRPr="003827BC">
                <w:rPr>
                  <w:rFonts w:ascii="Arial" w:hAnsi="Arial" w:cs="Arial"/>
                  <w:color w:val="000000"/>
                  <w:sz w:val="18"/>
                  <w:szCs w:val="18"/>
                  <w:lang w:eastAsia="en-GB"/>
                </w:rPr>
                <w:t xml:space="preserve">s </w:t>
              </w:r>
            </w:ins>
            <w:r w:rsidRPr="003827BC">
              <w:rPr>
                <w:rFonts w:ascii="Arial" w:hAnsi="Arial" w:cs="Arial"/>
                <w:color w:val="000000"/>
                <w:sz w:val="18"/>
                <w:szCs w:val="18"/>
                <w:lang w:eastAsia="en-GB"/>
              </w:rPr>
              <w:t>name, ownership (whether it is owned or rented), and the floor area in square meters.</w:t>
            </w:r>
          </w:p>
        </w:tc>
      </w:tr>
      <w:tr w:rsidR="003F1547" w:rsidRPr="00246094" w14:paraId="63B82841"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6A169FE5"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Energy</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0100F6E0"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energy consumption</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1D0BAB52" w14:textId="66B7C352"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electricity, gas, and steam consumption for heating, cooling, and other purposes, in kWh or G</w:t>
            </w:r>
            <w:r w:rsidR="00535F55">
              <w:rPr>
                <w:rFonts w:ascii="Arial" w:hAnsi="Arial" w:cs="Arial"/>
                <w:color w:val="000000"/>
                <w:sz w:val="18"/>
                <w:szCs w:val="18"/>
                <w:lang w:eastAsia="en-GB"/>
              </w:rPr>
              <w:t>.</w:t>
            </w:r>
            <w:r w:rsidRPr="003827BC">
              <w:rPr>
                <w:rFonts w:ascii="Arial" w:hAnsi="Arial" w:cs="Arial"/>
                <w:color w:val="000000"/>
                <w:sz w:val="18"/>
                <w:szCs w:val="18"/>
                <w:lang w:eastAsia="en-GB"/>
              </w:rPr>
              <w:t>J.</w:t>
            </w:r>
          </w:p>
        </w:tc>
      </w:tr>
      <w:tr w:rsidR="003F1547" w:rsidRPr="00246094" w14:paraId="4F283B6E"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2AED2530"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Vehicle Fuel</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66B85CE1"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fuel consumption</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49D017A7"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fuel consumption for vehicles, in liters or gallons.</w:t>
            </w:r>
          </w:p>
        </w:tc>
      </w:tr>
      <w:tr w:rsidR="003F1547" w:rsidRPr="00246094" w14:paraId="4ABD5A76"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557CDC07"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Vehicle Distance</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3211D60E"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vehicle distance</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714DA4EF"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the distance traveled by vehicles, in kilometers or miles.</w:t>
            </w:r>
          </w:p>
        </w:tc>
      </w:tr>
      <w:tr w:rsidR="003F1547" w:rsidRPr="00246094" w14:paraId="04FB9BCB"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5D444199"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Travel Other Vehicles</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1E957788"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other vehicle travel</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671753ED" w14:textId="5F93555E"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the distance traveled by other modes of transportation</w:t>
            </w:r>
            <w:r w:rsidR="00DA26F9">
              <w:rPr>
                <w:rFonts w:ascii="Arial" w:hAnsi="Arial" w:cs="Arial"/>
                <w:color w:val="000000"/>
                <w:sz w:val="18"/>
                <w:szCs w:val="18"/>
                <w:lang w:eastAsia="en-GB"/>
              </w:rPr>
              <w:t>,</w:t>
            </w:r>
            <w:r w:rsidRPr="003827BC">
              <w:rPr>
                <w:rFonts w:ascii="Arial" w:hAnsi="Arial" w:cs="Arial"/>
                <w:color w:val="000000"/>
                <w:sz w:val="18"/>
                <w:szCs w:val="18"/>
                <w:lang w:eastAsia="en-GB"/>
              </w:rPr>
              <w:t xml:space="preserve"> such as trains or airplanes, in kilometers or miles.</w:t>
            </w:r>
          </w:p>
        </w:tc>
      </w:tr>
      <w:tr w:rsidR="003F1547" w:rsidRPr="00246094" w14:paraId="5FC8FE2D"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4394756A" w14:textId="77777777" w:rsidR="00246094" w:rsidRPr="0045657B" w:rsidRDefault="00246094" w:rsidP="003827BC">
            <w:pPr>
              <w:rPr>
                <w:rFonts w:ascii="Arial" w:hAnsi="Arial" w:cs="Arial"/>
                <w:b/>
                <w:bCs/>
                <w:color w:val="000000"/>
                <w:sz w:val="18"/>
                <w:szCs w:val="18"/>
                <w:lang w:eastAsia="en-GB"/>
              </w:rPr>
            </w:pPr>
            <w:proofErr w:type="spellStart"/>
            <w:r w:rsidRPr="0045657B">
              <w:rPr>
                <w:rFonts w:ascii="Arial" w:hAnsi="Arial" w:cs="Arial"/>
                <w:b/>
                <w:bCs/>
                <w:color w:val="000000"/>
                <w:sz w:val="18"/>
                <w:szCs w:val="18"/>
                <w:lang w:eastAsia="en-GB"/>
              </w:rPr>
              <w:t>Anaesthetic</w:t>
            </w:r>
            <w:proofErr w:type="spellEnd"/>
            <w:r w:rsidRPr="0045657B">
              <w:rPr>
                <w:rFonts w:ascii="Arial" w:hAnsi="Arial" w:cs="Arial"/>
                <w:b/>
                <w:bCs/>
                <w:color w:val="000000"/>
                <w:sz w:val="18"/>
                <w:szCs w:val="18"/>
                <w:lang w:eastAsia="en-GB"/>
              </w:rPr>
              <w:t xml:space="preserve"> Gases</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316945F7"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 xml:space="preserve">Details of </w:t>
            </w:r>
            <w:proofErr w:type="spellStart"/>
            <w:r w:rsidRPr="003827BC">
              <w:rPr>
                <w:rFonts w:ascii="Arial" w:hAnsi="Arial" w:cs="Arial"/>
                <w:color w:val="000000"/>
                <w:sz w:val="18"/>
                <w:szCs w:val="18"/>
                <w:lang w:eastAsia="en-GB"/>
              </w:rPr>
              <w:t>anaesthetic</w:t>
            </w:r>
            <w:proofErr w:type="spellEnd"/>
            <w:r w:rsidRPr="003827BC">
              <w:rPr>
                <w:rFonts w:ascii="Arial" w:hAnsi="Arial" w:cs="Arial"/>
                <w:color w:val="000000"/>
                <w:sz w:val="18"/>
                <w:szCs w:val="18"/>
                <w:lang w:eastAsia="en-GB"/>
              </w:rPr>
              <w:t xml:space="preserve"> gas usage</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2EADE222"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 xml:space="preserve">Details of the quantity and type of </w:t>
            </w:r>
            <w:proofErr w:type="spellStart"/>
            <w:r w:rsidRPr="003827BC">
              <w:rPr>
                <w:rFonts w:ascii="Arial" w:hAnsi="Arial" w:cs="Arial"/>
                <w:color w:val="000000"/>
                <w:sz w:val="18"/>
                <w:szCs w:val="18"/>
                <w:lang w:eastAsia="en-GB"/>
              </w:rPr>
              <w:t>anaesthetic</w:t>
            </w:r>
            <w:proofErr w:type="spellEnd"/>
            <w:r w:rsidRPr="003827BC">
              <w:rPr>
                <w:rFonts w:ascii="Arial" w:hAnsi="Arial" w:cs="Arial"/>
                <w:color w:val="000000"/>
                <w:sz w:val="18"/>
                <w:szCs w:val="18"/>
                <w:lang w:eastAsia="en-GB"/>
              </w:rPr>
              <w:t xml:space="preserve"> gases used, in liters or pounds.</w:t>
            </w:r>
          </w:p>
        </w:tc>
      </w:tr>
      <w:tr w:rsidR="003F1547" w:rsidRPr="00246094" w14:paraId="1681A7C7"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3CCBFDA8"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Refrigerant Gases</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78CEF2CA"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refrigerant gas usage</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36452AA4"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the quantity and type of refrigerant gases used, in kilograms or pounds.</w:t>
            </w:r>
          </w:p>
        </w:tc>
      </w:tr>
      <w:tr w:rsidR="003F1547" w:rsidRPr="00246094" w14:paraId="3492C26B"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070E3ABD"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Water</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47F0160A"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water usage</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608A4C02"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water consumption for domestic, industrial, and medical purposes, in liters or gallons.</w:t>
            </w:r>
          </w:p>
        </w:tc>
      </w:tr>
      <w:tr w:rsidR="003F1547" w:rsidRPr="00246094" w14:paraId="3DCEAF36"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7D39469A"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Waste</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195689F1"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waste generation</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27F6B01A"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the type and quantity of waste generated, in kilograms or pounds.</w:t>
            </w:r>
          </w:p>
        </w:tc>
      </w:tr>
      <w:tr w:rsidR="003F1547" w:rsidRPr="00246094" w14:paraId="1D96F0EE"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3D247552"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Inhalers</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3AB5A84D"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inhaler usage</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66065FD2"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the number and type of inhalers used.</w:t>
            </w:r>
          </w:p>
        </w:tc>
      </w:tr>
      <w:tr w:rsidR="003F1547" w:rsidRPr="00246094" w14:paraId="5FF0B389"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42A594AE"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lastRenderedPageBreak/>
              <w:t>Construction Materials</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6545B638"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construction materials used</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3E6C6879"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the quantity and type of construction materials used, in kilograms or pounds.</w:t>
            </w:r>
          </w:p>
        </w:tc>
      </w:tr>
      <w:tr w:rsidR="003F1547" w:rsidRPr="00246094" w14:paraId="33D4AD2D"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302476D9"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Contractor Logistics</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01F021C7"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contractor logistics</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744C7295"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transportation and logistics activities for contractors, in kilometers or miles.</w:t>
            </w:r>
          </w:p>
        </w:tc>
      </w:tr>
      <w:tr w:rsidR="003F1547" w:rsidRPr="00246094" w14:paraId="00A7C78D"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01046940"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Procurement_T2</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21465DD2"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procurement</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238A0327"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procurement for equipment, appliances, and other materials, i</w:t>
            </w:r>
            <w:r w:rsidRPr="00C21E56">
              <w:rPr>
                <w:rFonts w:ascii="Arial" w:hAnsi="Arial" w:cs="Arial"/>
                <w:color w:val="000000"/>
                <w:sz w:val="18"/>
                <w:szCs w:val="18"/>
                <w:lang w:eastAsia="en-GB"/>
              </w:rPr>
              <w:t>n dollars or local currency.</w:t>
            </w:r>
          </w:p>
        </w:tc>
      </w:tr>
      <w:tr w:rsidR="003F1547" w:rsidRPr="00246094" w14:paraId="7CE80BC8"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3F9F15EC"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Procurement_T3</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5518C894"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procurement</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32D3A830"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procurement for services, in dollars or local currency.</w:t>
            </w:r>
          </w:p>
        </w:tc>
      </w:tr>
      <w:tr w:rsidR="003F1547" w:rsidRPr="00246094" w14:paraId="73A92F7D"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6D18E965"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Spend Mapping</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6FBEBDB3"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expenditures</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03807F88"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expenditures for all categories, including salaries, benefits, and other expenses, in dollars or local currency.</w:t>
            </w:r>
          </w:p>
        </w:tc>
      </w:tr>
      <w:tr w:rsidR="003F1547" w:rsidRPr="00246094" w14:paraId="366576CF"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3C8FB942"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Action Tracker</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70C2F3B6"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Progress made over time on initiatives to reduce carbon footprint</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020C8C0D"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Details of the initiatives taken to reduce carbon emissions, such as implementing renewable energy sources, energy efficiency measures, and waste reduction.</w:t>
            </w:r>
          </w:p>
        </w:tc>
      </w:tr>
      <w:tr w:rsidR="003F1547" w:rsidRPr="00246094" w14:paraId="57673BAE" w14:textId="77777777" w:rsidTr="002D067A">
        <w:trPr>
          <w:tblCellSpacing w:w="15" w:type="dxa"/>
        </w:trPr>
        <w:tc>
          <w:tcPr>
            <w:tcW w:w="751" w:type="pct"/>
            <w:tcBorders>
              <w:top w:val="single" w:sz="2" w:space="0" w:color="D9D9E3"/>
              <w:left w:val="single" w:sz="6" w:space="0" w:color="D9D9E3"/>
              <w:bottom w:val="single" w:sz="6" w:space="0" w:color="D9D9E3"/>
              <w:right w:val="single" w:sz="2" w:space="0" w:color="D9D9E3"/>
            </w:tcBorders>
            <w:vAlign w:val="bottom"/>
            <w:hideMark/>
          </w:tcPr>
          <w:p w14:paraId="6D8BC3DB" w14:textId="77777777" w:rsidR="00246094" w:rsidRPr="0045657B" w:rsidRDefault="00246094" w:rsidP="003827BC">
            <w:pPr>
              <w:rPr>
                <w:rFonts w:ascii="Arial" w:hAnsi="Arial" w:cs="Arial"/>
                <w:b/>
                <w:bCs/>
                <w:color w:val="000000"/>
                <w:sz w:val="18"/>
                <w:szCs w:val="18"/>
                <w:lang w:eastAsia="en-GB"/>
              </w:rPr>
            </w:pPr>
            <w:r w:rsidRPr="0045657B">
              <w:rPr>
                <w:rFonts w:ascii="Arial" w:hAnsi="Arial" w:cs="Arial"/>
                <w:b/>
                <w:bCs/>
                <w:color w:val="000000"/>
                <w:sz w:val="18"/>
                <w:szCs w:val="18"/>
                <w:lang w:eastAsia="en-GB"/>
              </w:rPr>
              <w:t>Currency Conversion Rate</w:t>
            </w:r>
          </w:p>
        </w:tc>
        <w:tc>
          <w:tcPr>
            <w:tcW w:w="1553" w:type="pct"/>
            <w:tcBorders>
              <w:top w:val="single" w:sz="2" w:space="0" w:color="D9D9E3"/>
              <w:left w:val="single" w:sz="6" w:space="0" w:color="D9D9E3"/>
              <w:bottom w:val="single" w:sz="6" w:space="0" w:color="D9D9E3"/>
              <w:right w:val="single" w:sz="2" w:space="0" w:color="D9D9E3"/>
            </w:tcBorders>
            <w:vAlign w:val="bottom"/>
            <w:hideMark/>
          </w:tcPr>
          <w:p w14:paraId="25E5A58A"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Currency conversion rate</w:t>
            </w:r>
          </w:p>
        </w:tc>
        <w:tc>
          <w:tcPr>
            <w:tcW w:w="2652" w:type="pct"/>
            <w:tcBorders>
              <w:top w:val="single" w:sz="2" w:space="0" w:color="D9D9E3"/>
              <w:left w:val="single" w:sz="6" w:space="0" w:color="D9D9E3"/>
              <w:bottom w:val="single" w:sz="6" w:space="0" w:color="D9D9E3"/>
              <w:right w:val="single" w:sz="6" w:space="0" w:color="D9D9E3"/>
            </w:tcBorders>
            <w:vAlign w:val="bottom"/>
            <w:hideMark/>
          </w:tcPr>
          <w:p w14:paraId="760C7812" w14:textId="77777777" w:rsidR="00246094" w:rsidRPr="003827BC" w:rsidRDefault="00246094" w:rsidP="003827BC">
            <w:pPr>
              <w:rPr>
                <w:rFonts w:ascii="Arial" w:hAnsi="Arial" w:cs="Arial"/>
                <w:color w:val="000000"/>
                <w:sz w:val="18"/>
                <w:szCs w:val="18"/>
                <w:lang w:eastAsia="en-GB"/>
              </w:rPr>
            </w:pPr>
            <w:r w:rsidRPr="003827BC">
              <w:rPr>
                <w:rFonts w:ascii="Arial" w:hAnsi="Arial" w:cs="Arial"/>
                <w:color w:val="000000"/>
                <w:sz w:val="18"/>
                <w:szCs w:val="18"/>
                <w:lang w:eastAsia="en-GB"/>
              </w:rPr>
              <w:t>The exchange rate used to convert local currency to a common currency for data analysis.</w:t>
            </w:r>
          </w:p>
        </w:tc>
      </w:tr>
    </w:tbl>
    <w:p w14:paraId="4D19390D" w14:textId="61F23E33" w:rsidR="00D23FA8" w:rsidRDefault="00FD0055" w:rsidP="00FD0055">
      <w:pPr>
        <w:pStyle w:val="Caption"/>
        <w:rPr>
          <w:ins w:id="1037" w:author="Craig Parker" w:date="2023-03-03T12:07:00Z"/>
        </w:rPr>
      </w:pPr>
      <w:bookmarkStart w:id="1038" w:name="_Toc128750569"/>
      <w:r>
        <w:t xml:space="preserve">Table </w:t>
      </w:r>
      <w:r w:rsidR="002A1900">
        <w:fldChar w:fldCharType="begin"/>
      </w:r>
      <w:r w:rsidR="002A1900">
        <w:instrText xml:space="preserve"> SEQ Table \* ARABIC </w:instrText>
      </w:r>
      <w:r w:rsidR="002A1900">
        <w:fldChar w:fldCharType="separate"/>
      </w:r>
      <w:r w:rsidR="00D4325A">
        <w:rPr>
          <w:noProof/>
        </w:rPr>
        <w:t>5</w:t>
      </w:r>
      <w:r w:rsidR="002A1900">
        <w:rPr>
          <w:noProof/>
        </w:rPr>
        <w:fldChar w:fldCharType="end"/>
      </w:r>
      <w:r>
        <w:t>: Variables of interest</w:t>
      </w:r>
      <w:bookmarkEnd w:id="1038"/>
    </w:p>
    <w:p w14:paraId="077614EB" w14:textId="61F23E33" w:rsidR="00856FE5" w:rsidRDefault="00856FE5">
      <w:pPr>
        <w:pStyle w:val="Heading3"/>
        <w:rPr>
          <w:ins w:id="1039" w:author="Craig Parker" w:date="2023-03-03T12:15:00Z"/>
          <w:rFonts w:eastAsia="Calibri"/>
        </w:rPr>
        <w:pPrChange w:id="1040" w:author="Craig Parker" w:date="2023-03-03T13:14:00Z">
          <w:pPr>
            <w:pStyle w:val="Heading2"/>
          </w:pPr>
        </w:pPrChange>
      </w:pPr>
      <w:ins w:id="1041" w:author="Craig Parker" w:date="2023-03-03T12:15:00Z">
        <w:r>
          <w:rPr>
            <w:rFonts w:eastAsia="Calibri"/>
          </w:rPr>
          <w:t>Data Quality Scores</w:t>
        </w:r>
      </w:ins>
    </w:p>
    <w:p w14:paraId="68B35ABC" w14:textId="5FF89E8B" w:rsidR="00856FE5" w:rsidRPr="0034056F" w:rsidRDefault="0034056F" w:rsidP="00901418">
      <w:pPr>
        <w:rPr>
          <w:ins w:id="1042" w:author="Craig Parker" w:date="2023-03-03T13:16:00Z"/>
          <w:rFonts w:ascii="Arial" w:hAnsi="Arial" w:cs="Arial"/>
          <w:rPrChange w:id="1043" w:author="Craig Parker" w:date="2023-03-03T16:26:00Z">
            <w:rPr>
              <w:ins w:id="1044" w:author="Craig Parker" w:date="2023-03-03T13:16:00Z"/>
              <w:rFonts w:eastAsia="Calibri"/>
              <w:lang w:val="en-ZA"/>
            </w:rPr>
          </w:rPrChange>
        </w:rPr>
      </w:pPr>
      <w:ins w:id="1045" w:author="Craig Parker" w:date="2023-03-03T16:27:00Z">
        <w:r>
          <w:rPr>
            <w:rFonts w:ascii="Arial" w:hAnsi="Arial" w:cs="Arial"/>
          </w:rPr>
          <w:t>Data collection</w:t>
        </w:r>
      </w:ins>
      <w:ins w:id="1046" w:author="Craig Parker" w:date="2023-03-03T12:15:00Z">
        <w:r w:rsidR="00856FE5" w:rsidRPr="0034056F">
          <w:rPr>
            <w:rFonts w:ascii="Arial" w:hAnsi="Arial" w:cs="Arial"/>
            <w:rPrChange w:id="1047" w:author="Craig Parker" w:date="2023-03-03T16:26:00Z">
              <w:rPr>
                <w:rFonts w:eastAsia="Calibri"/>
              </w:rPr>
            </w:rPrChange>
          </w:rPr>
          <w:t xml:space="preserve"> involves gathering information on the type and quantity</w:t>
        </w:r>
      </w:ins>
      <w:ins w:id="1048" w:author="Craig Parker" w:date="2023-03-03T13:15:00Z">
        <w:r w:rsidR="00902D6C" w:rsidRPr="0034056F">
          <w:rPr>
            <w:rFonts w:ascii="Arial" w:hAnsi="Arial" w:cs="Arial"/>
            <w:rPrChange w:id="1049" w:author="Craig Parker" w:date="2023-03-03T16:26:00Z">
              <w:rPr>
                <w:rFonts w:eastAsia="Calibri"/>
                <w:lang w:val="en-ZA"/>
              </w:rPr>
            </w:rPrChange>
          </w:rPr>
          <w:t xml:space="preserve"> </w:t>
        </w:r>
      </w:ins>
      <w:ins w:id="1050" w:author="Craig Parker" w:date="2023-03-03T12:15:00Z">
        <w:r w:rsidR="00856FE5" w:rsidRPr="0034056F">
          <w:rPr>
            <w:rFonts w:ascii="Arial" w:hAnsi="Arial" w:cs="Arial"/>
            <w:rPrChange w:id="1051" w:author="Craig Parker" w:date="2023-03-03T16:26:00Z">
              <w:rPr>
                <w:rFonts w:eastAsia="Calibri"/>
              </w:rPr>
            </w:rPrChange>
          </w:rPr>
          <w:t xml:space="preserve">of </w:t>
        </w:r>
        <w:commentRangeStart w:id="1052"/>
        <w:r w:rsidR="00856FE5" w:rsidRPr="0034056F">
          <w:rPr>
            <w:rFonts w:ascii="Arial" w:hAnsi="Arial" w:cs="Arial"/>
            <w:rPrChange w:id="1053" w:author="Craig Parker" w:date="2023-03-03T16:26:00Z">
              <w:rPr>
                <w:rFonts w:eastAsia="Calibri"/>
              </w:rPr>
            </w:rPrChange>
          </w:rPr>
          <w:t>resources used</w:t>
        </w:r>
      </w:ins>
      <w:commentRangeEnd w:id="1052"/>
      <w:r w:rsidR="00300BC3">
        <w:rPr>
          <w:rStyle w:val="CommentReference"/>
        </w:rPr>
        <w:commentReference w:id="1052"/>
      </w:r>
      <w:ins w:id="1054" w:author="Craig Parker" w:date="2023-03-03T12:15:00Z">
        <w:r w:rsidR="00856FE5" w:rsidRPr="0034056F">
          <w:rPr>
            <w:rFonts w:ascii="Arial" w:hAnsi="Arial" w:cs="Arial"/>
            <w:rPrChange w:id="1055" w:author="Craig Parker" w:date="2023-03-03T16:26:00Z">
              <w:rPr>
                <w:rFonts w:eastAsia="Calibri"/>
              </w:rPr>
            </w:rPrChange>
          </w:rPr>
          <w:t xml:space="preserve">. </w:t>
        </w:r>
      </w:ins>
      <w:ins w:id="1056" w:author="Craig Parker" w:date="2023-03-03T16:26:00Z">
        <w:r>
          <w:rPr>
            <w:rFonts w:ascii="Arial" w:hAnsi="Arial" w:cs="Arial"/>
          </w:rPr>
          <w:t xml:space="preserve">A data quality score </w:t>
        </w:r>
        <w:commentRangeStart w:id="1057"/>
        <w:r>
          <w:rPr>
            <w:rFonts w:ascii="Arial" w:hAnsi="Arial" w:cs="Arial"/>
          </w:rPr>
          <w:t xml:space="preserve">can </w:t>
        </w:r>
      </w:ins>
      <w:commentRangeEnd w:id="1057"/>
      <w:r w:rsidR="007220F3">
        <w:rPr>
          <w:rStyle w:val="CommentReference"/>
        </w:rPr>
        <w:commentReference w:id="1057"/>
      </w:r>
      <w:ins w:id="1058" w:author="Craig Parker" w:date="2023-03-03T16:26:00Z">
        <w:r>
          <w:rPr>
            <w:rFonts w:ascii="Arial" w:hAnsi="Arial" w:cs="Arial"/>
          </w:rPr>
          <w:t>be assigned for each line item to ensure accuracy</w:t>
        </w:r>
      </w:ins>
      <w:ins w:id="1059" w:author="Craig Parker" w:date="2023-03-03T12:15:00Z">
        <w:r w:rsidR="00856FE5" w:rsidRPr="0034056F">
          <w:rPr>
            <w:rFonts w:ascii="Arial" w:hAnsi="Arial" w:cs="Arial"/>
            <w:rPrChange w:id="1060" w:author="Craig Parker" w:date="2023-03-03T16:26:00Z">
              <w:rPr>
                <w:rFonts w:eastAsia="Calibri"/>
              </w:rPr>
            </w:rPrChange>
          </w:rPr>
          <w:t xml:space="preserve">. The data source is selected from a drop-down list, such as </w:t>
        </w:r>
      </w:ins>
      <w:ins w:id="1061" w:author="Craig Parker" w:date="2023-03-03T16:29:00Z">
        <w:r w:rsidR="002135D5">
          <w:rPr>
            <w:rFonts w:ascii="Arial" w:hAnsi="Arial" w:cs="Arial"/>
          </w:rPr>
          <w:t>'</w:t>
        </w:r>
      </w:ins>
      <w:ins w:id="1062" w:author="Craig Parker" w:date="2023-03-03T12:15:00Z">
        <w:r w:rsidR="00856FE5" w:rsidRPr="0034056F">
          <w:rPr>
            <w:rFonts w:ascii="Arial" w:hAnsi="Arial" w:cs="Arial"/>
            <w:rPrChange w:id="1063" w:author="Craig Parker" w:date="2023-03-03T16:26:00Z">
              <w:rPr>
                <w:rFonts w:eastAsia="Calibri"/>
              </w:rPr>
            </w:rPrChange>
          </w:rPr>
          <w:t>from supplier</w:t>
        </w:r>
      </w:ins>
      <w:ins w:id="1064" w:author="Craig Parker" w:date="2023-03-03T16:29:00Z">
        <w:r w:rsidR="002135D5">
          <w:rPr>
            <w:rFonts w:ascii="Arial" w:hAnsi="Arial" w:cs="Arial"/>
          </w:rPr>
          <w:t>'</w:t>
        </w:r>
      </w:ins>
      <w:ins w:id="1065" w:author="Craig Parker" w:date="2023-03-03T12:15:00Z">
        <w:r w:rsidR="00856FE5" w:rsidRPr="0034056F">
          <w:rPr>
            <w:rFonts w:ascii="Arial" w:hAnsi="Arial" w:cs="Arial"/>
            <w:rPrChange w:id="1066" w:author="Craig Parker" w:date="2023-03-03T16:26:00Z">
              <w:rPr>
                <w:rFonts w:eastAsia="Calibri"/>
              </w:rPr>
            </w:rPrChange>
          </w:rPr>
          <w:t>s bills</w:t>
        </w:r>
      </w:ins>
      <w:ins w:id="1067" w:author="Craig Parker" w:date="2023-03-03T16:29:00Z">
        <w:r w:rsidR="002135D5">
          <w:rPr>
            <w:rFonts w:ascii="Arial" w:hAnsi="Arial" w:cs="Arial"/>
          </w:rPr>
          <w:t>'</w:t>
        </w:r>
      </w:ins>
      <w:ins w:id="1068" w:author="Craig Parker" w:date="2023-03-03T12:15:00Z">
        <w:r w:rsidR="00856FE5" w:rsidRPr="0034056F">
          <w:rPr>
            <w:rFonts w:ascii="Arial" w:hAnsi="Arial" w:cs="Arial"/>
            <w:rPrChange w:id="1069" w:author="Craig Parker" w:date="2023-03-03T16:26:00Z">
              <w:rPr>
                <w:rFonts w:eastAsia="Calibri"/>
              </w:rPr>
            </w:rPrChange>
          </w:rPr>
          <w:t xml:space="preserve"> or </w:t>
        </w:r>
      </w:ins>
      <w:ins w:id="1070" w:author="Craig Parker" w:date="2023-03-03T16:29:00Z">
        <w:r w:rsidR="002135D5">
          <w:rPr>
            <w:rFonts w:ascii="Arial" w:hAnsi="Arial" w:cs="Arial"/>
          </w:rPr>
          <w:t>'</w:t>
        </w:r>
      </w:ins>
      <w:ins w:id="1071" w:author="Craig Parker" w:date="2023-03-03T12:15:00Z">
        <w:r w:rsidR="00856FE5" w:rsidRPr="0034056F">
          <w:rPr>
            <w:rFonts w:ascii="Arial" w:hAnsi="Arial" w:cs="Arial"/>
            <w:rPrChange w:id="1072" w:author="Craig Parker" w:date="2023-03-03T16:26:00Z">
              <w:rPr>
                <w:rFonts w:eastAsia="Calibri"/>
              </w:rPr>
            </w:rPrChange>
          </w:rPr>
          <w:t>estimates</w:t>
        </w:r>
      </w:ins>
      <w:ins w:id="1073" w:author="Craig Parker" w:date="2023-03-03T16:27:00Z">
        <w:r>
          <w:rPr>
            <w:rFonts w:ascii="Arial" w:hAnsi="Arial" w:cs="Arial"/>
          </w:rPr>
          <w:t>,</w:t>
        </w:r>
      </w:ins>
      <w:ins w:id="1074" w:author="Craig Parker" w:date="2023-03-03T16:29:00Z">
        <w:r w:rsidR="002135D5">
          <w:rPr>
            <w:rFonts w:ascii="Arial" w:hAnsi="Arial" w:cs="Arial"/>
          </w:rPr>
          <w:t>'</w:t>
        </w:r>
      </w:ins>
      <w:ins w:id="1075" w:author="Craig Parker" w:date="2023-03-03T12:15:00Z">
        <w:r w:rsidR="00856FE5" w:rsidRPr="0034056F">
          <w:rPr>
            <w:rFonts w:ascii="Arial" w:hAnsi="Arial" w:cs="Arial"/>
            <w:rPrChange w:id="1076" w:author="Craig Parker" w:date="2023-03-03T16:26:00Z">
              <w:rPr>
                <w:rFonts w:eastAsia="Calibri"/>
              </w:rPr>
            </w:rPrChange>
          </w:rPr>
          <w:t xml:space="preserve"> which contributes to an overall data quality score. This score takes into account the amount of resources used and the level of quality assigned for each line item. It is displayed below the total carbon emissions figure on each sheet.</w:t>
        </w:r>
      </w:ins>
    </w:p>
    <w:p w14:paraId="5E771393" w14:textId="77777777" w:rsidR="00901418" w:rsidRPr="0034056F" w:rsidRDefault="00901418">
      <w:pPr>
        <w:rPr>
          <w:ins w:id="1077" w:author="Craig Parker" w:date="2023-03-03T12:15:00Z"/>
          <w:rFonts w:ascii="Arial" w:hAnsi="Arial" w:cs="Arial"/>
          <w:rPrChange w:id="1078" w:author="Craig Parker" w:date="2023-03-03T16:26:00Z">
            <w:rPr>
              <w:ins w:id="1079" w:author="Craig Parker" w:date="2023-03-03T12:15:00Z"/>
              <w:rFonts w:eastAsia="Calibri"/>
            </w:rPr>
          </w:rPrChange>
        </w:rPr>
        <w:pPrChange w:id="1080" w:author="Craig Parker" w:date="2023-03-03T13:16:00Z">
          <w:pPr>
            <w:pStyle w:val="Heading2"/>
          </w:pPr>
        </w:pPrChange>
      </w:pPr>
    </w:p>
    <w:p w14:paraId="43ACBCC8" w14:textId="61F23E33" w:rsidR="00856FE5" w:rsidRPr="0034056F" w:rsidRDefault="00856FE5">
      <w:pPr>
        <w:rPr>
          <w:ins w:id="1081" w:author="Craig Parker" w:date="2023-03-03T12:15:00Z"/>
          <w:rFonts w:ascii="Arial" w:hAnsi="Arial" w:cs="Arial"/>
          <w:rPrChange w:id="1082" w:author="Craig Parker" w:date="2023-03-03T16:26:00Z">
            <w:rPr>
              <w:ins w:id="1083" w:author="Craig Parker" w:date="2023-03-03T12:15:00Z"/>
              <w:rFonts w:eastAsia="Calibri"/>
            </w:rPr>
          </w:rPrChange>
        </w:rPr>
        <w:pPrChange w:id="1084" w:author="Craig Parker" w:date="2023-03-03T13:16:00Z">
          <w:pPr>
            <w:pStyle w:val="Heading2"/>
          </w:pPr>
        </w:pPrChange>
      </w:pPr>
      <w:commentRangeStart w:id="1085"/>
      <w:ins w:id="1086" w:author="Craig Parker" w:date="2023-03-03T12:15:00Z">
        <w:r w:rsidRPr="0034056F">
          <w:rPr>
            <w:rFonts w:ascii="Arial" w:hAnsi="Arial" w:cs="Arial"/>
            <w:rPrChange w:id="1087" w:author="Craig Parker" w:date="2023-03-03T16:26:00Z">
              <w:rPr>
                <w:rFonts w:eastAsia="Calibri"/>
              </w:rPr>
            </w:rPrChange>
          </w:rPr>
          <w:t xml:space="preserve">In addition, users can input the unit cost of resources, which will be helpful when prioritizing and justifying investments in carbon reduction. The carbon emissions calculated for each line item, including the carbon factor used, the emissions produced, and the GHG protocol Scope, are located on the right-hand side of each sheet. Emissions hotspots are identified through a </w:t>
        </w:r>
        <w:proofErr w:type="spellStart"/>
        <w:r w:rsidRPr="0034056F">
          <w:rPr>
            <w:rFonts w:ascii="Arial" w:hAnsi="Arial" w:cs="Arial"/>
            <w:rPrChange w:id="1088" w:author="Craig Parker" w:date="2023-03-03T16:26:00Z">
              <w:rPr>
                <w:rFonts w:eastAsia="Calibri"/>
              </w:rPr>
            </w:rPrChange>
          </w:rPr>
          <w:t>colour</w:t>
        </w:r>
        <w:proofErr w:type="spellEnd"/>
        <w:r w:rsidRPr="0034056F">
          <w:rPr>
            <w:rFonts w:ascii="Arial" w:hAnsi="Arial" w:cs="Arial"/>
            <w:rPrChange w:id="1089" w:author="Craig Parker" w:date="2023-03-03T16:26:00Z">
              <w:rPr>
                <w:rFonts w:eastAsia="Calibri"/>
              </w:rPr>
            </w:rPrChange>
          </w:rPr>
          <w:t xml:space="preserve"> ranking system, with Red indicating the highest emissions and Green the lowest.</w:t>
        </w:r>
      </w:ins>
      <w:commentRangeEnd w:id="1085"/>
      <w:r w:rsidR="00F867B0">
        <w:rPr>
          <w:rStyle w:val="CommentReference"/>
        </w:rPr>
        <w:commentReference w:id="1085"/>
      </w:r>
    </w:p>
    <w:p w14:paraId="02419D37" w14:textId="61F23E33" w:rsidR="00C507AA" w:rsidRDefault="00C507AA" w:rsidP="00C507AA">
      <w:pPr>
        <w:rPr>
          <w:ins w:id="1090" w:author="Craig Parker" w:date="2023-03-03T12:08:00Z"/>
          <w:rFonts w:eastAsia="Calibri"/>
        </w:rPr>
      </w:pPr>
    </w:p>
    <w:p w14:paraId="6720E9D9" w14:textId="61F23E33" w:rsidR="00C507AA" w:rsidRPr="00C507AA" w:rsidRDefault="00C507AA">
      <w:pPr>
        <w:rPr>
          <w:rFonts w:eastAsia="Calibri"/>
          <w:rPrChange w:id="1091" w:author="Craig Parker" w:date="2023-03-03T12:08:00Z">
            <w:rPr>
              <w:rFonts w:eastAsia="Calibri"/>
              <w:lang w:val="en-ZW"/>
            </w:rPr>
          </w:rPrChange>
        </w:rPr>
        <w:pPrChange w:id="1092" w:author="Craig Parker" w:date="2023-03-03T12:08:00Z">
          <w:pPr>
            <w:pStyle w:val="Caption"/>
          </w:pPr>
        </w:pPrChange>
      </w:pPr>
    </w:p>
    <w:p w14:paraId="5810E8CE" w14:textId="0AF5F314" w:rsidR="00A6106F" w:rsidRPr="00A94567" w:rsidRDefault="00A6106F" w:rsidP="00CC1F83">
      <w:pPr>
        <w:pStyle w:val="Heading2"/>
        <w:tabs>
          <w:tab w:val="clear" w:pos="1152"/>
          <w:tab w:val="left" w:pos="284"/>
        </w:tabs>
        <w:ind w:left="567" w:hanging="436"/>
        <w:rPr>
          <w:rFonts w:eastAsia="Calibri"/>
          <w:lang w:val="en-ZW"/>
        </w:rPr>
      </w:pPr>
      <w:bookmarkStart w:id="1093" w:name="_Toc128690071"/>
      <w:r w:rsidRPr="00A94567">
        <w:rPr>
          <w:rFonts w:eastAsia="Calibri"/>
          <w:lang w:val="en-ZW"/>
        </w:rPr>
        <w:t>Design and optimization modelling of mitigation intervention in health</w:t>
      </w:r>
      <w:r w:rsidR="00CC1F83">
        <w:rPr>
          <w:rFonts w:eastAsia="Calibri"/>
          <w:lang w:val="en-ZW"/>
        </w:rPr>
        <w:t xml:space="preserve"> </w:t>
      </w:r>
      <w:r w:rsidRPr="00A94567">
        <w:rPr>
          <w:rFonts w:eastAsia="Calibri"/>
          <w:lang w:val="en-ZW"/>
        </w:rPr>
        <w:t>facilities:</w:t>
      </w:r>
      <w:bookmarkEnd w:id="1093"/>
    </w:p>
    <w:p w14:paraId="105D4866" w14:textId="694D431B" w:rsidR="00A6106F" w:rsidRPr="00A6106F" w:rsidRDefault="00A6106F" w:rsidP="00FA191A">
      <w:pPr>
        <w:pStyle w:val="Heading3"/>
        <w:ind w:left="1134"/>
        <w:rPr>
          <w:rFonts w:eastAsia="Calibri"/>
          <w:lang w:val="en-ZW"/>
        </w:rPr>
      </w:pPr>
      <w:bookmarkStart w:id="1094" w:name="_Toc128690072"/>
      <w:commentRangeStart w:id="1095"/>
      <w:r w:rsidRPr="00A6106F">
        <w:rPr>
          <w:rFonts w:eastAsia="Calibri"/>
          <w:lang w:val="en-ZW"/>
        </w:rPr>
        <w:t xml:space="preserve">Optimization </w:t>
      </w:r>
      <w:commentRangeEnd w:id="1095"/>
      <w:r w:rsidR="00F215D1">
        <w:rPr>
          <w:rStyle w:val="CommentReference"/>
          <w:rFonts w:ascii="Times New Roman" w:hAnsi="Times New Roman"/>
          <w:b w:val="0"/>
        </w:rPr>
        <w:commentReference w:id="1095"/>
      </w:r>
      <w:r w:rsidRPr="00A6106F">
        <w:rPr>
          <w:rFonts w:eastAsia="Calibri"/>
          <w:lang w:val="en-ZW"/>
        </w:rPr>
        <w:t>modelling</w:t>
      </w:r>
      <w:bookmarkEnd w:id="1094"/>
    </w:p>
    <w:p w14:paraId="647127AF" w14:textId="3F490146" w:rsidR="00A673E9" w:rsidRPr="00A673E9" w:rsidRDefault="00A673E9" w:rsidP="00A673E9">
      <w:pPr>
        <w:spacing w:line="360" w:lineRule="auto"/>
        <w:jc w:val="both"/>
        <w:rPr>
          <w:rFonts w:ascii="Arial" w:eastAsia="Calibri" w:hAnsi="Arial" w:cs="Arial"/>
          <w:lang w:val="en-ZA"/>
        </w:rPr>
      </w:pPr>
      <w:r w:rsidRPr="00A673E9">
        <w:rPr>
          <w:rFonts w:ascii="Arial" w:eastAsia="Calibri" w:hAnsi="Arial" w:cs="Arial"/>
          <w:lang w:val="en-ZA"/>
        </w:rPr>
        <w:t xml:space="preserve">The selection of the most effective mitigation interventions will be based on a thorough analysis of the </w:t>
      </w:r>
      <w:commentRangeStart w:id="1096"/>
      <w:r w:rsidRPr="00A673E9">
        <w:rPr>
          <w:rFonts w:ascii="Arial" w:eastAsia="Calibri" w:hAnsi="Arial" w:cs="Arial"/>
          <w:lang w:val="en-ZA"/>
        </w:rPr>
        <w:t>cost-</w:t>
      </w:r>
      <w:r w:rsidR="00597644">
        <w:rPr>
          <w:rFonts w:ascii="Arial" w:eastAsia="Calibri" w:hAnsi="Arial" w:cs="Arial"/>
          <w:lang w:val="en-ZA"/>
        </w:rPr>
        <w:t>effectiveness</w:t>
      </w:r>
      <w:r w:rsidRPr="00A673E9">
        <w:rPr>
          <w:rFonts w:ascii="Arial" w:eastAsia="Calibri" w:hAnsi="Arial" w:cs="Arial"/>
          <w:lang w:val="en-ZA"/>
        </w:rPr>
        <w:t xml:space="preserve"> ratio </w:t>
      </w:r>
      <w:commentRangeEnd w:id="1096"/>
      <w:r w:rsidR="000A0E23">
        <w:rPr>
          <w:rStyle w:val="CommentReference"/>
        </w:rPr>
        <w:commentReference w:id="1096"/>
      </w:r>
      <w:r w:rsidRPr="00A673E9">
        <w:rPr>
          <w:rFonts w:ascii="Arial" w:eastAsia="Calibri" w:hAnsi="Arial" w:cs="Arial"/>
          <w:lang w:val="en-ZA"/>
        </w:rPr>
        <w:t>of each intervention</w:t>
      </w:r>
      <w:r w:rsidR="000905C5">
        <w:rPr>
          <w:rFonts w:ascii="Arial" w:eastAsia="Calibri" w:hAnsi="Arial" w:cs="Arial"/>
          <w:lang w:val="en-ZA"/>
        </w:rPr>
        <w:fldChar w:fldCharType="begin"/>
      </w:r>
      <w:r w:rsidR="00CA6455">
        <w:rPr>
          <w:rFonts w:ascii="Arial" w:eastAsia="Calibri" w:hAnsi="Arial" w:cs="Arial"/>
          <w:lang w:val="en-ZA"/>
        </w:rPr>
        <w:instrText xml:space="preserve"> ADDIN EN.CITE &lt;EndNote&gt;&lt;Cite&gt;&lt;Author&gt;Gray&lt;/Author&gt;&lt;Year&gt;2010&lt;/Year&gt;&lt;RecNum&gt;421&lt;/RecNum&gt;&lt;DisplayText&gt;[35]&lt;/DisplayText&gt;&lt;record&gt;&lt;rec-number&gt;421&lt;/rec-number&gt;&lt;foreign-keys&gt;&lt;key app="EN" db-id="5szwxp0er2sa0tevxamvt5a9wdes925002ws" timestamp="1676453071"&gt;421&lt;/key&gt;&lt;/foreign-keys&gt;&lt;ref-type name="Book"&gt;6&lt;/ref-type&gt;&lt;contributors&gt;&lt;authors&gt;&lt;author&gt;Gray, Alastair M&lt;/author&gt;&lt;author&gt;Clarke, Philip M&lt;/author&gt;&lt;author&gt;Wolstenholme, Jane L&lt;/author&gt;&lt;author&gt;Wordsworth, Sarah&lt;/author&gt;&lt;/authors&gt;&lt;/contributors&gt;&lt;titles&gt;&lt;title&gt;Applied methods of cost-effectiveness analysis in healthcare&lt;/title&gt;&lt;/titles&gt;&lt;volume&gt;3&lt;/volume&gt;&lt;dates&gt;&lt;year&gt;2010&lt;/year&gt;&lt;/dates&gt;&lt;publisher&gt;OUP Oxford&lt;/publisher&gt;&lt;isbn&gt;0191008036&lt;/isbn&gt;&lt;urls&gt;&lt;/urls&gt;&lt;/record&gt;&lt;/Cite&gt;&lt;/EndNote&gt;</w:instrText>
      </w:r>
      <w:r w:rsidR="000905C5">
        <w:rPr>
          <w:rFonts w:ascii="Arial" w:eastAsia="Calibri" w:hAnsi="Arial" w:cs="Arial"/>
          <w:lang w:val="en-ZA"/>
        </w:rPr>
        <w:fldChar w:fldCharType="separate"/>
      </w:r>
      <w:r w:rsidR="00CA6455">
        <w:rPr>
          <w:rFonts w:ascii="Arial" w:eastAsia="Calibri" w:hAnsi="Arial" w:cs="Arial"/>
          <w:noProof/>
          <w:lang w:val="en-ZA"/>
        </w:rPr>
        <w:t>[35]</w:t>
      </w:r>
      <w:r w:rsidR="000905C5">
        <w:rPr>
          <w:rFonts w:ascii="Arial" w:eastAsia="Calibri" w:hAnsi="Arial" w:cs="Arial"/>
          <w:lang w:val="en-ZA"/>
        </w:rPr>
        <w:fldChar w:fldCharType="end"/>
      </w:r>
      <w:r w:rsidRPr="00A673E9">
        <w:rPr>
          <w:rFonts w:ascii="Arial" w:eastAsia="Calibri" w:hAnsi="Arial" w:cs="Arial"/>
          <w:lang w:val="en-ZA"/>
        </w:rPr>
        <w:t xml:space="preserve">. To enhance the </w:t>
      </w:r>
      <w:del w:id="1097" w:author="Craig Parker" w:date="2023-03-03T16:23:00Z">
        <w:r w:rsidR="003455E3" w:rsidDel="009D1181">
          <w:rPr>
            <w:rFonts w:ascii="Arial" w:eastAsia="Calibri" w:hAnsi="Arial" w:cs="Arial"/>
            <w:lang w:val="en-ZA"/>
          </w:rPr>
          <w:delText>project</w:delText>
        </w:r>
        <w:r w:rsidR="00F617C9" w:rsidDel="009D1181">
          <w:rPr>
            <w:rFonts w:ascii="Arial" w:eastAsia="Calibri" w:hAnsi="Arial" w:cs="Arial"/>
            <w:lang w:val="en-ZA"/>
          </w:rPr>
          <w:delText>'</w:delText>
        </w:r>
        <w:r w:rsidR="003455E3" w:rsidDel="009D1181">
          <w:rPr>
            <w:rFonts w:ascii="Arial" w:eastAsia="Calibri" w:hAnsi="Arial" w:cs="Arial"/>
            <w:lang w:val="en-ZA"/>
          </w:rPr>
          <w:delText xml:space="preserve">s </w:delText>
        </w:r>
      </w:del>
      <w:ins w:id="1098" w:author="Craig Parker" w:date="2023-03-03T16:23:00Z">
        <w:r w:rsidR="009D1181">
          <w:rPr>
            <w:rFonts w:ascii="Arial" w:eastAsia="Calibri" w:hAnsi="Arial" w:cs="Arial"/>
            <w:lang w:val="en-ZA"/>
          </w:rPr>
          <w:t>project</w:t>
        </w:r>
      </w:ins>
      <w:ins w:id="1099" w:author="Craig Parker" w:date="2023-03-03T16:29:00Z">
        <w:r w:rsidR="002135D5">
          <w:rPr>
            <w:rFonts w:ascii="Arial" w:eastAsia="Calibri" w:hAnsi="Arial" w:cs="Arial"/>
            <w:lang w:val="en-ZA"/>
          </w:rPr>
          <w:t>'</w:t>
        </w:r>
      </w:ins>
      <w:ins w:id="1100" w:author="Craig Parker" w:date="2023-03-03T16:23:00Z">
        <w:r w:rsidR="009D1181">
          <w:rPr>
            <w:rFonts w:ascii="Arial" w:eastAsia="Calibri" w:hAnsi="Arial" w:cs="Arial"/>
            <w:lang w:val="en-ZA"/>
          </w:rPr>
          <w:t xml:space="preserve">s </w:t>
        </w:r>
      </w:ins>
      <w:r w:rsidR="003455E3">
        <w:rPr>
          <w:rFonts w:ascii="Arial" w:eastAsia="Calibri" w:hAnsi="Arial" w:cs="Arial"/>
          <w:lang w:val="en-ZA"/>
        </w:rPr>
        <w:t>impa</w:t>
      </w:r>
      <w:r w:rsidRPr="00A673E9">
        <w:rPr>
          <w:rFonts w:ascii="Arial" w:eastAsia="Calibri" w:hAnsi="Arial" w:cs="Arial"/>
          <w:lang w:val="en-ZA"/>
        </w:rPr>
        <w:t>ct, the team intends to further develop this approach into a comprehensive tool that can be used to make informed decisions on investment in mitigation interventions.</w:t>
      </w:r>
      <w:r w:rsidR="00025B89" w:rsidRPr="00FB59A8">
        <w:rPr>
          <w:rFonts w:ascii="Arial" w:eastAsia="Calibri" w:hAnsi="Arial" w:cs="Arial"/>
          <w:lang w:val="en-ZA"/>
        </w:rPr>
        <w:t xml:space="preserve"> This approach, </w:t>
      </w:r>
      <w:del w:id="1101" w:author="Craig Parker" w:date="2023-03-03T16:27:00Z">
        <w:r w:rsidR="00025B89" w:rsidRPr="00FB59A8" w:rsidDel="002366D4">
          <w:rPr>
            <w:rFonts w:ascii="Arial" w:eastAsia="Calibri" w:hAnsi="Arial" w:cs="Arial"/>
            <w:lang w:val="en-ZA"/>
          </w:rPr>
          <w:delText xml:space="preserve">which has been </w:delText>
        </w:r>
      </w:del>
      <w:r w:rsidR="00025B89" w:rsidRPr="00FB59A8">
        <w:rPr>
          <w:rFonts w:ascii="Arial" w:eastAsia="Calibri" w:hAnsi="Arial" w:cs="Arial"/>
          <w:lang w:val="en-ZA"/>
        </w:rPr>
        <w:t>previously used for HIV</w:t>
      </w:r>
      <w:r w:rsidR="00A97D72">
        <w:rPr>
          <w:rFonts w:ascii="Arial" w:eastAsia="Calibri" w:hAnsi="Arial" w:cs="Arial"/>
          <w:lang w:val="en-ZA"/>
        </w:rPr>
        <w:t>, nutrition</w:t>
      </w:r>
      <w:r w:rsidR="00025B89" w:rsidRPr="00FB59A8">
        <w:rPr>
          <w:rFonts w:ascii="Arial" w:eastAsia="Calibri" w:hAnsi="Arial" w:cs="Arial"/>
          <w:lang w:val="en-ZA"/>
        </w:rPr>
        <w:t xml:space="preserve">, and </w:t>
      </w:r>
      <w:del w:id="1102" w:author="Craig Parker" w:date="2023-03-03T13:17:00Z">
        <w:r w:rsidR="0071266B" w:rsidRPr="0071266B" w:rsidDel="000162BA">
          <w:rPr>
            <w:rFonts w:ascii="Arial" w:eastAsia="Calibri" w:hAnsi="Arial" w:cs="Arial"/>
          </w:rPr>
          <w:delText>Maternal, Newborn, and Child Health</w:delText>
        </w:r>
        <w:r w:rsidR="00C94639" w:rsidDel="000162BA">
          <w:rPr>
            <w:rFonts w:ascii="Arial" w:eastAsia="Calibri" w:hAnsi="Arial" w:cs="Arial"/>
          </w:rPr>
          <w:delText xml:space="preserve"> </w:delText>
        </w:r>
      </w:del>
      <w:ins w:id="1103" w:author="Craig Parker" w:date="2023-03-03T13:17:00Z">
        <w:r w:rsidR="000162BA" w:rsidRPr="0071266B">
          <w:rPr>
            <w:rFonts w:ascii="Arial" w:eastAsia="Calibri" w:hAnsi="Arial" w:cs="Arial"/>
          </w:rPr>
          <w:t xml:space="preserve">Maternal, Newborn, and Child </w:t>
        </w:r>
        <w:r w:rsidR="000162BA" w:rsidRPr="0071266B">
          <w:rPr>
            <w:rFonts w:ascii="Arial" w:eastAsia="Calibri" w:hAnsi="Arial" w:cs="Arial"/>
          </w:rPr>
          <w:lastRenderedPageBreak/>
          <w:t>Health</w:t>
        </w:r>
        <w:r w:rsidR="000162BA">
          <w:rPr>
            <w:rFonts w:ascii="Arial" w:eastAsia="Calibri" w:hAnsi="Arial" w:cs="Arial"/>
          </w:rPr>
          <w:t xml:space="preserve"> </w:t>
        </w:r>
      </w:ins>
      <w:r w:rsidR="00C94639">
        <w:rPr>
          <w:rFonts w:ascii="Arial" w:eastAsia="Calibri" w:hAnsi="Arial" w:cs="Arial"/>
        </w:rPr>
        <w:t>(</w:t>
      </w:r>
      <w:r w:rsidR="00025B89" w:rsidRPr="00FB59A8">
        <w:rPr>
          <w:rFonts w:ascii="Arial" w:eastAsia="Calibri" w:hAnsi="Arial" w:cs="Arial"/>
          <w:lang w:val="en-ZA"/>
        </w:rPr>
        <w:t>MNCH</w:t>
      </w:r>
      <w:r w:rsidR="00C94639">
        <w:rPr>
          <w:rFonts w:ascii="Arial" w:eastAsia="Calibri" w:hAnsi="Arial" w:cs="Arial"/>
          <w:lang w:val="en-ZA"/>
        </w:rPr>
        <w:t>)</w:t>
      </w:r>
      <w:r w:rsidR="00025B89" w:rsidRPr="00FB59A8">
        <w:rPr>
          <w:rFonts w:ascii="Arial" w:eastAsia="Calibri" w:hAnsi="Arial" w:cs="Arial"/>
          <w:lang w:val="en-ZA"/>
        </w:rPr>
        <w:t xml:space="preserve"> interventions, will be further developed into a comprehensive tool for the HIGH Horizons project with the support of the Burnet Institute</w:t>
      </w:r>
      <w:r w:rsidR="00B3227B">
        <w:rPr>
          <w:rFonts w:ascii="Arial" w:eastAsia="Calibri" w:hAnsi="Arial" w:cs="Arial"/>
          <w:lang w:val="en-ZA"/>
        </w:rPr>
        <w:fldChar w:fldCharType="begin"/>
      </w:r>
      <w:r w:rsidR="00CA6455">
        <w:rPr>
          <w:rFonts w:ascii="Arial" w:eastAsia="Calibri" w:hAnsi="Arial" w:cs="Arial"/>
          <w:lang w:val="en-ZA"/>
        </w:rPr>
        <w:instrText xml:space="preserve"> ADDIN EN.CITE &lt;EndNote&gt;&lt;Cite&gt;&lt;RecNum&gt;460&lt;/RecNum&gt;&lt;DisplayText&gt;[36]&lt;/DisplayText&gt;&lt;record&gt;&lt;rec-number&gt;460&lt;/rec-number&gt;&lt;foreign-keys&gt;&lt;key app="EN" db-id="5szwxp0er2sa0tevxamvt5a9wdes925002ws" timestamp="1676629216"&gt;460&lt;/key&gt;&lt;/foreign-keys&gt;&lt;ref-type name="Journal Article"&gt;17&lt;/ref-type&gt;&lt;contributors&gt;&lt;/contributors&gt;&lt;titles&gt;&lt;title&gt;Optima. (n.d.). Optima: Modelling to improve health. Retrieved from http://optimamodel.com/&lt;/title&gt;&lt;/titles&gt;&lt;dates&gt;&lt;/dates&gt;&lt;urls&gt;&lt;/urls&gt;&lt;/record&gt;&lt;/Cite&gt;&lt;/EndNote&gt;</w:instrText>
      </w:r>
      <w:r w:rsidR="00B3227B">
        <w:rPr>
          <w:rFonts w:ascii="Arial" w:eastAsia="Calibri" w:hAnsi="Arial" w:cs="Arial"/>
          <w:lang w:val="en-ZA"/>
        </w:rPr>
        <w:fldChar w:fldCharType="separate"/>
      </w:r>
      <w:r w:rsidR="00CA6455">
        <w:rPr>
          <w:rFonts w:ascii="Arial" w:eastAsia="Calibri" w:hAnsi="Arial" w:cs="Arial"/>
          <w:noProof/>
          <w:lang w:val="en-ZA"/>
        </w:rPr>
        <w:t>[36]</w:t>
      </w:r>
      <w:r w:rsidR="00B3227B">
        <w:rPr>
          <w:rFonts w:ascii="Arial" w:eastAsia="Calibri" w:hAnsi="Arial" w:cs="Arial"/>
          <w:lang w:val="en-ZA"/>
        </w:rPr>
        <w:fldChar w:fldCharType="end"/>
      </w:r>
      <w:r w:rsidR="00FB59A8" w:rsidRPr="00FB59A8">
        <w:rPr>
          <w:rFonts w:ascii="Arial" w:eastAsia="Calibri" w:hAnsi="Arial" w:cs="Arial"/>
          <w:lang w:val="en-ZA"/>
        </w:rPr>
        <w:t>.</w:t>
      </w:r>
      <w:r w:rsidRPr="00A673E9">
        <w:rPr>
          <w:rFonts w:ascii="Arial" w:eastAsia="Calibri" w:hAnsi="Arial" w:cs="Arial"/>
          <w:lang w:val="en-ZA"/>
        </w:rPr>
        <w:t xml:space="preserve"> The optimization </w:t>
      </w:r>
      <w:r w:rsidR="004462BB" w:rsidRPr="00A673E9">
        <w:rPr>
          <w:rFonts w:ascii="Arial" w:eastAsia="Calibri" w:hAnsi="Arial" w:cs="Arial"/>
          <w:lang w:val="en-ZA"/>
        </w:rPr>
        <w:t>modelling</w:t>
      </w:r>
      <w:r w:rsidRPr="00A673E9">
        <w:rPr>
          <w:rFonts w:ascii="Arial" w:eastAsia="Calibri" w:hAnsi="Arial" w:cs="Arial"/>
          <w:lang w:val="en-ZA"/>
        </w:rPr>
        <w:t xml:space="preserve"> technique will incorporate the latest advancements in optimization techniques</w:t>
      </w:r>
      <w:r w:rsidR="00327C1C">
        <w:rPr>
          <w:rFonts w:ascii="Arial" w:eastAsia="Calibri" w:hAnsi="Arial" w:cs="Arial"/>
          <w:lang w:val="en-ZA"/>
        </w:rPr>
        <w:t>,</w:t>
      </w:r>
      <w:r w:rsidR="00BC2170" w:rsidRPr="00BC2170">
        <w:rPr>
          <w:rFonts w:ascii="Segoe UI" w:hAnsi="Segoe UI" w:cs="Segoe UI"/>
          <w:color w:val="374151"/>
          <w:shd w:val="clear" w:color="auto" w:fill="F7F7F8"/>
        </w:rPr>
        <w:t xml:space="preserve"> </w:t>
      </w:r>
      <w:r w:rsidR="00BC2170" w:rsidRPr="00BC2170">
        <w:rPr>
          <w:rFonts w:ascii="Arial" w:eastAsia="Calibri" w:hAnsi="Arial" w:cs="Arial"/>
        </w:rPr>
        <w:t>such as decision trees or Markov models</w:t>
      </w:r>
      <w:r w:rsidR="00B166AF">
        <w:rPr>
          <w:rFonts w:ascii="Arial" w:eastAsia="Calibri" w:hAnsi="Arial" w:cs="Arial"/>
        </w:rPr>
        <w:t>,</w:t>
      </w:r>
      <w:r w:rsidRPr="00A673E9">
        <w:rPr>
          <w:rFonts w:ascii="Arial" w:eastAsia="Calibri" w:hAnsi="Arial" w:cs="Arial"/>
          <w:lang w:val="en-ZA"/>
        </w:rPr>
        <w:t xml:space="preserve"> to ensure that the best possible outcomes are achieved</w:t>
      </w:r>
      <w:r w:rsidR="00AD0B2A">
        <w:rPr>
          <w:rFonts w:ascii="Arial" w:eastAsia="Calibri" w:hAnsi="Arial" w:cs="Arial"/>
          <w:lang w:val="en-ZA"/>
        </w:rPr>
        <w:fldChar w:fldCharType="begin"/>
      </w:r>
      <w:r w:rsidR="00CA6455">
        <w:rPr>
          <w:rFonts w:ascii="Arial" w:eastAsia="Calibri" w:hAnsi="Arial" w:cs="Arial"/>
          <w:lang w:val="en-ZA"/>
        </w:rPr>
        <w:instrText xml:space="preserve"> ADDIN EN.CITE &lt;EndNote&gt;&lt;Cite&gt;&lt;Author&gt;Marshall&lt;/Author&gt;&lt;Year&gt;2020&lt;/Year&gt;&lt;RecNum&gt;415&lt;/RecNum&gt;&lt;DisplayText&gt;[37]&lt;/DisplayText&gt;&lt;record&gt;&lt;rec-number&gt;415&lt;/rec-number&gt;&lt;foreign-keys&gt;&lt;key app="EN" db-id="5szwxp0er2sa0tevxamvt5a9wdes925002ws" timestamp="1676405930"&gt;415&lt;/key&gt;&lt;/foreign-keys&gt;&lt;ref-type name="Journal Article"&gt;17&lt;/ref-type&gt;&lt;contributors&gt;&lt;authors&gt;&lt;author&gt;Marshall, Deborah A&lt;/author&gt;&lt;author&gt;Grazziotin, Luiza R&lt;/author&gt;&lt;author&gt;Regier, Dean A&lt;/author&gt;&lt;author&gt;Wordsworth, Sarah&lt;/author&gt;&lt;author&gt;Buchanan, James&lt;/author&gt;&lt;author&gt;Phillips, Kathryn&lt;/author&gt;&lt;author&gt;Ijzerman, Maarten&lt;/author&gt;&lt;/authors&gt;&lt;/contributors&gt;&lt;titles&gt;&lt;title&gt;Addressing challenges of economic evaluation in precision medicine using dynamic simulation modeling&lt;/title&gt;&lt;secondary-title&gt;Value in health&lt;/secondary-title&gt;&lt;/titles&gt;&lt;periodical&gt;&lt;full-title&gt;Value in health&lt;/full-title&gt;&lt;/periodical&gt;&lt;pages&gt;566-573&lt;/pages&gt;&lt;volume&gt;23&lt;/volume&gt;&lt;number&gt;5&lt;/number&gt;&lt;dates&gt;&lt;year&gt;2020&lt;/year&gt;&lt;/dates&gt;&lt;isbn&gt;1098-3015&lt;/isbn&gt;&lt;urls&gt;&lt;/urls&gt;&lt;/record&gt;&lt;/Cite&gt;&lt;/EndNote&gt;</w:instrText>
      </w:r>
      <w:r w:rsidR="00AD0B2A">
        <w:rPr>
          <w:rFonts w:ascii="Arial" w:eastAsia="Calibri" w:hAnsi="Arial" w:cs="Arial"/>
          <w:lang w:val="en-ZA"/>
        </w:rPr>
        <w:fldChar w:fldCharType="separate"/>
      </w:r>
      <w:r w:rsidR="00CA6455">
        <w:rPr>
          <w:rFonts w:ascii="Arial" w:eastAsia="Calibri" w:hAnsi="Arial" w:cs="Arial"/>
          <w:noProof/>
          <w:lang w:val="en-ZA"/>
        </w:rPr>
        <w:t>[37]</w:t>
      </w:r>
      <w:r w:rsidR="00AD0B2A">
        <w:rPr>
          <w:rFonts w:ascii="Arial" w:eastAsia="Calibri" w:hAnsi="Arial" w:cs="Arial"/>
          <w:lang w:val="en-ZA"/>
        </w:rPr>
        <w:fldChar w:fldCharType="end"/>
      </w:r>
      <w:r w:rsidRPr="00A673E9">
        <w:rPr>
          <w:rFonts w:ascii="Arial" w:eastAsia="Calibri" w:hAnsi="Arial" w:cs="Arial"/>
          <w:lang w:val="en-ZA"/>
        </w:rPr>
        <w:t>.</w:t>
      </w:r>
      <w:r w:rsidR="006A3D88">
        <w:rPr>
          <w:rFonts w:ascii="Arial" w:eastAsia="Calibri" w:hAnsi="Arial" w:cs="Arial"/>
          <w:lang w:val="en-ZA"/>
        </w:rPr>
        <w:t xml:space="preserve"> </w:t>
      </w:r>
      <w:r w:rsidR="006A3D88" w:rsidRPr="00A673E9">
        <w:rPr>
          <w:rFonts w:ascii="Arial" w:eastAsia="Calibri" w:hAnsi="Arial" w:cs="Arial"/>
          <w:lang w:val="en-ZA"/>
        </w:rPr>
        <w:t xml:space="preserve">As part of this exercise, the HIGH Horizons project will organize a stakeholder workshop to gather input and feedback from relevant stakeholders in the health care sector. The workshop will leverage the AKHS investment modelling approach, which aims to optimize the </w:t>
      </w:r>
      <w:commentRangeStart w:id="1104"/>
      <w:commentRangeStart w:id="1105"/>
      <w:r w:rsidR="006A3D88" w:rsidRPr="00A673E9">
        <w:rPr>
          <w:rFonts w:ascii="Arial" w:eastAsia="Calibri" w:hAnsi="Arial" w:cs="Arial"/>
          <w:lang w:val="en-ZA"/>
        </w:rPr>
        <w:t>allocation of financial resources</w:t>
      </w:r>
      <w:commentRangeEnd w:id="1104"/>
      <w:r w:rsidR="00DA5C14">
        <w:rPr>
          <w:rStyle w:val="CommentReference"/>
        </w:rPr>
        <w:commentReference w:id="1104"/>
      </w:r>
      <w:commentRangeEnd w:id="1105"/>
      <w:r w:rsidR="0041353C">
        <w:rPr>
          <w:rStyle w:val="CommentReference"/>
        </w:rPr>
        <w:commentReference w:id="1105"/>
      </w:r>
      <w:r w:rsidR="006A3D88" w:rsidRPr="00A673E9">
        <w:rPr>
          <w:rFonts w:ascii="Arial" w:eastAsia="Calibri" w:hAnsi="Arial" w:cs="Arial"/>
          <w:lang w:val="en-ZA"/>
        </w:rPr>
        <w:t xml:space="preserve"> towards mitigation efforts in health care facilities in order to maximize carbon emission reductions</w:t>
      </w:r>
      <w:r w:rsidR="006A3D88">
        <w:rPr>
          <w:rFonts w:ascii="Arial" w:eastAsia="Calibri" w:hAnsi="Arial" w:cs="Arial"/>
          <w:lang w:val="en-ZA"/>
        </w:rPr>
        <w:fldChar w:fldCharType="begin"/>
      </w:r>
      <w:r w:rsidR="00CA6455">
        <w:rPr>
          <w:rFonts w:ascii="Arial" w:eastAsia="Calibri" w:hAnsi="Arial" w:cs="Arial"/>
          <w:lang w:val="en-ZA"/>
        </w:rPr>
        <w:instrText xml:space="preserve"> ADDIN EN.CITE &lt;EndNote&gt;&lt;Cite&gt;&lt;RecNum&gt;413&lt;/RecNum&gt;&lt;DisplayText&gt;[38]&lt;/DisplayText&gt;&lt;record&gt;&lt;rec-number&gt;413&lt;/rec-number&gt;&lt;foreign-keys&gt;&lt;key app="EN" db-id="5szwxp0er2sa0tevxamvt5a9wdes925002ws" timestamp="1676405200"&gt;413&lt;/key&gt;&lt;/foreign-keys&gt;&lt;ref-type name="Journal Article"&gt;17&lt;/ref-type&gt;&lt;contributors&gt;&lt;/contributors&gt;&lt;titles&gt;&lt;title&gt;World Health Organization. (2023). Health financing. WHO Health Topics. Retrieved from https://www.who.int/health-topics/health-financing#tab=tab_1&lt;/title&gt;&lt;/titles&gt;&lt;dates&gt;&lt;/dates&gt;&lt;urls&gt;&lt;/urls&gt;&lt;/record&gt;&lt;/Cite&gt;&lt;/EndNote&gt;</w:instrText>
      </w:r>
      <w:r w:rsidR="006A3D88">
        <w:rPr>
          <w:rFonts w:ascii="Arial" w:eastAsia="Calibri" w:hAnsi="Arial" w:cs="Arial"/>
          <w:lang w:val="en-ZA"/>
        </w:rPr>
        <w:fldChar w:fldCharType="separate"/>
      </w:r>
      <w:r w:rsidR="00CA6455">
        <w:rPr>
          <w:rFonts w:ascii="Arial" w:eastAsia="Calibri" w:hAnsi="Arial" w:cs="Arial"/>
          <w:noProof/>
          <w:lang w:val="en-ZA"/>
        </w:rPr>
        <w:t>[38]</w:t>
      </w:r>
      <w:r w:rsidR="006A3D88">
        <w:rPr>
          <w:rFonts w:ascii="Arial" w:eastAsia="Calibri" w:hAnsi="Arial" w:cs="Arial"/>
          <w:lang w:val="en-ZA"/>
        </w:rPr>
        <w:fldChar w:fldCharType="end"/>
      </w:r>
      <w:r w:rsidR="006A3D88" w:rsidRPr="00A673E9">
        <w:rPr>
          <w:rFonts w:ascii="Arial" w:eastAsia="Calibri" w:hAnsi="Arial" w:cs="Arial"/>
          <w:lang w:val="en-ZA"/>
        </w:rPr>
        <w:t>.</w:t>
      </w:r>
    </w:p>
    <w:p w14:paraId="6DD6C24E" w14:textId="480E80C9" w:rsidR="002D02C1" w:rsidRDefault="00A6106F" w:rsidP="00993583">
      <w:pPr>
        <w:pStyle w:val="Heading2"/>
        <w:rPr>
          <w:rFonts w:ascii="Arial" w:eastAsia="Calibri" w:hAnsi="Arial" w:cs="Arial"/>
          <w:lang w:val="en-ZW"/>
        </w:rPr>
      </w:pPr>
      <w:bookmarkStart w:id="1106" w:name="_Toc128690073"/>
      <w:r w:rsidRPr="00EC7FDA">
        <w:rPr>
          <w:rFonts w:eastAsia="Calibri"/>
          <w:lang w:val="en-ZW"/>
        </w:rPr>
        <w:t>Implementation of mitigation interventions in health facilities</w:t>
      </w:r>
      <w:bookmarkEnd w:id="1106"/>
      <w:r w:rsidRPr="00EC7FDA">
        <w:rPr>
          <w:rFonts w:eastAsia="Calibri"/>
          <w:lang w:val="en-ZW"/>
        </w:rPr>
        <w:t xml:space="preserve"> </w:t>
      </w:r>
    </w:p>
    <w:p w14:paraId="50CD92E4" w14:textId="77777777" w:rsidR="006D1F75" w:rsidRDefault="006D1F75" w:rsidP="002E20C3">
      <w:pPr>
        <w:spacing w:line="360" w:lineRule="auto"/>
        <w:jc w:val="both"/>
        <w:rPr>
          <w:rFonts w:ascii="Arial" w:eastAsia="Calibri" w:hAnsi="Arial" w:cs="Arial"/>
          <w:lang w:val="en-ZW"/>
        </w:rPr>
      </w:pPr>
    </w:p>
    <w:p w14:paraId="498879E2" w14:textId="09093275" w:rsidR="00762439" w:rsidRDefault="006D1F75" w:rsidP="002E20C3">
      <w:pPr>
        <w:spacing w:line="360" w:lineRule="auto"/>
        <w:jc w:val="both"/>
        <w:rPr>
          <w:rFonts w:ascii="Arial" w:eastAsia="Calibri" w:hAnsi="Arial" w:cs="Arial"/>
        </w:rPr>
      </w:pPr>
      <w:r w:rsidRPr="006D1F75">
        <w:rPr>
          <w:rFonts w:ascii="Arial" w:eastAsia="Calibri" w:hAnsi="Arial" w:cs="Arial"/>
        </w:rPr>
        <w:t xml:space="preserve">The project </w:t>
      </w:r>
      <w:del w:id="1107" w:author="Shobna Sawry" w:date="2023-03-05T21:29:00Z">
        <w:r w:rsidRPr="006D1F75" w:rsidDel="00C441D0">
          <w:rPr>
            <w:rFonts w:ascii="Arial" w:eastAsia="Calibri" w:hAnsi="Arial" w:cs="Arial"/>
          </w:rPr>
          <w:delText xml:space="preserve">is </w:delText>
        </w:r>
      </w:del>
      <w:ins w:id="1108" w:author="Shobna Sawry" w:date="2023-03-05T21:29:00Z">
        <w:r w:rsidR="00C441D0">
          <w:rPr>
            <w:rFonts w:ascii="Arial" w:eastAsia="Calibri" w:hAnsi="Arial" w:cs="Arial"/>
          </w:rPr>
          <w:t>intends on</w:t>
        </w:r>
        <w:r w:rsidR="00C441D0" w:rsidRPr="006D1F75">
          <w:rPr>
            <w:rFonts w:ascii="Arial" w:eastAsia="Calibri" w:hAnsi="Arial" w:cs="Arial"/>
          </w:rPr>
          <w:t xml:space="preserve"> </w:t>
        </w:r>
      </w:ins>
      <w:r w:rsidRPr="006D1F75">
        <w:rPr>
          <w:rFonts w:ascii="Arial" w:eastAsia="Calibri" w:hAnsi="Arial" w:cs="Arial"/>
        </w:rPr>
        <w:t xml:space="preserve">implementing a range of </w:t>
      </w:r>
      <w:ins w:id="1109" w:author="Shobna Sawry" w:date="2023-03-05T21:29:00Z">
        <w:r w:rsidR="00C441D0">
          <w:rPr>
            <w:rFonts w:ascii="Arial" w:eastAsia="Calibri" w:hAnsi="Arial" w:cs="Arial"/>
          </w:rPr>
          <w:t xml:space="preserve">facility-specific </w:t>
        </w:r>
      </w:ins>
      <w:r w:rsidRPr="006D1F75">
        <w:rPr>
          <w:rFonts w:ascii="Arial" w:eastAsia="Calibri" w:hAnsi="Arial" w:cs="Arial"/>
        </w:rPr>
        <w:t xml:space="preserve">interventions to reduce carbon emissions in </w:t>
      </w:r>
      <w:del w:id="1110" w:author="Craig Parker" w:date="2023-03-03T13:18:00Z">
        <w:r w:rsidR="00506AFF" w:rsidRPr="00506AFF" w:rsidDel="00FC7804">
          <w:rPr>
            <w:rFonts w:ascii="Arial" w:eastAsia="Calibri" w:hAnsi="Arial" w:cs="Arial"/>
          </w:rPr>
          <w:delText>Maternal, Newborn, and Child Health</w:delText>
        </w:r>
        <w:r w:rsidRPr="006D1F75" w:rsidDel="00FC7804">
          <w:rPr>
            <w:rFonts w:ascii="Arial" w:eastAsia="Calibri" w:hAnsi="Arial" w:cs="Arial"/>
          </w:rPr>
          <w:delText xml:space="preserve"> </w:delText>
        </w:r>
      </w:del>
      <w:ins w:id="1111" w:author="Craig Parker" w:date="2023-03-03T13:18:00Z">
        <w:r w:rsidR="00FC7804" w:rsidRPr="00506AFF">
          <w:rPr>
            <w:rFonts w:ascii="Arial" w:eastAsia="Calibri" w:hAnsi="Arial" w:cs="Arial"/>
          </w:rPr>
          <w:t>Maternal, Newborn, and Child Health</w:t>
        </w:r>
        <w:r w:rsidR="00FC7804" w:rsidRPr="006D1F75">
          <w:rPr>
            <w:rFonts w:ascii="Arial" w:eastAsia="Calibri" w:hAnsi="Arial" w:cs="Arial"/>
          </w:rPr>
          <w:t xml:space="preserve"> </w:t>
        </w:r>
      </w:ins>
      <w:r w:rsidRPr="006D1F75">
        <w:rPr>
          <w:rFonts w:ascii="Arial" w:eastAsia="Calibri" w:hAnsi="Arial" w:cs="Arial"/>
        </w:rPr>
        <w:t>facilities in Kenya, Zimbabwe, and South Africa.</w:t>
      </w:r>
      <w:del w:id="1112" w:author="Craig Parker" w:date="2023-03-02T21:55:00Z">
        <w:r w:rsidR="00762439" w:rsidDel="0051322C">
          <w:rPr>
            <w:rFonts w:ascii="Arial" w:eastAsia="Calibri" w:hAnsi="Arial" w:cs="Arial"/>
          </w:rPr>
          <w:delText xml:space="preserve"> </w:delText>
        </w:r>
        <w:r w:rsidR="00762439" w:rsidRPr="00762439" w:rsidDel="0051322C">
          <w:rPr>
            <w:rFonts w:ascii="Arial" w:eastAsia="Calibri" w:hAnsi="Arial" w:cs="Arial"/>
          </w:rPr>
          <w:delText>The mitigation interventions will be implemented in a step-wise manner using the AKDN Carbon Management Tool to guide the process</w:delText>
        </w:r>
      </w:del>
      <w:del w:id="1113" w:author="Craig Parker" w:date="2023-03-02T21:50:00Z">
        <w:r w:rsidR="00762439" w:rsidRPr="00762439" w:rsidDel="00141BB2">
          <w:rPr>
            <w:rFonts w:ascii="Arial" w:eastAsia="Calibri" w:hAnsi="Arial" w:cs="Arial"/>
          </w:rPr>
          <w:delText>. The AKDN Carbon Management Tool is a standardized tool for measuring and managing carbon emissions, and it will be used to identify areas for mitigation interventions in each facility</w:delText>
        </w:r>
      </w:del>
      <w:r w:rsidR="00762439" w:rsidRPr="00762439">
        <w:rPr>
          <w:rFonts w:ascii="Arial" w:eastAsia="Calibri" w:hAnsi="Arial" w:cs="Arial"/>
        </w:rPr>
        <w:t>. Once areas for intervention are identified, an action plan will be developed, outlining specific activities and timelines for implementation.</w:t>
      </w:r>
      <w:ins w:id="1114" w:author="Craig Parker" w:date="2023-03-02T21:50:00Z">
        <w:r w:rsidR="004B3FEE">
          <w:rPr>
            <w:rFonts w:ascii="Arial" w:eastAsia="Calibri" w:hAnsi="Arial" w:cs="Arial"/>
          </w:rPr>
          <w:t xml:space="preserve"> </w:t>
        </w:r>
        <w:commentRangeStart w:id="1115"/>
        <w:r w:rsidR="004B3FEE">
          <w:rPr>
            <w:rFonts w:ascii="Arial" w:eastAsia="Calibri" w:hAnsi="Arial" w:cs="Arial"/>
          </w:rPr>
          <w:t xml:space="preserve">High Horizons partners </w:t>
        </w:r>
      </w:ins>
      <w:del w:id="1116" w:author="Craig Parker" w:date="2023-03-02T21:50:00Z">
        <w:r w:rsidR="00762439" w:rsidRPr="00762439" w:rsidDel="004B3FEE">
          <w:rPr>
            <w:rFonts w:ascii="Arial" w:eastAsia="Calibri" w:hAnsi="Arial" w:cs="Arial"/>
          </w:rPr>
          <w:delText xml:space="preserve"> </w:delText>
        </w:r>
      </w:del>
      <w:commentRangeEnd w:id="1115"/>
      <w:r w:rsidR="006F03F3">
        <w:rPr>
          <w:rStyle w:val="CommentReference"/>
        </w:rPr>
        <w:commentReference w:id="1115"/>
      </w:r>
      <w:del w:id="1117" w:author="Craig Parker" w:date="2023-03-02T21:50:00Z">
        <w:r w:rsidR="00762439" w:rsidRPr="00762439" w:rsidDel="004B3FEE">
          <w:rPr>
            <w:rFonts w:ascii="Arial" w:eastAsia="Calibri" w:hAnsi="Arial" w:cs="Arial"/>
          </w:rPr>
          <w:delText>Local partners</w:delText>
        </w:r>
      </w:del>
      <w:del w:id="1118" w:author="Craig Parker" w:date="2023-03-02T21:51:00Z">
        <w:r w:rsidR="00762439" w:rsidRPr="00762439" w:rsidDel="003147AD">
          <w:rPr>
            <w:rFonts w:ascii="Arial" w:eastAsia="Calibri" w:hAnsi="Arial" w:cs="Arial"/>
          </w:rPr>
          <w:delText xml:space="preserve">, with support from the </w:delText>
        </w:r>
      </w:del>
      <w:r w:rsidR="00762439" w:rsidRPr="00762439">
        <w:rPr>
          <w:rFonts w:ascii="Arial" w:eastAsia="Calibri" w:hAnsi="Arial" w:cs="Arial"/>
        </w:rPr>
        <w:t xml:space="preserve">research team, will be responsible for implementing the interventions. </w:t>
      </w:r>
      <w:commentRangeStart w:id="1119"/>
      <w:r w:rsidR="00762439" w:rsidRPr="00762439">
        <w:rPr>
          <w:rFonts w:ascii="Arial" w:eastAsia="Calibri" w:hAnsi="Arial" w:cs="Arial"/>
        </w:rPr>
        <w:t>Progress will be monitored through serial measurements of carbon emissions, energy use, and waste management practices using the AKDN carbon management tool</w:t>
      </w:r>
      <w:ins w:id="1120" w:author="Craig Parker" w:date="2023-03-02T21:51:00Z">
        <w:r w:rsidR="003C05DB">
          <w:rPr>
            <w:rFonts w:ascii="Arial" w:eastAsia="Calibri" w:hAnsi="Arial" w:cs="Arial"/>
          </w:rPr>
          <w:t>.</w:t>
        </w:r>
      </w:ins>
      <w:commentRangeEnd w:id="1119"/>
      <w:r w:rsidR="007D3EBF">
        <w:rPr>
          <w:rStyle w:val="CommentReference"/>
        </w:rPr>
        <w:commentReference w:id="1119"/>
      </w:r>
    </w:p>
    <w:p w14:paraId="2FAFA123" w14:textId="77777777" w:rsidR="00762439" w:rsidRDefault="00762439" w:rsidP="002E20C3">
      <w:pPr>
        <w:spacing w:line="360" w:lineRule="auto"/>
        <w:jc w:val="both"/>
        <w:rPr>
          <w:rFonts w:ascii="Arial" w:eastAsia="Calibri" w:hAnsi="Arial" w:cs="Arial"/>
        </w:rPr>
      </w:pPr>
    </w:p>
    <w:p w14:paraId="18A8B772" w14:textId="4107268D" w:rsidR="006D1F75" w:rsidRPr="002E20C3" w:rsidDel="00A06914" w:rsidRDefault="006D1F75" w:rsidP="002E20C3">
      <w:pPr>
        <w:spacing w:line="360" w:lineRule="auto"/>
        <w:jc w:val="both"/>
        <w:rPr>
          <w:del w:id="1121" w:author="Craig Parker" w:date="2023-03-03T13:20:00Z"/>
          <w:rFonts w:ascii="Arial" w:eastAsia="Calibri" w:hAnsi="Arial" w:cs="Arial"/>
          <w:lang w:val="en-ZW"/>
        </w:rPr>
      </w:pPr>
      <w:del w:id="1122" w:author="Craig Parker" w:date="2023-03-03T13:20:00Z">
        <w:r w:rsidRPr="006D1F75" w:rsidDel="0085515F">
          <w:rPr>
            <w:rFonts w:ascii="Arial" w:eastAsia="Calibri" w:hAnsi="Arial" w:cs="Arial"/>
          </w:rPr>
          <w:delText>In Kenya, these interventions</w:delText>
        </w:r>
        <w:r w:rsidR="00762439" w:rsidDel="0085515F">
          <w:rPr>
            <w:rFonts w:ascii="Arial" w:eastAsia="Calibri" w:hAnsi="Arial" w:cs="Arial"/>
          </w:rPr>
          <w:delText xml:space="preserve"> could</w:delText>
        </w:r>
        <w:r w:rsidRPr="006D1F75" w:rsidDel="0085515F">
          <w:rPr>
            <w:rFonts w:ascii="Arial" w:eastAsia="Calibri" w:hAnsi="Arial" w:cs="Arial"/>
          </w:rPr>
          <w:delText xml:space="preserve"> include installing solar </w:delText>
        </w:r>
        <w:r w:rsidRPr="006D1F75" w:rsidDel="0047526D">
          <w:rPr>
            <w:rFonts w:ascii="Arial" w:eastAsia="Calibri" w:hAnsi="Arial" w:cs="Arial"/>
          </w:rPr>
          <w:delText>P</w:delText>
        </w:r>
        <w:r w:rsidR="00571985" w:rsidDel="0047526D">
          <w:rPr>
            <w:rFonts w:ascii="Arial" w:eastAsia="Calibri" w:hAnsi="Arial" w:cs="Arial"/>
          </w:rPr>
          <w:delText>hotovoltaic</w:delText>
        </w:r>
        <w:r w:rsidR="00875BE6" w:rsidDel="0047526D">
          <w:rPr>
            <w:rFonts w:ascii="Arial" w:eastAsia="Calibri" w:hAnsi="Arial" w:cs="Arial"/>
          </w:rPr>
          <w:delText>(PV)</w:delText>
        </w:r>
        <w:r w:rsidRPr="006D1F75" w:rsidDel="0047526D">
          <w:rPr>
            <w:rFonts w:ascii="Arial" w:eastAsia="Calibri" w:hAnsi="Arial" w:cs="Arial"/>
          </w:rPr>
          <w:delText xml:space="preserve"> </w:delText>
        </w:r>
        <w:r w:rsidRPr="006D1F75" w:rsidDel="0085515F">
          <w:rPr>
            <w:rFonts w:ascii="Arial" w:eastAsia="Calibri" w:hAnsi="Arial" w:cs="Arial"/>
          </w:rPr>
          <w:delText xml:space="preserve">systems, modifying buildings for natural ventilation and shading, and replacing air-conditioning units with more energy-efficient alternatives. In Zimbabwe, the project aims to implement environmentally-friendly waste management practices, reduce harmful refrigerants, and plant trees for shade and carbon offset. In South Africa, the interventions will be customized to meet the unique needs and circumstances of the </w:delText>
        </w:r>
        <w:r w:rsidRPr="006D1F75" w:rsidDel="0085515F">
          <w:rPr>
            <w:rFonts w:ascii="Arial" w:eastAsia="Calibri" w:hAnsi="Arial" w:cs="Arial"/>
          </w:rPr>
          <w:lastRenderedPageBreak/>
          <w:delText>location, focusing on reducing the use of fossil fuels, implementing waste management practices, planting trees, and replacing air-conditioning units</w:delText>
        </w:r>
        <w:r w:rsidR="007621B9" w:rsidDel="0085515F">
          <w:rPr>
            <w:rFonts w:ascii="Arial" w:eastAsia="Calibri" w:hAnsi="Arial" w:cs="Arial"/>
          </w:rPr>
          <w:delText>.</w:delText>
        </w:r>
      </w:del>
    </w:p>
    <w:p w14:paraId="275F0EBD" w14:textId="4A5EB4E8" w:rsidR="002E20C3" w:rsidRPr="002E20C3" w:rsidDel="00B64CCB" w:rsidRDefault="0085515F" w:rsidP="002E20C3">
      <w:pPr>
        <w:spacing w:line="360" w:lineRule="auto"/>
        <w:jc w:val="both"/>
        <w:rPr>
          <w:del w:id="1123" w:author="Craig Parker" w:date="2023-03-02T21:52:00Z"/>
          <w:rFonts w:ascii="Arial" w:eastAsia="Calibri" w:hAnsi="Arial" w:cs="Arial"/>
          <w:lang w:val="en-ZW"/>
        </w:rPr>
      </w:pPr>
      <w:ins w:id="1124" w:author="Craig Parker" w:date="2023-03-03T13:20:00Z">
        <w:r w:rsidRPr="006D1F75">
          <w:rPr>
            <w:rFonts w:ascii="Arial" w:eastAsia="Calibri" w:hAnsi="Arial" w:cs="Arial"/>
          </w:rPr>
          <w:t>In Kenya, these interventions</w:t>
        </w:r>
        <w:r>
          <w:rPr>
            <w:rFonts w:ascii="Arial" w:eastAsia="Calibri" w:hAnsi="Arial" w:cs="Arial"/>
          </w:rPr>
          <w:t xml:space="preserve"> could</w:t>
        </w:r>
        <w:r w:rsidRPr="006D1F75">
          <w:rPr>
            <w:rFonts w:ascii="Arial" w:eastAsia="Calibri" w:hAnsi="Arial" w:cs="Arial"/>
          </w:rPr>
          <w:t xml:space="preserve"> include installing solar P</w:t>
        </w:r>
        <w:r>
          <w:rPr>
            <w:rFonts w:ascii="Arial" w:eastAsia="Calibri" w:hAnsi="Arial" w:cs="Arial"/>
          </w:rPr>
          <w:t>hotovoltaic(PV)</w:t>
        </w:r>
        <w:r w:rsidRPr="006D1F75">
          <w:rPr>
            <w:rFonts w:ascii="Arial" w:eastAsia="Calibri" w:hAnsi="Arial" w:cs="Arial"/>
          </w:rPr>
          <w:t xml:space="preserve"> systems, modifying buildings for natural ventilation and shading, and replacing air-conditioning units with more energy-efficient alternatives. In Zimbabwe, the project </w:t>
        </w:r>
        <w:commentRangeStart w:id="1125"/>
        <w:r w:rsidRPr="006D1F75">
          <w:rPr>
            <w:rFonts w:ascii="Arial" w:eastAsia="Calibri" w:hAnsi="Arial" w:cs="Arial"/>
          </w:rPr>
          <w:t xml:space="preserve">aims to implement </w:t>
        </w:r>
      </w:ins>
      <w:commentRangeEnd w:id="1125"/>
      <w:r w:rsidR="005A610E">
        <w:rPr>
          <w:rStyle w:val="CommentReference"/>
        </w:rPr>
        <w:commentReference w:id="1125"/>
      </w:r>
      <w:ins w:id="1126" w:author="Craig Parker" w:date="2023-03-03T13:20:00Z">
        <w:r w:rsidRPr="006D1F75">
          <w:rPr>
            <w:rFonts w:ascii="Arial" w:eastAsia="Calibri" w:hAnsi="Arial" w:cs="Arial"/>
          </w:rPr>
          <w:t>environmentally-friendly waste management practices, reduce harmful refrigerants, and plant trees for shade and carbon offset. In South Africa, the interventions will be customized to meet the unique needs and circumstances of the location, focusing on reducing the use of fossil fuels, implementing waste management practices, planting trees, and replacing air-conditioning units</w:t>
        </w:r>
        <w:r>
          <w:rPr>
            <w:rFonts w:ascii="Arial" w:eastAsia="Calibri" w:hAnsi="Arial" w:cs="Arial"/>
          </w:rPr>
          <w:t>.</w:t>
        </w:r>
      </w:ins>
    </w:p>
    <w:p w14:paraId="4CD253C3" w14:textId="3B58C7F3" w:rsidR="002E20C3" w:rsidDel="00B64CCB" w:rsidRDefault="002E20C3" w:rsidP="002E20C3">
      <w:pPr>
        <w:spacing w:line="360" w:lineRule="auto"/>
        <w:jc w:val="both"/>
        <w:rPr>
          <w:del w:id="1127" w:author="Craig Parker" w:date="2023-03-02T21:52:00Z"/>
          <w:rFonts w:ascii="Arial" w:eastAsia="Calibri" w:hAnsi="Arial" w:cs="Arial"/>
          <w:lang w:val="en-ZW"/>
        </w:rPr>
      </w:pPr>
      <w:del w:id="1128" w:author="Craig Parker" w:date="2023-03-02T21:52:00Z">
        <w:r w:rsidRPr="002E20C3" w:rsidDel="00B64CCB">
          <w:rPr>
            <w:rFonts w:ascii="Arial" w:eastAsia="Calibri" w:hAnsi="Arial" w:cs="Arial"/>
            <w:lang w:val="en-ZW"/>
          </w:rPr>
          <w:delText xml:space="preserve">The interventions will be evaluated for their effectiveness in reducing carbon emissions and their cost-effectiveness. A comprehensive communication and dissemination strategy will be designed and implemented to ensure the widespread adoption of these practices in MNCH facilities. The HIGH Horizons project will utilize the AKHS investment </w:delText>
        </w:r>
        <w:r w:rsidR="00207101" w:rsidRPr="002E20C3" w:rsidDel="00B64CCB">
          <w:rPr>
            <w:rFonts w:ascii="Arial" w:eastAsia="Calibri" w:hAnsi="Arial" w:cs="Arial"/>
            <w:lang w:val="en-ZW"/>
          </w:rPr>
          <w:delText>modelling</w:delText>
        </w:r>
        <w:r w:rsidRPr="002E20C3" w:rsidDel="00B64CCB">
          <w:rPr>
            <w:rFonts w:ascii="Arial" w:eastAsia="Calibri" w:hAnsi="Arial" w:cs="Arial"/>
            <w:lang w:val="en-ZW"/>
          </w:rPr>
          <w:delText xml:space="preserve"> approach to select public and private sector mitigation efforts in health care facilities, </w:delText>
        </w:r>
        <w:r w:rsidR="006C2916" w:rsidDel="00B64CCB">
          <w:rPr>
            <w:rFonts w:ascii="Arial" w:eastAsia="Calibri" w:hAnsi="Arial" w:cs="Arial"/>
            <w:lang w:val="en-ZW"/>
          </w:rPr>
          <w:delText>maximizing carbon emissions reduct</w:delText>
        </w:r>
        <w:r w:rsidRPr="002E20C3" w:rsidDel="00B64CCB">
          <w:rPr>
            <w:rFonts w:ascii="Arial" w:eastAsia="Calibri" w:hAnsi="Arial" w:cs="Arial"/>
            <w:lang w:val="en-ZW"/>
          </w:rPr>
          <w:delText>ions while allocating current or projected financial resources</w:delText>
        </w:r>
        <w:r w:rsidR="00FE2BE4" w:rsidDel="00B64CCB">
          <w:rPr>
            <w:rFonts w:ascii="Arial" w:eastAsia="Calibri" w:hAnsi="Arial" w:cs="Arial"/>
            <w:lang w:val="en-ZW"/>
          </w:rPr>
          <w:delText>.</w:delText>
        </w:r>
      </w:del>
    </w:p>
    <w:p w14:paraId="434B2D9E" w14:textId="77777777" w:rsidR="002E20C3" w:rsidRPr="008D3C70" w:rsidRDefault="002E20C3" w:rsidP="00064142">
      <w:pPr>
        <w:spacing w:line="360" w:lineRule="auto"/>
        <w:jc w:val="both"/>
        <w:rPr>
          <w:rFonts w:ascii="Arial" w:eastAsia="Calibri" w:hAnsi="Arial" w:cs="Arial"/>
          <w:lang w:val="en-ZW"/>
        </w:rPr>
      </w:pPr>
    </w:p>
    <w:p w14:paraId="63E0217E" w14:textId="77AC6001" w:rsidR="0037133D" w:rsidRPr="00EF5986" w:rsidRDefault="00333E1D" w:rsidP="0025012C">
      <w:pPr>
        <w:pStyle w:val="Heading2"/>
        <w:rPr>
          <w:rFonts w:eastAsia="Calibri"/>
          <w:lang w:val="en-ZW"/>
        </w:rPr>
      </w:pPr>
      <w:bookmarkStart w:id="1129" w:name="_Toc128690074"/>
      <w:r w:rsidRPr="00333E1D">
        <w:rPr>
          <w:rFonts w:eastAsia="Calibri"/>
          <w:lang w:val="en-ZW"/>
        </w:rPr>
        <w:t>Effectiveness of mitigation interventions in health facilities</w:t>
      </w:r>
      <w:bookmarkEnd w:id="1129"/>
      <w:r w:rsidRPr="00333E1D">
        <w:rPr>
          <w:rFonts w:eastAsia="Calibri"/>
          <w:lang w:val="en-ZW"/>
        </w:rPr>
        <w:tab/>
      </w:r>
    </w:p>
    <w:p w14:paraId="38DC0A0B" w14:textId="0C8A2E40" w:rsidR="00B75C96" w:rsidRPr="00104BDA" w:rsidRDefault="00604BB0" w:rsidP="00104BDA">
      <w:pPr>
        <w:spacing w:after="160" w:line="360" w:lineRule="auto"/>
        <w:jc w:val="both"/>
        <w:rPr>
          <w:rFonts w:ascii="Arial" w:eastAsia="Calibri" w:hAnsi="Arial" w:cs="Arial"/>
          <w:lang w:val="en-ZA"/>
        </w:rPr>
      </w:pPr>
      <w:bookmarkStart w:id="1130" w:name="_Toc182630320"/>
      <w:bookmarkStart w:id="1131" w:name="_Toc182630594"/>
      <w:bookmarkStart w:id="1132" w:name="_Toc182636500"/>
      <w:bookmarkStart w:id="1133" w:name="_Toc182643343"/>
      <w:bookmarkStart w:id="1134" w:name="_Toc182646417"/>
      <w:bookmarkStart w:id="1135" w:name="_Toc182646891"/>
      <w:bookmarkStart w:id="1136" w:name="_Toc121220141"/>
      <w:r>
        <w:rPr>
          <w:rFonts w:ascii="Arial" w:eastAsia="Calibri" w:hAnsi="Arial" w:cs="Arial"/>
        </w:rPr>
        <w:t>P</w:t>
      </w:r>
      <w:ins w:id="1137" w:author="Craig Parker" w:date="2023-03-02T21:54:00Z">
        <w:r w:rsidR="00564BFB">
          <w:rPr>
            <w:rFonts w:ascii="Arial" w:eastAsia="Calibri" w:hAnsi="Arial" w:cs="Arial"/>
          </w:rPr>
          <w:t xml:space="preserve">hase three of </w:t>
        </w:r>
      </w:ins>
      <w:del w:id="1138" w:author="Craig Parker" w:date="2023-03-02T21:54:00Z">
        <w:r w:rsidR="00B75C96" w:rsidRPr="00B75C96" w:rsidDel="00564BFB">
          <w:rPr>
            <w:rFonts w:ascii="Arial" w:eastAsia="Calibri" w:hAnsi="Arial" w:cs="Arial"/>
          </w:rPr>
          <w:delText xml:space="preserve">rimary outcome measure of </w:delText>
        </w:r>
      </w:del>
      <w:r w:rsidR="00B75C96" w:rsidRPr="00B75C96">
        <w:rPr>
          <w:rFonts w:ascii="Arial" w:eastAsia="Calibri" w:hAnsi="Arial" w:cs="Arial"/>
        </w:rPr>
        <w:t xml:space="preserve">this project will </w:t>
      </w:r>
      <w:del w:id="1139" w:author="Craig Parker" w:date="2023-03-03T16:28:00Z">
        <w:r w:rsidR="00B75C96" w:rsidRPr="00B75C96" w:rsidDel="002366D4">
          <w:rPr>
            <w:rFonts w:ascii="Arial" w:eastAsia="Calibri" w:hAnsi="Arial" w:cs="Arial"/>
          </w:rPr>
          <w:delText xml:space="preserve">be to </w:delText>
        </w:r>
      </w:del>
      <w:r w:rsidR="00B75C96" w:rsidRPr="00B75C96">
        <w:rPr>
          <w:rFonts w:ascii="Arial" w:eastAsia="Calibri" w:hAnsi="Arial" w:cs="Arial"/>
        </w:rPr>
        <w:t xml:space="preserve">quantify the </w:t>
      </w:r>
      <w:proofErr w:type="spellStart"/>
      <w:r w:rsidR="00B75C96" w:rsidRPr="00B75C96">
        <w:rPr>
          <w:rFonts w:ascii="Arial" w:eastAsia="Calibri" w:hAnsi="Arial" w:cs="Arial"/>
        </w:rPr>
        <w:t>tonnes</w:t>
      </w:r>
      <w:proofErr w:type="spellEnd"/>
      <w:r w:rsidR="00B75C96" w:rsidRPr="00B75C96">
        <w:rPr>
          <w:rFonts w:ascii="Arial" w:eastAsia="Calibri" w:hAnsi="Arial" w:cs="Arial"/>
        </w:rPr>
        <w:t xml:space="preserve"> of </w:t>
      </w:r>
      <w:del w:id="1140" w:author="Craig Parker" w:date="2023-03-03T11:53:00Z">
        <w:r w:rsidR="00B75C96" w:rsidRPr="00B75C96" w:rsidDel="00B47EBD">
          <w:rPr>
            <w:rFonts w:ascii="Arial" w:eastAsia="Calibri" w:hAnsi="Arial" w:cs="Arial"/>
          </w:rPr>
          <w:delText>CO</w:delText>
        </w:r>
        <w:r w:rsidR="00B75C96" w:rsidRPr="00371BBB" w:rsidDel="00B47EBD">
          <w:rPr>
            <w:rFonts w:ascii="Arial" w:eastAsia="Calibri" w:hAnsi="Arial" w:cs="Arial"/>
            <w:vertAlign w:val="subscript"/>
          </w:rPr>
          <w:delText>2</w:delText>
        </w:r>
        <w:r w:rsidR="00B75C96" w:rsidRPr="00B75C96" w:rsidDel="00B47EBD">
          <w:rPr>
            <w:rFonts w:ascii="Arial" w:eastAsia="Calibri" w:hAnsi="Arial" w:cs="Arial"/>
          </w:rPr>
          <w:delText xml:space="preserve"> </w:delText>
        </w:r>
      </w:del>
      <w:ins w:id="1141" w:author="Craig Parker" w:date="2023-03-03T11:53:00Z">
        <w:r w:rsidR="00B47EBD" w:rsidRPr="00B75C96">
          <w:rPr>
            <w:rFonts w:ascii="Arial" w:eastAsia="Calibri" w:hAnsi="Arial" w:cs="Arial"/>
          </w:rPr>
          <w:t>CO</w:t>
        </w:r>
        <w:r w:rsidR="00B47EBD" w:rsidRPr="00371BBB">
          <w:rPr>
            <w:rFonts w:ascii="Arial" w:eastAsia="Calibri" w:hAnsi="Arial" w:cs="Arial"/>
            <w:vertAlign w:val="subscript"/>
          </w:rPr>
          <w:t>2</w:t>
        </w:r>
      </w:ins>
      <w:ins w:id="1142" w:author="Craig Parker" w:date="2023-03-03T16:28:00Z">
        <w:r w:rsidR="002366D4">
          <w:rPr>
            <w:rFonts w:ascii="Arial" w:eastAsia="Calibri" w:hAnsi="Arial" w:cs="Arial"/>
            <w:vertAlign w:val="subscript"/>
          </w:rPr>
          <w:t xml:space="preserve"> </w:t>
        </w:r>
      </w:ins>
      <w:r w:rsidR="00B75C96" w:rsidRPr="00B75C96">
        <w:rPr>
          <w:rFonts w:ascii="Arial" w:eastAsia="Calibri" w:hAnsi="Arial" w:cs="Arial"/>
        </w:rPr>
        <w:t xml:space="preserve">emitted by each health facility </w:t>
      </w:r>
      <w:del w:id="1143" w:author="Shobna Sawry" w:date="2023-03-05T21:33:00Z">
        <w:r w:rsidR="00B75C96" w:rsidRPr="00B75C96" w:rsidDel="00D02932">
          <w:rPr>
            <w:rFonts w:ascii="Arial" w:eastAsia="Calibri" w:hAnsi="Arial" w:cs="Arial"/>
          </w:rPr>
          <w:delText xml:space="preserve">before and </w:delText>
        </w:r>
      </w:del>
      <w:r w:rsidR="00B75C96" w:rsidRPr="00B75C96">
        <w:rPr>
          <w:rFonts w:ascii="Arial" w:eastAsia="Calibri" w:hAnsi="Arial" w:cs="Arial"/>
        </w:rPr>
        <w:t>after implementing carbon mitigation interventions. We will assess the effectiveness of these interventions on reducing carbon emissions as the main goal, while environmental impact</w:t>
      </w:r>
      <w:r w:rsidR="0018050B">
        <w:rPr>
          <w:rFonts w:ascii="Arial" w:eastAsia="Calibri" w:hAnsi="Arial" w:cs="Arial"/>
        </w:rPr>
        <w:t>s</w:t>
      </w:r>
      <w:r w:rsidR="00B75C96" w:rsidRPr="00B75C96">
        <w:rPr>
          <w:rFonts w:ascii="Arial" w:eastAsia="Calibri" w:hAnsi="Arial" w:cs="Arial"/>
        </w:rPr>
        <w:t xml:space="preserve"> and cost-effectiveness will be secondary measures.</w:t>
      </w:r>
    </w:p>
    <w:p w14:paraId="3B2F2740" w14:textId="4A38F511" w:rsidR="00104BDA" w:rsidRPr="00104BDA" w:rsidRDefault="003E6020" w:rsidP="00104BDA">
      <w:pPr>
        <w:spacing w:after="160" w:line="360" w:lineRule="auto"/>
        <w:jc w:val="both"/>
        <w:rPr>
          <w:rFonts w:ascii="Arial" w:eastAsia="Calibri" w:hAnsi="Arial" w:cs="Arial"/>
          <w:lang w:val="en-ZA"/>
        </w:rPr>
      </w:pPr>
      <w:r w:rsidRPr="00104BDA">
        <w:rPr>
          <w:rFonts w:ascii="Arial" w:eastAsia="Calibri" w:hAnsi="Arial" w:cs="Arial"/>
          <w:lang w:val="en-ZA"/>
        </w:rPr>
        <w:t>To</w:t>
      </w:r>
      <w:r w:rsidR="00104BDA" w:rsidRPr="00104BDA">
        <w:rPr>
          <w:rFonts w:ascii="Arial" w:eastAsia="Calibri" w:hAnsi="Arial" w:cs="Arial"/>
          <w:lang w:val="en-ZA"/>
        </w:rPr>
        <w:t xml:space="preserve"> provide a comprehensive understanding of the effectiveness of the interventions, we will present the results in a disaggregated format, including estimates of the mean costs with appropriate measures of dispersion associated with each intervention in a descriptive table. This will allow stakeholders, program leaders, subject experts, researchers, and decision</w:t>
      </w:r>
      <w:r w:rsidR="00934C12">
        <w:rPr>
          <w:rFonts w:ascii="Arial" w:eastAsia="Calibri" w:hAnsi="Arial" w:cs="Arial"/>
          <w:lang w:val="en-ZA"/>
        </w:rPr>
        <w:t>-</w:t>
      </w:r>
      <w:r w:rsidR="00104BDA" w:rsidRPr="00104BDA">
        <w:rPr>
          <w:rFonts w:ascii="Arial" w:eastAsia="Calibri" w:hAnsi="Arial" w:cs="Arial"/>
          <w:lang w:val="en-ZA"/>
        </w:rPr>
        <w:t>makers to establish context-specific relevance and relative importance</w:t>
      </w:r>
      <w:r w:rsidR="00D31591">
        <w:rPr>
          <w:rFonts w:ascii="Arial" w:eastAsia="Calibri" w:hAnsi="Arial" w:cs="Arial"/>
          <w:lang w:val="en-ZA"/>
        </w:rPr>
        <w:fldChar w:fldCharType="begin"/>
      </w:r>
      <w:r w:rsidR="00CA6455">
        <w:rPr>
          <w:rFonts w:ascii="Arial" w:eastAsia="Calibri" w:hAnsi="Arial" w:cs="Arial"/>
          <w:lang w:val="en-ZA"/>
        </w:rPr>
        <w:instrText xml:space="preserve"> ADDIN EN.CITE &lt;EndNote&gt;&lt;Cite&gt;&lt;Author&gt;Horton&lt;/Author&gt;&lt;Year&gt;2018&lt;/Year&gt;&lt;RecNum&gt;462&lt;/RecNum&gt;&lt;DisplayText&gt;[39]&lt;/DisplayText&gt;&lt;record&gt;&lt;rec-number&gt;462&lt;/rec-number&gt;&lt;foreign-keys&gt;&lt;key app="EN" db-id="5szwxp0er2sa0tevxamvt5a9wdes925002ws" timestamp="1676629592"&gt;462&lt;/key&gt;&lt;/foreign-keys&gt;&lt;ref-type name="Journal Article"&gt;17&lt;/ref-type&gt;&lt;contributors&gt;&lt;authors&gt;&lt;author&gt;Horton, Tim J&lt;/author&gt;&lt;author&gt;Illingworth, John H&lt;/author&gt;&lt;author&gt;Warburton, Will HP&lt;/author&gt;&lt;/authors&gt;&lt;/contributors&gt;&lt;titles&gt;&lt;title&gt;Overcoming challenges in codifying and replicating complex health care interventions&lt;/title&gt;&lt;secondary-title&gt;Health Affairs&lt;/secondary-title&gt;&lt;/titles&gt;&lt;periodical&gt;&lt;full-title&gt;Health Affairs&lt;/full-title&gt;&lt;/periodical&gt;&lt;pages&gt;191-197&lt;/pages&gt;&lt;volume&gt;37&lt;/volume&gt;&lt;number&gt;2&lt;/number&gt;&lt;dates&gt;&lt;year&gt;2018&lt;/year&gt;&lt;/dates&gt;&lt;isbn&gt;0278-2715&lt;/isbn&gt;&lt;urls&gt;&lt;/urls&gt;&lt;/record&gt;&lt;/Cite&gt;&lt;/EndNote&gt;</w:instrText>
      </w:r>
      <w:r w:rsidR="00D31591">
        <w:rPr>
          <w:rFonts w:ascii="Arial" w:eastAsia="Calibri" w:hAnsi="Arial" w:cs="Arial"/>
          <w:lang w:val="en-ZA"/>
        </w:rPr>
        <w:fldChar w:fldCharType="separate"/>
      </w:r>
      <w:r w:rsidR="00CA6455">
        <w:rPr>
          <w:rFonts w:ascii="Arial" w:eastAsia="Calibri" w:hAnsi="Arial" w:cs="Arial"/>
          <w:noProof/>
          <w:lang w:val="en-ZA"/>
        </w:rPr>
        <w:t>[39]</w:t>
      </w:r>
      <w:r w:rsidR="00D31591">
        <w:rPr>
          <w:rFonts w:ascii="Arial" w:eastAsia="Calibri" w:hAnsi="Arial" w:cs="Arial"/>
          <w:lang w:val="en-ZA"/>
        </w:rPr>
        <w:fldChar w:fldCharType="end"/>
      </w:r>
      <w:r w:rsidR="00104BDA" w:rsidRPr="00104BDA">
        <w:rPr>
          <w:rFonts w:ascii="Arial" w:eastAsia="Calibri" w:hAnsi="Arial" w:cs="Arial"/>
          <w:lang w:val="en-ZA"/>
        </w:rPr>
        <w:t>.</w:t>
      </w:r>
    </w:p>
    <w:p w14:paraId="64FC918F" w14:textId="4166CDB4" w:rsidR="00104BDA" w:rsidRPr="00104BDA" w:rsidRDefault="00104BDA" w:rsidP="000251C9">
      <w:pPr>
        <w:spacing w:after="160" w:line="360" w:lineRule="auto"/>
        <w:jc w:val="both"/>
        <w:rPr>
          <w:rFonts w:ascii="Arial" w:eastAsia="Calibri" w:hAnsi="Arial" w:cs="Arial"/>
          <w:lang w:val="en-ZA"/>
        </w:rPr>
      </w:pPr>
      <w:r w:rsidRPr="00104BDA">
        <w:rPr>
          <w:rFonts w:ascii="Arial" w:eastAsia="Calibri" w:hAnsi="Arial" w:cs="Arial"/>
          <w:lang w:val="en-ZA"/>
        </w:rPr>
        <w:lastRenderedPageBreak/>
        <w:t xml:space="preserve">Furthermore, we </w:t>
      </w:r>
      <w:r w:rsidR="001E2DA7">
        <w:rPr>
          <w:rFonts w:ascii="Arial" w:eastAsia="Calibri" w:hAnsi="Arial" w:cs="Arial"/>
          <w:lang w:val="en-ZA"/>
        </w:rPr>
        <w:t>could</w:t>
      </w:r>
      <w:r w:rsidRPr="00104BDA">
        <w:rPr>
          <w:rFonts w:ascii="Arial" w:eastAsia="Calibri" w:hAnsi="Arial" w:cs="Arial"/>
          <w:lang w:val="en-ZA"/>
        </w:rPr>
        <w:t xml:space="preserve"> explore the potential for replicability of the interventions in other health facilities or sectors</w:t>
      </w:r>
      <w:r w:rsidR="00E80DAE">
        <w:rPr>
          <w:rFonts w:ascii="Arial" w:eastAsia="Calibri" w:hAnsi="Arial" w:cs="Arial"/>
          <w:lang w:val="en-ZA"/>
        </w:rPr>
        <w:fldChar w:fldCharType="begin"/>
      </w:r>
      <w:r w:rsidR="00CA6455">
        <w:rPr>
          <w:rFonts w:ascii="Arial" w:eastAsia="Calibri" w:hAnsi="Arial" w:cs="Arial"/>
          <w:lang w:val="en-ZA"/>
        </w:rPr>
        <w:instrText xml:space="preserve"> ADDIN EN.CITE &lt;EndNote&gt;&lt;Cite&gt;&lt;Author&gt;Kilbourne&lt;/Author&gt;&lt;Year&gt;2007&lt;/Year&gt;&lt;RecNum&gt;461&lt;/RecNum&gt;&lt;DisplayText&gt;[40]&lt;/DisplayText&gt;&lt;record&gt;&lt;rec-number&gt;461&lt;/rec-number&gt;&lt;foreign-keys&gt;&lt;key app="EN" db-id="5szwxp0er2sa0tevxamvt5a9wdes925002ws" timestamp="1676629400"&gt;461&lt;/key&gt;&lt;/foreign-keys&gt;&lt;ref-type name="Journal Article"&gt;17&lt;/ref-type&gt;&lt;contributors&gt;&lt;authors&gt;&lt;author&gt;Kilbourne, Amy M.&lt;/author&gt;&lt;author&gt;Neumann, Mary S.&lt;/author&gt;&lt;author&gt;Pincus, Harold A.&lt;/author&gt;&lt;author&gt;Bauer, Mark S.&lt;/author&gt;&lt;author&gt;Stall, Ronald&lt;/author&gt;&lt;/authors&gt;&lt;/contributors&gt;&lt;titles&gt;&lt;title&gt;Implementing evidence-based interventions in health care: application of the replicating effective programs framework&lt;/title&gt;&lt;secondary-title&gt;Implementation Science&lt;/secondary-title&gt;&lt;/titles&gt;&lt;periodical&gt;&lt;full-title&gt;Implementation Science&lt;/full-title&gt;&lt;/periodical&gt;&lt;pages&gt;42&lt;/pages&gt;&lt;volume&gt;2&lt;/volume&gt;&lt;number&gt;1&lt;/number&gt;&lt;dates&gt;&lt;year&gt;2007&lt;/year&gt;&lt;pub-dates&gt;&lt;date&gt;2007/12/09&lt;/date&gt;&lt;/pub-dates&gt;&lt;/dates&gt;&lt;isbn&gt;1748-5908&lt;/isbn&gt;&lt;urls&gt;&lt;related-urls&gt;&lt;url&gt;https://doi.org/10.1186/1748-5908-2-42&lt;/url&gt;&lt;/related-urls&gt;&lt;/urls&gt;&lt;electronic-resource-num&gt;10.1186/1748-5908-2-42&lt;/electronic-resource-num&gt;&lt;/record&gt;&lt;/Cite&gt;&lt;/EndNote&gt;</w:instrText>
      </w:r>
      <w:r w:rsidR="00E80DAE">
        <w:rPr>
          <w:rFonts w:ascii="Arial" w:eastAsia="Calibri" w:hAnsi="Arial" w:cs="Arial"/>
          <w:lang w:val="en-ZA"/>
        </w:rPr>
        <w:fldChar w:fldCharType="separate"/>
      </w:r>
      <w:r w:rsidR="00CA6455">
        <w:rPr>
          <w:rFonts w:ascii="Arial" w:eastAsia="Calibri" w:hAnsi="Arial" w:cs="Arial"/>
          <w:noProof/>
          <w:lang w:val="en-ZA"/>
        </w:rPr>
        <w:t>[40]</w:t>
      </w:r>
      <w:r w:rsidR="00E80DAE">
        <w:rPr>
          <w:rFonts w:ascii="Arial" w:eastAsia="Calibri" w:hAnsi="Arial" w:cs="Arial"/>
          <w:lang w:val="en-ZA"/>
        </w:rPr>
        <w:fldChar w:fldCharType="end"/>
      </w:r>
      <w:r w:rsidRPr="00104BDA">
        <w:rPr>
          <w:rFonts w:ascii="Arial" w:eastAsia="Calibri" w:hAnsi="Arial" w:cs="Arial"/>
          <w:lang w:val="en-ZA"/>
        </w:rPr>
        <w:t xml:space="preserve">. This will help </w:t>
      </w:r>
      <w:r w:rsidR="0002361A">
        <w:rPr>
          <w:rFonts w:ascii="Arial" w:eastAsia="Calibri" w:hAnsi="Arial" w:cs="Arial"/>
          <w:lang w:val="en-ZA"/>
        </w:rPr>
        <w:t xml:space="preserve">spread the </w:t>
      </w:r>
      <w:del w:id="1144" w:author="Craig Parker" w:date="2023-03-03T16:23:00Z">
        <w:r w:rsidR="0002361A" w:rsidDel="009D1181">
          <w:rPr>
            <w:rFonts w:ascii="Arial" w:eastAsia="Calibri" w:hAnsi="Arial" w:cs="Arial"/>
            <w:lang w:val="en-ZA"/>
          </w:rPr>
          <w:delText>interventions</w:delText>
        </w:r>
        <w:r w:rsidR="00F617C9" w:rsidDel="009D1181">
          <w:rPr>
            <w:rFonts w:ascii="Arial" w:eastAsia="Calibri" w:hAnsi="Arial" w:cs="Arial"/>
            <w:lang w:val="en-ZA"/>
          </w:rPr>
          <w:delText>'</w:delText>
        </w:r>
        <w:r w:rsidR="0002361A" w:rsidDel="009D1181">
          <w:rPr>
            <w:rFonts w:ascii="Arial" w:eastAsia="Calibri" w:hAnsi="Arial" w:cs="Arial"/>
            <w:lang w:val="en-ZA"/>
          </w:rPr>
          <w:delText xml:space="preserve"> </w:delText>
        </w:r>
      </w:del>
      <w:ins w:id="1145" w:author="Craig Parker" w:date="2023-03-03T16:23:00Z">
        <w:r w:rsidR="009D1181">
          <w:rPr>
            <w:rFonts w:ascii="Arial" w:eastAsia="Calibri" w:hAnsi="Arial" w:cs="Arial"/>
            <w:lang w:val="en-ZA"/>
          </w:rPr>
          <w:t>interventions</w:t>
        </w:r>
      </w:ins>
      <w:ins w:id="1146" w:author="Craig Parker" w:date="2023-03-03T16:29:00Z">
        <w:r w:rsidR="002135D5">
          <w:rPr>
            <w:rFonts w:ascii="Arial" w:eastAsia="Calibri" w:hAnsi="Arial" w:cs="Arial"/>
            <w:lang w:val="en-ZA"/>
          </w:rPr>
          <w:t>'</w:t>
        </w:r>
      </w:ins>
      <w:ins w:id="1147" w:author="Craig Parker" w:date="2023-03-03T16:23:00Z">
        <w:r w:rsidR="009D1181">
          <w:rPr>
            <w:rFonts w:ascii="Arial" w:eastAsia="Calibri" w:hAnsi="Arial" w:cs="Arial"/>
            <w:lang w:val="en-ZA"/>
          </w:rPr>
          <w:t xml:space="preserve"> </w:t>
        </w:r>
      </w:ins>
      <w:r w:rsidR="0002361A">
        <w:rPr>
          <w:rFonts w:ascii="Arial" w:eastAsia="Calibri" w:hAnsi="Arial" w:cs="Arial"/>
          <w:lang w:val="en-ZA"/>
        </w:rPr>
        <w:t>positive impact</w:t>
      </w:r>
      <w:r w:rsidRPr="00104BDA">
        <w:rPr>
          <w:rFonts w:ascii="Arial" w:eastAsia="Calibri" w:hAnsi="Arial" w:cs="Arial"/>
          <w:lang w:val="en-ZA"/>
        </w:rPr>
        <w:t xml:space="preserve">s and contribute to a more sustainable future. </w:t>
      </w:r>
      <w:r w:rsidR="007C4CF2" w:rsidRPr="00EB50E3">
        <w:rPr>
          <w:rFonts w:ascii="Arial" w:eastAsia="Calibri" w:hAnsi="Arial" w:cs="Arial"/>
          <w:lang w:val="en-ZA"/>
        </w:rPr>
        <w:t xml:space="preserve">Overall, this </w:t>
      </w:r>
      <w:del w:id="1148" w:author="Craig Parker" w:date="2023-03-03T16:23:00Z">
        <w:r w:rsidR="007C4CF2" w:rsidRPr="00EB50E3" w:rsidDel="009D1181">
          <w:rPr>
            <w:rFonts w:ascii="Arial" w:eastAsia="Calibri" w:hAnsi="Arial" w:cs="Arial"/>
            <w:lang w:val="en-ZA"/>
          </w:rPr>
          <w:delText>project</w:delText>
        </w:r>
        <w:r w:rsidR="00F617C9" w:rsidDel="009D1181">
          <w:rPr>
            <w:rFonts w:ascii="Arial" w:eastAsia="Calibri" w:hAnsi="Arial" w:cs="Arial"/>
            <w:lang w:val="en-ZA"/>
          </w:rPr>
          <w:delText>'</w:delText>
        </w:r>
        <w:r w:rsidR="007C4CF2" w:rsidRPr="00EB50E3" w:rsidDel="009D1181">
          <w:rPr>
            <w:rFonts w:ascii="Arial" w:eastAsia="Calibri" w:hAnsi="Arial" w:cs="Arial"/>
            <w:lang w:val="en-ZA"/>
          </w:rPr>
          <w:delText xml:space="preserve">s </w:delText>
        </w:r>
      </w:del>
      <w:ins w:id="1149" w:author="Craig Parker" w:date="2023-03-03T16:23:00Z">
        <w:r w:rsidR="009D1181" w:rsidRPr="00EB50E3">
          <w:rPr>
            <w:rFonts w:ascii="Arial" w:eastAsia="Calibri" w:hAnsi="Arial" w:cs="Arial"/>
            <w:lang w:val="en-ZA"/>
          </w:rPr>
          <w:t>project</w:t>
        </w:r>
      </w:ins>
      <w:ins w:id="1150" w:author="Craig Parker" w:date="2023-03-03T16:29:00Z">
        <w:r w:rsidR="002135D5">
          <w:rPr>
            <w:rFonts w:ascii="Arial" w:eastAsia="Calibri" w:hAnsi="Arial" w:cs="Arial"/>
            <w:lang w:val="en-ZA"/>
          </w:rPr>
          <w:t>'</w:t>
        </w:r>
      </w:ins>
      <w:ins w:id="1151" w:author="Craig Parker" w:date="2023-03-03T16:23:00Z">
        <w:r w:rsidR="009D1181" w:rsidRPr="00EB50E3">
          <w:rPr>
            <w:rFonts w:ascii="Arial" w:eastAsia="Calibri" w:hAnsi="Arial" w:cs="Arial"/>
            <w:lang w:val="en-ZA"/>
          </w:rPr>
          <w:t xml:space="preserve">s </w:t>
        </w:r>
      </w:ins>
      <w:r w:rsidR="007C4CF2" w:rsidRPr="00EB50E3">
        <w:rPr>
          <w:rFonts w:ascii="Arial" w:eastAsia="Calibri" w:hAnsi="Arial" w:cs="Arial"/>
          <w:lang w:val="en-ZA"/>
        </w:rPr>
        <w:t>primary focus is to evaluate the effectiveness of carbon mitigation interventions in health facilities by measuring their impact on the environment and human health through the primary outcome of tonnes of CO</w:t>
      </w:r>
      <w:r w:rsidR="007C4CF2" w:rsidRPr="006B7BFC">
        <w:rPr>
          <w:rFonts w:ascii="Arial" w:eastAsia="Calibri" w:hAnsi="Arial" w:cs="Arial"/>
          <w:vertAlign w:val="subscript"/>
          <w:lang w:val="en-ZA"/>
        </w:rPr>
        <w:t>2</w:t>
      </w:r>
      <w:r w:rsidR="007C4CF2" w:rsidRPr="00EB50E3">
        <w:rPr>
          <w:rFonts w:ascii="Arial" w:eastAsia="Calibri" w:hAnsi="Arial" w:cs="Arial"/>
          <w:lang w:val="en-ZA"/>
        </w:rPr>
        <w:t xml:space="preserve"> emissions</w:t>
      </w:r>
      <w:r w:rsidR="005874B3">
        <w:rPr>
          <w:rFonts w:ascii="Arial" w:eastAsia="Calibri" w:hAnsi="Arial" w:cs="Arial"/>
          <w:lang w:val="en-ZA"/>
        </w:rPr>
        <w:t>.</w:t>
      </w:r>
    </w:p>
    <w:p w14:paraId="16376C9F" w14:textId="12F6324D" w:rsidR="0031161E" w:rsidRDefault="0056793C">
      <w:pPr>
        <w:pStyle w:val="Heading2"/>
        <w:rPr>
          <w:ins w:id="1152" w:author="Craig Parker" w:date="2023-03-02T22:04:00Z"/>
        </w:rPr>
        <w:pPrChange w:id="1153" w:author="Craig Parker" w:date="2023-03-02T22:04:00Z">
          <w:pPr>
            <w:pStyle w:val="Heading1"/>
            <w:ind w:left="720" w:firstLine="0"/>
          </w:pPr>
        </w:pPrChange>
      </w:pPr>
      <w:bookmarkStart w:id="1154" w:name="_Toc128690075"/>
      <w:bookmarkStart w:id="1155" w:name="_Toc182643353"/>
      <w:bookmarkStart w:id="1156" w:name="_Toc182646427"/>
      <w:bookmarkStart w:id="1157" w:name="_Toc182646901"/>
      <w:bookmarkStart w:id="1158" w:name="_Toc121220143"/>
      <w:bookmarkEnd w:id="1130"/>
      <w:bookmarkEnd w:id="1131"/>
      <w:bookmarkEnd w:id="1132"/>
      <w:bookmarkEnd w:id="1133"/>
      <w:bookmarkEnd w:id="1134"/>
      <w:bookmarkEnd w:id="1135"/>
      <w:bookmarkEnd w:id="1136"/>
      <w:ins w:id="1159" w:author="Craig Parker" w:date="2023-03-02T22:04:00Z">
        <w:r>
          <w:t>Roles and Responsibilities</w:t>
        </w:r>
        <w:bookmarkEnd w:id="1154"/>
      </w:ins>
    </w:p>
    <w:p w14:paraId="49497693" w14:textId="31325A03" w:rsidR="0056793C" w:rsidRPr="00D72819" w:rsidRDefault="0056793C">
      <w:pPr>
        <w:spacing w:after="160" w:line="360" w:lineRule="auto"/>
        <w:jc w:val="both"/>
        <w:rPr>
          <w:ins w:id="1160" w:author="Craig Parker" w:date="2023-03-02T22:04:00Z"/>
          <w:rFonts w:ascii="Arial" w:eastAsia="Calibri" w:hAnsi="Arial" w:cs="Arial"/>
          <w:lang w:val="en-ZA"/>
          <w:rPrChange w:id="1161" w:author="Craig Parker" w:date="2023-03-02T22:05:00Z">
            <w:rPr>
              <w:ins w:id="1162" w:author="Craig Parker" w:date="2023-03-02T22:04:00Z"/>
            </w:rPr>
          </w:rPrChange>
        </w:rPr>
        <w:pPrChange w:id="1163" w:author="Craig Parker" w:date="2023-03-02T22:05:00Z">
          <w:pPr/>
        </w:pPrChange>
      </w:pPr>
      <w:ins w:id="1164" w:author="Craig Parker" w:date="2023-03-02T22:04:00Z">
        <w:r w:rsidRPr="00D72819">
          <w:rPr>
            <w:rFonts w:ascii="Arial" w:eastAsia="Calibri" w:hAnsi="Arial" w:cs="Arial"/>
            <w:lang w:val="en-ZA"/>
            <w:rPrChange w:id="1165" w:author="Craig Parker" w:date="2023-03-02T22:05:00Z">
              <w:rPr/>
            </w:rPrChange>
          </w:rPr>
          <w:t>Th</w:t>
        </w:r>
      </w:ins>
      <w:ins w:id="1166" w:author="Craig Parker" w:date="2023-03-03T16:28:00Z">
        <w:r w:rsidR="00AA7747">
          <w:rPr>
            <w:rFonts w:ascii="Arial" w:eastAsia="Calibri" w:hAnsi="Arial" w:cs="Arial"/>
            <w:lang w:val="en-ZA"/>
          </w:rPr>
          <w:t>is project's success largely depends</w:t>
        </w:r>
      </w:ins>
      <w:ins w:id="1167" w:author="Craig Parker" w:date="2023-03-02T22:04:00Z">
        <w:r w:rsidRPr="00D72819">
          <w:rPr>
            <w:rFonts w:ascii="Arial" w:eastAsia="Calibri" w:hAnsi="Arial" w:cs="Arial"/>
            <w:lang w:val="en-ZA"/>
            <w:rPrChange w:id="1168" w:author="Craig Parker" w:date="2023-03-02T22:05:00Z">
              <w:rPr/>
            </w:rPrChange>
          </w:rPr>
          <w:t xml:space="preserve"> on the roles and responsibilities of the partner research teams and the district department of health. The partner research teams will play a critical role in </w:t>
        </w:r>
      </w:ins>
      <w:ins w:id="1169" w:author="Craig Parker" w:date="2023-03-03T16:28:00Z">
        <w:r w:rsidR="00AA7747">
          <w:rPr>
            <w:rFonts w:ascii="Arial" w:eastAsia="Calibri" w:hAnsi="Arial" w:cs="Arial"/>
            <w:lang w:val="en-ZA"/>
          </w:rPr>
          <w:t>implementing</w:t>
        </w:r>
      </w:ins>
      <w:ins w:id="1170" w:author="Craig Parker" w:date="2023-03-02T22:04:00Z">
        <w:r w:rsidRPr="00D72819">
          <w:rPr>
            <w:rFonts w:ascii="Arial" w:eastAsia="Calibri" w:hAnsi="Arial" w:cs="Arial"/>
            <w:lang w:val="en-ZA"/>
            <w:rPrChange w:id="1171" w:author="Craig Parker" w:date="2023-03-02T22:05:00Z">
              <w:rPr/>
            </w:rPrChange>
          </w:rPr>
          <w:t xml:space="preserve"> each phase of the project. They will </w:t>
        </w:r>
      </w:ins>
      <w:r w:rsidR="004E501A">
        <w:rPr>
          <w:rFonts w:ascii="Arial" w:eastAsia="Calibri" w:hAnsi="Arial" w:cs="Arial"/>
          <w:lang w:val="en-ZA"/>
        </w:rPr>
        <w:t xml:space="preserve">coordinate and oversee the data collection process, develop the resource allocation tool, </w:t>
      </w:r>
      <w:commentRangeStart w:id="1172"/>
      <w:r w:rsidR="004E501A">
        <w:rPr>
          <w:rFonts w:ascii="Arial" w:eastAsia="Calibri" w:hAnsi="Arial" w:cs="Arial"/>
          <w:lang w:val="en-ZA"/>
        </w:rPr>
        <w:t>and implement</w:t>
      </w:r>
      <w:ins w:id="1173" w:author="Craig Parker" w:date="2023-03-02T22:04:00Z">
        <w:r w:rsidRPr="00D72819">
          <w:rPr>
            <w:rFonts w:ascii="Arial" w:eastAsia="Calibri" w:hAnsi="Arial" w:cs="Arial"/>
            <w:lang w:val="en-ZA"/>
            <w:rPrChange w:id="1174" w:author="Craig Parker" w:date="2023-03-02T22:05:00Z">
              <w:rPr/>
            </w:rPrChange>
          </w:rPr>
          <w:t xml:space="preserve"> mitigation strategies </w:t>
        </w:r>
      </w:ins>
      <w:commentRangeEnd w:id="1172"/>
      <w:r w:rsidR="00454B3D">
        <w:rPr>
          <w:rStyle w:val="CommentReference"/>
        </w:rPr>
        <w:commentReference w:id="1172"/>
      </w:r>
      <w:ins w:id="1175" w:author="Craig Parker" w:date="2023-03-02T22:04:00Z">
        <w:r w:rsidRPr="00D72819">
          <w:rPr>
            <w:rFonts w:ascii="Arial" w:eastAsia="Calibri" w:hAnsi="Arial" w:cs="Arial"/>
            <w:lang w:val="en-ZA"/>
            <w:rPrChange w:id="1176" w:author="Craig Parker" w:date="2023-03-02T22:05:00Z">
              <w:rPr/>
            </w:rPrChange>
          </w:rPr>
          <w:t>to decrease greenhouse gas emissions in health facilities. Additionally, they will evaluate the success of the mitigation strategies in terms of reduction in greenhouse gas emissions and cost-effectiveness.</w:t>
        </w:r>
      </w:ins>
    </w:p>
    <w:p w14:paraId="72F995F4" w14:textId="1456C074" w:rsidR="0056793C" w:rsidRPr="00D72819" w:rsidRDefault="0056793C">
      <w:pPr>
        <w:spacing w:after="160" w:line="360" w:lineRule="auto"/>
        <w:jc w:val="both"/>
        <w:rPr>
          <w:ins w:id="1177" w:author="Craig Parker" w:date="2023-03-02T22:04:00Z"/>
          <w:rFonts w:ascii="Arial" w:eastAsia="Calibri" w:hAnsi="Arial" w:cs="Arial"/>
          <w:lang w:val="en-ZA"/>
          <w:rPrChange w:id="1178" w:author="Craig Parker" w:date="2023-03-02T22:05:00Z">
            <w:rPr>
              <w:ins w:id="1179" w:author="Craig Parker" w:date="2023-03-02T22:04:00Z"/>
            </w:rPr>
          </w:rPrChange>
        </w:rPr>
        <w:pPrChange w:id="1180" w:author="Craig Parker" w:date="2023-03-02T22:05:00Z">
          <w:pPr/>
        </w:pPrChange>
      </w:pPr>
      <w:ins w:id="1181" w:author="Craig Parker" w:date="2023-03-02T22:04:00Z">
        <w:r w:rsidRPr="00D72819">
          <w:rPr>
            <w:rFonts w:ascii="Arial" w:eastAsia="Calibri" w:hAnsi="Arial" w:cs="Arial"/>
            <w:lang w:val="en-ZA"/>
            <w:rPrChange w:id="1182" w:author="Craig Parker" w:date="2023-03-02T22:05:00Z">
              <w:rPr/>
            </w:rPrChange>
          </w:rPr>
          <w:t xml:space="preserve">In phase 1, the partner research teams will work closely with the </w:t>
        </w:r>
        <w:commentRangeStart w:id="1183"/>
        <w:r w:rsidRPr="00D72819">
          <w:rPr>
            <w:rFonts w:ascii="Arial" w:eastAsia="Calibri" w:hAnsi="Arial" w:cs="Arial"/>
            <w:lang w:val="en-ZA"/>
            <w:rPrChange w:id="1184" w:author="Craig Parker" w:date="2023-03-02T22:05:00Z">
              <w:rPr/>
            </w:rPrChange>
          </w:rPr>
          <w:t xml:space="preserve">district </w:t>
        </w:r>
      </w:ins>
      <w:ins w:id="1185" w:author="Craig Parker" w:date="2023-03-03T16:28:00Z">
        <w:r w:rsidR="00AA7747">
          <w:rPr>
            <w:rFonts w:ascii="Arial" w:eastAsia="Calibri" w:hAnsi="Arial" w:cs="Arial"/>
            <w:lang w:val="en-ZA"/>
          </w:rPr>
          <w:t>health department</w:t>
        </w:r>
      </w:ins>
      <w:commentRangeEnd w:id="1183"/>
      <w:r w:rsidR="00D86CEA">
        <w:rPr>
          <w:rStyle w:val="CommentReference"/>
        </w:rPr>
        <w:commentReference w:id="1183"/>
      </w:r>
      <w:ins w:id="1186" w:author="Craig Parker" w:date="2023-03-03T16:28:00Z">
        <w:r w:rsidR="00AA7747">
          <w:rPr>
            <w:rFonts w:ascii="Arial" w:eastAsia="Calibri" w:hAnsi="Arial" w:cs="Arial"/>
            <w:lang w:val="en-ZA"/>
          </w:rPr>
          <w:t xml:space="preserve"> to measure each health facility's carbon footprint</w:t>
        </w:r>
      </w:ins>
      <w:ins w:id="1187" w:author="Craig Parker" w:date="2023-03-02T22:04:00Z">
        <w:r w:rsidRPr="00D72819">
          <w:rPr>
            <w:rFonts w:ascii="Arial" w:eastAsia="Calibri" w:hAnsi="Arial" w:cs="Arial"/>
            <w:lang w:val="en-ZA"/>
            <w:rPrChange w:id="1188" w:author="Craig Parker" w:date="2023-03-02T22:05:00Z">
              <w:rPr/>
            </w:rPrChange>
          </w:rPr>
          <w:t xml:space="preserve"> using the Aga Khan Development </w:t>
        </w:r>
      </w:ins>
      <w:del w:id="1189" w:author="Craig Parker" w:date="2023-03-03T16:23:00Z">
        <w:r w:rsidR="00F617C9" w:rsidDel="009D1181">
          <w:rPr>
            <w:rFonts w:ascii="Arial" w:eastAsia="Calibri" w:hAnsi="Arial" w:cs="Arial"/>
            <w:lang w:val="en-ZA"/>
          </w:rPr>
          <w:delText>'</w:delText>
        </w:r>
      </w:del>
      <w:ins w:id="1190" w:author="Craig Parker" w:date="2023-03-03T16:23:00Z">
        <w:r w:rsidR="009D1181" w:rsidRPr="00D72819">
          <w:rPr>
            <w:rFonts w:ascii="Arial" w:eastAsia="Calibri" w:hAnsi="Arial" w:cs="Arial"/>
            <w:lang w:val="en-ZA"/>
            <w:rPrChange w:id="1191" w:author="Craig Parker" w:date="2023-03-02T22:05:00Z">
              <w:rPr/>
            </w:rPrChange>
          </w:rPr>
          <w:t>Network</w:t>
        </w:r>
      </w:ins>
      <w:ins w:id="1192" w:author="Craig Parker" w:date="2023-03-03T16:29:00Z">
        <w:r w:rsidR="002135D5">
          <w:rPr>
            <w:rFonts w:ascii="Arial" w:eastAsia="Calibri" w:hAnsi="Arial" w:cs="Arial"/>
            <w:lang w:val="en-ZA"/>
          </w:rPr>
          <w:t>'</w:t>
        </w:r>
      </w:ins>
      <w:ins w:id="1193" w:author="Craig Parker" w:date="2023-03-03T16:23:00Z">
        <w:r w:rsidR="009D1181" w:rsidRPr="00D72819">
          <w:rPr>
            <w:rFonts w:ascii="Arial" w:eastAsia="Calibri" w:hAnsi="Arial" w:cs="Arial"/>
            <w:lang w:val="en-ZA"/>
            <w:rPrChange w:id="1194" w:author="Craig Parker" w:date="2023-03-02T22:05:00Z">
              <w:rPr/>
            </w:rPrChange>
          </w:rPr>
          <w:t xml:space="preserve">s </w:t>
        </w:r>
      </w:ins>
      <w:ins w:id="1195" w:author="Craig Parker" w:date="2023-03-02T22:04:00Z">
        <w:r w:rsidRPr="00D72819">
          <w:rPr>
            <w:rFonts w:ascii="Arial" w:eastAsia="Calibri" w:hAnsi="Arial" w:cs="Arial"/>
            <w:lang w:val="en-ZA"/>
            <w:rPrChange w:id="1196" w:author="Craig Parker" w:date="2023-03-02T22:05:00Z">
              <w:rPr/>
            </w:rPrChange>
          </w:rPr>
          <w:t>(AKDN) Carbon Management Tool. They will also work together to collect baseline data on the energy and water use of the health facilities.</w:t>
        </w:r>
      </w:ins>
    </w:p>
    <w:p w14:paraId="6BFAADCB" w14:textId="23429942" w:rsidR="0056793C" w:rsidRPr="00D72819" w:rsidRDefault="0056793C">
      <w:pPr>
        <w:spacing w:after="160" w:line="360" w:lineRule="auto"/>
        <w:jc w:val="both"/>
        <w:rPr>
          <w:ins w:id="1197" w:author="Craig Parker" w:date="2023-03-02T22:04:00Z"/>
          <w:rFonts w:ascii="Arial" w:eastAsia="Calibri" w:hAnsi="Arial" w:cs="Arial"/>
          <w:lang w:val="en-ZA"/>
          <w:rPrChange w:id="1198" w:author="Craig Parker" w:date="2023-03-02T22:05:00Z">
            <w:rPr>
              <w:ins w:id="1199" w:author="Craig Parker" w:date="2023-03-02T22:04:00Z"/>
            </w:rPr>
          </w:rPrChange>
        </w:rPr>
        <w:pPrChange w:id="1200" w:author="Craig Parker" w:date="2023-03-02T22:05:00Z">
          <w:pPr/>
        </w:pPrChange>
      </w:pPr>
      <w:ins w:id="1201" w:author="Craig Parker" w:date="2023-03-02T22:04:00Z">
        <w:r w:rsidRPr="00D72819">
          <w:rPr>
            <w:rFonts w:ascii="Arial" w:eastAsia="Calibri" w:hAnsi="Arial" w:cs="Arial"/>
            <w:lang w:val="en-ZA"/>
            <w:rPrChange w:id="1202" w:author="Craig Parker" w:date="2023-03-02T22:05:00Z">
              <w:rPr/>
            </w:rPrChange>
          </w:rPr>
          <w:t xml:space="preserve">In phase 2, the partner research teams will develop a resource allocation tool for mitigation strategies and implement mitigation strategies to decrease greenhouse gas emissions in health facilities. This will involve working with facility </w:t>
        </w:r>
        <w:commentRangeStart w:id="1203"/>
        <w:r w:rsidRPr="00D72819">
          <w:rPr>
            <w:rFonts w:ascii="Arial" w:eastAsia="Calibri" w:hAnsi="Arial" w:cs="Arial"/>
            <w:lang w:val="en-ZA"/>
            <w:rPrChange w:id="1204" w:author="Craig Parker" w:date="2023-03-02T22:05:00Z">
              <w:rPr/>
            </w:rPrChange>
          </w:rPr>
          <w:t xml:space="preserve">staff </w:t>
        </w:r>
      </w:ins>
      <w:commentRangeEnd w:id="1203"/>
      <w:r w:rsidR="006F0662">
        <w:rPr>
          <w:rStyle w:val="CommentReference"/>
        </w:rPr>
        <w:commentReference w:id="1203"/>
      </w:r>
      <w:ins w:id="1205" w:author="Craig Parker" w:date="2023-03-02T22:04:00Z">
        <w:r w:rsidRPr="00D72819">
          <w:rPr>
            <w:rFonts w:ascii="Arial" w:eastAsia="Calibri" w:hAnsi="Arial" w:cs="Arial"/>
            <w:lang w:val="en-ZA"/>
            <w:rPrChange w:id="1206" w:author="Craig Parker" w:date="2023-03-02T22:05:00Z">
              <w:rPr/>
            </w:rPrChange>
          </w:rPr>
          <w:t>to identify opportunities for reducing energy and water use</w:t>
        </w:r>
      </w:ins>
      <w:ins w:id="1207" w:author="Craig Parker" w:date="2023-03-03T16:29:00Z">
        <w:r w:rsidR="00AA7747">
          <w:rPr>
            <w:rFonts w:ascii="Arial" w:eastAsia="Calibri" w:hAnsi="Arial" w:cs="Arial"/>
            <w:lang w:val="en-ZA"/>
          </w:rPr>
          <w:t xml:space="preserve"> and</w:t>
        </w:r>
      </w:ins>
      <w:ins w:id="1208" w:author="Craig Parker" w:date="2023-03-02T22:04:00Z">
        <w:r w:rsidRPr="00D72819">
          <w:rPr>
            <w:rFonts w:ascii="Arial" w:eastAsia="Calibri" w:hAnsi="Arial" w:cs="Arial"/>
            <w:lang w:val="en-ZA"/>
            <w:rPrChange w:id="1209" w:author="Craig Parker" w:date="2023-03-02T22:05:00Z">
              <w:rPr/>
            </w:rPrChange>
          </w:rPr>
          <w:t xml:space="preserve"> developing and implementing a plan for reducing waste and promoting sustainable practices.</w:t>
        </w:r>
      </w:ins>
    </w:p>
    <w:p w14:paraId="58473151" w14:textId="28132861" w:rsidR="0056793C" w:rsidRPr="00D72819" w:rsidRDefault="0056793C">
      <w:pPr>
        <w:spacing w:after="160" w:line="360" w:lineRule="auto"/>
        <w:jc w:val="both"/>
        <w:rPr>
          <w:ins w:id="1210" w:author="Craig Parker" w:date="2023-03-02T22:04:00Z"/>
          <w:rFonts w:ascii="Arial" w:eastAsia="Calibri" w:hAnsi="Arial" w:cs="Arial"/>
          <w:lang w:val="en-ZA"/>
          <w:rPrChange w:id="1211" w:author="Craig Parker" w:date="2023-03-02T22:05:00Z">
            <w:rPr>
              <w:ins w:id="1212" w:author="Craig Parker" w:date="2023-03-02T22:04:00Z"/>
            </w:rPr>
          </w:rPrChange>
        </w:rPr>
        <w:pPrChange w:id="1213" w:author="Craig Parker" w:date="2023-03-02T22:05:00Z">
          <w:pPr/>
        </w:pPrChange>
      </w:pPr>
      <w:ins w:id="1214" w:author="Craig Parker" w:date="2023-03-02T22:04:00Z">
        <w:r w:rsidRPr="00D72819">
          <w:rPr>
            <w:rFonts w:ascii="Arial" w:eastAsia="Calibri" w:hAnsi="Arial" w:cs="Arial"/>
            <w:lang w:val="en-ZA"/>
            <w:rPrChange w:id="1215" w:author="Craig Parker" w:date="2023-03-02T22:05:00Z">
              <w:rPr/>
            </w:rPrChange>
          </w:rPr>
          <w:t xml:space="preserve">In phase 3, the partner research teams will evaluate the </w:t>
        </w:r>
        <w:del w:id="1216" w:author="Shobna Sawry" w:date="2023-03-05T21:39:00Z">
          <w:r w:rsidRPr="00D72819" w:rsidDel="006F0662">
            <w:rPr>
              <w:rFonts w:ascii="Arial" w:eastAsia="Calibri" w:hAnsi="Arial" w:cs="Arial"/>
              <w:lang w:val="en-ZA"/>
              <w:rPrChange w:id="1217" w:author="Craig Parker" w:date="2023-03-02T22:05:00Z">
                <w:rPr/>
              </w:rPrChange>
            </w:rPr>
            <w:delText>success</w:delText>
          </w:r>
        </w:del>
      </w:ins>
      <w:ins w:id="1218" w:author="Shobna Sawry" w:date="2023-03-05T21:39:00Z">
        <w:r w:rsidR="006F0662">
          <w:rPr>
            <w:rFonts w:ascii="Arial" w:eastAsia="Calibri" w:hAnsi="Arial" w:cs="Arial"/>
            <w:lang w:val="en-ZA"/>
          </w:rPr>
          <w:t>effect</w:t>
        </w:r>
      </w:ins>
      <w:ins w:id="1219" w:author="Craig Parker" w:date="2023-03-02T22:04:00Z">
        <w:r w:rsidRPr="00D72819">
          <w:rPr>
            <w:rFonts w:ascii="Arial" w:eastAsia="Calibri" w:hAnsi="Arial" w:cs="Arial"/>
            <w:lang w:val="en-ZA"/>
            <w:rPrChange w:id="1220" w:author="Craig Parker" w:date="2023-03-02T22:05:00Z">
              <w:rPr/>
            </w:rPrChange>
          </w:rPr>
          <w:t xml:space="preserve"> of the mitigation strategies in terms of reduction in greenhouse gas emissions and cost-effectiveness. They will </w:t>
        </w:r>
        <w:proofErr w:type="spellStart"/>
        <w:r w:rsidRPr="00D72819">
          <w:rPr>
            <w:rFonts w:ascii="Arial" w:eastAsia="Calibri" w:hAnsi="Arial" w:cs="Arial"/>
            <w:lang w:val="en-ZA"/>
            <w:rPrChange w:id="1221" w:author="Craig Parker" w:date="2023-03-02T22:05:00Z">
              <w:rPr/>
            </w:rPrChange>
          </w:rPr>
          <w:t>analyze</w:t>
        </w:r>
        <w:proofErr w:type="spellEnd"/>
        <w:r w:rsidRPr="00D72819">
          <w:rPr>
            <w:rFonts w:ascii="Arial" w:eastAsia="Calibri" w:hAnsi="Arial" w:cs="Arial"/>
            <w:lang w:val="en-ZA"/>
            <w:rPrChange w:id="1222" w:author="Craig Parker" w:date="2023-03-02T22:05:00Z">
              <w:rPr/>
            </w:rPrChange>
          </w:rPr>
          <w:t xml:space="preserve"> the data collected in phase 1 and phase </w:t>
        </w:r>
        <w:del w:id="1223" w:author="Shobna Sawry" w:date="2023-03-05T21:40:00Z">
          <w:r w:rsidRPr="00D72819" w:rsidDel="000D69A8">
            <w:rPr>
              <w:rFonts w:ascii="Arial" w:eastAsia="Calibri" w:hAnsi="Arial" w:cs="Arial"/>
              <w:lang w:val="en-ZA"/>
              <w:rPrChange w:id="1224" w:author="Craig Parker" w:date="2023-03-02T22:05:00Z">
                <w:rPr/>
              </w:rPrChange>
            </w:rPr>
            <w:delText>2</w:delText>
          </w:r>
        </w:del>
      </w:ins>
      <w:ins w:id="1225" w:author="Shobna Sawry" w:date="2023-03-05T21:40:00Z">
        <w:r w:rsidR="000D69A8">
          <w:rPr>
            <w:rFonts w:ascii="Arial" w:eastAsia="Calibri" w:hAnsi="Arial" w:cs="Arial"/>
            <w:lang w:val="en-ZA"/>
          </w:rPr>
          <w:t>3</w:t>
        </w:r>
      </w:ins>
      <w:ins w:id="1226" w:author="Craig Parker" w:date="2023-03-02T22:04:00Z">
        <w:r w:rsidRPr="00D72819">
          <w:rPr>
            <w:rFonts w:ascii="Arial" w:eastAsia="Calibri" w:hAnsi="Arial" w:cs="Arial"/>
            <w:lang w:val="en-ZA"/>
            <w:rPrChange w:id="1227" w:author="Craig Parker" w:date="2023-03-02T22:05:00Z">
              <w:rPr/>
            </w:rPrChange>
          </w:rPr>
          <w:t xml:space="preserve"> to determine the </w:t>
        </w:r>
      </w:ins>
      <w:ins w:id="1228" w:author="Craig Parker" w:date="2023-03-03T16:29:00Z">
        <w:r w:rsidR="00AA7747">
          <w:rPr>
            <w:rFonts w:ascii="Arial" w:eastAsia="Calibri" w:hAnsi="Arial" w:cs="Arial"/>
            <w:lang w:val="en-ZA"/>
          </w:rPr>
          <w:t>interventions' effectiveness</w:t>
        </w:r>
      </w:ins>
      <w:ins w:id="1229" w:author="Craig Parker" w:date="2023-03-02T22:04:00Z">
        <w:r w:rsidRPr="00D72819">
          <w:rPr>
            <w:rFonts w:ascii="Arial" w:eastAsia="Calibri" w:hAnsi="Arial" w:cs="Arial"/>
            <w:lang w:val="en-ZA"/>
            <w:rPrChange w:id="1230" w:author="Craig Parker" w:date="2023-03-02T22:05:00Z">
              <w:rPr/>
            </w:rPrChange>
          </w:rPr>
          <w:t>.</w:t>
        </w:r>
      </w:ins>
    </w:p>
    <w:p w14:paraId="024B0045" w14:textId="2F946150" w:rsidR="0056793C" w:rsidRPr="00D72819" w:rsidRDefault="0056793C">
      <w:pPr>
        <w:spacing w:after="160" w:line="360" w:lineRule="auto"/>
        <w:jc w:val="both"/>
        <w:rPr>
          <w:ins w:id="1231" w:author="Craig Parker" w:date="2023-03-02T22:04:00Z"/>
          <w:rFonts w:ascii="Arial" w:eastAsia="Calibri" w:hAnsi="Arial" w:cs="Arial"/>
          <w:lang w:val="en-ZA"/>
          <w:rPrChange w:id="1232" w:author="Craig Parker" w:date="2023-03-02T22:05:00Z">
            <w:rPr>
              <w:ins w:id="1233" w:author="Craig Parker" w:date="2023-03-02T22:04:00Z"/>
            </w:rPr>
          </w:rPrChange>
        </w:rPr>
        <w:pPrChange w:id="1234" w:author="Craig Parker" w:date="2023-03-02T22:05:00Z">
          <w:pPr>
            <w:pStyle w:val="Heading1"/>
            <w:ind w:left="720" w:firstLine="0"/>
          </w:pPr>
        </w:pPrChange>
      </w:pPr>
      <w:ins w:id="1235" w:author="Craig Parker" w:date="2023-03-02T22:04:00Z">
        <w:r w:rsidRPr="00D72819">
          <w:rPr>
            <w:rFonts w:ascii="Arial" w:eastAsia="Calibri" w:hAnsi="Arial" w:cs="Arial"/>
            <w:lang w:val="en-ZA"/>
            <w:rPrChange w:id="1236" w:author="Craig Parker" w:date="2023-03-02T22:05:00Z">
              <w:rPr/>
            </w:rPrChange>
          </w:rPr>
          <w:t xml:space="preserve">The district department of health will play a critical role in facilitating access to data and providing insights into the process of implementing the study. They will also serve as a </w:t>
        </w:r>
        <w:r w:rsidRPr="00D72819">
          <w:rPr>
            <w:rFonts w:ascii="Arial" w:eastAsia="Calibri" w:hAnsi="Arial" w:cs="Arial"/>
            <w:lang w:val="en-ZA"/>
            <w:rPrChange w:id="1237" w:author="Craig Parker" w:date="2023-03-02T22:05:00Z">
              <w:rPr/>
            </w:rPrChange>
          </w:rPr>
          <w:lastRenderedPageBreak/>
          <w:t xml:space="preserve">valuable partner in disseminating the findings to relevant stakeholders through a well-planned communication strategy. However, it is important to note that the High Horizons research team is ultimately responsible for all phases of the project and will work closely with the </w:t>
        </w:r>
        <w:commentRangeStart w:id="1238"/>
        <w:r w:rsidRPr="00D72819">
          <w:rPr>
            <w:rFonts w:ascii="Arial" w:eastAsia="Calibri" w:hAnsi="Arial" w:cs="Arial"/>
            <w:lang w:val="en-ZA"/>
            <w:rPrChange w:id="1239" w:author="Craig Parker" w:date="2023-03-02T22:05:00Z">
              <w:rPr/>
            </w:rPrChange>
          </w:rPr>
          <w:t xml:space="preserve">partner research teams </w:t>
        </w:r>
      </w:ins>
      <w:commentRangeEnd w:id="1238"/>
      <w:r w:rsidR="00F869EB">
        <w:rPr>
          <w:rStyle w:val="CommentReference"/>
        </w:rPr>
        <w:commentReference w:id="1238"/>
      </w:r>
      <w:ins w:id="1240" w:author="Craig Parker" w:date="2023-03-02T22:04:00Z">
        <w:r w:rsidRPr="00D72819">
          <w:rPr>
            <w:rFonts w:ascii="Arial" w:eastAsia="Calibri" w:hAnsi="Arial" w:cs="Arial"/>
            <w:lang w:val="en-ZA"/>
            <w:rPrChange w:id="1241" w:author="Craig Parker" w:date="2023-03-02T22:05:00Z">
              <w:rPr/>
            </w:rPrChange>
          </w:rPr>
          <w:t xml:space="preserve">and </w:t>
        </w:r>
      </w:ins>
      <w:r w:rsidR="007F4981">
        <w:rPr>
          <w:rFonts w:ascii="Arial" w:eastAsia="Calibri" w:hAnsi="Arial" w:cs="Arial"/>
          <w:lang w:val="en-ZA"/>
        </w:rPr>
        <w:t xml:space="preserve">the </w:t>
      </w:r>
      <w:ins w:id="1242" w:author="Craig Parker" w:date="2023-03-02T22:04:00Z">
        <w:r w:rsidRPr="00D72819">
          <w:rPr>
            <w:rFonts w:ascii="Arial" w:eastAsia="Calibri" w:hAnsi="Arial" w:cs="Arial"/>
            <w:lang w:val="en-ZA"/>
            <w:rPrChange w:id="1243" w:author="Craig Parker" w:date="2023-03-02T22:05:00Z">
              <w:rPr/>
            </w:rPrChange>
          </w:rPr>
          <w:t>district department of health to ensure the successful completion of the project.</w:t>
        </w:r>
      </w:ins>
    </w:p>
    <w:p w14:paraId="56EC2711" w14:textId="77777777" w:rsidR="0031161E" w:rsidRDefault="0031161E" w:rsidP="00E56935">
      <w:pPr>
        <w:pStyle w:val="Heading1"/>
        <w:ind w:left="720" w:firstLine="0"/>
        <w:rPr>
          <w:ins w:id="1244" w:author="Craig Parker" w:date="2023-03-02T22:04:00Z"/>
        </w:rPr>
      </w:pPr>
    </w:p>
    <w:p w14:paraId="53095406" w14:textId="674ED91D" w:rsidR="00984C25" w:rsidRDefault="01176B52" w:rsidP="00E56935">
      <w:pPr>
        <w:pStyle w:val="Heading1"/>
        <w:ind w:left="720" w:firstLine="0"/>
      </w:pPr>
      <w:bookmarkStart w:id="1245" w:name="_Toc128690076"/>
      <w:r>
        <w:t>PROJECT</w:t>
      </w:r>
      <w:r w:rsidR="2DDED3A9">
        <w:t xml:space="preserve"> </w:t>
      </w:r>
      <w:commentRangeStart w:id="1246"/>
      <w:r w:rsidR="2DDED3A9">
        <w:t>PROCEDURES</w:t>
      </w:r>
      <w:bookmarkEnd w:id="1155"/>
      <w:bookmarkEnd w:id="1156"/>
      <w:bookmarkEnd w:id="1157"/>
      <w:bookmarkEnd w:id="1158"/>
      <w:bookmarkEnd w:id="1245"/>
      <w:r w:rsidR="13299F43">
        <w:t xml:space="preserve"> </w:t>
      </w:r>
      <w:commentRangeEnd w:id="1246"/>
      <w:r w:rsidR="00BE7B03">
        <w:rPr>
          <w:rStyle w:val="CommentReference"/>
          <w:rFonts w:ascii="Times New Roman" w:hAnsi="Times New Roman"/>
          <w:b w:val="0"/>
        </w:rPr>
        <w:commentReference w:id="1246"/>
      </w:r>
    </w:p>
    <w:p w14:paraId="74ED4F8E" w14:textId="77777777" w:rsidR="000A3F34" w:rsidRDefault="000A3F34" w:rsidP="000A3F34"/>
    <w:p w14:paraId="53B7A468" w14:textId="0F2B7787" w:rsidR="00F043D6" w:rsidRDefault="000A3F34" w:rsidP="00650969">
      <w:pPr>
        <w:pStyle w:val="Default"/>
        <w:spacing w:line="360" w:lineRule="auto"/>
        <w:ind w:left="0"/>
        <w:rPr>
          <w:rFonts w:ascii="Arial" w:hAnsi="Arial" w:cs="Arial"/>
          <w:i w:val="0"/>
        </w:rPr>
      </w:pPr>
      <w:r w:rsidRPr="006E1912">
        <w:rPr>
          <w:rFonts w:ascii="Arial" w:hAnsi="Arial" w:cs="Arial"/>
          <w:i w:val="0"/>
        </w:rPr>
        <w:t>Project procedures refer to the s</w:t>
      </w:r>
      <w:r w:rsidR="00322970">
        <w:rPr>
          <w:rFonts w:ascii="Arial" w:hAnsi="Arial" w:cs="Arial"/>
          <w:i w:val="0"/>
        </w:rPr>
        <w:t>teps or actions</w:t>
      </w:r>
      <w:r w:rsidRPr="006E1912">
        <w:rPr>
          <w:rFonts w:ascii="Arial" w:hAnsi="Arial" w:cs="Arial"/>
          <w:i w:val="0"/>
        </w:rPr>
        <w:t xml:space="preserve"> taken to </w:t>
      </w:r>
      <w:del w:id="1247" w:author="Craig Parker" w:date="2023-03-03T16:29:00Z">
        <w:r w:rsidRPr="006E1912" w:rsidDel="002135D5">
          <w:rPr>
            <w:rFonts w:ascii="Arial" w:hAnsi="Arial" w:cs="Arial"/>
            <w:i w:val="0"/>
          </w:rPr>
          <w:delText>carry out a project successfully</w:delText>
        </w:r>
      </w:del>
      <w:ins w:id="1248" w:author="Craig Parker" w:date="2023-03-03T16:29:00Z">
        <w:r w:rsidR="002135D5">
          <w:rPr>
            <w:rFonts w:ascii="Arial" w:hAnsi="Arial" w:cs="Arial"/>
            <w:i w:val="0"/>
          </w:rPr>
          <w:t xml:space="preserve">successfully complete a project </w:t>
        </w:r>
      </w:ins>
      <w:r w:rsidR="00D44032">
        <w:rPr>
          <w:rFonts w:ascii="Arial" w:hAnsi="Arial" w:cs="Arial"/>
          <w:i w:val="0"/>
        </w:rPr>
        <w:fldChar w:fldCharType="begin"/>
      </w:r>
      <w:r w:rsidR="00CA6455">
        <w:rPr>
          <w:rFonts w:ascii="Arial" w:hAnsi="Arial" w:cs="Arial"/>
          <w:i w:val="0"/>
        </w:rPr>
        <w:instrText xml:space="preserve"> ADDIN EN.CITE &lt;EndNote&gt;&lt;Cite&gt;&lt;RecNum&gt;463&lt;/RecNum&gt;&lt;DisplayText&gt;[41]&lt;/DisplayText&gt;&lt;record&gt;&lt;rec-number&gt;463&lt;/rec-number&gt;&lt;foreign-keys&gt;&lt;key app="EN" db-id="5szwxp0er2sa0tevxamvt5a9wdes925002ws" timestamp="1676629820"&gt;463&lt;/key&gt;&lt;/foreign-keys&gt;&lt;ref-type name="Journal Article"&gt;17&lt;/ref-type&gt;&lt;contributors&gt;&lt;/contributors&gt;&lt;titles&gt;&lt;title&gt;ProjectManager.com. (n.d.). Quick guide to resource management. Retrieved from https://www.projectmanager.com/blog/quick-guide-resource-management&lt;/title&gt;&lt;/titles&gt;&lt;dates&gt;&lt;/dates&gt;&lt;urls&gt;&lt;/urls&gt;&lt;/record&gt;&lt;/Cite&gt;&lt;/EndNote&gt;</w:instrText>
      </w:r>
      <w:r w:rsidR="00D44032">
        <w:rPr>
          <w:rFonts w:ascii="Arial" w:hAnsi="Arial" w:cs="Arial"/>
          <w:i w:val="0"/>
        </w:rPr>
        <w:fldChar w:fldCharType="separate"/>
      </w:r>
      <w:r w:rsidR="00CA6455">
        <w:rPr>
          <w:rFonts w:ascii="Arial" w:hAnsi="Arial" w:cs="Arial"/>
          <w:i w:val="0"/>
          <w:noProof/>
        </w:rPr>
        <w:t>[41]</w:t>
      </w:r>
      <w:r w:rsidR="00D44032">
        <w:rPr>
          <w:rFonts w:ascii="Arial" w:hAnsi="Arial" w:cs="Arial"/>
          <w:i w:val="0"/>
        </w:rPr>
        <w:fldChar w:fldCharType="end"/>
      </w:r>
      <w:r w:rsidRPr="006E1912">
        <w:rPr>
          <w:rFonts w:ascii="Arial" w:hAnsi="Arial" w:cs="Arial"/>
          <w:i w:val="0"/>
        </w:rPr>
        <w:t xml:space="preserve">. </w:t>
      </w:r>
      <w:r w:rsidR="00C6036D">
        <w:rPr>
          <w:rFonts w:ascii="Arial" w:hAnsi="Arial" w:cs="Arial"/>
          <w:i w:val="0"/>
        </w:rPr>
        <w:t>T</w:t>
      </w:r>
      <w:r w:rsidRPr="006E1912">
        <w:rPr>
          <w:rFonts w:ascii="Arial" w:hAnsi="Arial" w:cs="Arial"/>
          <w:i w:val="0"/>
        </w:rPr>
        <w:t>hese procedures</w:t>
      </w:r>
      <w:r w:rsidR="008F4DAA">
        <w:rPr>
          <w:rFonts w:ascii="Arial" w:hAnsi="Arial" w:cs="Arial"/>
          <w:i w:val="0"/>
        </w:rPr>
        <w:t xml:space="preserve"> can</w:t>
      </w:r>
      <w:r w:rsidRPr="006E1912">
        <w:rPr>
          <w:rFonts w:ascii="Arial" w:hAnsi="Arial" w:cs="Arial"/>
          <w:i w:val="0"/>
        </w:rPr>
        <w:t xml:space="preserve"> include obtaining necessary approvals, collecting data, implementing interventions, evaluating outcomes, and disseminating results. The table </w:t>
      </w:r>
      <w:r w:rsidR="00E66926">
        <w:rPr>
          <w:rFonts w:ascii="Arial" w:hAnsi="Arial" w:cs="Arial"/>
          <w:i w:val="0"/>
        </w:rPr>
        <w:t>below</w:t>
      </w:r>
      <w:r w:rsidRPr="006E1912">
        <w:rPr>
          <w:rFonts w:ascii="Arial" w:hAnsi="Arial" w:cs="Arial"/>
          <w:i w:val="0"/>
        </w:rPr>
        <w:t xml:space="preserve"> provides an overview of the project procedures for three countries</w:t>
      </w:r>
      <w:r w:rsidR="00A30FF3">
        <w:rPr>
          <w:rFonts w:ascii="Arial" w:hAnsi="Arial" w:cs="Arial"/>
          <w:i w:val="0"/>
        </w:rPr>
        <w:t>:</w:t>
      </w:r>
      <w:r w:rsidRPr="006E1912">
        <w:rPr>
          <w:rFonts w:ascii="Arial" w:hAnsi="Arial" w:cs="Arial"/>
          <w:i w:val="0"/>
        </w:rPr>
        <w:t xml:space="preserve"> Zimbabwe, Kenya, and South Africa.</w:t>
      </w:r>
      <w:ins w:id="1249" w:author="Craig Parker" w:date="2023-03-02T22:07:00Z">
        <w:r w:rsidR="002D3833">
          <w:rPr>
            <w:rFonts w:ascii="Arial" w:hAnsi="Arial" w:cs="Arial"/>
            <w:i w:val="0"/>
          </w:rPr>
          <w:t xml:space="preserve"> For more detailed Gantt charts</w:t>
        </w:r>
      </w:ins>
      <w:ins w:id="1250" w:author="Craig Parker" w:date="2023-03-03T16:29:00Z">
        <w:r w:rsidR="002135D5">
          <w:rPr>
            <w:rFonts w:ascii="Arial" w:hAnsi="Arial" w:cs="Arial"/>
            <w:i w:val="0"/>
          </w:rPr>
          <w:t>,</w:t>
        </w:r>
      </w:ins>
      <w:ins w:id="1251" w:author="Craig Parker" w:date="2023-03-02T22:07:00Z">
        <w:r w:rsidR="002D3833">
          <w:rPr>
            <w:rFonts w:ascii="Arial" w:hAnsi="Arial" w:cs="Arial"/>
            <w:i w:val="0"/>
          </w:rPr>
          <w:t xml:space="preserve"> please see annexure A.</w:t>
        </w:r>
      </w:ins>
      <w:del w:id="1252" w:author="Craig Parker" w:date="2023-03-02T22:07:00Z">
        <w:r w:rsidRPr="006E1912" w:rsidDel="002D3833">
          <w:rPr>
            <w:rFonts w:ascii="Arial" w:hAnsi="Arial" w:cs="Arial"/>
            <w:i w:val="0"/>
          </w:rPr>
          <w:delText>.</w:delText>
        </w:r>
      </w:del>
    </w:p>
    <w:p w14:paraId="21B3C3CC" w14:textId="77777777" w:rsidR="00B631D2" w:rsidRDefault="00B631D2" w:rsidP="00650969">
      <w:pPr>
        <w:pStyle w:val="Default"/>
        <w:spacing w:line="360" w:lineRule="auto"/>
        <w:ind w:left="0"/>
        <w:rPr>
          <w:rFonts w:ascii="Arial" w:hAnsi="Arial" w:cs="Arial"/>
          <w:i w:val="0"/>
        </w:rPr>
      </w:pPr>
    </w:p>
    <w:tbl>
      <w:tblPr>
        <w:tblW w:w="10408" w:type="dxa"/>
        <w:jc w:val="center"/>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084"/>
        <w:gridCol w:w="8324"/>
      </w:tblGrid>
      <w:tr w:rsidR="00EB0B70" w:rsidRPr="006B4C1F" w14:paraId="29284B05" w14:textId="77777777" w:rsidTr="00A96CE9">
        <w:trPr>
          <w:tblHeader/>
          <w:tblCellSpacing w:w="15" w:type="dxa"/>
          <w:jc w:val="center"/>
        </w:trPr>
        <w:tc>
          <w:tcPr>
            <w:tcW w:w="2039"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CBD0760" w14:textId="77777777" w:rsidR="006B4C1F" w:rsidRPr="00FA6D92" w:rsidRDefault="006B4C1F" w:rsidP="00FA6D92">
            <w:pPr>
              <w:rPr>
                <w:rFonts w:ascii="Arial" w:hAnsi="Arial" w:cs="Arial"/>
                <w:b/>
                <w:bCs/>
                <w:color w:val="000000"/>
                <w:sz w:val="18"/>
                <w:szCs w:val="18"/>
                <w:lang w:eastAsia="en-GB"/>
              </w:rPr>
            </w:pPr>
            <w:r w:rsidRPr="00FA6D92">
              <w:rPr>
                <w:rFonts w:ascii="Arial" w:hAnsi="Arial" w:cs="Arial"/>
                <w:b/>
                <w:bCs/>
                <w:color w:val="000000"/>
                <w:sz w:val="18"/>
                <w:szCs w:val="18"/>
                <w:lang w:eastAsia="en-GB"/>
              </w:rPr>
              <w:t>Country</w:t>
            </w:r>
          </w:p>
        </w:tc>
        <w:tc>
          <w:tcPr>
            <w:tcW w:w="8279"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AD0D92D" w14:textId="77777777" w:rsidR="006B4C1F" w:rsidRPr="00FA6D92" w:rsidRDefault="006B4C1F" w:rsidP="00FA6D92">
            <w:pPr>
              <w:rPr>
                <w:rFonts w:ascii="Arial" w:hAnsi="Arial" w:cs="Arial"/>
                <w:b/>
                <w:bCs/>
                <w:color w:val="000000"/>
                <w:sz w:val="18"/>
                <w:szCs w:val="18"/>
                <w:lang w:eastAsia="en-GB"/>
              </w:rPr>
            </w:pPr>
            <w:r w:rsidRPr="00FA6D92">
              <w:rPr>
                <w:rFonts w:ascii="Arial" w:hAnsi="Arial" w:cs="Arial"/>
                <w:b/>
                <w:bCs/>
                <w:color w:val="000000"/>
                <w:sz w:val="18"/>
                <w:szCs w:val="18"/>
                <w:lang w:eastAsia="en-GB"/>
              </w:rPr>
              <w:t>Procedure</w:t>
            </w:r>
          </w:p>
        </w:tc>
      </w:tr>
      <w:tr w:rsidR="00EB0B70" w:rsidRPr="006B4C1F" w14:paraId="17E60114" w14:textId="77777777" w:rsidTr="00A96CE9">
        <w:trPr>
          <w:tblCellSpacing w:w="15" w:type="dxa"/>
          <w:jc w:val="center"/>
        </w:trPr>
        <w:tc>
          <w:tcPr>
            <w:tcW w:w="203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9D2D716" w14:textId="77777777" w:rsidR="006B4C1F" w:rsidRPr="00FA6D92" w:rsidRDefault="006B4C1F" w:rsidP="00FA6D92">
            <w:pPr>
              <w:rPr>
                <w:rFonts w:ascii="Arial" w:hAnsi="Arial" w:cs="Arial"/>
                <w:b/>
                <w:bCs/>
                <w:color w:val="000000"/>
                <w:sz w:val="18"/>
                <w:szCs w:val="18"/>
                <w:lang w:eastAsia="en-GB"/>
              </w:rPr>
            </w:pPr>
            <w:r w:rsidRPr="00FA6D92">
              <w:rPr>
                <w:rFonts w:ascii="Arial" w:hAnsi="Arial" w:cs="Arial"/>
                <w:b/>
                <w:bCs/>
                <w:color w:val="000000"/>
                <w:sz w:val="18"/>
                <w:szCs w:val="18"/>
                <w:lang w:eastAsia="en-GB"/>
              </w:rPr>
              <w:t>Kenya</w:t>
            </w:r>
          </w:p>
        </w:tc>
        <w:tc>
          <w:tcPr>
            <w:tcW w:w="827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892196A" w14:textId="77777777" w:rsidR="006B4C1F" w:rsidRPr="00B631D2" w:rsidRDefault="006B4C1F" w:rsidP="00FA6D92">
            <w:pPr>
              <w:rPr>
                <w:rFonts w:ascii="Arial" w:hAnsi="Arial" w:cs="Arial"/>
                <w:color w:val="000000"/>
                <w:sz w:val="18"/>
                <w:szCs w:val="18"/>
                <w:lang w:eastAsia="en-GB"/>
              </w:rPr>
            </w:pPr>
            <w:r w:rsidRPr="00B631D2">
              <w:rPr>
                <w:rFonts w:ascii="Arial" w:hAnsi="Arial" w:cs="Arial"/>
                <w:color w:val="000000"/>
                <w:sz w:val="18"/>
                <w:szCs w:val="18"/>
                <w:lang w:eastAsia="en-GB"/>
              </w:rPr>
              <w:t>1. Utilize existing data on carbon emission monitoring. 2. Design and optimize a model comparing benefits and costs.</w:t>
            </w:r>
          </w:p>
        </w:tc>
      </w:tr>
      <w:tr w:rsidR="00EB0B70" w:rsidRPr="006B4C1F" w14:paraId="46766BA7" w14:textId="77777777" w:rsidTr="00A96CE9">
        <w:trPr>
          <w:tblCellSpacing w:w="15" w:type="dxa"/>
          <w:jc w:val="center"/>
        </w:trPr>
        <w:tc>
          <w:tcPr>
            <w:tcW w:w="203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C4229F" w14:textId="77777777" w:rsidR="006B4C1F" w:rsidRPr="00FA6D92" w:rsidRDefault="006B4C1F" w:rsidP="00FA6D92">
            <w:pPr>
              <w:rPr>
                <w:rFonts w:ascii="Arial" w:hAnsi="Arial" w:cs="Arial"/>
                <w:b/>
                <w:bCs/>
                <w:color w:val="000000"/>
                <w:sz w:val="18"/>
                <w:szCs w:val="18"/>
                <w:lang w:eastAsia="en-GB"/>
              </w:rPr>
            </w:pPr>
            <w:r w:rsidRPr="00FA6D92">
              <w:rPr>
                <w:rFonts w:ascii="Arial" w:hAnsi="Arial" w:cs="Arial"/>
                <w:b/>
                <w:bCs/>
                <w:color w:val="000000"/>
                <w:sz w:val="18"/>
                <w:szCs w:val="18"/>
                <w:lang w:eastAsia="en-GB"/>
              </w:rPr>
              <w:t>South Africa</w:t>
            </w:r>
          </w:p>
        </w:tc>
        <w:tc>
          <w:tcPr>
            <w:tcW w:w="827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8711D1C" w14:textId="642B3356" w:rsidR="006B4C1F" w:rsidRPr="00B631D2" w:rsidRDefault="006B4C1F" w:rsidP="00FA6D92">
            <w:pPr>
              <w:rPr>
                <w:rFonts w:ascii="Arial" w:hAnsi="Arial" w:cs="Arial"/>
                <w:color w:val="000000"/>
                <w:sz w:val="18"/>
                <w:szCs w:val="18"/>
                <w:lang w:eastAsia="en-GB"/>
              </w:rPr>
            </w:pPr>
            <w:r w:rsidRPr="00B631D2">
              <w:rPr>
                <w:rFonts w:ascii="Arial" w:hAnsi="Arial" w:cs="Arial"/>
                <w:color w:val="000000"/>
                <w:sz w:val="18"/>
                <w:szCs w:val="18"/>
                <w:lang w:eastAsia="en-GB"/>
              </w:rPr>
              <w:t>1. Obtain approvals from relevant authorities. 2. Apply for ethics approval. 3. Conduct measurements and data collection. 4. Design and optimize a model comparing benefits and costs. 5. Implement interventions in facilities. 6. Evaluate cost</w:t>
            </w:r>
            <w:r w:rsidR="00A30FF3">
              <w:rPr>
                <w:rFonts w:ascii="Arial" w:hAnsi="Arial" w:cs="Arial"/>
                <w:color w:val="000000"/>
                <w:sz w:val="18"/>
                <w:szCs w:val="18"/>
                <w:lang w:eastAsia="en-GB"/>
              </w:rPr>
              <w:t>-</w:t>
            </w:r>
            <w:r w:rsidRPr="00B631D2">
              <w:rPr>
                <w:rFonts w:ascii="Arial" w:hAnsi="Arial" w:cs="Arial"/>
                <w:color w:val="000000"/>
                <w:sz w:val="18"/>
                <w:szCs w:val="18"/>
                <w:lang w:eastAsia="en-GB"/>
              </w:rPr>
              <w:t>effectiveness. 7. Disseminate results through conferences, publications, and policy briefs.</w:t>
            </w:r>
          </w:p>
        </w:tc>
      </w:tr>
      <w:tr w:rsidR="00EB0B70" w:rsidRPr="006B4C1F" w14:paraId="33D48CBC" w14:textId="77777777" w:rsidTr="00A96CE9">
        <w:trPr>
          <w:tblCellSpacing w:w="15" w:type="dxa"/>
          <w:jc w:val="center"/>
        </w:trPr>
        <w:tc>
          <w:tcPr>
            <w:tcW w:w="2039"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80CAD26" w14:textId="77777777" w:rsidR="006B4C1F" w:rsidRPr="00FA6D92" w:rsidRDefault="006B4C1F" w:rsidP="00FA6D92">
            <w:pPr>
              <w:rPr>
                <w:rFonts w:ascii="Arial" w:hAnsi="Arial" w:cs="Arial"/>
                <w:b/>
                <w:bCs/>
                <w:color w:val="000000"/>
                <w:sz w:val="18"/>
                <w:szCs w:val="18"/>
                <w:lang w:eastAsia="en-GB"/>
              </w:rPr>
            </w:pPr>
            <w:r w:rsidRPr="00FA6D92">
              <w:rPr>
                <w:rFonts w:ascii="Arial" w:hAnsi="Arial" w:cs="Arial"/>
                <w:b/>
                <w:bCs/>
                <w:color w:val="000000"/>
                <w:sz w:val="18"/>
                <w:szCs w:val="18"/>
                <w:lang w:eastAsia="en-GB"/>
              </w:rPr>
              <w:t>Zimbabwe</w:t>
            </w:r>
          </w:p>
        </w:tc>
        <w:tc>
          <w:tcPr>
            <w:tcW w:w="8279"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95B6F96" w14:textId="34B2AF3E" w:rsidR="006B4C1F" w:rsidRPr="00B631D2" w:rsidRDefault="006B4C1F" w:rsidP="00FA6D92">
            <w:pPr>
              <w:rPr>
                <w:rFonts w:ascii="Arial" w:hAnsi="Arial" w:cs="Arial"/>
                <w:color w:val="000000"/>
                <w:sz w:val="18"/>
                <w:szCs w:val="18"/>
                <w:lang w:eastAsia="en-GB"/>
              </w:rPr>
            </w:pPr>
            <w:r w:rsidRPr="00B631D2">
              <w:rPr>
                <w:rFonts w:ascii="Arial" w:hAnsi="Arial" w:cs="Arial"/>
                <w:color w:val="000000"/>
                <w:sz w:val="18"/>
                <w:szCs w:val="18"/>
                <w:lang w:eastAsia="en-GB"/>
              </w:rPr>
              <w:t xml:space="preserve">1. Apply </w:t>
            </w:r>
            <w:r w:rsidR="00024BA8">
              <w:rPr>
                <w:rFonts w:ascii="Arial" w:hAnsi="Arial" w:cs="Arial"/>
                <w:color w:val="000000"/>
                <w:sz w:val="18"/>
                <w:szCs w:val="18"/>
                <w:lang w:eastAsia="en-GB"/>
              </w:rPr>
              <w:t>for a support letter to the Ministry of Health and Child Care</w:t>
            </w:r>
            <w:r w:rsidRPr="00B631D2">
              <w:rPr>
                <w:rFonts w:ascii="Arial" w:hAnsi="Arial" w:cs="Arial"/>
                <w:color w:val="000000"/>
                <w:sz w:val="18"/>
                <w:szCs w:val="18"/>
                <w:lang w:eastAsia="en-GB"/>
              </w:rPr>
              <w:t xml:space="preserve">. </w:t>
            </w:r>
            <w:r w:rsidR="00F00A61">
              <w:rPr>
                <w:rFonts w:ascii="Arial" w:hAnsi="Arial" w:cs="Arial"/>
                <w:color w:val="000000"/>
                <w:sz w:val="18"/>
                <w:szCs w:val="18"/>
                <w:lang w:eastAsia="en-GB"/>
              </w:rPr>
              <w:t>2</w:t>
            </w:r>
            <w:r w:rsidRPr="00B631D2">
              <w:rPr>
                <w:rFonts w:ascii="Arial" w:hAnsi="Arial" w:cs="Arial"/>
                <w:color w:val="000000"/>
                <w:sz w:val="18"/>
                <w:szCs w:val="18"/>
                <w:lang w:eastAsia="en-GB"/>
              </w:rPr>
              <w:t xml:space="preserve">. Measure carbon footprints at proposed facilities. </w:t>
            </w:r>
            <w:r w:rsidR="00F00A61">
              <w:rPr>
                <w:rFonts w:ascii="Arial" w:hAnsi="Arial" w:cs="Arial"/>
                <w:color w:val="000000"/>
                <w:sz w:val="18"/>
                <w:szCs w:val="18"/>
                <w:lang w:eastAsia="en-GB"/>
              </w:rPr>
              <w:t>3</w:t>
            </w:r>
            <w:r w:rsidRPr="00B631D2">
              <w:rPr>
                <w:rFonts w:ascii="Arial" w:hAnsi="Arial" w:cs="Arial"/>
                <w:color w:val="000000"/>
                <w:sz w:val="18"/>
                <w:szCs w:val="18"/>
                <w:lang w:eastAsia="en-GB"/>
              </w:rPr>
              <w:t xml:space="preserve">. Design and optimize a model comparing benefits and costs. </w:t>
            </w:r>
            <w:r w:rsidR="00F00A61">
              <w:rPr>
                <w:rFonts w:ascii="Arial" w:hAnsi="Arial" w:cs="Arial"/>
                <w:color w:val="000000"/>
                <w:sz w:val="18"/>
                <w:szCs w:val="18"/>
                <w:lang w:eastAsia="en-GB"/>
              </w:rPr>
              <w:t>4</w:t>
            </w:r>
            <w:r w:rsidRPr="00B631D2">
              <w:rPr>
                <w:rFonts w:ascii="Arial" w:hAnsi="Arial" w:cs="Arial"/>
                <w:color w:val="000000"/>
                <w:sz w:val="18"/>
                <w:szCs w:val="18"/>
                <w:lang w:eastAsia="en-GB"/>
              </w:rPr>
              <w:t xml:space="preserve">. Implement interventions in facilities. </w:t>
            </w:r>
            <w:r w:rsidR="00F00A61">
              <w:rPr>
                <w:rFonts w:ascii="Arial" w:hAnsi="Arial" w:cs="Arial"/>
                <w:color w:val="000000"/>
                <w:sz w:val="18"/>
                <w:szCs w:val="18"/>
                <w:lang w:eastAsia="en-GB"/>
              </w:rPr>
              <w:t>5</w:t>
            </w:r>
            <w:r w:rsidRPr="00B631D2">
              <w:rPr>
                <w:rFonts w:ascii="Arial" w:hAnsi="Arial" w:cs="Arial"/>
                <w:color w:val="000000"/>
                <w:sz w:val="18"/>
                <w:szCs w:val="18"/>
                <w:lang w:eastAsia="en-GB"/>
              </w:rPr>
              <w:t>. Evaluate cost</w:t>
            </w:r>
            <w:r w:rsidR="00A30FF3">
              <w:rPr>
                <w:rFonts w:ascii="Arial" w:hAnsi="Arial" w:cs="Arial"/>
                <w:color w:val="000000"/>
                <w:sz w:val="18"/>
                <w:szCs w:val="18"/>
                <w:lang w:eastAsia="en-GB"/>
              </w:rPr>
              <w:t>-</w:t>
            </w:r>
            <w:r w:rsidRPr="00B631D2">
              <w:rPr>
                <w:rFonts w:ascii="Arial" w:hAnsi="Arial" w:cs="Arial"/>
                <w:color w:val="000000"/>
                <w:sz w:val="18"/>
                <w:szCs w:val="18"/>
                <w:lang w:eastAsia="en-GB"/>
              </w:rPr>
              <w:t xml:space="preserve">effectiveness. </w:t>
            </w:r>
            <w:r w:rsidR="00F00A61">
              <w:rPr>
                <w:rFonts w:ascii="Arial" w:hAnsi="Arial" w:cs="Arial"/>
                <w:color w:val="000000"/>
                <w:sz w:val="18"/>
                <w:szCs w:val="18"/>
                <w:lang w:eastAsia="en-GB"/>
              </w:rPr>
              <w:t>6</w:t>
            </w:r>
            <w:r w:rsidRPr="00B631D2">
              <w:rPr>
                <w:rFonts w:ascii="Arial" w:hAnsi="Arial" w:cs="Arial"/>
                <w:color w:val="000000"/>
                <w:sz w:val="18"/>
                <w:szCs w:val="18"/>
                <w:lang w:eastAsia="en-GB"/>
              </w:rPr>
              <w:t>. Disseminate results through conferences, publications, and policy briefs.</w:t>
            </w:r>
          </w:p>
        </w:tc>
      </w:tr>
    </w:tbl>
    <w:p w14:paraId="68178988" w14:textId="60B6E175" w:rsidR="006F7A2F" w:rsidRPr="0082361D" w:rsidRDefault="002D067A" w:rsidP="0082361D">
      <w:pPr>
        <w:pStyle w:val="Caption"/>
        <w:rPr>
          <w:rFonts w:ascii="Arial" w:hAnsi="Arial" w:cs="Arial"/>
          <w:i w:val="0"/>
          <w:lang w:val="en-ZA"/>
        </w:rPr>
        <w:sectPr w:rsidR="006F7A2F" w:rsidRPr="0082361D" w:rsidSect="00481EA0">
          <w:pgSz w:w="12240" w:h="15840" w:code="1"/>
          <w:pgMar w:top="1440" w:right="1440" w:bottom="1440" w:left="1440" w:header="720" w:footer="578" w:gutter="0"/>
          <w:cols w:space="720"/>
          <w:formProt w:val="0"/>
          <w:noEndnote/>
          <w:docGrid w:linePitch="326"/>
        </w:sectPr>
      </w:pPr>
      <w:bookmarkStart w:id="1253" w:name="_Toc128750570"/>
      <w:r>
        <w:t xml:space="preserve">Table </w:t>
      </w:r>
      <w:r w:rsidR="002A1900">
        <w:fldChar w:fldCharType="begin"/>
      </w:r>
      <w:r w:rsidR="002A1900">
        <w:instrText xml:space="preserve"> SEQ Table \* ARABIC </w:instrText>
      </w:r>
      <w:r w:rsidR="002A1900">
        <w:fldChar w:fldCharType="separate"/>
      </w:r>
      <w:r w:rsidR="00D4325A">
        <w:rPr>
          <w:noProof/>
        </w:rPr>
        <w:t>6</w:t>
      </w:r>
      <w:r w:rsidR="002A1900">
        <w:rPr>
          <w:noProof/>
        </w:rPr>
        <w:fldChar w:fldCharType="end"/>
      </w:r>
      <w:r>
        <w:t xml:space="preserve">: Study </w:t>
      </w:r>
      <w:commentRangeStart w:id="1254"/>
      <w:r>
        <w:t>procedur</w:t>
      </w:r>
      <w:r w:rsidR="00F00A61">
        <w:t>e</w:t>
      </w:r>
      <w:bookmarkEnd w:id="1253"/>
      <w:commentRangeEnd w:id="1254"/>
      <w:r w:rsidR="004643BE">
        <w:rPr>
          <w:rStyle w:val="CommentReference"/>
          <w:i w:val="0"/>
          <w:iCs w:val="0"/>
          <w:color w:val="auto"/>
        </w:rPr>
        <w:commentReference w:id="1254"/>
      </w:r>
    </w:p>
    <w:p w14:paraId="0DF37524" w14:textId="3EF12E87" w:rsidR="00984C25" w:rsidRDefault="00814216" w:rsidP="0082361D">
      <w:pPr>
        <w:pStyle w:val="Heading1"/>
        <w:ind w:left="0" w:firstLine="0"/>
      </w:pPr>
      <w:bookmarkStart w:id="1255" w:name="_Toc121220145"/>
      <w:bookmarkStart w:id="1256" w:name="_Toc128690077"/>
      <w:r>
        <w:lastRenderedPageBreak/>
        <w:t>DATA MANAGEMENT AND ANALYSIS</w:t>
      </w:r>
      <w:bookmarkEnd w:id="1255"/>
      <w:bookmarkEnd w:id="1256"/>
      <w:r>
        <w:t xml:space="preserve"> </w:t>
      </w:r>
    </w:p>
    <w:p w14:paraId="74B89BCB" w14:textId="08728F03" w:rsidR="00D17D73" w:rsidRPr="00D17D73" w:rsidRDefault="0189F10A" w:rsidP="006B3277">
      <w:pPr>
        <w:pStyle w:val="Heading2"/>
      </w:pPr>
      <w:bookmarkStart w:id="1257" w:name="_Toc128690078"/>
      <w:r>
        <w:t xml:space="preserve">Data </w:t>
      </w:r>
      <w:commentRangeStart w:id="1258"/>
      <w:r w:rsidR="00D17D73">
        <w:t>Management</w:t>
      </w:r>
      <w:bookmarkEnd w:id="1257"/>
      <w:commentRangeEnd w:id="1258"/>
      <w:r w:rsidR="00741BC6">
        <w:rPr>
          <w:rStyle w:val="CommentReference"/>
          <w:rFonts w:ascii="Times New Roman" w:hAnsi="Times New Roman"/>
          <w:b w:val="0"/>
        </w:rPr>
        <w:commentReference w:id="1258"/>
      </w:r>
    </w:p>
    <w:p w14:paraId="55712778" w14:textId="2EF61FC7" w:rsidR="00EB77F1" w:rsidRPr="00EB77F1" w:rsidDel="000A67CD" w:rsidRDefault="00EB77F1" w:rsidP="00EB77F1">
      <w:pPr>
        <w:spacing w:beforeAutospacing="1" w:after="100" w:afterAutospacing="1" w:line="360" w:lineRule="auto"/>
        <w:jc w:val="both"/>
        <w:rPr>
          <w:del w:id="1259" w:author="Craig Parker" w:date="2023-03-02T22:20:00Z"/>
          <w:rFonts w:ascii="Arial" w:hAnsi="Arial" w:cs="Arial"/>
          <w:lang w:val="en-ZA" w:eastAsia="en-ZW"/>
        </w:rPr>
      </w:pPr>
      <w:del w:id="1260" w:author="Craig Parker" w:date="2023-03-02T22:20:00Z">
        <w:r w:rsidRPr="00EB77F1" w:rsidDel="000A67CD">
          <w:rPr>
            <w:rFonts w:ascii="Arial" w:hAnsi="Arial" w:cs="Arial"/>
            <w:lang w:val="en-ZA" w:eastAsia="en-ZW"/>
          </w:rPr>
          <w:delText xml:space="preserve">Data management is a crucial aspect of the research project, and the team has taken measures to ensure that the collected data </w:delText>
        </w:r>
        <w:r w:rsidR="00963976" w:rsidDel="000A67CD">
          <w:rPr>
            <w:rFonts w:ascii="Arial" w:hAnsi="Arial" w:cs="Arial"/>
            <w:lang w:val="en-ZA" w:eastAsia="en-ZW"/>
          </w:rPr>
          <w:delText>are</w:delText>
        </w:r>
        <w:r w:rsidRPr="00EB77F1" w:rsidDel="000A67CD">
          <w:rPr>
            <w:rFonts w:ascii="Arial" w:hAnsi="Arial" w:cs="Arial"/>
            <w:lang w:val="en-ZA" w:eastAsia="en-ZW"/>
          </w:rPr>
          <w:delText xml:space="preserve"> secure and protected</w:delText>
        </w:r>
        <w:r w:rsidR="00AC21FC" w:rsidDel="000A67CD">
          <w:rPr>
            <w:rFonts w:ascii="Arial" w:hAnsi="Arial" w:cs="Arial"/>
            <w:lang w:val="en-ZA" w:eastAsia="en-ZW"/>
          </w:rPr>
          <w:fldChar w:fldCharType="begin"/>
        </w:r>
        <w:r w:rsidR="002F1765" w:rsidDel="000A67CD">
          <w:rPr>
            <w:rFonts w:ascii="Arial" w:hAnsi="Arial" w:cs="Arial"/>
            <w:lang w:val="en-ZA" w:eastAsia="en-ZW"/>
          </w:rPr>
          <w:delInstrText xml:space="preserve"> ADDIN EN.CITE &lt;EndNote&gt;&lt;Cite&gt;&lt;RecNum&gt;464&lt;/RecNum&gt;&lt;DisplayText&gt;[44]&lt;/DisplayText&gt;&lt;record&gt;&lt;rec-number&gt;464&lt;/rec-number&gt;&lt;foreign-keys&gt;&lt;key app="EN" db-id="5szwxp0er2sa0tevxamvt5a9wdes925002ws" timestamp="1676630011"&gt;464&lt;/key&gt;&lt;/foreign-keys&gt;&lt;ref-type name="Journal Article"&gt;17&lt;/ref-type&gt;&lt;contributors&gt;&lt;/contributors&gt;&lt;titles&gt;&lt;title&gt;Princeton University Research Integrity and Assurance (RIA). (n.d.). Best practices for data access and research transparency. Retrieved from https://ria.princeton.edu/human-research-protection/data/best-practices-for-data-access-and-research-transparency&lt;/title&gt;&lt;/titles&gt;&lt;dates&gt;&lt;/dates&gt;&lt;urls&gt;&lt;/urls&gt;&lt;/record&gt;&lt;/Cite&gt;&lt;/EndNote&gt;</w:delInstrText>
        </w:r>
        <w:r w:rsidR="00AC21FC" w:rsidDel="000A67CD">
          <w:rPr>
            <w:rFonts w:ascii="Arial" w:hAnsi="Arial" w:cs="Arial"/>
            <w:lang w:val="en-ZA" w:eastAsia="en-ZW"/>
          </w:rPr>
          <w:fldChar w:fldCharType="separate"/>
        </w:r>
        <w:r w:rsidR="002F1765" w:rsidDel="000A67CD">
          <w:rPr>
            <w:rFonts w:ascii="Arial" w:hAnsi="Arial" w:cs="Arial"/>
            <w:noProof/>
            <w:lang w:val="en-ZA" w:eastAsia="en-ZW"/>
          </w:rPr>
          <w:delText>[44]</w:delText>
        </w:r>
        <w:r w:rsidR="00AC21FC" w:rsidDel="000A67CD">
          <w:rPr>
            <w:rFonts w:ascii="Arial" w:hAnsi="Arial" w:cs="Arial"/>
            <w:lang w:val="en-ZA" w:eastAsia="en-ZW"/>
          </w:rPr>
          <w:fldChar w:fldCharType="end"/>
        </w:r>
        <w:r w:rsidRPr="00EB77F1" w:rsidDel="000A67CD">
          <w:rPr>
            <w:rFonts w:ascii="Arial" w:hAnsi="Arial" w:cs="Arial"/>
            <w:lang w:val="en-ZA" w:eastAsia="en-ZW"/>
          </w:rPr>
          <w:delText>. The implementing partners in Kenya, South Africa, and Zimbabwe will be responsible for data collection and management using the ADKN Health Carbon Management tool V1.6.1, a Microsoft Excel office package. The tool will be password-protected, and access to the data will be limited to authorized team members from the respective implementing partners to prevent access by unauthorized third parties. In each country, one</w:delText>
        </w:r>
        <w:r w:rsidR="00E042B9" w:rsidDel="000A67CD">
          <w:rPr>
            <w:rFonts w:ascii="Arial" w:hAnsi="Arial" w:cs="Arial"/>
            <w:lang w:val="en-ZA" w:eastAsia="en-ZW"/>
          </w:rPr>
          <w:delText xml:space="preserve"> </w:delText>
        </w:r>
        <w:r w:rsidR="00362FE6" w:rsidDel="000A67CD">
          <w:rPr>
            <w:rFonts w:ascii="Arial" w:hAnsi="Arial" w:cs="Arial"/>
            <w:lang w:val="en-ZA" w:eastAsia="en-ZW"/>
          </w:rPr>
          <w:delText>person in the study team</w:delText>
        </w:r>
        <w:r w:rsidRPr="00EB77F1" w:rsidDel="000A67CD">
          <w:rPr>
            <w:rFonts w:ascii="Arial" w:hAnsi="Arial" w:cs="Arial"/>
            <w:lang w:val="en-ZA" w:eastAsia="en-ZW"/>
          </w:rPr>
          <w:delText xml:space="preserve"> will be responsible for data management and protection project activities in compliance with relevant data protection regulations and standards, including the principle of data minimization</w:delText>
        </w:r>
        <w:r w:rsidR="00E057FA" w:rsidDel="000A67CD">
          <w:rPr>
            <w:rFonts w:ascii="Arial" w:hAnsi="Arial" w:cs="Arial"/>
            <w:lang w:val="en-ZA" w:eastAsia="en-ZW"/>
          </w:rPr>
          <w:fldChar w:fldCharType="begin"/>
        </w:r>
        <w:r w:rsidR="002F1765" w:rsidDel="000A67CD">
          <w:rPr>
            <w:rFonts w:ascii="Arial" w:hAnsi="Arial" w:cs="Arial"/>
            <w:lang w:val="en-ZA" w:eastAsia="en-ZW"/>
          </w:rPr>
          <w:delInstrText xml:space="preserve"> ADDIN EN.CITE &lt;EndNote&gt;&lt;Cite&gt;&lt;Author&gt;Goldsteen&lt;/Author&gt;&lt;Year&gt;2021&lt;/Year&gt;&lt;RecNum&gt;417&lt;/RecNum&gt;&lt;DisplayText&gt;[45]&lt;/DisplayText&gt;&lt;record&gt;&lt;rec-number&gt;417&lt;/rec-number&gt;&lt;foreign-keys&gt;&lt;key app="EN" db-id="5szwxp0er2sa0tevxamvt5a9wdes925002ws" timestamp="1676452512"&gt;417&lt;/key&gt;&lt;/foreign-keys&gt;&lt;ref-type name="Journal Article"&gt;17&lt;/ref-type&gt;&lt;contributors&gt;&lt;authors&gt;&lt;author&gt;Goldsteen, Abigail&lt;/author&gt;&lt;author&gt;Ezov, Gilad&lt;/author&gt;&lt;author&gt;Shmelkin, Ron&lt;/author&gt;&lt;author&gt;Moffie, Micha&lt;/author&gt;&lt;author&gt;Farkash, Ariel&lt;/author&gt;&lt;/authors&gt;&lt;/contributors&gt;&lt;titles&gt;&lt;title&gt;Data minimization for GDPR compliance in machine learning models&lt;/title&gt;&lt;secondary-title&gt;AI and Ethics&lt;/secondary-title&gt;&lt;/titles&gt;&lt;periodical&gt;&lt;full-title&gt;AI and Ethics&lt;/full-title&gt;&lt;/periodical&gt;&lt;pages&gt;1-15&lt;/pages&gt;&lt;dates&gt;&lt;year&gt;2021&lt;/year&gt;&lt;/dates&gt;&lt;isbn&gt;2730-5953&lt;/isbn&gt;&lt;urls&gt;&lt;/urls&gt;&lt;/record&gt;&lt;/Cite&gt;&lt;/EndNote&gt;</w:delInstrText>
        </w:r>
        <w:r w:rsidR="00E057FA" w:rsidDel="000A67CD">
          <w:rPr>
            <w:rFonts w:ascii="Arial" w:hAnsi="Arial" w:cs="Arial"/>
            <w:lang w:val="en-ZA" w:eastAsia="en-ZW"/>
          </w:rPr>
          <w:fldChar w:fldCharType="separate"/>
        </w:r>
        <w:r w:rsidR="002F1765" w:rsidDel="000A67CD">
          <w:rPr>
            <w:rFonts w:ascii="Arial" w:hAnsi="Arial" w:cs="Arial"/>
            <w:noProof/>
            <w:lang w:val="en-ZA" w:eastAsia="en-ZW"/>
          </w:rPr>
          <w:delText>[45]</w:delText>
        </w:r>
        <w:r w:rsidR="00E057FA" w:rsidDel="000A67CD">
          <w:rPr>
            <w:rFonts w:ascii="Arial" w:hAnsi="Arial" w:cs="Arial"/>
            <w:lang w:val="en-ZA" w:eastAsia="en-ZW"/>
          </w:rPr>
          <w:fldChar w:fldCharType="end"/>
        </w:r>
        <w:r w:rsidRPr="00EB77F1" w:rsidDel="000A67CD">
          <w:rPr>
            <w:rFonts w:ascii="Arial" w:hAnsi="Arial" w:cs="Arial"/>
            <w:lang w:val="en-ZA" w:eastAsia="en-ZW"/>
          </w:rPr>
          <w:delText>.</w:delText>
        </w:r>
      </w:del>
    </w:p>
    <w:p w14:paraId="5034F39B" w14:textId="271A209F" w:rsidR="006C215E" w:rsidRPr="00EB77F1" w:rsidDel="000A67CD" w:rsidRDefault="00EB77F1" w:rsidP="00EB77F1">
      <w:pPr>
        <w:spacing w:before="100" w:beforeAutospacing="1" w:after="100" w:afterAutospacing="1" w:line="360" w:lineRule="auto"/>
        <w:jc w:val="both"/>
        <w:rPr>
          <w:del w:id="1261" w:author="Craig Parker" w:date="2023-03-02T22:20:00Z"/>
          <w:rFonts w:ascii="Arial" w:hAnsi="Arial" w:cs="Arial"/>
          <w:lang w:val="en-ZA" w:eastAsia="en-ZW"/>
        </w:rPr>
      </w:pPr>
      <w:del w:id="1262" w:author="Craig Parker" w:date="2023-03-02T22:20:00Z">
        <w:r w:rsidRPr="00EB77F1" w:rsidDel="000A67CD">
          <w:rPr>
            <w:rFonts w:ascii="Arial" w:hAnsi="Arial" w:cs="Arial"/>
            <w:lang w:val="en-ZA" w:eastAsia="en-ZW"/>
          </w:rPr>
          <w:delText>To ensure the security and protection of the data, the project will follow the ISO/IEC 27001:2005 standards for data storage</w:delText>
        </w:r>
        <w:r w:rsidR="00170CD2" w:rsidDel="000A67CD">
          <w:rPr>
            <w:rFonts w:ascii="Arial" w:hAnsi="Arial" w:cs="Arial"/>
            <w:lang w:val="en-ZA" w:eastAsia="en-ZW"/>
          </w:rPr>
          <w:fldChar w:fldCharType="begin"/>
        </w:r>
        <w:r w:rsidR="002F1765" w:rsidDel="000A67CD">
          <w:rPr>
            <w:rFonts w:ascii="Arial" w:hAnsi="Arial" w:cs="Arial"/>
            <w:lang w:val="en-ZA" w:eastAsia="en-ZW"/>
          </w:rPr>
          <w:delInstrText xml:space="preserve"> ADDIN EN.CITE &lt;EndNote&gt;&lt;Cite&gt;&lt;Author&gt;Lontsikh&lt;/Author&gt;&lt;Year&gt;2016&lt;/Year&gt;&lt;RecNum&gt;416&lt;/RecNum&gt;&lt;DisplayText&gt;[46]&lt;/DisplayText&gt;&lt;record&gt;&lt;rec-number&gt;416&lt;/rec-number&gt;&lt;foreign-keys&gt;&lt;key app="EN" db-id="5szwxp0er2sa0tevxamvt5a9wdes925002ws" timestamp="1676452360"&gt;416&lt;/key&gt;&lt;/foreign-keys&gt;&lt;ref-type name="Conference Proceedings"&gt;10&lt;/ref-type&gt;&lt;contributors&gt;&lt;authors&gt;&lt;author&gt;Lontsikh, Pavel A&lt;/author&gt;&lt;author&gt;Karaseva, Viktoria A&lt;/author&gt;&lt;author&gt;Kunakov, Egor P&lt;/author&gt;&lt;author&gt;Livshitz, Ilia I&lt;/author&gt;&lt;author&gt;Nikiforova, Ksenia A&lt;/author&gt;&lt;/authors&gt;&lt;/contributors&gt;&lt;titles&gt;&lt;title&gt;Implementation of information security and data processing center protection standards&lt;/title&gt;&lt;secondary-title&gt;2016 IEEE Conference on Quality Management, Transport and Information Security, Information Technologies (IT&amp;amp;MQ&amp;amp;IS)&lt;/secondary-title&gt;&lt;/titles&gt;&lt;pages&gt;138-143&lt;/pages&gt;&lt;dates&gt;&lt;year&gt;2016&lt;/year&gt;&lt;/dates&gt;&lt;publisher&gt;IEEE&lt;/publisher&gt;&lt;isbn&gt;1509036806&lt;/isbn&gt;&lt;urls&gt;&lt;/urls&gt;&lt;/record&gt;&lt;/Cite&gt;&lt;/EndNote&gt;</w:delInstrText>
        </w:r>
        <w:r w:rsidR="00170CD2" w:rsidDel="000A67CD">
          <w:rPr>
            <w:rFonts w:ascii="Arial" w:hAnsi="Arial" w:cs="Arial"/>
            <w:lang w:val="en-ZA" w:eastAsia="en-ZW"/>
          </w:rPr>
          <w:fldChar w:fldCharType="separate"/>
        </w:r>
        <w:r w:rsidR="002F1765" w:rsidDel="000A67CD">
          <w:rPr>
            <w:rFonts w:ascii="Arial" w:hAnsi="Arial" w:cs="Arial"/>
            <w:noProof/>
            <w:lang w:val="en-ZA" w:eastAsia="en-ZW"/>
          </w:rPr>
          <w:delText>[46]</w:delText>
        </w:r>
        <w:r w:rsidR="00170CD2" w:rsidDel="000A67CD">
          <w:rPr>
            <w:rFonts w:ascii="Arial" w:hAnsi="Arial" w:cs="Arial"/>
            <w:lang w:val="en-ZA" w:eastAsia="en-ZW"/>
          </w:rPr>
          <w:fldChar w:fldCharType="end"/>
        </w:r>
        <w:r w:rsidRPr="00EB77F1" w:rsidDel="000A67CD">
          <w:rPr>
            <w:rFonts w:ascii="Arial" w:hAnsi="Arial" w:cs="Arial"/>
            <w:lang w:val="en-ZA" w:eastAsia="en-ZW"/>
          </w:rPr>
          <w:delText xml:space="preserve">. The data storage will be protected against risk to prevent </w:delText>
        </w:r>
        <w:r w:rsidR="00C3459F" w:rsidDel="000A67CD">
          <w:rPr>
            <w:rFonts w:ascii="Arial" w:hAnsi="Arial" w:cs="Arial"/>
            <w:lang w:val="en-ZA" w:eastAsia="en-ZW"/>
          </w:rPr>
          <w:delText>data loss</w:delText>
        </w:r>
        <w:r w:rsidRPr="00EB77F1" w:rsidDel="000A67CD">
          <w:rPr>
            <w:rFonts w:ascii="Arial" w:hAnsi="Arial" w:cs="Arial"/>
            <w:lang w:val="en-ZA" w:eastAsia="en-ZW"/>
          </w:rPr>
          <w:delText>, and the partners will take necessary measures to protect the personal data collected during the project.</w:delText>
        </w:r>
        <w:r w:rsidR="0071099C" w:rsidDel="000A67CD">
          <w:rPr>
            <w:rFonts w:ascii="Arial" w:hAnsi="Arial" w:cs="Arial"/>
            <w:lang w:val="en-ZA" w:eastAsia="en-ZW"/>
          </w:rPr>
          <w:delText xml:space="preserve"> </w:delText>
        </w:r>
        <w:r w:rsidR="0092125E" w:rsidDel="000A67CD">
          <w:rPr>
            <w:rFonts w:ascii="Arial" w:hAnsi="Arial" w:cs="Arial"/>
            <w:lang w:val="en-ZA" w:eastAsia="en-ZW"/>
          </w:rPr>
          <w:delText>These measures include</w:delText>
        </w:r>
        <w:r w:rsidR="0092125E" w:rsidRPr="0092125E" w:rsidDel="000A67CD">
          <w:rPr>
            <w:rFonts w:ascii="Arial" w:hAnsi="Arial" w:cs="Arial"/>
            <w:lang w:eastAsia="en-ZW"/>
          </w:rPr>
          <w:delText xml:space="preserve"> access controls, regular backups, and encryption</w:delText>
        </w:r>
        <w:r w:rsidR="005C6213" w:rsidDel="000A67CD">
          <w:rPr>
            <w:rFonts w:ascii="Arial" w:hAnsi="Arial" w:cs="Arial"/>
            <w:lang w:eastAsia="en-ZW"/>
          </w:rPr>
          <w:delText>.</w:delText>
        </w:r>
        <w:r w:rsidRPr="00EB77F1" w:rsidDel="000A67CD">
          <w:rPr>
            <w:rFonts w:ascii="Arial" w:hAnsi="Arial" w:cs="Arial"/>
            <w:lang w:val="en-ZA" w:eastAsia="en-ZW"/>
          </w:rPr>
          <w:delText xml:space="preserve"> The HIGH HORIZONS project has a Data Management Plan (DMP) that outlines the data management life cycle and ensures </w:delText>
        </w:r>
        <w:r w:rsidR="00C3459F" w:rsidDel="000A67CD">
          <w:rPr>
            <w:rFonts w:ascii="Arial" w:hAnsi="Arial" w:cs="Arial"/>
            <w:lang w:val="en-ZA" w:eastAsia="en-ZW"/>
          </w:rPr>
          <w:delText>data quality control</w:delText>
        </w:r>
        <w:r w:rsidRPr="00EB77F1" w:rsidDel="000A67CD">
          <w:rPr>
            <w:rFonts w:ascii="Arial" w:hAnsi="Arial" w:cs="Arial"/>
            <w:lang w:val="en-ZA" w:eastAsia="en-ZW"/>
          </w:rPr>
          <w:delText xml:space="preserve">. The DMP will be updated </w:delText>
        </w:r>
        <w:r w:rsidR="005427BA" w:rsidDel="000A67CD">
          <w:rPr>
            <w:rFonts w:ascii="Arial" w:hAnsi="Arial" w:cs="Arial"/>
            <w:lang w:val="en-ZA" w:eastAsia="en-ZW"/>
          </w:rPr>
          <w:delText>throughout</w:delText>
        </w:r>
        <w:r w:rsidRPr="00EB77F1" w:rsidDel="000A67CD">
          <w:rPr>
            <w:rFonts w:ascii="Arial" w:hAnsi="Arial" w:cs="Arial"/>
            <w:lang w:val="en-ZA" w:eastAsia="en-ZW"/>
          </w:rPr>
          <w:delText xml:space="preserve"> the project to reflect the status of the project's data management activities and comply with country regulations. The Project Coordinator at Ghent University is responsible for the overall data management and the handling of the project's SharePoint folders and files</w:delText>
        </w:r>
        <w:r w:rsidR="00073C0F" w:rsidDel="000A67CD">
          <w:rPr>
            <w:rFonts w:ascii="Arial" w:hAnsi="Arial" w:cs="Arial"/>
            <w:lang w:val="en-ZA" w:eastAsia="en-ZW"/>
          </w:rPr>
          <w:delText xml:space="preserve"> and</w:delText>
        </w:r>
        <w:r w:rsidRPr="00EB77F1" w:rsidDel="000A67CD">
          <w:rPr>
            <w:rFonts w:ascii="Arial" w:hAnsi="Arial" w:cs="Arial"/>
            <w:lang w:val="en-ZA" w:eastAsia="en-ZW"/>
          </w:rPr>
          <w:delText xml:space="preserve"> the UGent shared network drive and repositories on behalf of the project.</w:delText>
        </w:r>
      </w:del>
    </w:p>
    <w:p w14:paraId="26EB0223" w14:textId="34C89DBB" w:rsidR="000A67CD" w:rsidRPr="000A67CD" w:rsidRDefault="00B52774" w:rsidP="000A67CD">
      <w:pPr>
        <w:spacing w:before="100" w:beforeAutospacing="1" w:afterAutospacing="1" w:line="360" w:lineRule="auto"/>
        <w:jc w:val="both"/>
        <w:rPr>
          <w:ins w:id="1263" w:author="Craig Parker" w:date="2023-03-02T22:20:00Z"/>
          <w:rFonts w:ascii="Arial" w:hAnsi="Arial" w:cs="Arial"/>
          <w:lang w:val="en-ZA" w:eastAsia="en-ZW"/>
        </w:rPr>
      </w:pPr>
      <w:del w:id="1264" w:author="Craig Parker" w:date="2023-03-02T22:20:00Z">
        <w:r w:rsidDel="000A67CD">
          <w:rPr>
            <w:rFonts w:ascii="Arial" w:hAnsi="Arial" w:cs="Arial"/>
            <w:lang w:val="en-ZA" w:eastAsia="en-ZW"/>
          </w:rPr>
          <w:delText>T</w:delText>
        </w:r>
        <w:r w:rsidR="00EB77F1" w:rsidRPr="00EB77F1" w:rsidDel="000A67CD">
          <w:rPr>
            <w:rFonts w:ascii="Arial" w:hAnsi="Arial" w:cs="Arial"/>
            <w:lang w:val="en-ZA" w:eastAsia="en-ZW"/>
          </w:rPr>
          <w:delText xml:space="preserve">he team is committed to ensuring the collected data is managed and protected </w:delText>
        </w:r>
        <w:r w:rsidR="00ED0763" w:rsidDel="000A67CD">
          <w:rPr>
            <w:rFonts w:ascii="Arial" w:hAnsi="Arial" w:cs="Arial"/>
            <w:lang w:val="en-ZA" w:eastAsia="en-ZW"/>
          </w:rPr>
          <w:delText>securely and responsibly</w:delText>
        </w:r>
        <w:r w:rsidR="00EB77F1" w:rsidRPr="00EB77F1" w:rsidDel="000A67CD">
          <w:rPr>
            <w:rFonts w:ascii="Arial" w:hAnsi="Arial" w:cs="Arial"/>
            <w:lang w:val="en-ZA" w:eastAsia="en-ZW"/>
          </w:rPr>
          <w:delText>, complying with relevant data protection regulations and standards</w:delText>
        </w:r>
        <w:r w:rsidR="005459BA" w:rsidDel="000A67CD">
          <w:rPr>
            <w:rFonts w:ascii="Arial" w:hAnsi="Arial" w:cs="Arial"/>
            <w:lang w:val="en-ZA" w:eastAsia="en-ZW"/>
          </w:rPr>
          <w:fldChar w:fldCharType="begin"/>
        </w:r>
        <w:r w:rsidR="002F1765" w:rsidDel="000A67CD">
          <w:rPr>
            <w:rFonts w:ascii="Arial" w:hAnsi="Arial" w:cs="Arial"/>
            <w:lang w:val="en-ZA" w:eastAsia="en-ZW"/>
          </w:rPr>
          <w:delInstrText xml:space="preserve"> ADDIN EN.CITE &lt;EndNote&gt;&lt;Cite&gt;&lt;RecNum&gt;465&lt;/RecNum&gt;&lt;DisplayText&gt;[47]&lt;/DisplayText&gt;&lt;record&gt;&lt;rec-number&gt;465&lt;/rec-number&gt;&lt;foreign-keys&gt;&lt;key app="EN" db-id="5szwxp0er2sa0tevxamvt5a9wdes925002ws" timestamp="1676630209"&gt;465&lt;/key&gt;&lt;/foreign-keys&gt;&lt;ref-type name="Journal Article"&gt;17&lt;/ref-type&gt;&lt;contributors&gt;&lt;/contributors&gt;&lt;titles&gt;&lt;title&gt;National Institutes of Health (NIH) Office of Intramural Research (OIR). (2023). 2023 NIH Data Management and Sharing Policy. Retrieved from https://oir.nih.gov/sourcebook/intramural-program-oversight/intramural-data-sharing/2023-nih-data-management-sharing-policy&lt;/title&gt;&lt;/titles&gt;&lt;dates&gt;&lt;/dates&gt;&lt;urls&gt;&lt;/urls&gt;&lt;/record&gt;&lt;/Cite&gt;&lt;/EndNote&gt;</w:delInstrText>
        </w:r>
        <w:r w:rsidR="005459BA" w:rsidDel="000A67CD">
          <w:rPr>
            <w:rFonts w:ascii="Arial" w:hAnsi="Arial" w:cs="Arial"/>
            <w:lang w:val="en-ZA" w:eastAsia="en-ZW"/>
          </w:rPr>
          <w:fldChar w:fldCharType="separate"/>
        </w:r>
        <w:r w:rsidR="002F1765" w:rsidDel="000A67CD">
          <w:rPr>
            <w:rFonts w:ascii="Arial" w:hAnsi="Arial" w:cs="Arial"/>
            <w:noProof/>
            <w:lang w:val="en-ZA" w:eastAsia="en-ZW"/>
          </w:rPr>
          <w:delText>[47]</w:delText>
        </w:r>
        <w:r w:rsidR="005459BA" w:rsidDel="000A67CD">
          <w:rPr>
            <w:rFonts w:ascii="Arial" w:hAnsi="Arial" w:cs="Arial"/>
            <w:lang w:val="en-ZA" w:eastAsia="en-ZW"/>
          </w:rPr>
          <w:fldChar w:fldCharType="end"/>
        </w:r>
        <w:r w:rsidR="00EB77F1" w:rsidRPr="00EB77F1" w:rsidDel="000A67CD">
          <w:rPr>
            <w:rFonts w:ascii="Arial" w:hAnsi="Arial" w:cs="Arial"/>
            <w:lang w:val="en-ZA" w:eastAsia="en-ZW"/>
          </w:rPr>
          <w:delText xml:space="preserve">. The project will follow good research practices to ensure the </w:delText>
        </w:r>
        <w:r w:rsidR="00456A28" w:rsidDel="000A67CD">
          <w:rPr>
            <w:rFonts w:ascii="Arial" w:hAnsi="Arial" w:cs="Arial"/>
            <w:lang w:val="en-ZA" w:eastAsia="en-ZW"/>
          </w:rPr>
          <w:delText>data's confidentiality, integrity, and availability</w:delText>
        </w:r>
        <w:r w:rsidR="00EB77F1" w:rsidRPr="00EB77F1" w:rsidDel="000A67CD">
          <w:rPr>
            <w:rFonts w:ascii="Arial" w:hAnsi="Arial" w:cs="Arial"/>
            <w:lang w:val="en-ZA" w:eastAsia="en-ZW"/>
          </w:rPr>
          <w:delText xml:space="preserve">. The team will continuously monitor the data management practices and take necessary measures to address any issues </w:delText>
        </w:r>
        <w:r w:rsidR="00456A28" w:rsidDel="000A67CD">
          <w:rPr>
            <w:rFonts w:ascii="Arial" w:hAnsi="Arial" w:cs="Arial"/>
            <w:lang w:val="en-ZA" w:eastAsia="en-ZW"/>
          </w:rPr>
          <w:delText>arising during</w:delText>
        </w:r>
        <w:r w:rsidR="00EB77F1" w:rsidRPr="00EB77F1" w:rsidDel="000A67CD">
          <w:rPr>
            <w:rFonts w:ascii="Arial" w:hAnsi="Arial" w:cs="Arial"/>
            <w:lang w:val="en-ZA" w:eastAsia="en-ZW"/>
          </w:rPr>
          <w:delText xml:space="preserve"> the project</w:delText>
        </w:r>
        <w:r w:rsidR="004317CB" w:rsidDel="000A67CD">
          <w:rPr>
            <w:rFonts w:ascii="Arial" w:hAnsi="Arial" w:cs="Arial"/>
            <w:lang w:val="en-ZA" w:eastAsia="en-ZW"/>
          </w:rPr>
          <w:fldChar w:fldCharType="begin"/>
        </w:r>
        <w:r w:rsidR="002F1765" w:rsidDel="000A67CD">
          <w:rPr>
            <w:rFonts w:ascii="Arial" w:hAnsi="Arial" w:cs="Arial"/>
            <w:lang w:val="en-ZA" w:eastAsia="en-ZW"/>
          </w:rPr>
          <w:delInstrText xml:space="preserve"> ADDIN EN.CITE &lt;EndNote&gt;&lt;Cite&gt;&lt;Author&gt;Treacy&lt;/Author&gt;&lt;Year&gt;2016&lt;/Year&gt;&lt;RecNum&gt;418&lt;/RecNum&gt;&lt;DisplayText&gt;[48]&lt;/DisplayText&gt;&lt;record&gt;&lt;rec-number&gt;418&lt;/rec-number&gt;&lt;foreign-keys&gt;&lt;key app="EN" db-id="5szwxp0er2sa0tevxamvt5a9wdes925002ws" timestamp="1676452636"&gt;418&lt;/key&gt;&lt;/foreign-keys&gt;&lt;ref-type name="Journal Article"&gt;17&lt;/ref-type&gt;&lt;contributors&gt;&lt;authors&gt;&lt;author&gt;Treacy, Ceara&lt;/author&gt;&lt;author&gt;McCaffery, Fergal&lt;/author&gt;&lt;/authors&gt;&lt;/contributors&gt;&lt;titles&gt;&lt;title&gt;Data security overview for medical mobile apps assuring the confidentiality, integrity and availability of data in transmission&lt;/title&gt;&lt;secondary-title&gt;International Journal on Advances in Security&lt;/secondary-title&gt;&lt;/titles&gt;&lt;periodical&gt;&lt;full-title&gt;International Journal on Advances in Security&lt;/full-title&gt;&lt;/periodical&gt;&lt;pages&gt;146-157&lt;/pages&gt;&lt;volume&gt;9&lt;/volume&gt;&lt;number&gt;3 &amp;amp; 4&lt;/number&gt;&lt;dates&gt;&lt;year&gt;2016&lt;/year&gt;&lt;/dates&gt;&lt;isbn&gt;1942-2636&lt;/isbn&gt;&lt;urls&gt;&lt;/urls&gt;&lt;/record&gt;&lt;/Cite&gt;&lt;/EndNote&gt;</w:delInstrText>
        </w:r>
        <w:r w:rsidR="004317CB" w:rsidDel="000A67CD">
          <w:rPr>
            <w:rFonts w:ascii="Arial" w:hAnsi="Arial" w:cs="Arial"/>
            <w:lang w:val="en-ZA" w:eastAsia="en-ZW"/>
          </w:rPr>
          <w:fldChar w:fldCharType="separate"/>
        </w:r>
        <w:r w:rsidR="002F1765" w:rsidDel="000A67CD">
          <w:rPr>
            <w:rFonts w:ascii="Arial" w:hAnsi="Arial" w:cs="Arial"/>
            <w:noProof/>
            <w:lang w:val="en-ZA" w:eastAsia="en-ZW"/>
          </w:rPr>
          <w:delText>[48]</w:delText>
        </w:r>
        <w:r w:rsidR="004317CB" w:rsidDel="000A67CD">
          <w:rPr>
            <w:rFonts w:ascii="Arial" w:hAnsi="Arial" w:cs="Arial"/>
            <w:lang w:val="en-ZA" w:eastAsia="en-ZW"/>
          </w:rPr>
          <w:fldChar w:fldCharType="end"/>
        </w:r>
        <w:r w:rsidR="00EB77F1" w:rsidRPr="00EB77F1" w:rsidDel="000A67CD">
          <w:rPr>
            <w:rFonts w:ascii="Arial" w:hAnsi="Arial" w:cs="Arial"/>
            <w:lang w:val="en-ZA" w:eastAsia="en-ZW"/>
          </w:rPr>
          <w:delText>.</w:delText>
        </w:r>
        <w:r w:rsidR="00D16A66" w:rsidDel="000A67CD">
          <w:rPr>
            <w:rFonts w:ascii="Arial" w:hAnsi="Arial" w:cs="Arial"/>
            <w:lang w:val="en-ZA" w:eastAsia="en-ZW"/>
          </w:rPr>
          <w:delText xml:space="preserve"> </w:delText>
        </w:r>
        <w:r w:rsidR="00D16A66" w:rsidRPr="00D16A66" w:rsidDel="000A67CD">
          <w:rPr>
            <w:rFonts w:ascii="Arial" w:hAnsi="Arial" w:cs="Arial"/>
            <w:lang w:eastAsia="en-ZW"/>
          </w:rPr>
          <w:delText>In addition</w:delText>
        </w:r>
        <w:r w:rsidR="00271A46" w:rsidDel="000A67CD">
          <w:rPr>
            <w:rFonts w:ascii="Arial" w:hAnsi="Arial" w:cs="Arial"/>
            <w:lang w:eastAsia="en-ZW"/>
          </w:rPr>
          <w:delText xml:space="preserve"> </w:delText>
        </w:r>
        <w:r w:rsidR="00D16A66" w:rsidRPr="00D16A66" w:rsidDel="000A67CD">
          <w:rPr>
            <w:rFonts w:ascii="Arial" w:hAnsi="Arial" w:cs="Arial"/>
            <w:lang w:eastAsia="en-ZW"/>
          </w:rPr>
          <w:delText>data training</w:delText>
        </w:r>
        <w:r w:rsidR="00271A46" w:rsidDel="000A67CD">
          <w:rPr>
            <w:rFonts w:ascii="Arial" w:hAnsi="Arial" w:cs="Arial"/>
            <w:lang w:eastAsia="en-ZW"/>
          </w:rPr>
          <w:delText xml:space="preserve"> on</w:delText>
        </w:r>
        <w:r w:rsidR="00271A46" w:rsidRPr="00271A46" w:rsidDel="000A67CD">
          <w:rPr>
            <w:rFonts w:ascii="Arial" w:hAnsi="Arial" w:cs="Arial"/>
            <w:lang w:eastAsia="en-ZW"/>
          </w:rPr>
          <w:delText xml:space="preserve"> data handling and management best </w:delText>
        </w:r>
        <w:r w:rsidR="00271A46" w:rsidRPr="00271A46" w:rsidDel="000A67CD">
          <w:rPr>
            <w:rFonts w:ascii="Arial" w:hAnsi="Arial" w:cs="Arial"/>
            <w:lang w:eastAsia="en-ZW"/>
          </w:rPr>
          <w:lastRenderedPageBreak/>
          <w:delText>practices, such as data access controls, data backup and storage, and data encryption</w:delText>
        </w:r>
        <w:r w:rsidR="00D16A66" w:rsidRPr="00D16A66" w:rsidDel="000A67CD">
          <w:rPr>
            <w:rFonts w:ascii="Arial" w:hAnsi="Arial" w:cs="Arial"/>
            <w:lang w:eastAsia="en-ZW"/>
          </w:rPr>
          <w:delText xml:space="preserve"> will be conducted for researchers handling the data to ensure that they are equipped with the necessary skills and knowledge to handle and manage data securely and responsibly.</w:delText>
        </w:r>
      </w:del>
      <w:ins w:id="1265" w:author="Craig Parker" w:date="2023-03-02T22:20:00Z">
        <w:r w:rsidR="000A67CD" w:rsidRPr="000A67CD">
          <w:rPr>
            <w:rFonts w:ascii="Arial" w:hAnsi="Arial" w:cs="Arial"/>
            <w:lang w:val="en-ZA" w:eastAsia="en-ZW"/>
          </w:rPr>
          <w:t xml:space="preserve">Data management is a critical component of the High Horizons research project, and the team has taken a number of measures to ensure that the collected data are secure and protected. The implementing partners in Kenya, South Africa, and Zimbabwe will be responsible for data collection and management using the AKDN Health Carbon Management tool V1.6.1, which is a Microsoft Excel office package. The tool will be password-protected, and access to the data will be limited to authorized team members from the respective implementing partners to prevent access by unauthorized third parties. In each country, one person in the study team will be responsible for data management and protection </w:t>
        </w:r>
      </w:ins>
      <w:ins w:id="1266" w:author="Shobna Sawry" w:date="2023-03-05T21:47:00Z">
        <w:r w:rsidR="00DA7C22">
          <w:rPr>
            <w:rFonts w:ascii="Arial" w:hAnsi="Arial" w:cs="Arial"/>
            <w:lang w:val="en-ZA" w:eastAsia="en-ZW"/>
          </w:rPr>
          <w:t xml:space="preserve">of </w:t>
        </w:r>
      </w:ins>
      <w:ins w:id="1267" w:author="Craig Parker" w:date="2023-03-02T22:20:00Z">
        <w:r w:rsidR="000A67CD" w:rsidRPr="000A67CD">
          <w:rPr>
            <w:rFonts w:ascii="Arial" w:hAnsi="Arial" w:cs="Arial"/>
            <w:lang w:val="en-ZA" w:eastAsia="en-ZW"/>
          </w:rPr>
          <w:t>project activities in compliance with relevant data protection regulations and standards, including the principle of data minimization.</w:t>
        </w:r>
      </w:ins>
    </w:p>
    <w:p w14:paraId="2ADF1ECE" w14:textId="58E5C6FC" w:rsidR="000A67CD" w:rsidRPr="000A67CD" w:rsidRDefault="000A67CD" w:rsidP="000A67CD">
      <w:pPr>
        <w:spacing w:before="100" w:beforeAutospacing="1" w:afterAutospacing="1" w:line="360" w:lineRule="auto"/>
        <w:jc w:val="both"/>
        <w:rPr>
          <w:ins w:id="1268" w:author="Craig Parker" w:date="2023-03-02T22:20:00Z"/>
          <w:rFonts w:ascii="Arial" w:hAnsi="Arial" w:cs="Arial"/>
          <w:lang w:val="en-ZA" w:eastAsia="en-ZW"/>
        </w:rPr>
      </w:pPr>
      <w:ins w:id="1269" w:author="Craig Parker" w:date="2023-03-02T22:20:00Z">
        <w:r w:rsidRPr="000A67CD">
          <w:rPr>
            <w:rFonts w:ascii="Arial" w:hAnsi="Arial" w:cs="Arial"/>
            <w:lang w:val="en-ZA" w:eastAsia="en-ZW"/>
          </w:rPr>
          <w:t xml:space="preserve">To ensure the security and protection of the data, the project will follow the ISO/IEC 27001:2005 standards for data storage. The data storage will be protected against risk to prevent data loss, and the partners will take necessary measures to protect </w:t>
        </w:r>
        <w:del w:id="1270" w:author="Shobna Sawry" w:date="2023-03-05T21:49:00Z">
          <w:r w:rsidRPr="000A67CD" w:rsidDel="002B09E6">
            <w:rPr>
              <w:rFonts w:ascii="Arial" w:hAnsi="Arial" w:cs="Arial"/>
              <w:lang w:val="en-ZA" w:eastAsia="en-ZW"/>
            </w:rPr>
            <w:delText>the</w:delText>
          </w:r>
        </w:del>
      </w:ins>
      <w:ins w:id="1271" w:author="Shobna Sawry" w:date="2023-03-05T21:49:00Z">
        <w:r w:rsidR="002B09E6">
          <w:rPr>
            <w:rFonts w:ascii="Arial" w:hAnsi="Arial" w:cs="Arial"/>
            <w:lang w:val="en-ZA" w:eastAsia="en-ZW"/>
          </w:rPr>
          <w:t>all</w:t>
        </w:r>
      </w:ins>
      <w:ins w:id="1272" w:author="Craig Parker" w:date="2023-03-02T22:20:00Z">
        <w:r w:rsidRPr="000A67CD">
          <w:rPr>
            <w:rFonts w:ascii="Arial" w:hAnsi="Arial" w:cs="Arial"/>
            <w:lang w:val="en-ZA" w:eastAsia="en-ZW"/>
          </w:rPr>
          <w:t xml:space="preserve"> </w:t>
        </w:r>
        <w:del w:id="1273" w:author="Shobna Sawry" w:date="2023-03-05T21:47:00Z">
          <w:r w:rsidRPr="000A67CD" w:rsidDel="00F5755A">
            <w:rPr>
              <w:rFonts w:ascii="Arial" w:hAnsi="Arial" w:cs="Arial"/>
              <w:lang w:val="en-ZA" w:eastAsia="en-ZW"/>
            </w:rPr>
            <w:delText xml:space="preserve">personal </w:delText>
          </w:r>
        </w:del>
        <w:r w:rsidRPr="000A67CD">
          <w:rPr>
            <w:rFonts w:ascii="Arial" w:hAnsi="Arial" w:cs="Arial"/>
            <w:lang w:val="en-ZA" w:eastAsia="en-ZW"/>
          </w:rPr>
          <w:t xml:space="preserve">data collected during the project. These measures include access controls, regular backups, and encryption. The High Horizons project has a Data Management Plan (DMP) that outlines the data management life cycle and ensures data quality control. The DMP will be updated throughout the project to reflect the status of the </w:t>
        </w:r>
      </w:ins>
      <w:del w:id="1274" w:author="Craig Parker" w:date="2023-03-03T16:23:00Z">
        <w:r w:rsidR="00F617C9" w:rsidDel="009D1181">
          <w:rPr>
            <w:rFonts w:ascii="Arial" w:hAnsi="Arial" w:cs="Arial"/>
            <w:lang w:val="en-ZA" w:eastAsia="en-ZW"/>
          </w:rPr>
          <w:delText>'</w:delText>
        </w:r>
      </w:del>
      <w:ins w:id="1275" w:author="Craig Parker" w:date="2023-03-03T16:23:00Z">
        <w:r w:rsidR="009D1181" w:rsidRPr="000A67CD">
          <w:rPr>
            <w:rFonts w:ascii="Arial" w:hAnsi="Arial" w:cs="Arial"/>
            <w:lang w:val="en-ZA" w:eastAsia="en-ZW"/>
          </w:rPr>
          <w:t>project</w:t>
        </w:r>
      </w:ins>
      <w:ins w:id="1276" w:author="Craig Parker" w:date="2023-03-03T16:29:00Z">
        <w:r w:rsidR="002135D5">
          <w:rPr>
            <w:rFonts w:ascii="Arial" w:hAnsi="Arial" w:cs="Arial"/>
            <w:lang w:val="en-ZA" w:eastAsia="en-ZW"/>
          </w:rPr>
          <w:t>'</w:t>
        </w:r>
      </w:ins>
      <w:ins w:id="1277" w:author="Craig Parker" w:date="2023-03-03T16:23:00Z">
        <w:r w:rsidR="009D1181" w:rsidRPr="000A67CD">
          <w:rPr>
            <w:rFonts w:ascii="Arial" w:hAnsi="Arial" w:cs="Arial"/>
            <w:lang w:val="en-ZA" w:eastAsia="en-ZW"/>
          </w:rPr>
          <w:t xml:space="preserve">s </w:t>
        </w:r>
      </w:ins>
      <w:ins w:id="1278" w:author="Craig Parker" w:date="2023-03-02T22:20:00Z">
        <w:r w:rsidRPr="000A67CD">
          <w:rPr>
            <w:rFonts w:ascii="Arial" w:hAnsi="Arial" w:cs="Arial"/>
            <w:lang w:val="en-ZA" w:eastAsia="en-ZW"/>
          </w:rPr>
          <w:t xml:space="preserve">data management activities and comply with country regulations. The Project Coordinator at Ghent University is responsible for the overall data management and the handling of the </w:t>
        </w:r>
      </w:ins>
      <w:del w:id="1279" w:author="Craig Parker" w:date="2023-03-03T16:23:00Z">
        <w:r w:rsidR="00F617C9" w:rsidDel="009D1181">
          <w:rPr>
            <w:rFonts w:ascii="Arial" w:hAnsi="Arial" w:cs="Arial"/>
            <w:lang w:val="en-ZA" w:eastAsia="en-ZW"/>
          </w:rPr>
          <w:delText>'</w:delText>
        </w:r>
      </w:del>
      <w:ins w:id="1280" w:author="Craig Parker" w:date="2023-03-03T16:23:00Z">
        <w:r w:rsidR="009D1181" w:rsidRPr="000A67CD">
          <w:rPr>
            <w:rFonts w:ascii="Arial" w:hAnsi="Arial" w:cs="Arial"/>
            <w:lang w:val="en-ZA" w:eastAsia="en-ZW"/>
          </w:rPr>
          <w:t>project</w:t>
        </w:r>
      </w:ins>
      <w:ins w:id="1281" w:author="Craig Parker" w:date="2023-03-03T16:29:00Z">
        <w:r w:rsidR="002135D5">
          <w:rPr>
            <w:rFonts w:ascii="Arial" w:hAnsi="Arial" w:cs="Arial"/>
            <w:lang w:val="en-ZA" w:eastAsia="en-ZW"/>
          </w:rPr>
          <w:t>'</w:t>
        </w:r>
      </w:ins>
      <w:ins w:id="1282" w:author="Craig Parker" w:date="2023-03-03T16:23:00Z">
        <w:r w:rsidR="009D1181" w:rsidRPr="000A67CD">
          <w:rPr>
            <w:rFonts w:ascii="Arial" w:hAnsi="Arial" w:cs="Arial"/>
            <w:lang w:val="en-ZA" w:eastAsia="en-ZW"/>
          </w:rPr>
          <w:t xml:space="preserve">s </w:t>
        </w:r>
      </w:ins>
      <w:ins w:id="1283" w:author="Craig Parker" w:date="2023-03-02T22:20:00Z">
        <w:r w:rsidRPr="000A67CD">
          <w:rPr>
            <w:rFonts w:ascii="Arial" w:hAnsi="Arial" w:cs="Arial"/>
            <w:lang w:val="en-ZA" w:eastAsia="en-ZW"/>
          </w:rPr>
          <w:t xml:space="preserve">SharePoint folders and files and the </w:t>
        </w:r>
        <w:proofErr w:type="spellStart"/>
        <w:r w:rsidRPr="000A67CD">
          <w:rPr>
            <w:rFonts w:ascii="Arial" w:hAnsi="Arial" w:cs="Arial"/>
            <w:lang w:val="en-ZA" w:eastAsia="en-ZW"/>
          </w:rPr>
          <w:t>UGent</w:t>
        </w:r>
        <w:proofErr w:type="spellEnd"/>
        <w:r w:rsidRPr="000A67CD">
          <w:rPr>
            <w:rFonts w:ascii="Arial" w:hAnsi="Arial" w:cs="Arial"/>
            <w:lang w:val="en-ZA" w:eastAsia="en-ZW"/>
          </w:rPr>
          <w:t xml:space="preserve"> shared network drive and repositories on behalf of the project.</w:t>
        </w:r>
      </w:ins>
    </w:p>
    <w:p w14:paraId="3AEC8D2F" w14:textId="1F50D543" w:rsidR="000A67CD" w:rsidRPr="000A67CD" w:rsidRDefault="000A67CD" w:rsidP="000A67CD">
      <w:pPr>
        <w:spacing w:before="100" w:beforeAutospacing="1" w:afterAutospacing="1" w:line="360" w:lineRule="auto"/>
        <w:jc w:val="both"/>
        <w:rPr>
          <w:ins w:id="1284" w:author="Craig Parker" w:date="2023-03-02T22:20:00Z"/>
          <w:rFonts w:ascii="Arial" w:hAnsi="Arial" w:cs="Arial"/>
          <w:lang w:val="en-ZA" w:eastAsia="en-ZW"/>
        </w:rPr>
      </w:pPr>
      <w:ins w:id="1285" w:author="Craig Parker" w:date="2023-03-02T22:20:00Z">
        <w:r w:rsidRPr="000A67CD">
          <w:rPr>
            <w:rFonts w:ascii="Arial" w:hAnsi="Arial" w:cs="Arial"/>
            <w:lang w:val="en-ZA" w:eastAsia="en-ZW"/>
          </w:rPr>
          <w:t xml:space="preserve">The AKDN Carbon Management Tool will be installed on research staff laptops for data collection during facility visits. Once the data is entered into the tool, research staff will upload it onto a secure SharePoint server as soon as they have access to an internet connection. The data will be removed from the laptops to ensure that it is not left in any unsecured location. The SharePoint server is password-protected, and access will be </w:t>
        </w:r>
        <w:r w:rsidRPr="000A67CD">
          <w:rPr>
            <w:rFonts w:ascii="Arial" w:hAnsi="Arial" w:cs="Arial"/>
            <w:lang w:val="en-ZA" w:eastAsia="en-ZW"/>
          </w:rPr>
          <w:lastRenderedPageBreak/>
          <w:t>granted only to authorized project team members. All data will be stored securely in the cloud, and the server will be regularly backed up to prevent data loss. In addition, data will be transferred using secure methods, such as encrypted file transfers, to prevent unauthorized access.</w:t>
        </w:r>
      </w:ins>
    </w:p>
    <w:p w14:paraId="369E13CF" w14:textId="1FF12509" w:rsidR="000A67CD" w:rsidRPr="00EB77F1" w:rsidDel="000A67CD" w:rsidRDefault="000A67CD" w:rsidP="000A67CD">
      <w:pPr>
        <w:spacing w:before="100" w:beforeAutospacing="1" w:afterAutospacing="1" w:line="360" w:lineRule="auto"/>
        <w:jc w:val="both"/>
        <w:rPr>
          <w:del w:id="1286" w:author="Craig Parker" w:date="2023-03-02T22:21:00Z"/>
          <w:rFonts w:ascii="Arial" w:hAnsi="Arial" w:cs="Arial"/>
          <w:lang w:val="en-ZA" w:eastAsia="en-ZW"/>
        </w:rPr>
      </w:pPr>
      <w:ins w:id="1287" w:author="Craig Parker" w:date="2023-03-02T22:20:00Z">
        <w:r w:rsidRPr="000A67CD">
          <w:rPr>
            <w:rFonts w:ascii="Arial" w:hAnsi="Arial" w:cs="Arial"/>
            <w:lang w:val="en-ZA" w:eastAsia="en-ZW"/>
          </w:rPr>
          <w:t>The High Horizons research team takes data management and security very seriously and is committed to ensuring that all data collected during the project is kept confidential and secure. All partners involved in the project will work together to ensure that data is managed and transferred using the latest and most secure techniques available to prevent any potential leaks. The team will continuously monitor the data management practices and take necessary measures to address any issues arising during the project. Data training on data handling and management best practices, such as data access controls, data backup and storage, and data encryption, will be conducted for researchers handling the data to ensure that they are equipped with the necessary skills and knowledge to handle and manage data securely and responsibly.</w:t>
        </w:r>
      </w:ins>
    </w:p>
    <w:p w14:paraId="2CF7A2E8" w14:textId="77777777" w:rsidR="00834623" w:rsidRPr="00F457FF" w:rsidRDefault="00834623">
      <w:pPr>
        <w:spacing w:before="100" w:beforeAutospacing="1" w:afterAutospacing="1" w:line="360" w:lineRule="auto"/>
        <w:jc w:val="both"/>
        <w:rPr>
          <w:rFonts w:ascii="Arial" w:hAnsi="Arial" w:cs="Arial"/>
          <w:lang w:val="en-ZW" w:eastAsia="en-ZW"/>
        </w:rPr>
        <w:pPrChange w:id="1288" w:author="Craig Parker" w:date="2023-03-02T22:21:00Z">
          <w:pPr>
            <w:spacing w:before="100" w:beforeAutospacing="1" w:after="100" w:afterAutospacing="1" w:line="360" w:lineRule="auto"/>
            <w:jc w:val="both"/>
          </w:pPr>
        </w:pPrChange>
      </w:pPr>
    </w:p>
    <w:p w14:paraId="340647C6" w14:textId="14A0A939" w:rsidR="00045771" w:rsidRPr="00692E38" w:rsidRDefault="6ADC757F" w:rsidP="00692E38">
      <w:pPr>
        <w:pStyle w:val="Heading2"/>
      </w:pPr>
      <w:bookmarkStart w:id="1289" w:name="_Toc128690079"/>
      <w:r>
        <w:t xml:space="preserve">Data </w:t>
      </w:r>
      <w:r w:rsidR="003E2DEB">
        <w:t>A</w:t>
      </w:r>
      <w:r w:rsidR="000A5637">
        <w:t>nalysis</w:t>
      </w:r>
      <w:bookmarkEnd w:id="1289"/>
      <w:r w:rsidR="000A5637">
        <w:t xml:space="preserve"> </w:t>
      </w:r>
    </w:p>
    <w:p w14:paraId="405FBBF5" w14:textId="2A574991" w:rsidR="00045771" w:rsidRDefault="00045771" w:rsidP="43880B8D">
      <w:pPr>
        <w:pStyle w:val="Default"/>
        <w:spacing w:line="360" w:lineRule="auto"/>
        <w:ind w:left="0"/>
        <w:jc w:val="both"/>
        <w:rPr>
          <w:rFonts w:ascii="Arial" w:hAnsi="Arial" w:cs="Arial"/>
          <w:i w:val="0"/>
          <w:color w:val="auto"/>
        </w:rPr>
      </w:pPr>
      <w:r w:rsidRPr="43880B8D">
        <w:rPr>
          <w:rFonts w:ascii="Arial" w:hAnsi="Arial" w:cs="Arial"/>
          <w:i w:val="0"/>
          <w:color w:val="auto"/>
        </w:rPr>
        <w:t xml:space="preserve">The totals sheet is the focal point of the carbon measurement analysis, bringing together all the calculated emissions data from individual data sheets. The sheet provides an overall summary of emissions, including by source (e.g., energy, </w:t>
      </w:r>
      <w:proofErr w:type="spellStart"/>
      <w:r w:rsidRPr="43880B8D">
        <w:rPr>
          <w:rFonts w:ascii="Arial" w:hAnsi="Arial" w:cs="Arial"/>
          <w:i w:val="0"/>
          <w:color w:val="auto"/>
        </w:rPr>
        <w:t>anaesthetics</w:t>
      </w:r>
      <w:proofErr w:type="spellEnd"/>
      <w:r w:rsidRPr="43880B8D">
        <w:rPr>
          <w:rFonts w:ascii="Arial" w:hAnsi="Arial" w:cs="Arial"/>
          <w:i w:val="0"/>
          <w:color w:val="auto"/>
        </w:rPr>
        <w:t xml:space="preserve">) and by scope (Scope 1, 2, or 3), expressed in </w:t>
      </w:r>
      <w:r w:rsidR="506FC963" w:rsidRPr="6258AF3A">
        <w:rPr>
          <w:rFonts w:ascii="Arial" w:hAnsi="Arial" w:cs="Arial"/>
          <w:i w:val="0"/>
          <w:color w:val="auto"/>
        </w:rPr>
        <w:t>t</w:t>
      </w:r>
      <w:r w:rsidRPr="6258AF3A">
        <w:rPr>
          <w:rFonts w:ascii="Arial" w:hAnsi="Arial" w:cs="Arial"/>
          <w:i w:val="0"/>
          <w:color w:val="auto"/>
        </w:rPr>
        <w:t>ons</w:t>
      </w:r>
      <w:r w:rsidRPr="43880B8D">
        <w:rPr>
          <w:rFonts w:ascii="Arial" w:hAnsi="Arial" w:cs="Arial"/>
          <w:i w:val="0"/>
          <w:color w:val="auto"/>
        </w:rPr>
        <w:t xml:space="preserve"> of </w:t>
      </w:r>
      <w:del w:id="1290" w:author="Craig Parker" w:date="2023-03-03T10:58:00Z">
        <w:r w:rsidRPr="43880B8D" w:rsidDel="00E5337D">
          <w:rPr>
            <w:rFonts w:ascii="Arial" w:hAnsi="Arial" w:cs="Arial"/>
            <w:i w:val="0"/>
            <w:color w:val="auto"/>
          </w:rPr>
          <w:delText>CO</w:delText>
        </w:r>
        <w:r w:rsidRPr="00055719" w:rsidDel="00E5337D">
          <w:rPr>
            <w:rFonts w:ascii="Arial" w:hAnsi="Arial" w:cs="Arial"/>
            <w:i w:val="0"/>
            <w:color w:val="auto"/>
            <w:vertAlign w:val="subscript"/>
          </w:rPr>
          <w:delText>2</w:delText>
        </w:r>
        <w:r w:rsidRPr="43880B8D" w:rsidDel="00E5337D">
          <w:rPr>
            <w:rFonts w:ascii="Arial" w:hAnsi="Arial" w:cs="Arial"/>
            <w:i w:val="0"/>
            <w:color w:val="auto"/>
          </w:rPr>
          <w:delText xml:space="preserve"> </w:delText>
        </w:r>
      </w:del>
      <w:ins w:id="1291" w:author="Craig Parker" w:date="2023-03-03T10:58:00Z">
        <w:r w:rsidR="00E5337D" w:rsidRPr="43880B8D">
          <w:rPr>
            <w:rFonts w:ascii="Arial" w:hAnsi="Arial" w:cs="Arial"/>
            <w:i w:val="0"/>
            <w:color w:val="auto"/>
          </w:rPr>
          <w:t>CO</w:t>
        </w:r>
        <w:r w:rsidR="00E5337D" w:rsidRPr="00055719">
          <w:rPr>
            <w:rFonts w:ascii="Arial" w:hAnsi="Arial" w:cs="Arial"/>
            <w:i w:val="0"/>
            <w:color w:val="auto"/>
            <w:vertAlign w:val="subscript"/>
          </w:rPr>
          <w:t>2</w:t>
        </w:r>
      </w:ins>
      <w:ins w:id="1292" w:author="Craig Parker" w:date="2023-03-03T16:30:00Z">
        <w:r w:rsidR="00043F0F">
          <w:rPr>
            <w:rFonts w:ascii="Arial" w:hAnsi="Arial" w:cs="Arial"/>
            <w:i w:val="0"/>
            <w:color w:val="auto"/>
            <w:vertAlign w:val="subscript"/>
          </w:rPr>
          <w:t xml:space="preserve"> </w:t>
        </w:r>
      </w:ins>
      <w:r w:rsidRPr="43880B8D">
        <w:rPr>
          <w:rFonts w:ascii="Arial" w:hAnsi="Arial" w:cs="Arial"/>
          <w:i w:val="0"/>
          <w:color w:val="auto"/>
        </w:rPr>
        <w:t>equivalent (</w:t>
      </w:r>
      <w:del w:id="1293" w:author="Craig Parker" w:date="2023-03-03T10:58:00Z">
        <w:r w:rsidRPr="43880B8D" w:rsidDel="00E5337D">
          <w:rPr>
            <w:rFonts w:ascii="Arial" w:hAnsi="Arial" w:cs="Arial"/>
            <w:i w:val="0"/>
            <w:color w:val="auto"/>
          </w:rPr>
          <w:delText>tCO</w:delText>
        </w:r>
        <w:r w:rsidRPr="00055719" w:rsidDel="00E5337D">
          <w:rPr>
            <w:rFonts w:ascii="Arial" w:hAnsi="Arial" w:cs="Arial"/>
            <w:i w:val="0"/>
            <w:color w:val="auto"/>
            <w:vertAlign w:val="subscript"/>
          </w:rPr>
          <w:delText>2</w:delText>
        </w:r>
        <w:r w:rsidRPr="43880B8D" w:rsidDel="00E5337D">
          <w:rPr>
            <w:rFonts w:ascii="Arial" w:hAnsi="Arial" w:cs="Arial"/>
            <w:i w:val="0"/>
            <w:color w:val="auto"/>
          </w:rPr>
          <w:delText>e</w:delText>
        </w:r>
      </w:del>
      <w:ins w:id="1294" w:author="Craig Parker" w:date="2023-03-03T10:58:00Z">
        <w:r w:rsidR="00E5337D" w:rsidRPr="00E5337D">
          <w:rPr>
            <w:rFonts w:ascii="Arial" w:hAnsi="Arial" w:cs="Arial"/>
            <w:i w:val="0"/>
            <w:color w:val="auto"/>
          </w:rPr>
          <w:t xml:space="preserve"> </w:t>
        </w:r>
        <w:r w:rsidR="00E5337D" w:rsidRPr="43880B8D">
          <w:rPr>
            <w:rFonts w:ascii="Arial" w:hAnsi="Arial" w:cs="Arial"/>
            <w:i w:val="0"/>
            <w:color w:val="auto"/>
          </w:rPr>
          <w:t>tCO</w:t>
        </w:r>
        <w:r w:rsidR="00E5337D" w:rsidRPr="00055719">
          <w:rPr>
            <w:rFonts w:ascii="Arial" w:hAnsi="Arial" w:cs="Arial"/>
            <w:i w:val="0"/>
            <w:color w:val="auto"/>
            <w:vertAlign w:val="subscript"/>
          </w:rPr>
          <w:t>2</w:t>
        </w:r>
        <w:r w:rsidR="00E5337D" w:rsidRPr="43880B8D">
          <w:rPr>
            <w:rFonts w:ascii="Arial" w:hAnsi="Arial" w:cs="Arial"/>
            <w:i w:val="0"/>
            <w:color w:val="auto"/>
          </w:rPr>
          <w:t>e</w:t>
        </w:r>
      </w:ins>
      <w:r w:rsidRPr="43880B8D">
        <w:rPr>
          <w:rFonts w:ascii="Arial" w:hAnsi="Arial" w:cs="Arial"/>
          <w:i w:val="0"/>
          <w:color w:val="auto"/>
        </w:rPr>
        <w:t xml:space="preserve">). Additionally, the sheet showcases environmental indices such as water use and renewable energy generated. </w:t>
      </w:r>
      <w:commentRangeStart w:id="1295"/>
      <w:r w:rsidRPr="43880B8D">
        <w:rPr>
          <w:rFonts w:ascii="Arial" w:hAnsi="Arial" w:cs="Arial"/>
          <w:i w:val="0"/>
          <w:color w:val="auto"/>
        </w:rPr>
        <w:t xml:space="preserve">At the end of each data collection </w:t>
      </w:r>
      <w:r w:rsidR="008552B8">
        <w:rPr>
          <w:rFonts w:ascii="Arial" w:hAnsi="Arial" w:cs="Arial"/>
          <w:i w:val="0"/>
          <w:color w:val="auto"/>
        </w:rPr>
        <w:t>period(every three months</w:t>
      </w:r>
      <w:r w:rsidR="00580061">
        <w:rPr>
          <w:rFonts w:ascii="Arial" w:hAnsi="Arial" w:cs="Arial"/>
          <w:i w:val="0"/>
          <w:color w:val="auto"/>
        </w:rPr>
        <w:t>)</w:t>
      </w:r>
      <w:r w:rsidR="0003694C">
        <w:rPr>
          <w:rFonts w:ascii="Arial" w:hAnsi="Arial" w:cs="Arial"/>
          <w:i w:val="0"/>
          <w:color w:val="auto"/>
        </w:rPr>
        <w:t xml:space="preserve">pre and </w:t>
      </w:r>
      <w:del w:id="1296" w:author="Craig Parker" w:date="2023-03-03T16:30:00Z">
        <w:r w:rsidR="0003694C" w:rsidDel="00043F0F">
          <w:rPr>
            <w:rFonts w:ascii="Arial" w:hAnsi="Arial" w:cs="Arial"/>
            <w:i w:val="0"/>
            <w:color w:val="auto"/>
          </w:rPr>
          <w:delText xml:space="preserve">post </w:delText>
        </w:r>
      </w:del>
      <w:ins w:id="1297" w:author="Craig Parker" w:date="2023-03-03T16:30:00Z">
        <w:r w:rsidR="00043F0F">
          <w:rPr>
            <w:rFonts w:ascii="Arial" w:hAnsi="Arial" w:cs="Arial"/>
            <w:i w:val="0"/>
            <w:color w:val="auto"/>
          </w:rPr>
          <w:t>post-</w:t>
        </w:r>
      </w:ins>
      <w:r w:rsidR="0003694C">
        <w:rPr>
          <w:rFonts w:ascii="Arial" w:hAnsi="Arial" w:cs="Arial"/>
          <w:i w:val="0"/>
          <w:color w:val="auto"/>
        </w:rPr>
        <w:t>intervention</w:t>
      </w:r>
      <w:commentRangeEnd w:id="1295"/>
      <w:r w:rsidR="00415D61">
        <w:rPr>
          <w:rStyle w:val="CommentReference"/>
          <w:i w:val="0"/>
          <w:color w:val="auto"/>
        </w:rPr>
        <w:commentReference w:id="1295"/>
      </w:r>
      <w:r w:rsidRPr="43880B8D">
        <w:rPr>
          <w:rFonts w:ascii="Arial" w:hAnsi="Arial" w:cs="Arial"/>
          <w:i w:val="0"/>
          <w:color w:val="auto"/>
        </w:rPr>
        <w:t xml:space="preserve">, the totals will be </w:t>
      </w:r>
      <w:r w:rsidR="002926AA">
        <w:rPr>
          <w:rFonts w:ascii="Arial" w:hAnsi="Arial" w:cs="Arial"/>
          <w:i w:val="0"/>
          <w:color w:val="auto"/>
        </w:rPr>
        <w:t>imported</w:t>
      </w:r>
      <w:r w:rsidRPr="43880B8D">
        <w:rPr>
          <w:rFonts w:ascii="Arial" w:hAnsi="Arial" w:cs="Arial"/>
          <w:i w:val="0"/>
          <w:color w:val="auto"/>
        </w:rPr>
        <w:t xml:space="preserve"> </w:t>
      </w:r>
      <w:ins w:id="1298" w:author="Craig Parker" w:date="2023-03-03T16:30:00Z">
        <w:r w:rsidR="00043F0F">
          <w:rPr>
            <w:rFonts w:ascii="Arial" w:hAnsi="Arial" w:cs="Arial"/>
            <w:i w:val="0"/>
            <w:color w:val="auto"/>
          </w:rPr>
          <w:t>in</w:t>
        </w:r>
      </w:ins>
      <w:r w:rsidRPr="43880B8D">
        <w:rPr>
          <w:rFonts w:ascii="Arial" w:hAnsi="Arial" w:cs="Arial"/>
          <w:i w:val="0"/>
          <w:color w:val="auto"/>
        </w:rPr>
        <w:t>to a word document for reporting and dissemination purposes.</w:t>
      </w:r>
    </w:p>
    <w:p w14:paraId="14517872" w14:textId="63C364E8" w:rsidR="00045771" w:rsidRPr="00045771" w:rsidRDefault="00F465C5" w:rsidP="00B73D71">
      <w:pPr>
        <w:pStyle w:val="Default"/>
        <w:spacing w:line="360" w:lineRule="auto"/>
        <w:ind w:left="0"/>
        <w:jc w:val="both"/>
        <w:rPr>
          <w:rFonts w:ascii="Arial" w:hAnsi="Arial" w:cs="Arial"/>
          <w:i w:val="0"/>
          <w:color w:val="auto"/>
        </w:rPr>
      </w:pPr>
      <w:r w:rsidRPr="00F465C5">
        <w:rPr>
          <w:rFonts w:ascii="Arial" w:hAnsi="Arial" w:cs="Arial"/>
          <w:i w:val="0"/>
          <w:color w:val="auto"/>
        </w:rPr>
        <w:t xml:space="preserve">We will use statistical methods such as regression analysis, ANOVA, and </w:t>
      </w:r>
      <w:del w:id="1299" w:author="Craig Parker" w:date="2023-03-03T16:23:00Z">
        <w:r w:rsidRPr="00F465C5" w:rsidDel="009D1181">
          <w:rPr>
            <w:rFonts w:ascii="Arial" w:hAnsi="Arial" w:cs="Arial"/>
            <w:i w:val="0"/>
            <w:color w:val="auto"/>
          </w:rPr>
          <w:delText>student</w:delText>
        </w:r>
        <w:r w:rsidR="00F617C9" w:rsidDel="009D1181">
          <w:rPr>
            <w:rFonts w:ascii="Arial" w:hAnsi="Arial" w:cs="Arial"/>
            <w:i w:val="0"/>
            <w:color w:val="auto"/>
          </w:rPr>
          <w:delText>'</w:delText>
        </w:r>
        <w:r w:rsidRPr="00F465C5" w:rsidDel="009D1181">
          <w:rPr>
            <w:rFonts w:ascii="Arial" w:hAnsi="Arial" w:cs="Arial"/>
            <w:i w:val="0"/>
            <w:color w:val="auto"/>
          </w:rPr>
          <w:delText xml:space="preserve">s </w:delText>
        </w:r>
      </w:del>
      <w:ins w:id="1300" w:author="Craig Parker" w:date="2023-03-03T16:23:00Z">
        <w:r w:rsidR="009D1181" w:rsidRPr="00F465C5">
          <w:rPr>
            <w:rFonts w:ascii="Arial" w:hAnsi="Arial" w:cs="Arial"/>
            <w:i w:val="0"/>
            <w:color w:val="auto"/>
          </w:rPr>
          <w:t>student</w:t>
        </w:r>
      </w:ins>
      <w:ins w:id="1301" w:author="Craig Parker" w:date="2023-03-03T16:29:00Z">
        <w:r w:rsidR="002135D5">
          <w:rPr>
            <w:rFonts w:ascii="Arial" w:hAnsi="Arial" w:cs="Arial"/>
            <w:i w:val="0"/>
            <w:color w:val="auto"/>
          </w:rPr>
          <w:t>'</w:t>
        </w:r>
      </w:ins>
      <w:ins w:id="1302" w:author="Craig Parker" w:date="2023-03-03T16:23:00Z">
        <w:r w:rsidR="009D1181" w:rsidRPr="00F465C5">
          <w:rPr>
            <w:rFonts w:ascii="Arial" w:hAnsi="Arial" w:cs="Arial"/>
            <w:i w:val="0"/>
            <w:color w:val="auto"/>
          </w:rPr>
          <w:t xml:space="preserve">s </w:t>
        </w:r>
      </w:ins>
      <w:r w:rsidRPr="00F465C5">
        <w:rPr>
          <w:rFonts w:ascii="Arial" w:hAnsi="Arial" w:cs="Arial"/>
          <w:i w:val="0"/>
          <w:color w:val="auto"/>
        </w:rPr>
        <w:t xml:space="preserve">t-tests to explore associations between variables. Additionally, we will use </w:t>
      </w:r>
      <w:del w:id="1303" w:author="Craig Parker" w:date="2023-03-03T10:58:00Z">
        <w:r w:rsidR="00010584" w:rsidRPr="00F465C5" w:rsidDel="00B63337">
          <w:rPr>
            <w:rFonts w:ascii="Arial" w:hAnsi="Arial" w:cs="Arial"/>
            <w:i w:val="0"/>
            <w:color w:val="auto"/>
          </w:rPr>
          <w:delText xml:space="preserve">interrupted time series analysis </w:delText>
        </w:r>
      </w:del>
      <w:commentRangeStart w:id="1304"/>
      <w:ins w:id="1305" w:author="Craig Parker" w:date="2023-03-03T10:58:00Z">
        <w:r w:rsidR="00B63337" w:rsidRPr="00F465C5">
          <w:rPr>
            <w:rFonts w:ascii="Arial" w:hAnsi="Arial" w:cs="Arial"/>
            <w:i w:val="0"/>
            <w:color w:val="auto"/>
          </w:rPr>
          <w:t xml:space="preserve">interrupted time series analysis </w:t>
        </w:r>
      </w:ins>
      <w:commentRangeEnd w:id="1304"/>
      <w:r w:rsidR="00415D61">
        <w:rPr>
          <w:rStyle w:val="CommentReference"/>
          <w:i w:val="0"/>
          <w:color w:val="auto"/>
        </w:rPr>
        <w:commentReference w:id="1304"/>
      </w:r>
      <w:del w:id="1306" w:author="Craig Parker" w:date="2023-03-03T16:36:00Z">
        <w:r w:rsidRPr="00F465C5" w:rsidDel="005315BB">
          <w:rPr>
            <w:rFonts w:ascii="Arial" w:hAnsi="Arial" w:cs="Arial"/>
            <w:i w:val="0"/>
            <w:color w:val="auto"/>
          </w:rPr>
          <w:delText xml:space="preserve">as a technique </w:delText>
        </w:r>
      </w:del>
      <w:r w:rsidRPr="00F465C5">
        <w:rPr>
          <w:rFonts w:ascii="Arial" w:hAnsi="Arial" w:cs="Arial"/>
          <w:i w:val="0"/>
          <w:color w:val="auto"/>
        </w:rPr>
        <w:t xml:space="preserve">to uncover potential relationships between interventions and reduced emissions. </w:t>
      </w:r>
      <w:commentRangeStart w:id="1307"/>
      <w:r w:rsidRPr="00F465C5">
        <w:rPr>
          <w:rFonts w:ascii="Arial" w:hAnsi="Arial" w:cs="Arial"/>
          <w:i w:val="0"/>
          <w:color w:val="auto"/>
        </w:rPr>
        <w:t xml:space="preserve">By varying the input parameters and evaluating their impact on the results, we can identify </w:t>
      </w:r>
      <w:r w:rsidRPr="00F465C5">
        <w:rPr>
          <w:rFonts w:ascii="Arial" w:hAnsi="Arial" w:cs="Arial"/>
          <w:i w:val="0"/>
          <w:color w:val="auto"/>
        </w:rPr>
        <w:lastRenderedPageBreak/>
        <w:t xml:space="preserve">the input parameters with the most significant impact and uncertainty. </w:t>
      </w:r>
      <w:commentRangeEnd w:id="1307"/>
      <w:r w:rsidR="00663050">
        <w:rPr>
          <w:rStyle w:val="CommentReference"/>
          <w:i w:val="0"/>
          <w:color w:val="auto"/>
        </w:rPr>
        <w:commentReference w:id="1307"/>
      </w:r>
      <w:del w:id="1308" w:author="Craig Parker" w:date="2023-03-03T10:57:00Z">
        <w:r w:rsidR="00485739" w:rsidRPr="00F465C5" w:rsidDel="0041602A">
          <w:rPr>
            <w:rFonts w:ascii="Arial" w:hAnsi="Arial" w:cs="Arial"/>
            <w:i w:val="0"/>
            <w:color w:val="auto"/>
          </w:rPr>
          <w:delText>This analysis will help us assess the significance of relationships between variables and uncover any potential associations between interventions and reduced emissions</w:delText>
        </w:r>
        <w:r w:rsidR="00485739" w:rsidDel="0041602A">
          <w:rPr>
            <w:rFonts w:ascii="Arial" w:hAnsi="Arial" w:cs="Arial"/>
            <w:i w:val="0"/>
            <w:color w:val="auto"/>
          </w:rPr>
          <w:delText xml:space="preserve"> </w:delText>
        </w:r>
      </w:del>
      <w:ins w:id="1309" w:author="Craig Parker" w:date="2023-03-03T10:57:00Z">
        <w:r w:rsidR="0041602A" w:rsidRPr="00F465C5">
          <w:rPr>
            <w:rFonts w:ascii="Arial" w:hAnsi="Arial" w:cs="Arial"/>
            <w:i w:val="0"/>
            <w:color w:val="auto"/>
          </w:rPr>
          <w:t>This analysis will help us assess the significance of relationships between variables and uncover any potential associations between interventions and reduced emissions</w:t>
        </w:r>
        <w:r w:rsidR="0041602A">
          <w:rPr>
            <w:rFonts w:ascii="Arial" w:hAnsi="Arial" w:cs="Arial"/>
            <w:i w:val="0"/>
            <w:color w:val="auto"/>
          </w:rPr>
          <w:t xml:space="preserve"> </w:t>
        </w:r>
      </w:ins>
      <w:r w:rsidR="0017013E">
        <w:rPr>
          <w:rFonts w:ascii="Arial" w:hAnsi="Arial" w:cs="Arial"/>
          <w:i w:val="0"/>
          <w:color w:val="auto"/>
        </w:rPr>
        <w:fldChar w:fldCharType="begin"/>
      </w:r>
      <w:r w:rsidR="00CA6455">
        <w:rPr>
          <w:rFonts w:ascii="Arial" w:hAnsi="Arial" w:cs="Arial"/>
          <w:i w:val="0"/>
          <w:color w:val="auto"/>
        </w:rPr>
        <w:instrText xml:space="preserve"> ADDIN EN.CITE &lt;EndNote&gt;&lt;Cite&gt;&lt;Author&gt;Lock&lt;/Author&gt;&lt;Year&gt;2020&lt;/Year&gt;&lt;RecNum&gt;419&lt;/RecNum&gt;&lt;DisplayText&gt;[42]&lt;/DisplayText&gt;&lt;record&gt;&lt;rec-number&gt;419&lt;/rec-number&gt;&lt;foreign-keys&gt;&lt;key app="EN" db-id="5szwxp0er2sa0tevxamvt5a9wdes925002ws" timestamp="1676452740"&gt;419&lt;/key&gt;&lt;/foreign-keys&gt;&lt;ref-type name="Book"&gt;6&lt;/ref-type&gt;&lt;contributors&gt;&lt;authors&gt;&lt;author&gt;Lock, Robin H&lt;/author&gt;&lt;author&gt;Lock, Patti Frazer&lt;/author&gt;&lt;author&gt;Morgan, Kari Lock&lt;/author&gt;&lt;author&gt;Lock, Eric F&lt;/author&gt;&lt;author&gt;Lock, Dennis F&lt;/author&gt;&lt;/authors&gt;&lt;/contributors&gt;&lt;titles&gt;&lt;title&gt;Statistics: Unlocking the power of data&lt;/title&gt;&lt;/titles&gt;&lt;dates&gt;&lt;year&gt;2020&lt;/year&gt;&lt;/dates&gt;&lt;publisher&gt;John Wiley &amp;amp; Sons&lt;/publisher&gt;&lt;isbn&gt;1119682169&lt;/isbn&gt;&lt;urls&gt;&lt;/urls&gt;&lt;/record&gt;&lt;/Cite&gt;&lt;/EndNote&gt;</w:instrText>
      </w:r>
      <w:r w:rsidR="0017013E">
        <w:rPr>
          <w:rFonts w:ascii="Arial" w:hAnsi="Arial" w:cs="Arial"/>
          <w:i w:val="0"/>
          <w:color w:val="auto"/>
        </w:rPr>
        <w:fldChar w:fldCharType="separate"/>
      </w:r>
      <w:r w:rsidR="00CA6455">
        <w:rPr>
          <w:rFonts w:ascii="Arial" w:hAnsi="Arial" w:cs="Arial"/>
          <w:i w:val="0"/>
          <w:noProof/>
          <w:color w:val="auto"/>
        </w:rPr>
        <w:t>[42]</w:t>
      </w:r>
      <w:r w:rsidR="0017013E">
        <w:rPr>
          <w:rFonts w:ascii="Arial" w:hAnsi="Arial" w:cs="Arial"/>
          <w:i w:val="0"/>
          <w:color w:val="auto"/>
        </w:rPr>
        <w:fldChar w:fldCharType="end"/>
      </w:r>
      <w:r w:rsidR="00045771" w:rsidRPr="00045771">
        <w:rPr>
          <w:rFonts w:ascii="Arial" w:hAnsi="Arial" w:cs="Arial"/>
          <w:i w:val="0"/>
          <w:color w:val="auto"/>
        </w:rPr>
        <w:t>.</w:t>
      </w:r>
    </w:p>
    <w:p w14:paraId="19385383" w14:textId="54488503" w:rsidR="00DA76AE" w:rsidRDefault="00045771" w:rsidP="00045771">
      <w:pPr>
        <w:pStyle w:val="Default"/>
        <w:spacing w:line="360" w:lineRule="auto"/>
        <w:ind w:left="0"/>
        <w:jc w:val="both"/>
        <w:rPr>
          <w:rFonts w:ascii="Arial" w:hAnsi="Arial" w:cs="Arial"/>
          <w:i w:val="0"/>
          <w:color w:val="auto"/>
        </w:rPr>
      </w:pPr>
      <w:r w:rsidRPr="43880B8D">
        <w:rPr>
          <w:rFonts w:ascii="Arial" w:hAnsi="Arial" w:cs="Arial"/>
          <w:i w:val="0"/>
          <w:color w:val="auto"/>
        </w:rPr>
        <w:t>The results of the data analysis will be presented in an easy-to-understand format using graphs, tables, and charts and will be interpreted and discussed to highlight key findings and their implications for policy and practice</w:t>
      </w:r>
      <w:r w:rsidR="00566F5B">
        <w:rPr>
          <w:rFonts w:ascii="Arial" w:hAnsi="Arial" w:cs="Arial"/>
          <w:i w:val="0"/>
          <w:color w:val="auto"/>
        </w:rPr>
        <w:fldChar w:fldCharType="begin"/>
      </w:r>
      <w:r w:rsidR="00CA6455">
        <w:rPr>
          <w:rFonts w:ascii="Arial" w:hAnsi="Arial" w:cs="Arial"/>
          <w:i w:val="0"/>
          <w:color w:val="auto"/>
        </w:rPr>
        <w:instrText xml:space="preserve"> ADDIN EN.CITE &lt;EndNote&gt;&lt;Cite&gt;&lt;Author&gt;Midway&lt;/Author&gt;&lt;Year&gt;2020&lt;/Year&gt;&lt;RecNum&gt;420&lt;/RecNum&gt;&lt;DisplayText&gt;[43]&lt;/DisplayText&gt;&lt;record&gt;&lt;rec-number&gt;420&lt;/rec-number&gt;&lt;foreign-keys&gt;&lt;key app="EN" db-id="5szwxp0er2sa0tevxamvt5a9wdes925002ws" timestamp="1676452828"&gt;420&lt;/key&gt;&lt;/foreign-keys&gt;&lt;ref-type name="Journal Article"&gt;17&lt;/ref-type&gt;&lt;contributors&gt;&lt;authors&gt;&lt;author&gt;Midway, Stephen R&lt;/author&gt;&lt;/authors&gt;&lt;/contributors&gt;&lt;titles&gt;&lt;title&gt;Principles of effective data visualization&lt;/title&gt;&lt;secondary-title&gt;Patterns&lt;/secondary-title&gt;&lt;/titles&gt;&lt;periodical&gt;&lt;full-title&gt;Patterns&lt;/full-title&gt;&lt;/periodical&gt;&lt;pages&gt;100141&lt;/pages&gt;&lt;volume&gt;1&lt;/volume&gt;&lt;number&gt;9&lt;/number&gt;&lt;dates&gt;&lt;year&gt;2020&lt;/year&gt;&lt;/dates&gt;&lt;isbn&gt;2666-3899&lt;/isbn&gt;&lt;urls&gt;&lt;/urls&gt;&lt;/record&gt;&lt;/Cite&gt;&lt;/EndNote&gt;</w:instrText>
      </w:r>
      <w:r w:rsidR="00566F5B">
        <w:rPr>
          <w:rFonts w:ascii="Arial" w:hAnsi="Arial" w:cs="Arial"/>
          <w:i w:val="0"/>
          <w:color w:val="auto"/>
        </w:rPr>
        <w:fldChar w:fldCharType="separate"/>
      </w:r>
      <w:r w:rsidR="00CA6455">
        <w:rPr>
          <w:rFonts w:ascii="Arial" w:hAnsi="Arial" w:cs="Arial"/>
          <w:i w:val="0"/>
          <w:noProof/>
          <w:color w:val="auto"/>
        </w:rPr>
        <w:t>[43]</w:t>
      </w:r>
      <w:r w:rsidR="00566F5B">
        <w:rPr>
          <w:rFonts w:ascii="Arial" w:hAnsi="Arial" w:cs="Arial"/>
          <w:i w:val="0"/>
          <w:color w:val="auto"/>
        </w:rPr>
        <w:fldChar w:fldCharType="end"/>
      </w:r>
      <w:r w:rsidRPr="43880B8D">
        <w:rPr>
          <w:rFonts w:ascii="Arial" w:hAnsi="Arial" w:cs="Arial"/>
          <w:i w:val="0"/>
          <w:color w:val="auto"/>
        </w:rPr>
        <w:t>. These findings will be disseminated through academic journals, conference presentations, and policy briefs to reach a broad audience and maximize their impact.</w:t>
      </w:r>
    </w:p>
    <w:p w14:paraId="25F1EE49" w14:textId="019AF4B6" w:rsidR="00DA76AE" w:rsidRDefault="00DA76AE" w:rsidP="00DA76AE">
      <w:pPr>
        <w:pStyle w:val="Heading2"/>
      </w:pPr>
      <w:bookmarkStart w:id="1310" w:name="_Toc128690080"/>
      <w:r>
        <w:t>Cost</w:t>
      </w:r>
      <w:r w:rsidR="003E2DEB">
        <w:t>-e</w:t>
      </w:r>
      <w:r>
        <w:t xml:space="preserve">ffectiveness </w:t>
      </w:r>
      <w:r w:rsidR="003E2DEB">
        <w:t>a</w:t>
      </w:r>
      <w:r>
        <w:t>nalysis</w:t>
      </w:r>
      <w:bookmarkEnd w:id="1310"/>
      <w:r>
        <w:t xml:space="preserve"> </w:t>
      </w:r>
    </w:p>
    <w:p w14:paraId="6A8E4767" w14:textId="6F563107" w:rsidR="00DA76AE" w:rsidRDefault="00DA76AE" w:rsidP="00DA76AE"/>
    <w:p w14:paraId="67F732EE" w14:textId="63156C4F" w:rsidR="00790706" w:rsidRPr="00790706" w:rsidRDefault="00790706" w:rsidP="007A2CE7">
      <w:pPr>
        <w:pStyle w:val="Default"/>
        <w:spacing w:line="360" w:lineRule="auto"/>
        <w:ind w:left="0"/>
        <w:jc w:val="both"/>
        <w:rPr>
          <w:rFonts w:ascii="Arial" w:hAnsi="Arial" w:cs="Arial"/>
          <w:i w:val="0"/>
          <w:color w:val="auto"/>
        </w:rPr>
      </w:pPr>
      <w:r w:rsidRPr="00790706">
        <w:rPr>
          <w:rFonts w:ascii="Arial" w:hAnsi="Arial" w:cs="Arial"/>
          <w:i w:val="0"/>
          <w:color w:val="auto"/>
        </w:rPr>
        <w:t>The cost-effectiveness of carbon mitigation interventions in healthcare fa</w:t>
      </w:r>
      <w:r w:rsidR="00F84539">
        <w:rPr>
          <w:rFonts w:ascii="Arial" w:hAnsi="Arial" w:cs="Arial"/>
          <w:i w:val="0"/>
          <w:color w:val="auto"/>
        </w:rPr>
        <w:t>cilities</w:t>
      </w:r>
      <w:r w:rsidRPr="00790706">
        <w:rPr>
          <w:rFonts w:ascii="Arial" w:hAnsi="Arial" w:cs="Arial"/>
          <w:i w:val="0"/>
          <w:color w:val="auto"/>
        </w:rPr>
        <w:t xml:space="preserve"> will be a crucial aspect of this study. The primary unit of analysis will be the </w:t>
      </w:r>
      <w:proofErr w:type="spellStart"/>
      <w:r w:rsidRPr="00790706">
        <w:rPr>
          <w:rFonts w:ascii="Arial" w:hAnsi="Arial" w:cs="Arial"/>
          <w:i w:val="0"/>
          <w:color w:val="auto"/>
        </w:rPr>
        <w:t>tonnes</w:t>
      </w:r>
      <w:proofErr w:type="spellEnd"/>
      <w:r w:rsidRPr="00790706">
        <w:rPr>
          <w:rFonts w:ascii="Arial" w:hAnsi="Arial" w:cs="Arial"/>
          <w:i w:val="0"/>
          <w:color w:val="auto"/>
        </w:rPr>
        <w:t xml:space="preserve"> of CO</w:t>
      </w:r>
      <w:r w:rsidRPr="00055719">
        <w:rPr>
          <w:rFonts w:ascii="Arial" w:hAnsi="Arial" w:cs="Arial"/>
          <w:i w:val="0"/>
          <w:color w:val="auto"/>
          <w:vertAlign w:val="subscript"/>
        </w:rPr>
        <w:t>2</w:t>
      </w:r>
      <w:r w:rsidRPr="00790706">
        <w:rPr>
          <w:rFonts w:ascii="Arial" w:hAnsi="Arial" w:cs="Arial"/>
          <w:i w:val="0"/>
          <w:color w:val="auto"/>
        </w:rPr>
        <w:t xml:space="preserve"> emissions from each healthcare facility</w:t>
      </w:r>
      <w:r w:rsidR="00840E98">
        <w:rPr>
          <w:rFonts w:ascii="Arial" w:hAnsi="Arial" w:cs="Arial"/>
          <w:i w:val="0"/>
          <w:color w:val="auto"/>
        </w:rPr>
        <w:fldChar w:fldCharType="begin"/>
      </w:r>
      <w:r w:rsidR="00CA6455">
        <w:rPr>
          <w:rFonts w:ascii="Arial" w:hAnsi="Arial" w:cs="Arial"/>
          <w:i w:val="0"/>
          <w:color w:val="auto"/>
        </w:rPr>
        <w:instrText xml:space="preserve"> ADDIN EN.CITE &lt;EndNote&gt;&lt;Cite&gt;&lt;Author&gt;Tennison&lt;/Author&gt;&lt;Year&gt;2021&lt;/Year&gt;&lt;RecNum&gt;479&lt;/RecNum&gt;&lt;DisplayText&gt;[44]&lt;/DisplayText&gt;&lt;record&gt;&lt;rec-number&gt;479&lt;/rec-number&gt;&lt;foreign-keys&gt;&lt;key app="EN" db-id="5szwxp0er2sa0tevxamvt5a9wdes925002ws" timestamp="1677052010"&gt;479&lt;/key&gt;&lt;/foreign-keys&gt;&lt;ref-type name="Journal Article"&gt;17&lt;/ref-type&gt;&lt;contributors&gt;&lt;authors&gt;&lt;author&gt;Tennison, Imogen&lt;/author&gt;&lt;author&gt;Roschnik, Sonia&lt;/author&gt;&lt;author&gt;Ashby, Ben&lt;/author&gt;&lt;author&gt;Boyd, Richard&lt;/author&gt;&lt;author&gt;Hamilton, Ian&lt;/author&gt;&lt;author&gt;Oreszczyn, Tadj&lt;/author&gt;&lt;author&gt;Owen, Anne&lt;/author&gt;&lt;author&gt;Romanello, Marina&lt;/author&gt;&lt;author&gt;Ruyssevelt, Paul&lt;/author&gt;&lt;author&gt;Sherman, Jodi D&lt;/author&gt;&lt;/authors&gt;&lt;/contributors&gt;&lt;titles&gt;&lt;title&gt;Health care&amp;apos;s response to climate change: a carbon footprint assessment of the NHS in England&lt;/title&gt;&lt;secondary-title&gt;The Lancet Planetary Health&lt;/secondary-title&gt;&lt;/titles&gt;&lt;periodical&gt;&lt;full-title&gt;The Lancet Planetary Health&lt;/full-title&gt;&lt;/periodical&gt;&lt;pages&gt;e84-e92&lt;/pages&gt;&lt;volume&gt;5&lt;/volume&gt;&lt;number&gt;2&lt;/number&gt;&lt;dates&gt;&lt;year&gt;2021&lt;/year&gt;&lt;/dates&gt;&lt;isbn&gt;2542-5196&lt;/isbn&gt;&lt;urls&gt;&lt;/urls&gt;&lt;/record&gt;&lt;/Cite&gt;&lt;/EndNote&gt;</w:instrText>
      </w:r>
      <w:r w:rsidR="00840E98">
        <w:rPr>
          <w:rFonts w:ascii="Arial" w:hAnsi="Arial" w:cs="Arial"/>
          <w:i w:val="0"/>
          <w:color w:val="auto"/>
        </w:rPr>
        <w:fldChar w:fldCharType="separate"/>
      </w:r>
      <w:r w:rsidR="00CA6455">
        <w:rPr>
          <w:rFonts w:ascii="Arial" w:hAnsi="Arial" w:cs="Arial"/>
          <w:i w:val="0"/>
          <w:noProof/>
          <w:color w:val="auto"/>
        </w:rPr>
        <w:t>[44]</w:t>
      </w:r>
      <w:r w:rsidR="00840E98">
        <w:rPr>
          <w:rFonts w:ascii="Arial" w:hAnsi="Arial" w:cs="Arial"/>
          <w:i w:val="0"/>
          <w:color w:val="auto"/>
        </w:rPr>
        <w:fldChar w:fldCharType="end"/>
      </w:r>
      <w:r w:rsidRPr="00790706">
        <w:rPr>
          <w:rFonts w:ascii="Arial" w:hAnsi="Arial" w:cs="Arial"/>
          <w:i w:val="0"/>
          <w:color w:val="auto"/>
        </w:rPr>
        <w:t>. The cost-effectiveness analysis (CEA) will be conducted concurrently with the carbon measurements</w:t>
      </w:r>
      <w:r w:rsidR="00993F01">
        <w:rPr>
          <w:rFonts w:ascii="Arial" w:hAnsi="Arial" w:cs="Arial"/>
          <w:i w:val="0"/>
          <w:color w:val="auto"/>
        </w:rPr>
        <w:t xml:space="preserve"> during and</w:t>
      </w:r>
      <w:r w:rsidR="00F93A59">
        <w:rPr>
          <w:rFonts w:ascii="Arial" w:hAnsi="Arial" w:cs="Arial"/>
          <w:i w:val="0"/>
          <w:color w:val="auto"/>
        </w:rPr>
        <w:t xml:space="preserve"> </w:t>
      </w:r>
      <w:del w:id="1311" w:author="Craig Parker" w:date="2023-03-03T16:30:00Z">
        <w:r w:rsidR="00F93A59" w:rsidDel="00DF284B">
          <w:rPr>
            <w:rFonts w:ascii="Arial" w:hAnsi="Arial" w:cs="Arial"/>
            <w:i w:val="0"/>
            <w:color w:val="auto"/>
          </w:rPr>
          <w:delText>post the implementation of</w:delText>
        </w:r>
      </w:del>
      <w:ins w:id="1312" w:author="Craig Parker" w:date="2023-03-03T16:30:00Z">
        <w:r w:rsidR="00DF284B">
          <w:rPr>
            <w:rFonts w:ascii="Arial" w:hAnsi="Arial" w:cs="Arial"/>
            <w:i w:val="0"/>
            <w:color w:val="auto"/>
          </w:rPr>
          <w:t>after implementing</w:t>
        </w:r>
      </w:ins>
      <w:r w:rsidR="00F93A59">
        <w:rPr>
          <w:rFonts w:ascii="Arial" w:hAnsi="Arial" w:cs="Arial"/>
          <w:i w:val="0"/>
          <w:color w:val="auto"/>
        </w:rPr>
        <w:t xml:space="preserve"> mitigation interventions</w:t>
      </w:r>
      <w:r w:rsidRPr="00790706">
        <w:rPr>
          <w:rFonts w:ascii="Arial" w:hAnsi="Arial" w:cs="Arial"/>
          <w:i w:val="0"/>
          <w:color w:val="auto"/>
        </w:rPr>
        <w:t xml:space="preserve"> to determine the economic feasibility of different interventions in reducing carbon emissions</w:t>
      </w:r>
      <w:r w:rsidR="000B5F2C">
        <w:rPr>
          <w:rFonts w:ascii="Arial" w:hAnsi="Arial" w:cs="Arial"/>
          <w:i w:val="0"/>
          <w:color w:val="auto"/>
        </w:rPr>
        <w:fldChar w:fldCharType="begin"/>
      </w:r>
      <w:r w:rsidR="00CA6455">
        <w:rPr>
          <w:rFonts w:ascii="Arial" w:hAnsi="Arial" w:cs="Arial"/>
          <w:i w:val="0"/>
          <w:color w:val="auto"/>
        </w:rPr>
        <w:instrText xml:space="preserve"> ADDIN EN.CITE &lt;EndNote&gt;&lt;Cite&gt;&lt;Author&gt;Russell&lt;/Author&gt;&lt;Year&gt;1996&lt;/Year&gt;&lt;RecNum&gt;422&lt;/RecNum&gt;&lt;DisplayText&gt;[45]&lt;/DisplayText&gt;&lt;record&gt;&lt;rec-number&gt;422&lt;/rec-number&gt;&lt;foreign-keys&gt;&lt;key app="EN" db-id="5szwxp0er2sa0tevxamvt5a9wdes925002ws" timestamp="1676453137"&gt;422&lt;/key&gt;&lt;/foreign-keys&gt;&lt;ref-type name="Journal Article"&gt;17&lt;/ref-type&gt;&lt;contributors&gt;&lt;authors&gt;&lt;author&gt;Russell, Louise B&lt;/author&gt;&lt;author&gt;Gold, Marthe R&lt;/author&gt;&lt;author&gt;Siegel, Joanna E&lt;/author&gt;&lt;author&gt;Daniels, Norman&lt;/author&gt;&lt;author&gt;Weinstein, Milton C&lt;/author&gt;&lt;/authors&gt;&lt;/contributors&gt;&lt;titles&gt;&lt;title&gt;The role of cost-effectiveness analysis in health and medicine&lt;/title&gt;&lt;secondary-title&gt;Jama&lt;/secondary-title&gt;&lt;/titles&gt;&lt;periodical&gt;&lt;full-title&gt;JAMA&lt;/full-title&gt;&lt;/periodical&gt;&lt;pages&gt;1172-1177&lt;/pages&gt;&lt;volume&gt;276&lt;/volume&gt;&lt;number&gt;14&lt;/number&gt;&lt;dates&gt;&lt;year&gt;1996&lt;/year&gt;&lt;/dates&gt;&lt;isbn&gt;0098-7484&lt;/isbn&gt;&lt;urls&gt;&lt;/urls&gt;&lt;/record&gt;&lt;/Cite&gt;&lt;/EndNote&gt;</w:instrText>
      </w:r>
      <w:r w:rsidR="000B5F2C">
        <w:rPr>
          <w:rFonts w:ascii="Arial" w:hAnsi="Arial" w:cs="Arial"/>
          <w:i w:val="0"/>
          <w:color w:val="auto"/>
        </w:rPr>
        <w:fldChar w:fldCharType="separate"/>
      </w:r>
      <w:r w:rsidR="00CA6455">
        <w:rPr>
          <w:rFonts w:ascii="Arial" w:hAnsi="Arial" w:cs="Arial"/>
          <w:i w:val="0"/>
          <w:noProof/>
          <w:color w:val="auto"/>
        </w:rPr>
        <w:t>[45]</w:t>
      </w:r>
      <w:r w:rsidR="000B5F2C">
        <w:rPr>
          <w:rFonts w:ascii="Arial" w:hAnsi="Arial" w:cs="Arial"/>
          <w:i w:val="0"/>
          <w:color w:val="auto"/>
        </w:rPr>
        <w:fldChar w:fldCharType="end"/>
      </w:r>
      <w:r w:rsidRPr="00790706">
        <w:rPr>
          <w:rFonts w:ascii="Arial" w:hAnsi="Arial" w:cs="Arial"/>
          <w:i w:val="0"/>
          <w:color w:val="auto"/>
        </w:rPr>
        <w:t>.</w:t>
      </w:r>
    </w:p>
    <w:p w14:paraId="70B25FBC" w14:textId="5C5C3D97" w:rsidR="00604933" w:rsidRPr="00790706" w:rsidRDefault="00790706" w:rsidP="00604933">
      <w:pPr>
        <w:pStyle w:val="Default"/>
        <w:spacing w:line="360" w:lineRule="auto"/>
        <w:ind w:left="0"/>
        <w:jc w:val="both"/>
        <w:rPr>
          <w:rFonts w:ascii="Arial" w:hAnsi="Arial" w:cs="Arial"/>
          <w:i w:val="0"/>
          <w:color w:val="auto"/>
        </w:rPr>
      </w:pPr>
      <w:r w:rsidRPr="00790706">
        <w:rPr>
          <w:rFonts w:ascii="Arial" w:hAnsi="Arial" w:cs="Arial"/>
          <w:i w:val="0"/>
          <w:color w:val="auto"/>
        </w:rPr>
        <w:t xml:space="preserve">To perform the CEA, we will identify the costs associated with various carbon reduction interventions and compare them with their effectiveness in reducing </w:t>
      </w:r>
      <w:del w:id="1313" w:author="Craig Parker" w:date="2023-03-03T10:58:00Z">
        <w:r w:rsidRPr="00790706" w:rsidDel="00D54735">
          <w:rPr>
            <w:rFonts w:ascii="Arial" w:hAnsi="Arial" w:cs="Arial"/>
            <w:i w:val="0"/>
            <w:color w:val="auto"/>
          </w:rPr>
          <w:delText>CO</w:delText>
        </w:r>
        <w:r w:rsidRPr="00966920" w:rsidDel="00D54735">
          <w:rPr>
            <w:rFonts w:ascii="Arial" w:hAnsi="Arial" w:cs="Arial"/>
            <w:i w:val="0"/>
            <w:color w:val="auto"/>
            <w:vertAlign w:val="subscript"/>
          </w:rPr>
          <w:delText>2</w:delText>
        </w:r>
        <w:r w:rsidRPr="00790706" w:rsidDel="00D54735">
          <w:rPr>
            <w:rFonts w:ascii="Arial" w:hAnsi="Arial" w:cs="Arial"/>
            <w:i w:val="0"/>
            <w:color w:val="auto"/>
          </w:rPr>
          <w:delText xml:space="preserve"> </w:delText>
        </w:r>
      </w:del>
      <w:ins w:id="1314" w:author="Craig Parker" w:date="2023-03-03T10:58:00Z">
        <w:r w:rsidR="00D54735" w:rsidRPr="00790706">
          <w:rPr>
            <w:rFonts w:ascii="Arial" w:hAnsi="Arial" w:cs="Arial"/>
            <w:i w:val="0"/>
            <w:color w:val="auto"/>
          </w:rPr>
          <w:t>CO</w:t>
        </w:r>
        <w:r w:rsidR="00D54735" w:rsidRPr="00966920">
          <w:rPr>
            <w:rFonts w:ascii="Arial" w:hAnsi="Arial" w:cs="Arial"/>
            <w:i w:val="0"/>
            <w:color w:val="auto"/>
            <w:vertAlign w:val="subscript"/>
          </w:rPr>
          <w:t>2</w:t>
        </w:r>
      </w:ins>
      <w:ins w:id="1315" w:author="Craig Parker" w:date="2023-03-03T16:30:00Z">
        <w:r w:rsidR="00DF284B">
          <w:rPr>
            <w:rFonts w:ascii="Arial" w:hAnsi="Arial" w:cs="Arial"/>
            <w:i w:val="0"/>
            <w:color w:val="auto"/>
            <w:vertAlign w:val="subscript"/>
          </w:rPr>
          <w:t xml:space="preserve"> </w:t>
        </w:r>
      </w:ins>
      <w:r w:rsidRPr="00790706">
        <w:rPr>
          <w:rFonts w:ascii="Arial" w:hAnsi="Arial" w:cs="Arial"/>
          <w:i w:val="0"/>
          <w:color w:val="auto"/>
        </w:rPr>
        <w:t xml:space="preserve">emissions. We will measure the costs and outcomes of different interventions and compare the cost per unit of outcome across various </w:t>
      </w:r>
      <w:commentRangeStart w:id="1316"/>
      <w:r w:rsidRPr="00790706">
        <w:rPr>
          <w:rFonts w:ascii="Arial" w:hAnsi="Arial" w:cs="Arial"/>
          <w:i w:val="0"/>
          <w:color w:val="auto"/>
        </w:rPr>
        <w:t>interventions</w:t>
      </w:r>
      <w:commentRangeEnd w:id="1316"/>
      <w:r w:rsidR="006B1F00">
        <w:rPr>
          <w:rStyle w:val="CommentReference"/>
          <w:i w:val="0"/>
          <w:color w:val="auto"/>
        </w:rPr>
        <w:commentReference w:id="1316"/>
      </w:r>
      <w:r w:rsidRPr="00790706">
        <w:rPr>
          <w:rFonts w:ascii="Arial" w:hAnsi="Arial" w:cs="Arial"/>
          <w:i w:val="0"/>
          <w:color w:val="auto"/>
        </w:rPr>
        <w:t xml:space="preserve">. The CEA will involve identifying the carbon reduction interventions used in each healthcare facility, estimating their costs, measuring their effectiveness in reducing </w:t>
      </w:r>
      <w:del w:id="1317" w:author="Craig Parker" w:date="2023-03-03T10:59:00Z">
        <w:r w:rsidRPr="00790706" w:rsidDel="00D54735">
          <w:rPr>
            <w:rFonts w:ascii="Arial" w:hAnsi="Arial" w:cs="Arial"/>
            <w:i w:val="0"/>
            <w:color w:val="auto"/>
          </w:rPr>
          <w:delText>CO</w:delText>
        </w:r>
        <w:r w:rsidRPr="00055719" w:rsidDel="00D54735">
          <w:rPr>
            <w:rFonts w:ascii="Arial" w:hAnsi="Arial" w:cs="Arial"/>
            <w:i w:val="0"/>
            <w:color w:val="auto"/>
            <w:vertAlign w:val="subscript"/>
          </w:rPr>
          <w:delText>2</w:delText>
        </w:r>
        <w:r w:rsidRPr="00790706" w:rsidDel="00D54735">
          <w:rPr>
            <w:rFonts w:ascii="Arial" w:hAnsi="Arial" w:cs="Arial"/>
            <w:i w:val="0"/>
            <w:color w:val="auto"/>
          </w:rPr>
          <w:delText xml:space="preserve"> </w:delText>
        </w:r>
      </w:del>
      <w:ins w:id="1318" w:author="Craig Parker" w:date="2023-03-03T10:59:00Z">
        <w:r w:rsidR="00D54735" w:rsidRPr="00790706">
          <w:rPr>
            <w:rFonts w:ascii="Arial" w:hAnsi="Arial" w:cs="Arial"/>
            <w:i w:val="0"/>
            <w:color w:val="auto"/>
          </w:rPr>
          <w:t>CO</w:t>
        </w:r>
        <w:r w:rsidR="00D54735" w:rsidRPr="00055719">
          <w:rPr>
            <w:rFonts w:ascii="Arial" w:hAnsi="Arial" w:cs="Arial"/>
            <w:i w:val="0"/>
            <w:color w:val="auto"/>
            <w:vertAlign w:val="subscript"/>
          </w:rPr>
          <w:t>2</w:t>
        </w:r>
      </w:ins>
      <w:ins w:id="1319" w:author="Craig Parker" w:date="2023-03-03T16:31:00Z">
        <w:r w:rsidR="00DF284B">
          <w:rPr>
            <w:rFonts w:ascii="Arial" w:hAnsi="Arial" w:cs="Arial"/>
            <w:i w:val="0"/>
            <w:color w:val="auto"/>
            <w:vertAlign w:val="subscript"/>
          </w:rPr>
          <w:t xml:space="preserve"> </w:t>
        </w:r>
      </w:ins>
      <w:r w:rsidRPr="00790706">
        <w:rPr>
          <w:rFonts w:ascii="Arial" w:hAnsi="Arial" w:cs="Arial"/>
          <w:i w:val="0"/>
          <w:color w:val="auto"/>
        </w:rPr>
        <w:t xml:space="preserve">emissions, and calculating the cost per unit of outcome for each intervention, such as the cost per ton of </w:t>
      </w:r>
      <w:del w:id="1320" w:author="Craig Parker" w:date="2023-03-03T10:59:00Z">
        <w:r w:rsidRPr="00790706" w:rsidDel="00D54735">
          <w:rPr>
            <w:rFonts w:ascii="Arial" w:hAnsi="Arial" w:cs="Arial"/>
            <w:i w:val="0"/>
            <w:color w:val="auto"/>
          </w:rPr>
          <w:delText>CO</w:delText>
        </w:r>
        <w:r w:rsidRPr="00055719" w:rsidDel="00D54735">
          <w:rPr>
            <w:rFonts w:ascii="Arial" w:hAnsi="Arial" w:cs="Arial"/>
            <w:i w:val="0"/>
            <w:color w:val="auto"/>
            <w:vertAlign w:val="subscript"/>
          </w:rPr>
          <w:delText>2</w:delText>
        </w:r>
        <w:r w:rsidRPr="00790706" w:rsidDel="00D54735">
          <w:rPr>
            <w:rFonts w:ascii="Arial" w:hAnsi="Arial" w:cs="Arial"/>
            <w:i w:val="0"/>
            <w:color w:val="auto"/>
          </w:rPr>
          <w:delText xml:space="preserve"> </w:delText>
        </w:r>
      </w:del>
      <w:ins w:id="1321" w:author="Craig Parker" w:date="2023-03-03T10:59:00Z">
        <w:r w:rsidR="00D54735" w:rsidRPr="00790706">
          <w:rPr>
            <w:rFonts w:ascii="Arial" w:hAnsi="Arial" w:cs="Arial"/>
            <w:i w:val="0"/>
            <w:color w:val="auto"/>
          </w:rPr>
          <w:t>CO</w:t>
        </w:r>
        <w:r w:rsidR="00D54735" w:rsidRPr="00055719">
          <w:rPr>
            <w:rFonts w:ascii="Arial" w:hAnsi="Arial" w:cs="Arial"/>
            <w:i w:val="0"/>
            <w:color w:val="auto"/>
            <w:vertAlign w:val="subscript"/>
          </w:rPr>
          <w:t>2</w:t>
        </w:r>
      </w:ins>
      <w:r w:rsidRPr="00790706">
        <w:rPr>
          <w:rFonts w:ascii="Arial" w:hAnsi="Arial" w:cs="Arial"/>
          <w:i w:val="0"/>
          <w:color w:val="auto"/>
        </w:rPr>
        <w:t>reduced</w:t>
      </w:r>
      <w:r w:rsidR="002E523D">
        <w:rPr>
          <w:rFonts w:ascii="Arial" w:hAnsi="Arial" w:cs="Arial"/>
          <w:i w:val="0"/>
          <w:color w:val="auto"/>
        </w:rPr>
        <w:fldChar w:fldCharType="begin"/>
      </w:r>
      <w:r w:rsidR="00CA6455">
        <w:rPr>
          <w:rFonts w:ascii="Arial" w:hAnsi="Arial" w:cs="Arial"/>
          <w:i w:val="0"/>
          <w:color w:val="auto"/>
        </w:rPr>
        <w:instrText xml:space="preserve"> ADDIN EN.CITE &lt;EndNote&gt;&lt;Cite&gt;&lt;Author&gt;Tennison&lt;/Author&gt;&lt;Year&gt;2021&lt;/Year&gt;&lt;RecNum&gt;479&lt;/RecNum&gt;&lt;DisplayText&gt;[44]&lt;/DisplayText&gt;&lt;record&gt;&lt;rec-number&gt;479&lt;/rec-number&gt;&lt;foreign-keys&gt;&lt;key app="EN" db-id="5szwxp0er2sa0tevxamvt5a9wdes925002ws" timestamp="1677052010"&gt;479&lt;/key&gt;&lt;/foreign-keys&gt;&lt;ref-type name="Journal Article"&gt;17&lt;/ref-type&gt;&lt;contributors&gt;&lt;authors&gt;&lt;author&gt;Tennison, Imogen&lt;/author&gt;&lt;author&gt;Roschnik, Sonia&lt;/author&gt;&lt;author&gt;Ashby, Ben&lt;/author&gt;&lt;author&gt;Boyd, Richard&lt;/author&gt;&lt;author&gt;Hamilton, Ian&lt;/author&gt;&lt;author&gt;Oreszczyn, Tadj&lt;/author&gt;&lt;author&gt;Owen, Anne&lt;/author&gt;&lt;author&gt;Romanello, Marina&lt;/author&gt;&lt;author&gt;Ruyssevelt, Paul&lt;/author&gt;&lt;author&gt;Sherman, Jodi D&lt;/author&gt;&lt;/authors&gt;&lt;/contributors&gt;&lt;titles&gt;&lt;title&gt;Health care&amp;apos;s response to climate change: a carbon footprint assessment of the NHS in England&lt;/title&gt;&lt;secondary-title&gt;The Lancet Planetary Health&lt;/secondary-title&gt;&lt;/titles&gt;&lt;periodical&gt;&lt;full-title&gt;The Lancet Planetary Health&lt;/full-title&gt;&lt;/periodical&gt;&lt;pages&gt;e84-e92&lt;/pages&gt;&lt;volume&gt;5&lt;/volume&gt;&lt;number&gt;2&lt;/number&gt;&lt;dates&gt;&lt;year&gt;2021&lt;/year&gt;&lt;/dates&gt;&lt;isbn&gt;2542-5196&lt;/isbn&gt;&lt;urls&gt;&lt;/urls&gt;&lt;/record&gt;&lt;/Cite&gt;&lt;/EndNote&gt;</w:instrText>
      </w:r>
      <w:r w:rsidR="002E523D">
        <w:rPr>
          <w:rFonts w:ascii="Arial" w:hAnsi="Arial" w:cs="Arial"/>
          <w:i w:val="0"/>
          <w:color w:val="auto"/>
        </w:rPr>
        <w:fldChar w:fldCharType="separate"/>
      </w:r>
      <w:r w:rsidR="00CA6455">
        <w:rPr>
          <w:rFonts w:ascii="Arial" w:hAnsi="Arial" w:cs="Arial"/>
          <w:i w:val="0"/>
          <w:noProof/>
          <w:color w:val="auto"/>
        </w:rPr>
        <w:t>[44]</w:t>
      </w:r>
      <w:r w:rsidR="002E523D">
        <w:rPr>
          <w:rFonts w:ascii="Arial" w:hAnsi="Arial" w:cs="Arial"/>
          <w:i w:val="0"/>
          <w:color w:val="auto"/>
        </w:rPr>
        <w:fldChar w:fldCharType="end"/>
      </w:r>
      <w:r w:rsidRPr="00790706">
        <w:rPr>
          <w:rFonts w:ascii="Arial" w:hAnsi="Arial" w:cs="Arial"/>
          <w:i w:val="0"/>
          <w:color w:val="auto"/>
        </w:rPr>
        <w:t>.</w:t>
      </w:r>
    </w:p>
    <w:p w14:paraId="6C6AD197" w14:textId="03DBBC84" w:rsidR="00790706" w:rsidRPr="00790706" w:rsidRDefault="00790706" w:rsidP="00ED0ED7">
      <w:pPr>
        <w:pStyle w:val="Default"/>
        <w:spacing w:line="360" w:lineRule="auto"/>
        <w:ind w:left="0"/>
        <w:jc w:val="both"/>
        <w:rPr>
          <w:rFonts w:ascii="Arial" w:hAnsi="Arial" w:cs="Arial"/>
          <w:i w:val="0"/>
          <w:color w:val="auto"/>
        </w:rPr>
      </w:pPr>
      <w:r w:rsidRPr="00790706">
        <w:rPr>
          <w:rFonts w:ascii="Arial" w:hAnsi="Arial" w:cs="Arial"/>
          <w:i w:val="0"/>
          <w:color w:val="auto"/>
        </w:rPr>
        <w:t xml:space="preserve">We will adhere to best practices for conducting cost-effectiveness analyses to ensure accuracy and reliability. We will use a common metric to measure outcomes, such as the cost per ton of </w:t>
      </w:r>
      <w:del w:id="1322" w:author="Craig Parker" w:date="2023-03-03T10:59:00Z">
        <w:r w:rsidRPr="00790706" w:rsidDel="00AC2CC3">
          <w:rPr>
            <w:rFonts w:ascii="Arial" w:hAnsi="Arial" w:cs="Arial"/>
            <w:i w:val="0"/>
            <w:color w:val="auto"/>
          </w:rPr>
          <w:delText>CO</w:delText>
        </w:r>
        <w:r w:rsidRPr="00055719" w:rsidDel="00AC2CC3">
          <w:rPr>
            <w:rFonts w:ascii="Arial" w:hAnsi="Arial" w:cs="Arial"/>
            <w:i w:val="0"/>
            <w:color w:val="auto"/>
            <w:vertAlign w:val="subscript"/>
          </w:rPr>
          <w:delText>2</w:delText>
        </w:r>
        <w:r w:rsidRPr="00790706" w:rsidDel="00AC2CC3">
          <w:rPr>
            <w:rFonts w:ascii="Arial" w:hAnsi="Arial" w:cs="Arial"/>
            <w:i w:val="0"/>
            <w:color w:val="auto"/>
          </w:rPr>
          <w:delText xml:space="preserve"> </w:delText>
        </w:r>
      </w:del>
      <w:ins w:id="1323" w:author="Craig Parker" w:date="2023-03-03T10:59:00Z">
        <w:r w:rsidR="00AC2CC3" w:rsidRPr="00790706">
          <w:rPr>
            <w:rFonts w:ascii="Arial" w:hAnsi="Arial" w:cs="Arial"/>
            <w:i w:val="0"/>
            <w:color w:val="auto"/>
          </w:rPr>
          <w:t>CO</w:t>
        </w:r>
        <w:r w:rsidR="00AC2CC3" w:rsidRPr="00055719">
          <w:rPr>
            <w:rFonts w:ascii="Arial" w:hAnsi="Arial" w:cs="Arial"/>
            <w:i w:val="0"/>
            <w:color w:val="auto"/>
            <w:vertAlign w:val="subscript"/>
          </w:rPr>
          <w:t>2</w:t>
        </w:r>
      </w:ins>
      <w:del w:id="1324" w:author="Craig Parker" w:date="2023-03-03T16:31:00Z">
        <w:r w:rsidRPr="00790706" w:rsidDel="00DF284B">
          <w:rPr>
            <w:rFonts w:ascii="Arial" w:hAnsi="Arial" w:cs="Arial"/>
            <w:i w:val="0"/>
            <w:color w:val="auto"/>
          </w:rPr>
          <w:delText>re</w:delText>
        </w:r>
      </w:del>
      <w:ins w:id="1325" w:author="Craig Parker" w:date="2023-03-03T16:31:00Z">
        <w:r w:rsidR="00DF284B">
          <w:rPr>
            <w:rFonts w:ascii="Arial" w:hAnsi="Arial" w:cs="Arial"/>
            <w:i w:val="0"/>
            <w:color w:val="auto"/>
          </w:rPr>
          <w:t xml:space="preserve"> pro</w:t>
        </w:r>
      </w:ins>
      <w:r w:rsidRPr="00790706">
        <w:rPr>
          <w:rFonts w:ascii="Arial" w:hAnsi="Arial" w:cs="Arial"/>
          <w:i w:val="0"/>
          <w:color w:val="auto"/>
        </w:rPr>
        <w:t xml:space="preserve">duced, account for uncertainty through sensitivity analyses, and use country-specific discount rates to account for the time value of </w:t>
      </w:r>
      <w:r w:rsidRPr="00790706">
        <w:rPr>
          <w:rFonts w:ascii="Arial" w:hAnsi="Arial" w:cs="Arial"/>
          <w:i w:val="0"/>
          <w:color w:val="auto"/>
        </w:rPr>
        <w:lastRenderedPageBreak/>
        <w:t>money</w:t>
      </w:r>
      <w:r w:rsidR="00941329">
        <w:rPr>
          <w:rFonts w:ascii="Arial" w:hAnsi="Arial" w:cs="Arial"/>
          <w:i w:val="0"/>
          <w:color w:val="auto"/>
        </w:rPr>
        <w:t>(</w:t>
      </w:r>
      <w:del w:id="1326" w:author="Shobna Sawry" w:date="2023-03-05T21:53:00Z">
        <w:r w:rsidR="00941329" w:rsidDel="00482A87">
          <w:rPr>
            <w:rFonts w:ascii="Arial" w:hAnsi="Arial" w:cs="Arial"/>
            <w:i w:val="0"/>
            <w:color w:val="auto"/>
          </w:rPr>
          <w:delText>see t</w:delText>
        </w:r>
      </w:del>
      <w:ins w:id="1327" w:author="Shobna Sawry" w:date="2023-03-05T21:53:00Z">
        <w:r w:rsidR="00482A87">
          <w:rPr>
            <w:rFonts w:ascii="Arial" w:hAnsi="Arial" w:cs="Arial"/>
            <w:i w:val="0"/>
            <w:color w:val="auto"/>
          </w:rPr>
          <w:t>T</w:t>
        </w:r>
      </w:ins>
      <w:r w:rsidR="00941329">
        <w:rPr>
          <w:rFonts w:ascii="Arial" w:hAnsi="Arial" w:cs="Arial"/>
          <w:i w:val="0"/>
          <w:color w:val="auto"/>
        </w:rPr>
        <w:t>able 7)</w:t>
      </w:r>
      <w:r w:rsidR="000B14CB">
        <w:rPr>
          <w:rFonts w:ascii="Arial" w:hAnsi="Arial" w:cs="Arial"/>
          <w:i w:val="0"/>
          <w:color w:val="auto"/>
        </w:rPr>
        <w:fldChar w:fldCharType="begin"/>
      </w:r>
      <w:r w:rsidR="00CA6455">
        <w:rPr>
          <w:rFonts w:ascii="Arial" w:hAnsi="Arial" w:cs="Arial"/>
          <w:i w:val="0"/>
          <w:color w:val="auto"/>
        </w:rPr>
        <w:instrText xml:space="preserve"> ADDIN EN.CITE &lt;EndNote&gt;&lt;Cite&gt;&lt;Author&gt;Williams&lt;/Author&gt;&lt;Year&gt;2018&lt;/Year&gt;&lt;RecNum&gt;481&lt;/RecNum&gt;&lt;DisplayText&gt;[46]&lt;/DisplayText&gt;&lt;record&gt;&lt;rec-number&gt;481&lt;/rec-number&gt;&lt;foreign-keys&gt;&lt;key app="EN" db-id="5szwxp0er2sa0tevxamvt5a9wdes925002ws" timestamp="1677052196"&gt;481&lt;/key&gt;&lt;/foreign-keys&gt;&lt;ref-type name="Journal Article"&gt;17&lt;/ref-type&gt;&lt;contributors&gt;&lt;authors&gt;&lt;author&gt;Williams, Martin L&lt;/author&gt;&lt;author&gt;Lott, Melissa C&lt;/author&gt;&lt;author&gt;Kitwiroon, Nutthida&lt;/author&gt;&lt;author&gt;Dajnak, David&lt;/author&gt;&lt;author&gt;Walton, Heather&lt;/author&gt;&lt;author&gt;Holland, Mike&lt;/author&gt;&lt;author&gt;Pye, Steve&lt;/author&gt;&lt;author&gt;Fecht, Daniela&lt;/author&gt;&lt;author&gt;Toledano, Mireille B&lt;/author&gt;&lt;author&gt;Beevers, Sean D&lt;/author&gt;&lt;/authors&gt;&lt;/contributors&gt;&lt;titles&gt;&lt;title&gt;The Lancet Countdown on health benefits from the UK Climate Change Act: a modelling study for Great Britain&lt;/title&gt;&lt;secondary-title&gt;The Lancet Planetary Health&lt;/secondary-title&gt;&lt;/titles&gt;&lt;periodical&gt;&lt;full-title&gt;The Lancet Planetary Health&lt;/full-title&gt;&lt;/periodical&gt;&lt;pages&gt;e202-e213&lt;/pages&gt;&lt;volume&gt;2&lt;/volume&gt;&lt;number&gt;5&lt;/number&gt;&lt;dates&gt;&lt;year&gt;2018&lt;/year&gt;&lt;/dates&gt;&lt;isbn&gt;2542-5196&lt;/isbn&gt;&lt;urls&gt;&lt;/urls&gt;&lt;/record&gt;&lt;/Cite&gt;&lt;/EndNote&gt;</w:instrText>
      </w:r>
      <w:r w:rsidR="000B14CB">
        <w:rPr>
          <w:rFonts w:ascii="Arial" w:hAnsi="Arial" w:cs="Arial"/>
          <w:i w:val="0"/>
          <w:color w:val="auto"/>
        </w:rPr>
        <w:fldChar w:fldCharType="separate"/>
      </w:r>
      <w:r w:rsidR="00CA6455">
        <w:rPr>
          <w:rFonts w:ascii="Arial" w:hAnsi="Arial" w:cs="Arial"/>
          <w:i w:val="0"/>
          <w:noProof/>
          <w:color w:val="auto"/>
        </w:rPr>
        <w:t>[46]</w:t>
      </w:r>
      <w:r w:rsidR="000B14CB">
        <w:rPr>
          <w:rFonts w:ascii="Arial" w:hAnsi="Arial" w:cs="Arial"/>
          <w:i w:val="0"/>
          <w:color w:val="auto"/>
        </w:rPr>
        <w:fldChar w:fldCharType="end"/>
      </w:r>
      <w:r w:rsidRPr="00790706">
        <w:rPr>
          <w:rFonts w:ascii="Arial" w:hAnsi="Arial" w:cs="Arial"/>
          <w:i w:val="0"/>
          <w:color w:val="auto"/>
        </w:rPr>
        <w:t>.</w:t>
      </w:r>
    </w:p>
    <w:p w14:paraId="6A9C4352" w14:textId="636E5699" w:rsidR="00236BDA" w:rsidRDefault="00790706" w:rsidP="00D4325A">
      <w:pPr>
        <w:pStyle w:val="Default"/>
        <w:spacing w:line="360" w:lineRule="auto"/>
        <w:ind w:left="0"/>
        <w:jc w:val="both"/>
        <w:rPr>
          <w:rFonts w:ascii="Arial" w:hAnsi="Arial" w:cs="Arial"/>
          <w:i w:val="0"/>
          <w:color w:val="auto"/>
        </w:rPr>
      </w:pPr>
      <w:r w:rsidRPr="00790706">
        <w:rPr>
          <w:rFonts w:ascii="Arial" w:hAnsi="Arial" w:cs="Arial"/>
          <w:i w:val="0"/>
          <w:color w:val="auto"/>
        </w:rPr>
        <w:t xml:space="preserve">The CEA will help identify the most economically feasible carbon reduction interventions for healthcare facilities in the participating countries. We will use a threshold for cost-effectiveness based on local context, such as the </w:t>
      </w:r>
      <w:del w:id="1328" w:author="Craig Parker" w:date="2023-03-03T16:23:00Z">
        <w:r w:rsidRPr="00790706" w:rsidDel="009D1181">
          <w:rPr>
            <w:rFonts w:ascii="Arial" w:hAnsi="Arial" w:cs="Arial"/>
            <w:i w:val="0"/>
            <w:color w:val="auto"/>
          </w:rPr>
          <w:delText>country</w:delText>
        </w:r>
        <w:r w:rsidR="00F617C9" w:rsidDel="009D1181">
          <w:rPr>
            <w:rFonts w:ascii="Arial" w:hAnsi="Arial" w:cs="Arial"/>
            <w:i w:val="0"/>
            <w:color w:val="auto"/>
          </w:rPr>
          <w:delText>'</w:delText>
        </w:r>
        <w:r w:rsidRPr="00790706" w:rsidDel="009D1181">
          <w:rPr>
            <w:rFonts w:ascii="Arial" w:hAnsi="Arial" w:cs="Arial"/>
            <w:i w:val="0"/>
            <w:color w:val="auto"/>
          </w:rPr>
          <w:delText xml:space="preserve">s </w:delText>
        </w:r>
      </w:del>
      <w:ins w:id="1329" w:author="Craig Parker" w:date="2023-03-03T16:23:00Z">
        <w:r w:rsidR="009D1181" w:rsidRPr="00790706">
          <w:rPr>
            <w:rFonts w:ascii="Arial" w:hAnsi="Arial" w:cs="Arial"/>
            <w:i w:val="0"/>
            <w:color w:val="auto"/>
          </w:rPr>
          <w:t>country</w:t>
        </w:r>
      </w:ins>
      <w:ins w:id="1330" w:author="Craig Parker" w:date="2023-03-03T16:29:00Z">
        <w:r w:rsidR="002135D5">
          <w:rPr>
            <w:rFonts w:ascii="Arial" w:hAnsi="Arial" w:cs="Arial"/>
            <w:i w:val="0"/>
            <w:color w:val="auto"/>
          </w:rPr>
          <w:t>'</w:t>
        </w:r>
      </w:ins>
      <w:ins w:id="1331" w:author="Craig Parker" w:date="2023-03-03T16:23:00Z">
        <w:r w:rsidR="009D1181" w:rsidRPr="00790706">
          <w:rPr>
            <w:rFonts w:ascii="Arial" w:hAnsi="Arial" w:cs="Arial"/>
            <w:i w:val="0"/>
            <w:color w:val="auto"/>
          </w:rPr>
          <w:t xml:space="preserve">s </w:t>
        </w:r>
      </w:ins>
      <w:r w:rsidRPr="00790706">
        <w:rPr>
          <w:rFonts w:ascii="Arial" w:hAnsi="Arial" w:cs="Arial"/>
          <w:i w:val="0"/>
          <w:color w:val="auto"/>
        </w:rPr>
        <w:t>gross domestic product per capita or willingness to pay for health improvements</w:t>
      </w:r>
      <w:r w:rsidR="00615372">
        <w:rPr>
          <w:rFonts w:ascii="Arial" w:hAnsi="Arial" w:cs="Arial"/>
          <w:i w:val="0"/>
          <w:color w:val="auto"/>
        </w:rPr>
        <w:fldChar w:fldCharType="begin"/>
      </w:r>
      <w:r w:rsidR="00CA6455">
        <w:rPr>
          <w:rFonts w:ascii="Arial" w:hAnsi="Arial" w:cs="Arial"/>
          <w:i w:val="0"/>
          <w:color w:val="auto"/>
        </w:rPr>
        <w:instrText xml:space="preserve"> ADDIN EN.CITE &lt;EndNote&gt;&lt;Cite&gt;&lt;Author&gt;MacNeill&lt;/Author&gt;&lt;Year&gt;2021&lt;/Year&gt;&lt;RecNum&gt;480&lt;/RecNum&gt;&lt;DisplayText&gt;[47]&lt;/DisplayText&gt;&lt;record&gt;&lt;rec-number&gt;480&lt;/rec-number&gt;&lt;foreign-keys&gt;&lt;key app="EN" db-id="5szwxp0er2sa0tevxamvt5a9wdes925002ws" timestamp="1677052110"&gt;480&lt;/key&gt;&lt;/foreign-keys&gt;&lt;ref-type name="Journal Article"&gt;17&lt;/ref-type&gt;&lt;contributors&gt;&lt;authors&gt;&lt;author&gt;MacNeill, Andrea J&lt;/author&gt;&lt;author&gt;McGain, Forbes&lt;/author&gt;&lt;author&gt;Sherman, Jodi D&lt;/author&gt;&lt;/authors&gt;&lt;/contributors&gt;&lt;titles&gt;&lt;title&gt;Planetary health care: a framework for sustainable health systems&lt;/title&gt;&lt;secondary-title&gt;The Lancet Planetary Health&lt;/secondary-title&gt;&lt;/titles&gt;&lt;periodical&gt;&lt;full-title&gt;The Lancet Planetary Health&lt;/full-title&gt;&lt;/periodical&gt;&lt;pages&gt;e66-e68&lt;/pages&gt;&lt;volume&gt;5&lt;/volume&gt;&lt;number&gt;2&lt;/number&gt;&lt;dates&gt;&lt;year&gt;2021&lt;/year&gt;&lt;/dates&gt;&lt;isbn&gt;2542-5196&lt;/isbn&gt;&lt;urls&gt;&lt;/urls&gt;&lt;/record&gt;&lt;/Cite&gt;&lt;/EndNote&gt;</w:instrText>
      </w:r>
      <w:r w:rsidR="00615372">
        <w:rPr>
          <w:rFonts w:ascii="Arial" w:hAnsi="Arial" w:cs="Arial"/>
          <w:i w:val="0"/>
          <w:color w:val="auto"/>
        </w:rPr>
        <w:fldChar w:fldCharType="separate"/>
      </w:r>
      <w:r w:rsidR="00CA6455">
        <w:rPr>
          <w:rFonts w:ascii="Arial" w:hAnsi="Arial" w:cs="Arial"/>
          <w:i w:val="0"/>
          <w:noProof/>
          <w:color w:val="auto"/>
        </w:rPr>
        <w:t>[47]</w:t>
      </w:r>
      <w:r w:rsidR="00615372">
        <w:rPr>
          <w:rFonts w:ascii="Arial" w:hAnsi="Arial" w:cs="Arial"/>
          <w:i w:val="0"/>
          <w:color w:val="auto"/>
        </w:rPr>
        <w:fldChar w:fldCharType="end"/>
      </w:r>
      <w:r w:rsidRPr="00790706">
        <w:rPr>
          <w:rFonts w:ascii="Arial" w:hAnsi="Arial" w:cs="Arial"/>
          <w:i w:val="0"/>
          <w:color w:val="auto"/>
        </w:rPr>
        <w:t>. By comparing the cost-effectiveness of different interventions, we will be able to determine the most efficient use of resources and generate valuable information to help inform policy decisions in the participating countries.</w:t>
      </w:r>
      <w:r w:rsidR="00236BDA">
        <w:rPr>
          <w:rFonts w:ascii="Arial" w:hAnsi="Arial" w:cs="Arial"/>
          <w:i w:val="0"/>
          <w:color w:val="auto"/>
        </w:rPr>
        <w:br w:type="page"/>
      </w:r>
    </w:p>
    <w:p w14:paraId="7A6887CD" w14:textId="77777777" w:rsidR="00267885" w:rsidRDefault="00267885" w:rsidP="00D4325A">
      <w:pPr>
        <w:pStyle w:val="Default"/>
        <w:spacing w:line="360" w:lineRule="auto"/>
        <w:ind w:left="0"/>
        <w:jc w:val="both"/>
        <w:rPr>
          <w:rFonts w:ascii="Arial" w:hAnsi="Arial" w:cs="Arial"/>
          <w:i w:val="0"/>
          <w:color w:val="auto"/>
        </w:rPr>
      </w:pPr>
    </w:p>
    <w:tbl>
      <w:tblPr>
        <w:tblW w:w="835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79"/>
        <w:gridCol w:w="5281"/>
        <w:gridCol w:w="187"/>
        <w:gridCol w:w="1108"/>
        <w:tblGridChange w:id="1332">
          <w:tblGrid>
            <w:gridCol w:w="45"/>
            <w:gridCol w:w="1903"/>
            <w:gridCol w:w="5112"/>
            <w:gridCol w:w="1295"/>
            <w:gridCol w:w="45"/>
          </w:tblGrid>
        </w:tblGridChange>
      </w:tblGrid>
      <w:tr w:rsidR="00F26523" w:rsidRPr="004D5CC0" w:rsidDel="00F26523" w14:paraId="2D2DA888" w14:textId="55AECDEE" w:rsidTr="00F26523">
        <w:trPr>
          <w:tblHeader/>
          <w:tblCellSpacing w:w="15" w:type="dxa"/>
          <w:del w:id="1333" w:author="Craig Parker" w:date="2023-03-03T16:32:00Z"/>
        </w:trPr>
        <w:tc>
          <w:tcPr>
            <w:tcW w:w="8108" w:type="dxa"/>
            <w:gridSpan w:val="2"/>
            <w:tcBorders>
              <w:top w:val="single" w:sz="6" w:space="0" w:color="D9D9E3"/>
              <w:left w:val="single" w:sz="6" w:space="0" w:color="D9D9E3"/>
              <w:bottom w:val="single" w:sz="6" w:space="0" w:color="D9D9E3"/>
              <w:right w:val="single" w:sz="2" w:space="0" w:color="D9D9E3"/>
            </w:tcBorders>
            <w:vAlign w:val="bottom"/>
            <w:hideMark/>
          </w:tcPr>
          <w:p w14:paraId="059F07D6" w14:textId="4A6E7C8C" w:rsidR="004D5CC0" w:rsidRPr="004D5CC0" w:rsidDel="00AB63F8" w:rsidRDefault="004D5CC0" w:rsidP="00236BDA">
            <w:pPr>
              <w:rPr>
                <w:del w:id="1334" w:author="Craig Parker" w:date="2023-03-03T13:38:00Z"/>
                <w:rFonts w:ascii="Arial" w:hAnsi="Arial" w:cs="Arial"/>
                <w:b/>
                <w:bCs/>
                <w:color w:val="000000"/>
                <w:sz w:val="18"/>
                <w:szCs w:val="18"/>
                <w:lang w:eastAsia="en-GB"/>
              </w:rPr>
            </w:pPr>
            <w:del w:id="1335" w:author="Craig Parker" w:date="2023-03-03T13:38:00Z">
              <w:r w:rsidRPr="004D5CC0" w:rsidDel="00AB63F8">
                <w:rPr>
                  <w:rFonts w:ascii="Arial" w:hAnsi="Arial" w:cs="Arial"/>
                  <w:b/>
                  <w:bCs/>
                  <w:color w:val="000000"/>
                  <w:sz w:val="18"/>
                  <w:szCs w:val="18"/>
                  <w:lang w:eastAsia="en-GB"/>
                </w:rPr>
                <w:delText>Variable</w:delText>
              </w:r>
            </w:del>
          </w:p>
        </w:tc>
        <w:tc>
          <w:tcPr>
            <w:tcW w:w="1297" w:type="dxa"/>
            <w:gridSpan w:val="2"/>
            <w:tcBorders>
              <w:top w:val="single" w:sz="6" w:space="0" w:color="D9D9E3"/>
              <w:left w:val="single" w:sz="6" w:space="0" w:color="D9D9E3"/>
              <w:bottom w:val="single" w:sz="6" w:space="0" w:color="D9D9E3"/>
              <w:right w:val="single" w:sz="6" w:space="0" w:color="D9D9E3"/>
            </w:tcBorders>
            <w:vAlign w:val="bottom"/>
            <w:hideMark/>
          </w:tcPr>
          <w:p w14:paraId="40FC614D" w14:textId="05769F33" w:rsidR="004D5CC0" w:rsidRPr="004D5CC0" w:rsidDel="00AB63F8" w:rsidRDefault="004D5CC0" w:rsidP="00236BDA">
            <w:pPr>
              <w:rPr>
                <w:del w:id="1336" w:author="Craig Parker" w:date="2023-03-03T13:38:00Z"/>
                <w:rFonts w:ascii="Arial" w:hAnsi="Arial" w:cs="Arial"/>
                <w:b/>
                <w:bCs/>
                <w:color w:val="000000"/>
                <w:sz w:val="18"/>
                <w:szCs w:val="18"/>
                <w:lang w:eastAsia="en-GB"/>
              </w:rPr>
            </w:pPr>
            <w:del w:id="1337" w:author="Craig Parker" w:date="2023-03-03T13:38:00Z">
              <w:r w:rsidRPr="004D5CC0" w:rsidDel="00AB63F8">
                <w:rPr>
                  <w:rFonts w:ascii="Arial" w:hAnsi="Arial" w:cs="Arial"/>
                  <w:b/>
                  <w:bCs/>
                  <w:color w:val="000000"/>
                  <w:sz w:val="18"/>
                  <w:szCs w:val="18"/>
                  <w:lang w:eastAsia="en-GB"/>
                </w:rPr>
                <w:delText>Description</w:delText>
              </w:r>
            </w:del>
          </w:p>
        </w:tc>
      </w:tr>
    </w:tbl>
    <w:tbl>
      <w:tblPr>
        <w:tblW w:w="835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Change w:id="1338" w:author="Craig Parker" w:date="2023-03-03T16:32:00Z">
          <w:tblPr>
            <w:tblW w:w="835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PrChange>
      </w:tblPr>
      <w:tblGrid>
        <w:gridCol w:w="1779"/>
        <w:gridCol w:w="5468"/>
        <w:tblGridChange w:id="1339">
          <w:tblGrid>
            <w:gridCol w:w="1903"/>
            <w:gridCol w:w="6452"/>
          </w:tblGrid>
        </w:tblGridChange>
      </w:tblGrid>
      <w:tr w:rsidR="00F26523" w:rsidRPr="004D5CC0" w14:paraId="4370E78F" w14:textId="77777777" w:rsidTr="00F26523">
        <w:trPr>
          <w:wAfter w:w="1080" w:type="dxa"/>
          <w:tblHeader/>
          <w:tblCellSpacing w:w="15" w:type="dxa"/>
          <w:ins w:id="1340" w:author="Craig Parker" w:date="2023-03-03T16:32:00Z"/>
          <w:trPrChange w:id="1341" w:author="Craig Parker" w:date="2023-03-03T16:32:00Z">
            <w:trPr>
              <w:tblHeader/>
              <w:tblCellSpacing w:w="15" w:type="dxa"/>
            </w:trPr>
          </w:trPrChange>
        </w:trPr>
        <w:tc>
          <w:tcPr>
            <w:tcW w:w="1858" w:type="dxa"/>
            <w:tcBorders>
              <w:top w:val="single" w:sz="6" w:space="0" w:color="D9D9E3"/>
              <w:left w:val="single" w:sz="6" w:space="0" w:color="D9D9E3"/>
              <w:bottom w:val="single" w:sz="6" w:space="0" w:color="D9D9E3"/>
              <w:right w:val="single" w:sz="2" w:space="0" w:color="D9D9E3"/>
            </w:tcBorders>
            <w:vAlign w:val="bottom"/>
            <w:hideMark/>
            <w:tcPrChange w:id="1342" w:author="Craig Parker" w:date="2023-03-03T16:32:00Z">
              <w:tcPr>
                <w:tcW w:w="1858" w:type="dxa"/>
                <w:tcBorders>
                  <w:top w:val="single" w:sz="6" w:space="0" w:color="D9D9E3"/>
                  <w:left w:val="single" w:sz="6" w:space="0" w:color="D9D9E3"/>
                  <w:bottom w:val="single" w:sz="6" w:space="0" w:color="D9D9E3"/>
                  <w:right w:val="single" w:sz="2" w:space="0" w:color="D9D9E3"/>
                </w:tcBorders>
                <w:vAlign w:val="bottom"/>
                <w:hideMark/>
              </w:tcPr>
            </w:tcPrChange>
          </w:tcPr>
          <w:p w14:paraId="5FED3740" w14:textId="77777777" w:rsidR="00F26523" w:rsidRPr="004D5CC0" w:rsidRDefault="00F26523" w:rsidP="000120B1">
            <w:pPr>
              <w:rPr>
                <w:ins w:id="1343" w:author="Craig Parker" w:date="2023-03-03T16:32:00Z"/>
                <w:rFonts w:ascii="Arial" w:hAnsi="Arial" w:cs="Arial"/>
                <w:b/>
                <w:bCs/>
                <w:color w:val="000000"/>
                <w:sz w:val="18"/>
                <w:szCs w:val="18"/>
                <w:lang w:eastAsia="en-GB"/>
              </w:rPr>
            </w:pPr>
            <w:ins w:id="1344" w:author="Craig Parker" w:date="2023-03-03T16:32:00Z">
              <w:r w:rsidRPr="004D5CC0">
                <w:rPr>
                  <w:rFonts w:ascii="Arial" w:hAnsi="Arial" w:cs="Arial"/>
                  <w:b/>
                  <w:bCs/>
                  <w:color w:val="000000"/>
                  <w:sz w:val="18"/>
                  <w:szCs w:val="18"/>
                  <w:lang w:eastAsia="en-GB"/>
                </w:rPr>
                <w:t>Variable</w:t>
              </w:r>
            </w:ins>
          </w:p>
        </w:tc>
        <w:tc>
          <w:tcPr>
            <w:tcW w:w="6407" w:type="dxa"/>
            <w:tcBorders>
              <w:top w:val="single" w:sz="6" w:space="0" w:color="D9D9E3"/>
              <w:left w:val="single" w:sz="6" w:space="0" w:color="D9D9E3"/>
              <w:bottom w:val="single" w:sz="6" w:space="0" w:color="D9D9E3"/>
              <w:right w:val="single" w:sz="6" w:space="0" w:color="D9D9E3"/>
            </w:tcBorders>
            <w:vAlign w:val="bottom"/>
            <w:hideMark/>
            <w:tcPrChange w:id="1345" w:author="Craig Parker" w:date="2023-03-03T16:32:00Z">
              <w:tcPr>
                <w:tcW w:w="6407" w:type="dxa"/>
                <w:tcBorders>
                  <w:top w:val="single" w:sz="6" w:space="0" w:color="D9D9E3"/>
                  <w:left w:val="single" w:sz="6" w:space="0" w:color="D9D9E3"/>
                  <w:bottom w:val="single" w:sz="6" w:space="0" w:color="D9D9E3"/>
                  <w:right w:val="single" w:sz="6" w:space="0" w:color="D9D9E3"/>
                </w:tcBorders>
                <w:vAlign w:val="bottom"/>
                <w:hideMark/>
              </w:tcPr>
            </w:tcPrChange>
          </w:tcPr>
          <w:p w14:paraId="2A6D7010" w14:textId="77777777" w:rsidR="00F26523" w:rsidRPr="004D5CC0" w:rsidRDefault="00F26523" w:rsidP="000120B1">
            <w:pPr>
              <w:rPr>
                <w:ins w:id="1346" w:author="Craig Parker" w:date="2023-03-03T16:32:00Z"/>
                <w:rFonts w:ascii="Arial" w:hAnsi="Arial" w:cs="Arial"/>
                <w:b/>
                <w:bCs/>
                <w:color w:val="000000"/>
                <w:sz w:val="18"/>
                <w:szCs w:val="18"/>
                <w:lang w:eastAsia="en-GB"/>
              </w:rPr>
            </w:pPr>
            <w:ins w:id="1347" w:author="Craig Parker" w:date="2023-03-03T16:32:00Z">
              <w:r w:rsidRPr="004D5CC0">
                <w:rPr>
                  <w:rFonts w:ascii="Arial" w:hAnsi="Arial" w:cs="Arial"/>
                  <w:b/>
                  <w:bCs/>
                  <w:color w:val="000000"/>
                  <w:sz w:val="18"/>
                  <w:szCs w:val="18"/>
                  <w:lang w:eastAsia="en-GB"/>
                </w:rPr>
                <w:t>Description</w:t>
              </w:r>
            </w:ins>
          </w:p>
        </w:tc>
      </w:tr>
      <w:tr w:rsidR="00F26523" w:rsidRPr="004D5CC0" w14:paraId="590F8BF6" w14:textId="77777777" w:rsidTr="00F26523">
        <w:trPr>
          <w:wAfter w:w="1080" w:type="dxa"/>
          <w:tblCellSpacing w:w="15" w:type="dxa"/>
          <w:ins w:id="1348" w:author="Craig Parker" w:date="2023-03-03T16:32:00Z"/>
          <w:trPrChange w:id="1349" w:author="Craig Parker" w:date="2023-03-03T16:32:00Z">
            <w:trPr>
              <w:tblCellSpacing w:w="15" w:type="dxa"/>
            </w:trPr>
          </w:trPrChange>
        </w:trPr>
        <w:tc>
          <w:tcPr>
            <w:tcW w:w="1858" w:type="dxa"/>
            <w:tcBorders>
              <w:top w:val="single" w:sz="2" w:space="0" w:color="D9D9E3"/>
              <w:left w:val="single" w:sz="6" w:space="0" w:color="D9D9E3"/>
              <w:bottom w:val="single" w:sz="6" w:space="0" w:color="D9D9E3"/>
              <w:right w:val="single" w:sz="2" w:space="0" w:color="D9D9E3"/>
            </w:tcBorders>
            <w:vAlign w:val="bottom"/>
            <w:hideMark/>
            <w:tcPrChange w:id="1350" w:author="Craig Parker" w:date="2023-03-03T16:32:00Z">
              <w:tcPr>
                <w:tcW w:w="1858" w:type="dxa"/>
                <w:tcBorders>
                  <w:top w:val="single" w:sz="2" w:space="0" w:color="D9D9E3"/>
                  <w:left w:val="single" w:sz="6" w:space="0" w:color="D9D9E3"/>
                  <w:bottom w:val="single" w:sz="6" w:space="0" w:color="D9D9E3"/>
                  <w:right w:val="single" w:sz="2" w:space="0" w:color="D9D9E3"/>
                </w:tcBorders>
                <w:vAlign w:val="bottom"/>
                <w:hideMark/>
              </w:tcPr>
            </w:tcPrChange>
          </w:tcPr>
          <w:p w14:paraId="5D70394E" w14:textId="77777777" w:rsidR="00F26523" w:rsidRPr="004D5CC0" w:rsidRDefault="00F26523" w:rsidP="000120B1">
            <w:pPr>
              <w:rPr>
                <w:ins w:id="1351" w:author="Craig Parker" w:date="2023-03-03T16:32:00Z"/>
                <w:rFonts w:ascii="Arial" w:hAnsi="Arial" w:cs="Arial"/>
                <w:b/>
                <w:bCs/>
                <w:color w:val="000000"/>
                <w:sz w:val="18"/>
                <w:szCs w:val="18"/>
                <w:lang w:eastAsia="en-GB"/>
              </w:rPr>
            </w:pPr>
            <w:ins w:id="1352" w:author="Craig Parker" w:date="2023-03-03T16:32:00Z">
              <w:r w:rsidRPr="004D5CC0">
                <w:rPr>
                  <w:rFonts w:ascii="Arial" w:hAnsi="Arial" w:cs="Arial"/>
                  <w:b/>
                  <w:bCs/>
                  <w:color w:val="000000"/>
                  <w:sz w:val="18"/>
                  <w:szCs w:val="18"/>
                  <w:lang w:eastAsia="en-GB"/>
                </w:rPr>
                <w:t>Primary Unit of Analysis</w:t>
              </w:r>
            </w:ins>
          </w:p>
        </w:tc>
        <w:tc>
          <w:tcPr>
            <w:tcW w:w="6407" w:type="dxa"/>
            <w:tcBorders>
              <w:top w:val="single" w:sz="2" w:space="0" w:color="D9D9E3"/>
              <w:left w:val="single" w:sz="6" w:space="0" w:color="D9D9E3"/>
              <w:bottom w:val="single" w:sz="6" w:space="0" w:color="D9D9E3"/>
              <w:right w:val="single" w:sz="6" w:space="0" w:color="D9D9E3"/>
            </w:tcBorders>
            <w:vAlign w:val="bottom"/>
            <w:hideMark/>
            <w:tcPrChange w:id="1353" w:author="Craig Parker" w:date="2023-03-03T16:32:00Z">
              <w:tcPr>
                <w:tcW w:w="6407" w:type="dxa"/>
                <w:tcBorders>
                  <w:top w:val="single" w:sz="2" w:space="0" w:color="D9D9E3"/>
                  <w:left w:val="single" w:sz="6" w:space="0" w:color="D9D9E3"/>
                  <w:bottom w:val="single" w:sz="6" w:space="0" w:color="D9D9E3"/>
                  <w:right w:val="single" w:sz="6" w:space="0" w:color="D9D9E3"/>
                </w:tcBorders>
                <w:vAlign w:val="bottom"/>
                <w:hideMark/>
              </w:tcPr>
            </w:tcPrChange>
          </w:tcPr>
          <w:p w14:paraId="355355CE" w14:textId="77777777" w:rsidR="00F26523" w:rsidRPr="004D5CC0" w:rsidRDefault="00F26523" w:rsidP="000120B1">
            <w:pPr>
              <w:rPr>
                <w:ins w:id="1354" w:author="Craig Parker" w:date="2023-03-03T16:32:00Z"/>
                <w:rFonts w:ascii="Arial" w:hAnsi="Arial" w:cs="Arial"/>
                <w:b/>
                <w:bCs/>
                <w:color w:val="000000"/>
                <w:sz w:val="18"/>
                <w:szCs w:val="18"/>
                <w:lang w:eastAsia="en-GB"/>
              </w:rPr>
            </w:pPr>
            <w:proofErr w:type="spellStart"/>
            <w:ins w:id="1355" w:author="Craig Parker" w:date="2023-03-03T16:32:00Z">
              <w:r w:rsidRPr="004D5CC0">
                <w:rPr>
                  <w:rFonts w:ascii="Arial" w:hAnsi="Arial" w:cs="Arial"/>
                  <w:b/>
                  <w:bCs/>
                  <w:color w:val="000000"/>
                  <w:sz w:val="18"/>
                  <w:szCs w:val="18"/>
                  <w:lang w:eastAsia="en-GB"/>
                </w:rPr>
                <w:t>Tonnes</w:t>
              </w:r>
              <w:proofErr w:type="spellEnd"/>
              <w:r w:rsidRPr="004D5CC0">
                <w:rPr>
                  <w:rFonts w:ascii="Arial" w:hAnsi="Arial" w:cs="Arial"/>
                  <w:b/>
                  <w:bCs/>
                  <w:color w:val="000000"/>
                  <w:sz w:val="18"/>
                  <w:szCs w:val="18"/>
                  <w:lang w:eastAsia="en-GB"/>
                </w:rPr>
                <w:t xml:space="preserve"> of CO2 emissions from each healthcare facility</w:t>
              </w:r>
            </w:ins>
          </w:p>
        </w:tc>
      </w:tr>
      <w:tr w:rsidR="00F26523" w:rsidRPr="004D5CC0" w14:paraId="2D940EE0" w14:textId="77777777" w:rsidTr="00F26523">
        <w:trPr>
          <w:wAfter w:w="1080" w:type="dxa"/>
          <w:tblCellSpacing w:w="15" w:type="dxa"/>
          <w:ins w:id="1356" w:author="Craig Parker" w:date="2023-03-03T16:32:00Z"/>
          <w:trPrChange w:id="1357" w:author="Craig Parker" w:date="2023-03-03T16:32:00Z">
            <w:trPr>
              <w:tblCellSpacing w:w="15" w:type="dxa"/>
            </w:trPr>
          </w:trPrChange>
        </w:trPr>
        <w:tc>
          <w:tcPr>
            <w:tcW w:w="1858" w:type="dxa"/>
            <w:tcBorders>
              <w:top w:val="single" w:sz="2" w:space="0" w:color="D9D9E3"/>
              <w:left w:val="single" w:sz="6" w:space="0" w:color="D9D9E3"/>
              <w:bottom w:val="single" w:sz="6" w:space="0" w:color="D9D9E3"/>
              <w:right w:val="single" w:sz="2" w:space="0" w:color="D9D9E3"/>
            </w:tcBorders>
            <w:vAlign w:val="bottom"/>
            <w:hideMark/>
            <w:tcPrChange w:id="1358" w:author="Craig Parker" w:date="2023-03-03T16:32:00Z">
              <w:tcPr>
                <w:tcW w:w="1858" w:type="dxa"/>
                <w:tcBorders>
                  <w:top w:val="single" w:sz="2" w:space="0" w:color="D9D9E3"/>
                  <w:left w:val="single" w:sz="6" w:space="0" w:color="D9D9E3"/>
                  <w:bottom w:val="single" w:sz="6" w:space="0" w:color="D9D9E3"/>
                  <w:right w:val="single" w:sz="2" w:space="0" w:color="D9D9E3"/>
                </w:tcBorders>
                <w:vAlign w:val="bottom"/>
                <w:hideMark/>
              </w:tcPr>
            </w:tcPrChange>
          </w:tcPr>
          <w:p w14:paraId="44794B30" w14:textId="77777777" w:rsidR="00F26523" w:rsidRPr="004D5CC0" w:rsidRDefault="00F26523" w:rsidP="000120B1">
            <w:pPr>
              <w:rPr>
                <w:ins w:id="1359" w:author="Craig Parker" w:date="2023-03-03T16:32:00Z"/>
                <w:rFonts w:ascii="Arial" w:hAnsi="Arial" w:cs="Arial"/>
                <w:b/>
                <w:bCs/>
                <w:color w:val="000000"/>
                <w:sz w:val="18"/>
                <w:szCs w:val="18"/>
                <w:lang w:eastAsia="en-GB"/>
              </w:rPr>
            </w:pPr>
            <w:ins w:id="1360" w:author="Craig Parker" w:date="2023-03-03T16:32:00Z">
              <w:r w:rsidRPr="004D5CC0">
                <w:rPr>
                  <w:rFonts w:ascii="Arial" w:hAnsi="Arial" w:cs="Arial"/>
                  <w:b/>
                  <w:bCs/>
                  <w:color w:val="000000"/>
                  <w:sz w:val="18"/>
                  <w:szCs w:val="18"/>
                  <w:lang w:eastAsia="en-GB"/>
                </w:rPr>
                <w:t>Analysis Method</w:t>
              </w:r>
            </w:ins>
          </w:p>
        </w:tc>
        <w:tc>
          <w:tcPr>
            <w:tcW w:w="6407" w:type="dxa"/>
            <w:tcBorders>
              <w:top w:val="single" w:sz="2" w:space="0" w:color="D9D9E3"/>
              <w:left w:val="single" w:sz="6" w:space="0" w:color="D9D9E3"/>
              <w:bottom w:val="single" w:sz="6" w:space="0" w:color="D9D9E3"/>
              <w:right w:val="single" w:sz="6" w:space="0" w:color="D9D9E3"/>
            </w:tcBorders>
            <w:vAlign w:val="bottom"/>
            <w:hideMark/>
            <w:tcPrChange w:id="1361" w:author="Craig Parker" w:date="2023-03-03T16:32:00Z">
              <w:tcPr>
                <w:tcW w:w="6407" w:type="dxa"/>
                <w:tcBorders>
                  <w:top w:val="single" w:sz="2" w:space="0" w:color="D9D9E3"/>
                  <w:left w:val="single" w:sz="6" w:space="0" w:color="D9D9E3"/>
                  <w:bottom w:val="single" w:sz="6" w:space="0" w:color="D9D9E3"/>
                  <w:right w:val="single" w:sz="6" w:space="0" w:color="D9D9E3"/>
                </w:tcBorders>
                <w:vAlign w:val="bottom"/>
                <w:hideMark/>
              </w:tcPr>
            </w:tcPrChange>
          </w:tcPr>
          <w:p w14:paraId="7C463CB6" w14:textId="77777777" w:rsidR="00F26523" w:rsidRPr="004D5CC0" w:rsidRDefault="00F26523" w:rsidP="000120B1">
            <w:pPr>
              <w:rPr>
                <w:ins w:id="1362" w:author="Craig Parker" w:date="2023-03-03T16:32:00Z"/>
                <w:rFonts w:ascii="Arial" w:hAnsi="Arial" w:cs="Arial"/>
                <w:b/>
                <w:bCs/>
                <w:color w:val="000000"/>
                <w:sz w:val="18"/>
                <w:szCs w:val="18"/>
                <w:lang w:eastAsia="en-GB"/>
              </w:rPr>
            </w:pPr>
            <w:ins w:id="1363" w:author="Craig Parker" w:date="2023-03-03T16:32:00Z">
              <w:r w:rsidRPr="004D5CC0">
                <w:rPr>
                  <w:rFonts w:ascii="Arial" w:hAnsi="Arial" w:cs="Arial"/>
                  <w:b/>
                  <w:bCs/>
                  <w:color w:val="000000"/>
                  <w:sz w:val="18"/>
                  <w:szCs w:val="18"/>
                  <w:lang w:eastAsia="en-GB"/>
                </w:rPr>
                <w:t>Cost-effectiveness analysis (CEA) conducted concurrently with carbon measurements</w:t>
              </w:r>
            </w:ins>
          </w:p>
        </w:tc>
      </w:tr>
      <w:tr w:rsidR="00F26523" w:rsidRPr="004D5CC0" w14:paraId="3087A7C4" w14:textId="77777777" w:rsidTr="00F26523">
        <w:trPr>
          <w:wAfter w:w="1080" w:type="dxa"/>
          <w:tblCellSpacing w:w="15" w:type="dxa"/>
          <w:ins w:id="1364" w:author="Craig Parker" w:date="2023-03-03T16:32:00Z"/>
          <w:trPrChange w:id="1365" w:author="Craig Parker" w:date="2023-03-03T16:32:00Z">
            <w:trPr>
              <w:tblCellSpacing w:w="15" w:type="dxa"/>
            </w:trPr>
          </w:trPrChange>
        </w:trPr>
        <w:tc>
          <w:tcPr>
            <w:tcW w:w="1858" w:type="dxa"/>
            <w:tcBorders>
              <w:top w:val="single" w:sz="2" w:space="0" w:color="D9D9E3"/>
              <w:left w:val="single" w:sz="6" w:space="0" w:color="D9D9E3"/>
              <w:bottom w:val="single" w:sz="6" w:space="0" w:color="D9D9E3"/>
              <w:right w:val="single" w:sz="2" w:space="0" w:color="D9D9E3"/>
            </w:tcBorders>
            <w:vAlign w:val="bottom"/>
            <w:hideMark/>
            <w:tcPrChange w:id="1366" w:author="Craig Parker" w:date="2023-03-03T16:32:00Z">
              <w:tcPr>
                <w:tcW w:w="1858" w:type="dxa"/>
                <w:tcBorders>
                  <w:top w:val="single" w:sz="2" w:space="0" w:color="D9D9E3"/>
                  <w:left w:val="single" w:sz="6" w:space="0" w:color="D9D9E3"/>
                  <w:bottom w:val="single" w:sz="6" w:space="0" w:color="D9D9E3"/>
                  <w:right w:val="single" w:sz="2" w:space="0" w:color="D9D9E3"/>
                </w:tcBorders>
                <w:vAlign w:val="bottom"/>
                <w:hideMark/>
              </w:tcPr>
            </w:tcPrChange>
          </w:tcPr>
          <w:p w14:paraId="240B6B7D" w14:textId="77777777" w:rsidR="00F26523" w:rsidRPr="004D5CC0" w:rsidRDefault="00F26523" w:rsidP="000120B1">
            <w:pPr>
              <w:rPr>
                <w:ins w:id="1367" w:author="Craig Parker" w:date="2023-03-03T16:32:00Z"/>
                <w:rFonts w:ascii="Arial" w:hAnsi="Arial" w:cs="Arial"/>
                <w:b/>
                <w:bCs/>
                <w:color w:val="000000"/>
                <w:sz w:val="18"/>
                <w:szCs w:val="18"/>
                <w:lang w:eastAsia="en-GB"/>
              </w:rPr>
            </w:pPr>
            <w:ins w:id="1368" w:author="Craig Parker" w:date="2023-03-03T16:32:00Z">
              <w:r w:rsidRPr="004D5CC0">
                <w:rPr>
                  <w:rFonts w:ascii="Arial" w:hAnsi="Arial" w:cs="Arial"/>
                  <w:b/>
                  <w:bCs/>
                  <w:color w:val="000000"/>
                  <w:sz w:val="18"/>
                  <w:szCs w:val="18"/>
                  <w:lang w:eastAsia="en-GB"/>
                </w:rPr>
                <w:t>Purpose</w:t>
              </w:r>
            </w:ins>
          </w:p>
        </w:tc>
        <w:tc>
          <w:tcPr>
            <w:tcW w:w="6407" w:type="dxa"/>
            <w:tcBorders>
              <w:top w:val="single" w:sz="2" w:space="0" w:color="D9D9E3"/>
              <w:left w:val="single" w:sz="6" w:space="0" w:color="D9D9E3"/>
              <w:bottom w:val="single" w:sz="6" w:space="0" w:color="D9D9E3"/>
              <w:right w:val="single" w:sz="6" w:space="0" w:color="D9D9E3"/>
            </w:tcBorders>
            <w:vAlign w:val="bottom"/>
            <w:hideMark/>
            <w:tcPrChange w:id="1369" w:author="Craig Parker" w:date="2023-03-03T16:32:00Z">
              <w:tcPr>
                <w:tcW w:w="6407" w:type="dxa"/>
                <w:tcBorders>
                  <w:top w:val="single" w:sz="2" w:space="0" w:color="D9D9E3"/>
                  <w:left w:val="single" w:sz="6" w:space="0" w:color="D9D9E3"/>
                  <w:bottom w:val="single" w:sz="6" w:space="0" w:color="D9D9E3"/>
                  <w:right w:val="single" w:sz="6" w:space="0" w:color="D9D9E3"/>
                </w:tcBorders>
                <w:vAlign w:val="bottom"/>
                <w:hideMark/>
              </w:tcPr>
            </w:tcPrChange>
          </w:tcPr>
          <w:p w14:paraId="65275228" w14:textId="77777777" w:rsidR="00F26523" w:rsidRPr="004D5CC0" w:rsidRDefault="00F26523" w:rsidP="000120B1">
            <w:pPr>
              <w:rPr>
                <w:ins w:id="1370" w:author="Craig Parker" w:date="2023-03-03T16:32:00Z"/>
                <w:rFonts w:ascii="Arial" w:hAnsi="Arial" w:cs="Arial"/>
                <w:b/>
                <w:bCs/>
                <w:color w:val="000000"/>
                <w:sz w:val="18"/>
                <w:szCs w:val="18"/>
                <w:lang w:eastAsia="en-GB"/>
              </w:rPr>
            </w:pPr>
            <w:ins w:id="1371" w:author="Craig Parker" w:date="2023-03-03T16:32:00Z">
              <w:r w:rsidRPr="004D5CC0">
                <w:rPr>
                  <w:rFonts w:ascii="Arial" w:hAnsi="Arial" w:cs="Arial"/>
                  <w:b/>
                  <w:bCs/>
                  <w:color w:val="000000"/>
                  <w:sz w:val="18"/>
                  <w:szCs w:val="18"/>
                  <w:lang w:eastAsia="en-GB"/>
                </w:rPr>
                <w:t>To determine economic feasibility of different interventions in reducing carbon emissions</w:t>
              </w:r>
            </w:ins>
          </w:p>
        </w:tc>
      </w:tr>
      <w:tr w:rsidR="00F26523" w:rsidRPr="004D5CC0" w14:paraId="75712E0D" w14:textId="77777777" w:rsidTr="00F26523">
        <w:trPr>
          <w:wAfter w:w="1080" w:type="dxa"/>
          <w:tblCellSpacing w:w="15" w:type="dxa"/>
          <w:ins w:id="1372" w:author="Craig Parker" w:date="2023-03-03T16:32:00Z"/>
          <w:trPrChange w:id="1373" w:author="Craig Parker" w:date="2023-03-03T16:32:00Z">
            <w:trPr>
              <w:tblCellSpacing w:w="15" w:type="dxa"/>
            </w:trPr>
          </w:trPrChange>
        </w:trPr>
        <w:tc>
          <w:tcPr>
            <w:tcW w:w="1858" w:type="dxa"/>
            <w:tcBorders>
              <w:top w:val="single" w:sz="2" w:space="0" w:color="D9D9E3"/>
              <w:left w:val="single" w:sz="6" w:space="0" w:color="D9D9E3"/>
              <w:bottom w:val="single" w:sz="6" w:space="0" w:color="D9D9E3"/>
              <w:right w:val="single" w:sz="2" w:space="0" w:color="D9D9E3"/>
            </w:tcBorders>
            <w:vAlign w:val="bottom"/>
            <w:hideMark/>
            <w:tcPrChange w:id="1374" w:author="Craig Parker" w:date="2023-03-03T16:32:00Z">
              <w:tcPr>
                <w:tcW w:w="1858" w:type="dxa"/>
                <w:tcBorders>
                  <w:top w:val="single" w:sz="2" w:space="0" w:color="D9D9E3"/>
                  <w:left w:val="single" w:sz="6" w:space="0" w:color="D9D9E3"/>
                  <w:bottom w:val="single" w:sz="6" w:space="0" w:color="D9D9E3"/>
                  <w:right w:val="single" w:sz="2" w:space="0" w:color="D9D9E3"/>
                </w:tcBorders>
                <w:vAlign w:val="bottom"/>
                <w:hideMark/>
              </w:tcPr>
            </w:tcPrChange>
          </w:tcPr>
          <w:p w14:paraId="5F3BDEDF" w14:textId="77777777" w:rsidR="00F26523" w:rsidRPr="004D5CC0" w:rsidRDefault="00F26523" w:rsidP="000120B1">
            <w:pPr>
              <w:rPr>
                <w:ins w:id="1375" w:author="Craig Parker" w:date="2023-03-03T16:32:00Z"/>
                <w:rFonts w:ascii="Arial" w:hAnsi="Arial" w:cs="Arial"/>
                <w:b/>
                <w:bCs/>
                <w:color w:val="000000"/>
                <w:sz w:val="18"/>
                <w:szCs w:val="18"/>
                <w:lang w:eastAsia="en-GB"/>
              </w:rPr>
            </w:pPr>
            <w:ins w:id="1376" w:author="Craig Parker" w:date="2023-03-03T16:32:00Z">
              <w:r w:rsidRPr="004D5CC0">
                <w:rPr>
                  <w:rFonts w:ascii="Arial" w:hAnsi="Arial" w:cs="Arial"/>
                  <w:b/>
                  <w:bCs/>
                  <w:color w:val="000000"/>
                  <w:sz w:val="18"/>
                  <w:szCs w:val="18"/>
                  <w:lang w:eastAsia="en-GB"/>
                </w:rPr>
                <w:t>Steps</w:t>
              </w:r>
            </w:ins>
          </w:p>
        </w:tc>
        <w:tc>
          <w:tcPr>
            <w:tcW w:w="6407" w:type="dxa"/>
            <w:tcBorders>
              <w:top w:val="single" w:sz="2" w:space="0" w:color="D9D9E3"/>
              <w:left w:val="single" w:sz="6" w:space="0" w:color="D9D9E3"/>
              <w:bottom w:val="single" w:sz="6" w:space="0" w:color="D9D9E3"/>
              <w:right w:val="single" w:sz="6" w:space="0" w:color="D9D9E3"/>
            </w:tcBorders>
            <w:vAlign w:val="bottom"/>
            <w:hideMark/>
            <w:tcPrChange w:id="1377" w:author="Craig Parker" w:date="2023-03-03T16:32:00Z">
              <w:tcPr>
                <w:tcW w:w="6407" w:type="dxa"/>
                <w:tcBorders>
                  <w:top w:val="single" w:sz="2" w:space="0" w:color="D9D9E3"/>
                  <w:left w:val="single" w:sz="6" w:space="0" w:color="D9D9E3"/>
                  <w:bottom w:val="single" w:sz="6" w:space="0" w:color="D9D9E3"/>
                  <w:right w:val="single" w:sz="6" w:space="0" w:color="D9D9E3"/>
                </w:tcBorders>
                <w:vAlign w:val="bottom"/>
                <w:hideMark/>
              </w:tcPr>
            </w:tcPrChange>
          </w:tcPr>
          <w:p w14:paraId="16E1F498" w14:textId="77777777" w:rsidR="00F26523" w:rsidRPr="004D5CC0" w:rsidRDefault="00F26523" w:rsidP="000120B1">
            <w:pPr>
              <w:rPr>
                <w:ins w:id="1378" w:author="Craig Parker" w:date="2023-03-03T16:32:00Z"/>
                <w:rFonts w:ascii="Arial" w:hAnsi="Arial" w:cs="Arial"/>
                <w:b/>
                <w:bCs/>
                <w:color w:val="000000"/>
                <w:sz w:val="18"/>
                <w:szCs w:val="18"/>
                <w:lang w:eastAsia="en-GB"/>
              </w:rPr>
            </w:pPr>
            <w:ins w:id="1379" w:author="Craig Parker" w:date="2023-03-03T16:32:00Z">
              <w:r w:rsidRPr="004D5CC0">
                <w:rPr>
                  <w:rFonts w:ascii="Arial" w:hAnsi="Arial" w:cs="Arial"/>
                  <w:b/>
                  <w:bCs/>
                  <w:color w:val="000000"/>
                  <w:sz w:val="18"/>
                  <w:szCs w:val="18"/>
                  <w:lang w:eastAsia="en-GB"/>
                </w:rPr>
                <w:t>Identify costs associated with various carbon reduction interventions, compare costs with effectiveness in reducing CO2 emissions, measure costs and outcomes of interventions, calculate cost per unit of outcome for each intervention</w:t>
              </w:r>
            </w:ins>
          </w:p>
        </w:tc>
      </w:tr>
      <w:tr w:rsidR="00F26523" w:rsidRPr="004D5CC0" w14:paraId="4A32FE84" w14:textId="77777777" w:rsidTr="00F26523">
        <w:trPr>
          <w:wAfter w:w="1080" w:type="dxa"/>
          <w:tblCellSpacing w:w="15" w:type="dxa"/>
          <w:ins w:id="1380" w:author="Craig Parker" w:date="2023-03-03T16:32:00Z"/>
          <w:trPrChange w:id="1381" w:author="Craig Parker" w:date="2023-03-03T16:32:00Z">
            <w:trPr>
              <w:tblCellSpacing w:w="15" w:type="dxa"/>
            </w:trPr>
          </w:trPrChange>
        </w:trPr>
        <w:tc>
          <w:tcPr>
            <w:tcW w:w="1858" w:type="dxa"/>
            <w:tcBorders>
              <w:top w:val="single" w:sz="2" w:space="0" w:color="D9D9E3"/>
              <w:left w:val="single" w:sz="6" w:space="0" w:color="D9D9E3"/>
              <w:bottom w:val="single" w:sz="6" w:space="0" w:color="D9D9E3"/>
              <w:right w:val="single" w:sz="2" w:space="0" w:color="D9D9E3"/>
            </w:tcBorders>
            <w:vAlign w:val="bottom"/>
            <w:hideMark/>
            <w:tcPrChange w:id="1382" w:author="Craig Parker" w:date="2023-03-03T16:32:00Z">
              <w:tcPr>
                <w:tcW w:w="1858" w:type="dxa"/>
                <w:tcBorders>
                  <w:top w:val="single" w:sz="2" w:space="0" w:color="D9D9E3"/>
                  <w:left w:val="single" w:sz="6" w:space="0" w:color="D9D9E3"/>
                  <w:bottom w:val="single" w:sz="6" w:space="0" w:color="D9D9E3"/>
                  <w:right w:val="single" w:sz="2" w:space="0" w:color="D9D9E3"/>
                </w:tcBorders>
                <w:vAlign w:val="bottom"/>
                <w:hideMark/>
              </w:tcPr>
            </w:tcPrChange>
          </w:tcPr>
          <w:p w14:paraId="1200A9D4" w14:textId="77777777" w:rsidR="00F26523" w:rsidRPr="004D5CC0" w:rsidRDefault="00F26523" w:rsidP="000120B1">
            <w:pPr>
              <w:rPr>
                <w:ins w:id="1383" w:author="Craig Parker" w:date="2023-03-03T16:32:00Z"/>
                <w:rFonts w:ascii="Arial" w:hAnsi="Arial" w:cs="Arial"/>
                <w:b/>
                <w:bCs/>
                <w:color w:val="000000"/>
                <w:sz w:val="18"/>
                <w:szCs w:val="18"/>
                <w:lang w:eastAsia="en-GB"/>
              </w:rPr>
            </w:pPr>
            <w:ins w:id="1384" w:author="Craig Parker" w:date="2023-03-03T16:32:00Z">
              <w:r w:rsidRPr="004D5CC0">
                <w:rPr>
                  <w:rFonts w:ascii="Arial" w:hAnsi="Arial" w:cs="Arial"/>
                  <w:b/>
                  <w:bCs/>
                  <w:color w:val="000000"/>
                  <w:sz w:val="18"/>
                  <w:szCs w:val="18"/>
                  <w:lang w:eastAsia="en-GB"/>
                </w:rPr>
                <w:t>Best Practices</w:t>
              </w:r>
            </w:ins>
          </w:p>
        </w:tc>
        <w:tc>
          <w:tcPr>
            <w:tcW w:w="6407" w:type="dxa"/>
            <w:tcBorders>
              <w:top w:val="single" w:sz="2" w:space="0" w:color="D9D9E3"/>
              <w:left w:val="single" w:sz="6" w:space="0" w:color="D9D9E3"/>
              <w:bottom w:val="single" w:sz="6" w:space="0" w:color="D9D9E3"/>
              <w:right w:val="single" w:sz="6" w:space="0" w:color="D9D9E3"/>
            </w:tcBorders>
            <w:vAlign w:val="bottom"/>
            <w:hideMark/>
            <w:tcPrChange w:id="1385" w:author="Craig Parker" w:date="2023-03-03T16:32:00Z">
              <w:tcPr>
                <w:tcW w:w="6407" w:type="dxa"/>
                <w:tcBorders>
                  <w:top w:val="single" w:sz="2" w:space="0" w:color="D9D9E3"/>
                  <w:left w:val="single" w:sz="6" w:space="0" w:color="D9D9E3"/>
                  <w:bottom w:val="single" w:sz="6" w:space="0" w:color="D9D9E3"/>
                  <w:right w:val="single" w:sz="6" w:space="0" w:color="D9D9E3"/>
                </w:tcBorders>
                <w:vAlign w:val="bottom"/>
                <w:hideMark/>
              </w:tcPr>
            </w:tcPrChange>
          </w:tcPr>
          <w:p w14:paraId="3E7FDC4B" w14:textId="77777777" w:rsidR="00F26523" w:rsidRPr="004D5CC0" w:rsidRDefault="00F26523" w:rsidP="000120B1">
            <w:pPr>
              <w:rPr>
                <w:ins w:id="1386" w:author="Craig Parker" w:date="2023-03-03T16:32:00Z"/>
                <w:rFonts w:ascii="Arial" w:hAnsi="Arial" w:cs="Arial"/>
                <w:b/>
                <w:bCs/>
                <w:color w:val="000000"/>
                <w:sz w:val="18"/>
                <w:szCs w:val="18"/>
                <w:lang w:eastAsia="en-GB"/>
              </w:rPr>
            </w:pPr>
            <w:ins w:id="1387" w:author="Craig Parker" w:date="2023-03-03T16:32:00Z">
              <w:r w:rsidRPr="004D5CC0">
                <w:rPr>
                  <w:rFonts w:ascii="Arial" w:hAnsi="Arial" w:cs="Arial"/>
                  <w:b/>
                  <w:bCs/>
                  <w:color w:val="000000"/>
                  <w:sz w:val="18"/>
                  <w:szCs w:val="18"/>
                  <w:lang w:eastAsia="en-GB"/>
                </w:rPr>
                <w:t>Use common metric to measure outcomes, account for uncertainty through sensitivity analyses, use country-specific discount rates to account for the time value of money</w:t>
              </w:r>
            </w:ins>
          </w:p>
        </w:tc>
      </w:tr>
      <w:tr w:rsidR="00F26523" w:rsidRPr="004D5CC0" w14:paraId="6D885EA9" w14:textId="77777777" w:rsidTr="00F26523">
        <w:trPr>
          <w:wAfter w:w="1080" w:type="dxa"/>
          <w:tblCellSpacing w:w="15" w:type="dxa"/>
          <w:ins w:id="1388" w:author="Craig Parker" w:date="2023-03-03T16:32:00Z"/>
          <w:trPrChange w:id="1389" w:author="Craig Parker" w:date="2023-03-03T16:32:00Z">
            <w:trPr>
              <w:tblCellSpacing w:w="15" w:type="dxa"/>
            </w:trPr>
          </w:trPrChange>
        </w:trPr>
        <w:tc>
          <w:tcPr>
            <w:tcW w:w="1858" w:type="dxa"/>
            <w:tcBorders>
              <w:top w:val="single" w:sz="2" w:space="0" w:color="D9D9E3"/>
              <w:left w:val="single" w:sz="6" w:space="0" w:color="D9D9E3"/>
              <w:bottom w:val="single" w:sz="6" w:space="0" w:color="D9D9E3"/>
              <w:right w:val="single" w:sz="2" w:space="0" w:color="D9D9E3"/>
            </w:tcBorders>
            <w:vAlign w:val="bottom"/>
            <w:hideMark/>
            <w:tcPrChange w:id="1390" w:author="Craig Parker" w:date="2023-03-03T16:32:00Z">
              <w:tcPr>
                <w:tcW w:w="1858" w:type="dxa"/>
                <w:tcBorders>
                  <w:top w:val="single" w:sz="2" w:space="0" w:color="D9D9E3"/>
                  <w:left w:val="single" w:sz="6" w:space="0" w:color="D9D9E3"/>
                  <w:bottom w:val="single" w:sz="6" w:space="0" w:color="D9D9E3"/>
                  <w:right w:val="single" w:sz="2" w:space="0" w:color="D9D9E3"/>
                </w:tcBorders>
                <w:vAlign w:val="bottom"/>
                <w:hideMark/>
              </w:tcPr>
            </w:tcPrChange>
          </w:tcPr>
          <w:p w14:paraId="215ADC8E" w14:textId="77777777" w:rsidR="00F26523" w:rsidRPr="004D5CC0" w:rsidRDefault="00F26523" w:rsidP="000120B1">
            <w:pPr>
              <w:rPr>
                <w:ins w:id="1391" w:author="Craig Parker" w:date="2023-03-03T16:32:00Z"/>
                <w:rFonts w:ascii="Arial" w:hAnsi="Arial" w:cs="Arial"/>
                <w:b/>
                <w:bCs/>
                <w:color w:val="000000"/>
                <w:sz w:val="18"/>
                <w:szCs w:val="18"/>
                <w:lang w:eastAsia="en-GB"/>
              </w:rPr>
            </w:pPr>
            <w:ins w:id="1392" w:author="Craig Parker" w:date="2023-03-03T16:32:00Z">
              <w:r w:rsidRPr="004D5CC0">
                <w:rPr>
                  <w:rFonts w:ascii="Arial" w:hAnsi="Arial" w:cs="Arial"/>
                  <w:b/>
                  <w:bCs/>
                  <w:color w:val="000000"/>
                  <w:sz w:val="18"/>
                  <w:szCs w:val="18"/>
                  <w:lang w:eastAsia="en-GB"/>
                </w:rPr>
                <w:t>Threshold for Cost-Effectiveness</w:t>
              </w:r>
            </w:ins>
          </w:p>
        </w:tc>
        <w:tc>
          <w:tcPr>
            <w:tcW w:w="6407" w:type="dxa"/>
            <w:tcBorders>
              <w:top w:val="single" w:sz="2" w:space="0" w:color="D9D9E3"/>
              <w:left w:val="single" w:sz="6" w:space="0" w:color="D9D9E3"/>
              <w:bottom w:val="single" w:sz="6" w:space="0" w:color="D9D9E3"/>
              <w:right w:val="single" w:sz="6" w:space="0" w:color="D9D9E3"/>
            </w:tcBorders>
            <w:vAlign w:val="bottom"/>
            <w:hideMark/>
            <w:tcPrChange w:id="1393" w:author="Craig Parker" w:date="2023-03-03T16:32:00Z">
              <w:tcPr>
                <w:tcW w:w="6407" w:type="dxa"/>
                <w:tcBorders>
                  <w:top w:val="single" w:sz="2" w:space="0" w:color="D9D9E3"/>
                  <w:left w:val="single" w:sz="6" w:space="0" w:color="D9D9E3"/>
                  <w:bottom w:val="single" w:sz="6" w:space="0" w:color="D9D9E3"/>
                  <w:right w:val="single" w:sz="6" w:space="0" w:color="D9D9E3"/>
                </w:tcBorders>
                <w:vAlign w:val="bottom"/>
                <w:hideMark/>
              </w:tcPr>
            </w:tcPrChange>
          </w:tcPr>
          <w:p w14:paraId="35CBFBD1" w14:textId="77777777" w:rsidR="00F26523" w:rsidRPr="004D5CC0" w:rsidRDefault="00F26523" w:rsidP="000120B1">
            <w:pPr>
              <w:rPr>
                <w:ins w:id="1394" w:author="Craig Parker" w:date="2023-03-03T16:32:00Z"/>
                <w:rFonts w:ascii="Arial" w:hAnsi="Arial" w:cs="Arial"/>
                <w:b/>
                <w:bCs/>
                <w:color w:val="000000"/>
                <w:sz w:val="18"/>
                <w:szCs w:val="18"/>
                <w:lang w:eastAsia="en-GB"/>
              </w:rPr>
            </w:pPr>
            <w:ins w:id="1395" w:author="Craig Parker" w:date="2023-03-03T16:32:00Z">
              <w:r w:rsidRPr="004D5CC0">
                <w:rPr>
                  <w:rFonts w:ascii="Arial" w:hAnsi="Arial" w:cs="Arial"/>
                  <w:b/>
                  <w:bCs/>
                  <w:color w:val="000000"/>
                  <w:sz w:val="18"/>
                  <w:szCs w:val="18"/>
                  <w:lang w:eastAsia="en-GB"/>
                </w:rPr>
                <w:t>Based on local context, such as the country</w:t>
              </w:r>
              <w:r>
                <w:rPr>
                  <w:rFonts w:ascii="Arial" w:hAnsi="Arial" w:cs="Arial"/>
                  <w:b/>
                  <w:bCs/>
                  <w:color w:val="000000"/>
                  <w:sz w:val="18"/>
                  <w:szCs w:val="18"/>
                  <w:lang w:eastAsia="en-GB"/>
                </w:rPr>
                <w:t>'</w:t>
              </w:r>
              <w:r w:rsidRPr="004D5CC0">
                <w:rPr>
                  <w:rFonts w:ascii="Arial" w:hAnsi="Arial" w:cs="Arial"/>
                  <w:b/>
                  <w:bCs/>
                  <w:color w:val="000000"/>
                  <w:sz w:val="18"/>
                  <w:szCs w:val="18"/>
                  <w:lang w:eastAsia="en-GB"/>
                </w:rPr>
                <w:t xml:space="preserve">s gross domestic product per capita </w:t>
              </w:r>
            </w:ins>
          </w:p>
        </w:tc>
      </w:tr>
      <w:tr w:rsidR="00F26523" w:rsidRPr="004D5CC0" w14:paraId="2BD22BB7" w14:textId="77777777" w:rsidTr="00F26523">
        <w:trPr>
          <w:wAfter w:w="1080" w:type="dxa"/>
          <w:tblCellSpacing w:w="15" w:type="dxa"/>
          <w:ins w:id="1396" w:author="Craig Parker" w:date="2023-03-03T16:32:00Z"/>
          <w:trPrChange w:id="1397" w:author="Craig Parker" w:date="2023-03-03T16:32:00Z">
            <w:trPr>
              <w:tblCellSpacing w:w="15" w:type="dxa"/>
            </w:trPr>
          </w:trPrChange>
        </w:trPr>
        <w:tc>
          <w:tcPr>
            <w:tcW w:w="1858" w:type="dxa"/>
            <w:tcBorders>
              <w:top w:val="single" w:sz="2" w:space="0" w:color="D9D9E3"/>
              <w:left w:val="single" w:sz="6" w:space="0" w:color="D9D9E3"/>
              <w:bottom w:val="single" w:sz="6" w:space="0" w:color="D9D9E3"/>
              <w:right w:val="single" w:sz="2" w:space="0" w:color="D9D9E3"/>
            </w:tcBorders>
            <w:vAlign w:val="bottom"/>
            <w:hideMark/>
            <w:tcPrChange w:id="1398" w:author="Craig Parker" w:date="2023-03-03T16:32:00Z">
              <w:tcPr>
                <w:tcW w:w="1858" w:type="dxa"/>
                <w:tcBorders>
                  <w:top w:val="single" w:sz="2" w:space="0" w:color="D9D9E3"/>
                  <w:left w:val="single" w:sz="6" w:space="0" w:color="D9D9E3"/>
                  <w:bottom w:val="single" w:sz="6" w:space="0" w:color="D9D9E3"/>
                  <w:right w:val="single" w:sz="2" w:space="0" w:color="D9D9E3"/>
                </w:tcBorders>
                <w:vAlign w:val="bottom"/>
                <w:hideMark/>
              </w:tcPr>
            </w:tcPrChange>
          </w:tcPr>
          <w:p w14:paraId="23A45C27" w14:textId="77777777" w:rsidR="00F26523" w:rsidRPr="004D5CC0" w:rsidRDefault="00F26523" w:rsidP="000120B1">
            <w:pPr>
              <w:rPr>
                <w:ins w:id="1399" w:author="Craig Parker" w:date="2023-03-03T16:32:00Z"/>
                <w:rFonts w:ascii="Arial" w:hAnsi="Arial" w:cs="Arial"/>
                <w:b/>
                <w:bCs/>
                <w:color w:val="000000"/>
                <w:sz w:val="18"/>
                <w:szCs w:val="18"/>
                <w:lang w:eastAsia="en-GB"/>
              </w:rPr>
            </w:pPr>
            <w:ins w:id="1400" w:author="Craig Parker" w:date="2023-03-03T16:32:00Z">
              <w:r w:rsidRPr="004D5CC0">
                <w:rPr>
                  <w:rFonts w:ascii="Arial" w:hAnsi="Arial" w:cs="Arial"/>
                  <w:b/>
                  <w:bCs/>
                  <w:color w:val="000000"/>
                  <w:sz w:val="18"/>
                  <w:szCs w:val="18"/>
                  <w:lang w:eastAsia="en-GB"/>
                </w:rPr>
                <w:t>Outcome</w:t>
              </w:r>
            </w:ins>
          </w:p>
        </w:tc>
        <w:tc>
          <w:tcPr>
            <w:tcW w:w="6407" w:type="dxa"/>
            <w:tcBorders>
              <w:top w:val="single" w:sz="2" w:space="0" w:color="D9D9E3"/>
              <w:left w:val="single" w:sz="6" w:space="0" w:color="D9D9E3"/>
              <w:bottom w:val="single" w:sz="6" w:space="0" w:color="D9D9E3"/>
              <w:right w:val="single" w:sz="6" w:space="0" w:color="D9D9E3"/>
            </w:tcBorders>
            <w:vAlign w:val="bottom"/>
            <w:hideMark/>
            <w:tcPrChange w:id="1401" w:author="Craig Parker" w:date="2023-03-03T16:32:00Z">
              <w:tcPr>
                <w:tcW w:w="6407" w:type="dxa"/>
                <w:tcBorders>
                  <w:top w:val="single" w:sz="2" w:space="0" w:color="D9D9E3"/>
                  <w:left w:val="single" w:sz="6" w:space="0" w:color="D9D9E3"/>
                  <w:bottom w:val="single" w:sz="6" w:space="0" w:color="D9D9E3"/>
                  <w:right w:val="single" w:sz="6" w:space="0" w:color="D9D9E3"/>
                </w:tcBorders>
                <w:vAlign w:val="bottom"/>
                <w:hideMark/>
              </w:tcPr>
            </w:tcPrChange>
          </w:tcPr>
          <w:p w14:paraId="7370073A" w14:textId="77777777" w:rsidR="00F26523" w:rsidRPr="004D5CC0" w:rsidRDefault="00F26523" w:rsidP="000120B1">
            <w:pPr>
              <w:rPr>
                <w:ins w:id="1402" w:author="Craig Parker" w:date="2023-03-03T16:32:00Z"/>
                <w:rFonts w:ascii="Arial" w:hAnsi="Arial" w:cs="Arial"/>
                <w:b/>
                <w:bCs/>
                <w:color w:val="000000"/>
                <w:sz w:val="18"/>
                <w:szCs w:val="18"/>
                <w:lang w:eastAsia="en-GB"/>
              </w:rPr>
            </w:pPr>
            <w:ins w:id="1403" w:author="Craig Parker" w:date="2023-03-03T16:32:00Z">
              <w:r w:rsidRPr="004D5CC0">
                <w:rPr>
                  <w:rFonts w:ascii="Arial" w:hAnsi="Arial" w:cs="Arial"/>
                  <w:b/>
                  <w:bCs/>
                  <w:color w:val="000000"/>
                  <w:sz w:val="18"/>
                  <w:szCs w:val="18"/>
                  <w:lang w:eastAsia="en-GB"/>
                </w:rPr>
                <w:t>Identify the most economically feasible carbon reduction interventions for healthcare facilities and generate valuable information to inform policy decisions</w:t>
              </w:r>
            </w:ins>
          </w:p>
        </w:tc>
      </w:tr>
    </w:tbl>
    <w:p w14:paraId="2D22EDCC" w14:textId="77777777" w:rsidR="00F26523" w:rsidRPr="00D4325A" w:rsidRDefault="00F26523" w:rsidP="00D4325A">
      <w:pPr>
        <w:pStyle w:val="Default"/>
        <w:spacing w:line="360" w:lineRule="auto"/>
        <w:ind w:left="0"/>
        <w:jc w:val="both"/>
        <w:rPr>
          <w:rFonts w:ascii="Arial" w:hAnsi="Arial" w:cs="Arial"/>
          <w:i w:val="0"/>
          <w:color w:val="auto"/>
        </w:rPr>
      </w:pPr>
    </w:p>
    <w:p w14:paraId="5E13D68E" w14:textId="3022CE8D" w:rsidR="00F16A4E" w:rsidRPr="00790706" w:rsidRDefault="00D4325A" w:rsidP="00D4325A">
      <w:pPr>
        <w:pStyle w:val="Caption"/>
        <w:rPr>
          <w:rFonts w:ascii="Arial" w:hAnsi="Arial" w:cs="Arial"/>
          <w:i w:val="0"/>
          <w:color w:val="auto"/>
        </w:rPr>
      </w:pPr>
      <w:r>
        <w:t xml:space="preserve">Table </w:t>
      </w:r>
      <w:r w:rsidR="009653DC">
        <w:t>7</w:t>
      </w:r>
      <w:r>
        <w:t xml:space="preserve"> </w:t>
      </w:r>
      <w:r w:rsidR="00D10543" w:rsidRPr="00D10543">
        <w:t>Cost-Effectiveness Analysis of Carbon Mitigation Interventions in Healthcare Facilities</w:t>
      </w:r>
    </w:p>
    <w:p w14:paraId="7F933E7D" w14:textId="16F54FF7" w:rsidR="00DA76AE" w:rsidRPr="00DA76AE" w:rsidRDefault="00DA76AE" w:rsidP="00DA76AE"/>
    <w:p w14:paraId="260ABF6B" w14:textId="07602FAA" w:rsidR="001976E1" w:rsidRPr="001976E1" w:rsidDel="00E62E6D" w:rsidRDefault="00F82056">
      <w:pPr>
        <w:spacing w:line="360" w:lineRule="auto"/>
        <w:rPr>
          <w:del w:id="1404" w:author="Craig Parker" w:date="2023-03-02T22:42:00Z"/>
          <w:rFonts w:ascii="Arial" w:hAnsi="Arial" w:cs="Arial"/>
          <w:rPrChange w:id="1405" w:author="Craig Parker" w:date="2023-03-02T22:34:00Z">
            <w:rPr>
              <w:del w:id="1406" w:author="Craig Parker" w:date="2023-03-02T22:42:00Z"/>
            </w:rPr>
          </w:rPrChange>
        </w:rPr>
        <w:pPrChange w:id="1407" w:author="Craig Parker" w:date="2023-03-02T22:34:00Z">
          <w:pPr>
            <w:pStyle w:val="Heading2"/>
          </w:pPr>
        </w:pPrChange>
      </w:pPr>
      <w:del w:id="1408" w:author="Craig Parker" w:date="2023-03-02T22:42:00Z">
        <w:r w:rsidRPr="00853E2D" w:rsidDel="00E62E6D">
          <w:delText>Limitations</w:delText>
        </w:r>
      </w:del>
    </w:p>
    <w:p w14:paraId="263CBD13" w14:textId="6410BF70" w:rsidR="00F82056" w:rsidRPr="00853E2D" w:rsidDel="001976E1" w:rsidRDefault="00F82056" w:rsidP="00F82056">
      <w:pPr>
        <w:spacing w:line="360" w:lineRule="auto"/>
        <w:jc w:val="both"/>
        <w:rPr>
          <w:del w:id="1409" w:author="Craig Parker" w:date="2023-03-02T22:34:00Z"/>
          <w:rFonts w:ascii="Arial" w:hAnsi="Arial" w:cs="Arial"/>
          <w:lang w:val="en-ZA"/>
        </w:rPr>
      </w:pPr>
      <w:del w:id="1410" w:author="Craig Parker" w:date="2023-03-02T22:31:00Z">
        <w:r w:rsidRPr="00853E2D" w:rsidDel="00A638E7">
          <w:rPr>
            <w:rFonts w:ascii="Arial" w:hAnsi="Arial" w:cs="Arial"/>
            <w:lang w:val="en-ZA"/>
          </w:rPr>
          <w:delText>However, t</w:delText>
        </w:r>
      </w:del>
      <w:del w:id="1411" w:author="Craig Parker" w:date="2023-03-02T22:34:00Z">
        <w:r w:rsidRPr="00853E2D" w:rsidDel="001976E1">
          <w:rPr>
            <w:rFonts w:ascii="Arial" w:hAnsi="Arial" w:cs="Arial"/>
            <w:lang w:val="en-ZA"/>
          </w:rPr>
          <w:delText>here are some limitations to this study. Firstly, the study only measures carbon emissions at two facilities in Kenya, three healthcare facilities in South Africa, three health facilities in Zimbabwe , which may limit the generalizability of the findings. Secondly, the study uses a pre-post design, which may not fully capture the temporal changes in carbon emissions and may be subject to confounding factors. Thirdly, the study does not directly involve the community, which may limit the ability to understand the broader social and environmental factors that influence carbon emissions in healthcare facilities.</w:delText>
        </w:r>
      </w:del>
    </w:p>
    <w:p w14:paraId="032E4198" w14:textId="718D25BE" w:rsidR="00F82056" w:rsidRPr="00853E2D" w:rsidDel="001976E1" w:rsidRDefault="00F82056" w:rsidP="00F82056">
      <w:pPr>
        <w:spacing w:line="360" w:lineRule="auto"/>
        <w:jc w:val="both"/>
        <w:rPr>
          <w:del w:id="1412" w:author="Craig Parker" w:date="2023-03-02T22:34:00Z"/>
          <w:rFonts w:ascii="Arial" w:hAnsi="Arial" w:cs="Arial"/>
          <w:lang w:val="en-ZA"/>
        </w:rPr>
      </w:pPr>
    </w:p>
    <w:p w14:paraId="54EC5248" w14:textId="26B3866E" w:rsidR="00DA76AE" w:rsidRPr="004F5637" w:rsidDel="001976E1" w:rsidRDefault="00F82056" w:rsidP="004F5637">
      <w:pPr>
        <w:spacing w:line="360" w:lineRule="auto"/>
        <w:jc w:val="both"/>
        <w:rPr>
          <w:del w:id="1413" w:author="Craig Parker" w:date="2023-03-02T22:34:00Z"/>
          <w:rFonts w:ascii="Arial" w:hAnsi="Arial" w:cs="Arial"/>
          <w:lang w:val="en-ZA"/>
        </w:rPr>
      </w:pPr>
      <w:del w:id="1414" w:author="Craig Parker" w:date="2023-03-02T22:34:00Z">
        <w:r w:rsidRPr="00853E2D" w:rsidDel="001976E1">
          <w:rPr>
            <w:rFonts w:ascii="Arial" w:hAnsi="Arial" w:cs="Arial"/>
            <w:lang w:val="en-ZA"/>
          </w:rPr>
          <w:delText>Despite these limitations, this study contributes to the understanding of carbon emissions in healthcare facilities and provides evidence-based interventions for mitigating these emissions</w:delText>
        </w:r>
      </w:del>
    </w:p>
    <w:p w14:paraId="5ABEDA6A" w14:textId="7EFAA598" w:rsidR="00984C25" w:rsidRPr="00E55A1F" w:rsidRDefault="13299F43" w:rsidP="00065128">
      <w:pPr>
        <w:pStyle w:val="Heading1"/>
      </w:pPr>
      <w:bookmarkStart w:id="1415" w:name="_Toc182646454"/>
      <w:bookmarkStart w:id="1416" w:name="_Toc182646929"/>
      <w:bookmarkStart w:id="1417" w:name="_Toc121220146"/>
      <w:bookmarkStart w:id="1418" w:name="_Toc128690081"/>
      <w:r>
        <w:lastRenderedPageBreak/>
        <w:t>Quality Assurance</w:t>
      </w:r>
      <w:bookmarkEnd w:id="1415"/>
      <w:bookmarkEnd w:id="1416"/>
      <w:bookmarkEnd w:id="1417"/>
      <w:bookmarkEnd w:id="1418"/>
      <w:r>
        <w:t xml:space="preserve"> </w:t>
      </w:r>
    </w:p>
    <w:p w14:paraId="15DDE876" w14:textId="5F974A83" w:rsidR="00E96056" w:rsidRPr="00E96056" w:rsidRDefault="00E96056" w:rsidP="00B34A48">
      <w:pPr>
        <w:spacing w:line="360" w:lineRule="auto"/>
        <w:jc w:val="both"/>
        <w:rPr>
          <w:rFonts w:ascii="Arial" w:hAnsi="Arial" w:cs="Arial"/>
        </w:rPr>
      </w:pPr>
      <w:r w:rsidRPr="00E96056">
        <w:rPr>
          <w:rFonts w:ascii="Arial" w:hAnsi="Arial" w:cs="Arial"/>
        </w:rPr>
        <w:t xml:space="preserve">Quality assurance is </w:t>
      </w:r>
      <w:r w:rsidR="00DA776C">
        <w:rPr>
          <w:rFonts w:ascii="Arial" w:hAnsi="Arial" w:cs="Arial"/>
        </w:rPr>
        <w:t>crucial</w:t>
      </w:r>
      <w:r w:rsidRPr="00E96056">
        <w:rPr>
          <w:rFonts w:ascii="Arial" w:hAnsi="Arial" w:cs="Arial"/>
        </w:rPr>
        <w:t xml:space="preserve"> in the carbon measurement project to </w:t>
      </w:r>
      <w:r w:rsidR="00DE1737">
        <w:rPr>
          <w:rFonts w:ascii="Arial" w:hAnsi="Arial" w:cs="Arial"/>
        </w:rPr>
        <w:t>optimize</w:t>
      </w:r>
      <w:r w:rsidRPr="00E96056">
        <w:rPr>
          <w:rFonts w:ascii="Arial" w:hAnsi="Arial" w:cs="Arial"/>
        </w:rPr>
        <w:t xml:space="preserve"> accurate and trustworthy results</w:t>
      </w:r>
      <w:r w:rsidR="009C38A4">
        <w:rPr>
          <w:rFonts w:ascii="Arial" w:hAnsi="Arial" w:cs="Arial"/>
        </w:rPr>
        <w:t xml:space="preserve"> and reduce bias</w:t>
      </w:r>
      <w:r w:rsidR="00FF5394">
        <w:rPr>
          <w:rFonts w:ascii="Arial" w:hAnsi="Arial" w:cs="Arial"/>
        </w:rPr>
        <w:fldChar w:fldCharType="begin"/>
      </w:r>
      <w:r w:rsidR="00CA6455">
        <w:rPr>
          <w:rFonts w:ascii="Arial" w:hAnsi="Arial" w:cs="Arial"/>
        </w:rPr>
        <w:instrText xml:space="preserve"> ADDIN EN.CITE &lt;EndNote&gt;&lt;Cite&gt;&lt;Author&gt;Montgomery&lt;/Author&gt;&lt;Year&gt;2020&lt;/Year&gt;&lt;RecNum&gt;424&lt;/RecNum&gt;&lt;DisplayText&gt;[48]&lt;/DisplayText&gt;&lt;record&gt;&lt;rec-number&gt;424&lt;/rec-number&gt;&lt;foreign-keys&gt;&lt;key app="EN" db-id="5szwxp0er2sa0tevxamvt5a9wdes925002ws" timestamp="1676453516"&gt;424&lt;/key&gt;&lt;/foreign-keys&gt;&lt;ref-type name="Book"&gt;6&lt;/ref-type&gt;&lt;contributors&gt;&lt;authors&gt;&lt;author&gt;Montgomery, Douglas C&lt;/author&gt;&lt;/authors&gt;&lt;/contributors&gt;&lt;titles&gt;&lt;title&gt;Introduction to statistical quality control&lt;/title&gt;&lt;/titles&gt;&lt;dates&gt;&lt;year&gt;2020&lt;/year&gt;&lt;/dates&gt;&lt;publisher&gt;John Wiley &amp;amp; Sons&lt;/publisher&gt;&lt;isbn&gt;1119723094&lt;/isbn&gt;&lt;urls&gt;&lt;/urls&gt;&lt;/record&gt;&lt;/Cite&gt;&lt;/EndNote&gt;</w:instrText>
      </w:r>
      <w:r w:rsidR="00FF5394">
        <w:rPr>
          <w:rFonts w:ascii="Arial" w:hAnsi="Arial" w:cs="Arial"/>
        </w:rPr>
        <w:fldChar w:fldCharType="separate"/>
      </w:r>
      <w:r w:rsidR="00CA6455">
        <w:rPr>
          <w:rFonts w:ascii="Arial" w:hAnsi="Arial" w:cs="Arial"/>
          <w:noProof/>
        </w:rPr>
        <w:t>[48]</w:t>
      </w:r>
      <w:r w:rsidR="00FF5394">
        <w:rPr>
          <w:rFonts w:ascii="Arial" w:hAnsi="Arial" w:cs="Arial"/>
        </w:rPr>
        <w:fldChar w:fldCharType="end"/>
      </w:r>
      <w:r w:rsidRPr="00E96056">
        <w:rPr>
          <w:rFonts w:ascii="Arial" w:hAnsi="Arial" w:cs="Arial"/>
        </w:rPr>
        <w:t xml:space="preserve">. The research team will undergo thorough virtual training from the ADKN and experts from </w:t>
      </w:r>
      <w:proofErr w:type="spellStart"/>
      <w:r w:rsidRPr="00E96056">
        <w:rPr>
          <w:rFonts w:ascii="Arial" w:hAnsi="Arial" w:cs="Arial"/>
        </w:rPr>
        <w:t>CeSHHAR</w:t>
      </w:r>
      <w:proofErr w:type="spellEnd"/>
      <w:r w:rsidRPr="00E96056">
        <w:rPr>
          <w:rFonts w:ascii="Arial" w:hAnsi="Arial" w:cs="Arial"/>
        </w:rPr>
        <w:t xml:space="preserve"> and WITS</w:t>
      </w:r>
      <w:r w:rsidR="009839BE">
        <w:rPr>
          <w:rFonts w:ascii="Arial" w:hAnsi="Arial" w:cs="Arial"/>
        </w:rPr>
        <w:t xml:space="preserve"> RHI</w:t>
      </w:r>
      <w:r w:rsidRPr="00E96056">
        <w:rPr>
          <w:rFonts w:ascii="Arial" w:hAnsi="Arial" w:cs="Arial"/>
        </w:rPr>
        <w:t xml:space="preserve"> to master carbon footprint measurement. The virtual training will cover all aspects of the measurement process, including data collection, analysis, and reporting, and stress the significance of adhering to protocols and guidelines. The team will be equipped with the necessary skills and knowledge to deliver high-quality results.</w:t>
      </w:r>
    </w:p>
    <w:p w14:paraId="7D2BB3DB" w14:textId="77777777" w:rsidR="00E96056" w:rsidRPr="00E96056" w:rsidRDefault="00E96056" w:rsidP="00B34A48">
      <w:pPr>
        <w:spacing w:line="360" w:lineRule="auto"/>
        <w:jc w:val="both"/>
        <w:rPr>
          <w:rFonts w:ascii="Arial" w:hAnsi="Arial" w:cs="Arial"/>
        </w:rPr>
      </w:pPr>
    </w:p>
    <w:p w14:paraId="5897EF28" w14:textId="78EEDFA8" w:rsidR="000A6165" w:rsidRDefault="00E96056" w:rsidP="00B34A48">
      <w:pPr>
        <w:spacing w:line="360" w:lineRule="auto"/>
        <w:jc w:val="both"/>
        <w:rPr>
          <w:rFonts w:ascii="Arial" w:hAnsi="Arial" w:cs="Arial"/>
        </w:rPr>
      </w:pPr>
      <w:r w:rsidRPr="00E96056">
        <w:rPr>
          <w:rFonts w:ascii="Arial" w:hAnsi="Arial" w:cs="Arial"/>
        </w:rPr>
        <w:t>Additionally, to further ensure the accuracy of the measurement, the ADKN Health Carbon Management tool has an error</w:t>
      </w:r>
      <w:r w:rsidR="00DA776C">
        <w:rPr>
          <w:rFonts w:ascii="Arial" w:hAnsi="Arial" w:cs="Arial"/>
        </w:rPr>
        <w:t>-</w:t>
      </w:r>
      <w:r w:rsidRPr="00E96056">
        <w:rPr>
          <w:rFonts w:ascii="Arial" w:hAnsi="Arial" w:cs="Arial"/>
        </w:rPr>
        <w:t>checking sheet that detects and highlights common errors or inconsistencies in data entry</w:t>
      </w:r>
      <w:ins w:id="1419" w:author="Craig Parker" w:date="2023-03-03T16:32:00Z">
        <w:r w:rsidR="00F26523">
          <w:rPr>
            <w:rFonts w:ascii="Arial" w:hAnsi="Arial" w:cs="Arial"/>
          </w:rPr>
          <w:t>,</w:t>
        </w:r>
      </w:ins>
      <w:r w:rsidR="00687C85">
        <w:rPr>
          <w:rFonts w:ascii="Arial" w:hAnsi="Arial" w:cs="Arial"/>
        </w:rPr>
        <w:t xml:space="preserve"> as shown in </w:t>
      </w:r>
      <w:del w:id="1420" w:author="Craig Parker" w:date="2023-03-03T16:32:00Z">
        <w:r w:rsidR="00687C85" w:rsidDel="00F26523">
          <w:rPr>
            <w:rFonts w:ascii="Arial" w:hAnsi="Arial" w:cs="Arial"/>
          </w:rPr>
          <w:delText xml:space="preserve">the </w:delText>
        </w:r>
      </w:del>
      <w:r w:rsidR="00687C85">
        <w:rPr>
          <w:rFonts w:ascii="Arial" w:hAnsi="Arial" w:cs="Arial"/>
        </w:rPr>
        <w:t>figure</w:t>
      </w:r>
      <w:ins w:id="1421" w:author="Craig Parker" w:date="2023-03-03T13:25:00Z">
        <w:r w:rsidR="00C64EAA">
          <w:rPr>
            <w:rFonts w:ascii="Arial" w:hAnsi="Arial" w:cs="Arial"/>
          </w:rPr>
          <w:t xml:space="preserve"> 9</w:t>
        </w:r>
      </w:ins>
      <w:del w:id="1422" w:author="Craig Parker" w:date="2023-03-03T16:32:00Z">
        <w:r w:rsidR="00687C85" w:rsidDel="00F26523">
          <w:rPr>
            <w:rFonts w:ascii="Arial" w:hAnsi="Arial" w:cs="Arial"/>
          </w:rPr>
          <w:delText xml:space="preserve"> </w:delText>
        </w:r>
      </w:del>
      <w:r w:rsidRPr="00E96056">
        <w:rPr>
          <w:rFonts w:ascii="Arial" w:hAnsi="Arial" w:cs="Arial"/>
        </w:rPr>
        <w:t>. The sheet provides instructions for fixing these errors, ensuring the integrity of the collected data</w:t>
      </w:r>
      <w:r w:rsidR="00DA776C">
        <w:rPr>
          <w:rFonts w:ascii="Arial" w:hAnsi="Arial" w:cs="Arial"/>
        </w:rPr>
        <w:t>,</w:t>
      </w:r>
      <w:r w:rsidRPr="00E96056">
        <w:rPr>
          <w:rFonts w:ascii="Arial" w:hAnsi="Arial" w:cs="Arial"/>
        </w:rPr>
        <w:t xml:space="preserve"> and reducing the potential for inaccurate results</w:t>
      </w:r>
      <w:del w:id="1423" w:author="Craig Parker" w:date="2023-03-03T13:25:00Z">
        <w:r w:rsidRPr="00E96056" w:rsidDel="00222488">
          <w:rPr>
            <w:rFonts w:ascii="Arial" w:hAnsi="Arial" w:cs="Arial"/>
          </w:rPr>
          <w:delText>. Furt</w:delText>
        </w:r>
        <w:r w:rsidR="00687C85" w:rsidDel="00222488">
          <w:rPr>
            <w:rFonts w:ascii="Arial" w:hAnsi="Arial" w:cs="Arial"/>
          </w:rPr>
          <w:delText>9 below</w:delText>
        </w:r>
      </w:del>
      <w:r w:rsidR="00687C85">
        <w:rPr>
          <w:rFonts w:ascii="Arial" w:hAnsi="Arial" w:cs="Arial"/>
        </w:rPr>
        <w:t>. Furt</w:t>
      </w:r>
      <w:r w:rsidRPr="00E96056">
        <w:rPr>
          <w:rFonts w:ascii="Arial" w:hAnsi="Arial" w:cs="Arial"/>
        </w:rPr>
        <w:t>hermore, the research team will apply data validation techniques, including range checks, format checks, and cross-referencing with external sources, to verify the accuracy and completeness of the data. A detailed record of all activities involved in the measurement process, including data collection, analysis, and reporting, will be maintained</w:t>
      </w:r>
      <w:r w:rsidR="00363C68">
        <w:rPr>
          <w:rFonts w:ascii="Arial" w:hAnsi="Arial" w:cs="Arial"/>
        </w:rPr>
        <w:t xml:space="preserve"> in a log book</w:t>
      </w:r>
      <w:r w:rsidR="00927D1B">
        <w:rPr>
          <w:rFonts w:ascii="Arial" w:hAnsi="Arial" w:cs="Arial"/>
        </w:rPr>
        <w:t xml:space="preserve"> throughout the project</w:t>
      </w:r>
      <w:r w:rsidRPr="00E96056">
        <w:rPr>
          <w:rFonts w:ascii="Arial" w:hAnsi="Arial" w:cs="Arial"/>
        </w:rPr>
        <w:t xml:space="preserve"> for traceability and accountability purposes</w:t>
      </w:r>
      <w:r w:rsidR="00F408DE">
        <w:rPr>
          <w:rFonts w:ascii="Arial" w:hAnsi="Arial" w:cs="Arial"/>
        </w:rPr>
        <w:t>.</w:t>
      </w:r>
    </w:p>
    <w:p w14:paraId="621AED6F" w14:textId="77777777" w:rsidR="00E25EBC" w:rsidRPr="00E25EBC" w:rsidRDefault="00E25EBC" w:rsidP="00E25EBC">
      <w:pPr>
        <w:spacing w:line="360" w:lineRule="auto"/>
        <w:rPr>
          <w:rFonts w:ascii="Arial" w:hAnsi="Arial" w:cs="Arial"/>
        </w:rPr>
      </w:pPr>
    </w:p>
    <w:p w14:paraId="7D86620C" w14:textId="77777777" w:rsidR="00991FE8" w:rsidRDefault="00E25EBC" w:rsidP="00991FE8">
      <w:pPr>
        <w:keepNext/>
        <w:spacing w:line="360" w:lineRule="auto"/>
      </w:pPr>
      <w:r w:rsidRPr="00E25EBC">
        <w:rPr>
          <w:rFonts w:ascii="Arial" w:hAnsi="Arial" w:cs="Arial"/>
          <w:noProof/>
        </w:rPr>
        <w:lastRenderedPageBreak/>
        <w:drawing>
          <wp:inline distT="0" distB="0" distL="0" distR="0" wp14:anchorId="3FC79A2C" wp14:editId="677266E5">
            <wp:extent cx="6324600" cy="4303395"/>
            <wp:effectExtent l="0" t="0" r="0"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0"/>
                    <a:stretch>
                      <a:fillRect/>
                    </a:stretch>
                  </pic:blipFill>
                  <pic:spPr>
                    <a:xfrm>
                      <a:off x="0" y="0"/>
                      <a:ext cx="6324600" cy="4303395"/>
                    </a:xfrm>
                    <a:prstGeom prst="rect">
                      <a:avLst/>
                    </a:prstGeom>
                  </pic:spPr>
                </pic:pic>
              </a:graphicData>
            </a:graphic>
          </wp:inline>
        </w:drawing>
      </w:r>
    </w:p>
    <w:p w14:paraId="2A5C3C35" w14:textId="6AC723BF" w:rsidR="00E25EBC" w:rsidRDefault="00393589" w:rsidP="00393589">
      <w:pPr>
        <w:pStyle w:val="Caption"/>
        <w:rPr>
          <w:rFonts w:ascii="Arial" w:hAnsi="Arial" w:cs="Arial"/>
        </w:rPr>
      </w:pPr>
      <w:bookmarkStart w:id="1424" w:name="_Toc127544430"/>
      <w:bookmarkStart w:id="1425" w:name="_Toc127956474"/>
      <w:r>
        <w:t xml:space="preserve">Figure </w:t>
      </w:r>
      <w:r>
        <w:fldChar w:fldCharType="begin"/>
      </w:r>
      <w:r>
        <w:instrText>SEQ Figure \* ARABIC</w:instrText>
      </w:r>
      <w:r>
        <w:fldChar w:fldCharType="separate"/>
      </w:r>
      <w:r w:rsidR="00F12E0B">
        <w:rPr>
          <w:noProof/>
        </w:rPr>
        <w:t>9</w:t>
      </w:r>
      <w:r>
        <w:fldChar w:fldCharType="end"/>
      </w:r>
      <w:r>
        <w:t xml:space="preserve">: </w:t>
      </w:r>
      <w:r w:rsidRPr="001B7475">
        <w:t xml:space="preserve">Error </w:t>
      </w:r>
      <w:r w:rsidR="000C09C3">
        <w:t>c</w:t>
      </w:r>
      <w:r w:rsidRPr="001B7475">
        <w:t xml:space="preserve">hecking </w:t>
      </w:r>
      <w:r w:rsidR="000C09C3">
        <w:t>s</w:t>
      </w:r>
      <w:r w:rsidRPr="001B7475">
        <w:t>heet</w:t>
      </w:r>
      <w:bookmarkEnd w:id="1424"/>
      <w:bookmarkEnd w:id="1425"/>
    </w:p>
    <w:p w14:paraId="21BB8C11" w14:textId="1A45EC9D" w:rsidR="00984C25" w:rsidRPr="00E55A1F" w:rsidRDefault="7C8E89CD" w:rsidP="000A57EF">
      <w:pPr>
        <w:pStyle w:val="Heading1"/>
      </w:pPr>
      <w:bookmarkStart w:id="1426" w:name="_Toc182646456"/>
      <w:bookmarkStart w:id="1427" w:name="_Toc182646931"/>
      <w:bookmarkStart w:id="1428" w:name="_Toc182648232"/>
      <w:bookmarkStart w:id="1429" w:name="_Toc182649420"/>
      <w:bookmarkStart w:id="1430" w:name="_Toc121220147"/>
      <w:bookmarkStart w:id="1431" w:name="_Toc128690082"/>
      <w:bookmarkEnd w:id="1426"/>
      <w:bookmarkEnd w:id="1427"/>
      <w:bookmarkEnd w:id="1428"/>
      <w:bookmarkEnd w:id="1429"/>
      <w:r>
        <w:t>E</w:t>
      </w:r>
      <w:r w:rsidR="00814216">
        <w:t>THICS AND DISSEMINATION</w:t>
      </w:r>
      <w:bookmarkEnd w:id="1430"/>
      <w:bookmarkEnd w:id="1431"/>
      <w:r w:rsidR="00814216">
        <w:t xml:space="preserve">  </w:t>
      </w:r>
    </w:p>
    <w:p w14:paraId="1E71716F" w14:textId="4191ED95" w:rsidR="00ED4BF0" w:rsidRDefault="1FB4CBF7" w:rsidP="005C7C99">
      <w:pPr>
        <w:pStyle w:val="Heading2"/>
      </w:pPr>
      <w:bookmarkStart w:id="1432" w:name="_Toc121220148"/>
      <w:bookmarkStart w:id="1433" w:name="_Toc128690083"/>
      <w:r>
        <w:t xml:space="preserve">Research </w:t>
      </w:r>
      <w:r w:rsidR="54C7321C">
        <w:t>e</w:t>
      </w:r>
      <w:r>
        <w:t xml:space="preserve">thics </w:t>
      </w:r>
      <w:r w:rsidR="54C7321C">
        <w:t>a</w:t>
      </w:r>
      <w:r>
        <w:t>pproval</w:t>
      </w:r>
      <w:bookmarkEnd w:id="1432"/>
      <w:bookmarkEnd w:id="1433"/>
    </w:p>
    <w:p w14:paraId="3D958E26" w14:textId="77777777" w:rsidR="00046BA6" w:rsidRDefault="00046BA6" w:rsidP="00046BA6"/>
    <w:p w14:paraId="0F9C6687" w14:textId="6676FAD1" w:rsidR="00F327A1" w:rsidRDefault="00772072" w:rsidP="00B34A48">
      <w:pPr>
        <w:spacing w:line="360" w:lineRule="auto"/>
        <w:jc w:val="both"/>
        <w:rPr>
          <w:rFonts w:ascii="Arial" w:hAnsi="Arial" w:cs="Arial"/>
        </w:rPr>
      </w:pPr>
      <w:r>
        <w:rPr>
          <w:rFonts w:ascii="Arial" w:hAnsi="Arial" w:cs="Arial"/>
        </w:rPr>
        <w:t>Successfully implementing</w:t>
      </w:r>
      <w:r w:rsidR="00046BA6" w:rsidRPr="00F327A1">
        <w:rPr>
          <w:rFonts w:ascii="Arial" w:hAnsi="Arial" w:cs="Arial"/>
        </w:rPr>
        <w:t xml:space="preserve"> public health programs and policies requires rigorous research to guide decision-making and measure their impact</w:t>
      </w:r>
      <w:r w:rsidR="001A5DE6">
        <w:rPr>
          <w:rFonts w:ascii="Arial" w:hAnsi="Arial" w:cs="Arial"/>
        </w:rPr>
        <w:fldChar w:fldCharType="begin"/>
      </w:r>
      <w:r w:rsidR="00CA6455">
        <w:rPr>
          <w:rFonts w:ascii="Arial" w:hAnsi="Arial" w:cs="Arial"/>
        </w:rPr>
        <w:instrText xml:space="preserve"> ADDIN EN.CITE &lt;EndNote&gt;&lt;Cite&gt;&lt;Author&gt;Brown&lt;/Author&gt;&lt;Year&gt;2019&lt;/Year&gt;&lt;RecNum&gt;425&lt;/RecNum&gt;&lt;DisplayText&gt;[49]&lt;/DisplayText&gt;&lt;record&gt;&lt;rec-number&gt;425&lt;/rec-number&gt;&lt;foreign-keys&gt;&lt;key app="EN" db-id="5szwxp0er2sa0tevxamvt5a9wdes925002ws" timestamp="1676453616"&gt;425&lt;/key&gt;&lt;/foreign-keys&gt;&lt;ref-type name="Journal Article"&gt;17&lt;/ref-type&gt;&lt;contributors&gt;&lt;authors&gt;&lt;author&gt;Brown, Arleen F&lt;/author&gt;&lt;author&gt;Ma, Grace X&lt;/author&gt;&lt;author&gt;Miranda, Jeanne&lt;/author&gt;&lt;author&gt;Eng, Eugenia&lt;/author&gt;&lt;author&gt;Castille, Dorothy&lt;/author&gt;&lt;author&gt;Brockie, Teresa&lt;/author&gt;&lt;author&gt;Jones, Patricia&lt;/author&gt;&lt;author&gt;Airhihenbuwa, Collins O&lt;/author&gt;&lt;author&gt;Farhat, Tilda&lt;/author&gt;&lt;author&gt;Zhu, Lin&lt;/author&gt;&lt;/authors&gt;&lt;/contributors&gt;&lt;titles&gt;&lt;title&gt;Structural interventions to reduce and eliminate health disparities&lt;/title&gt;&lt;secondary-title&gt;American journal of public health&lt;/secondary-title&gt;&lt;/titles&gt;&lt;periodical&gt;&lt;full-title&gt;American Journal of Public Health&lt;/full-title&gt;&lt;/periodical&gt;&lt;pages&gt;S72-S78&lt;/pages&gt;&lt;volume&gt;109&lt;/volume&gt;&lt;number&gt;S1&lt;/number&gt;&lt;dates&gt;&lt;year&gt;2019&lt;/year&gt;&lt;/dates&gt;&lt;isbn&gt;1541-0048&lt;/isbn&gt;&lt;urls&gt;&lt;/urls&gt;&lt;/record&gt;&lt;/Cite&gt;&lt;/EndNote&gt;</w:instrText>
      </w:r>
      <w:r w:rsidR="001A5DE6">
        <w:rPr>
          <w:rFonts w:ascii="Arial" w:hAnsi="Arial" w:cs="Arial"/>
        </w:rPr>
        <w:fldChar w:fldCharType="separate"/>
      </w:r>
      <w:r w:rsidR="00CA6455">
        <w:rPr>
          <w:rFonts w:ascii="Arial" w:hAnsi="Arial" w:cs="Arial"/>
          <w:noProof/>
        </w:rPr>
        <w:t>[49]</w:t>
      </w:r>
      <w:r w:rsidR="001A5DE6">
        <w:rPr>
          <w:rFonts w:ascii="Arial" w:hAnsi="Arial" w:cs="Arial"/>
        </w:rPr>
        <w:fldChar w:fldCharType="end"/>
      </w:r>
      <w:r w:rsidR="00046BA6" w:rsidRPr="00F327A1">
        <w:rPr>
          <w:rFonts w:ascii="Arial" w:hAnsi="Arial" w:cs="Arial"/>
        </w:rPr>
        <w:t xml:space="preserve">. </w:t>
      </w:r>
      <w:r w:rsidR="00743992">
        <w:rPr>
          <w:rFonts w:ascii="Arial" w:hAnsi="Arial" w:cs="Arial"/>
        </w:rPr>
        <w:t>S</w:t>
      </w:r>
      <w:r w:rsidR="00046BA6" w:rsidRPr="00F327A1">
        <w:rPr>
          <w:rFonts w:ascii="Arial" w:hAnsi="Arial" w:cs="Arial"/>
        </w:rPr>
        <w:t>uch research must be conducted with ethical considerations in mind to ensure that it is responsible, safe, and respectful of the rights and well-being of all involved</w:t>
      </w:r>
      <w:r w:rsidR="0062380D">
        <w:rPr>
          <w:rFonts w:ascii="Arial" w:hAnsi="Arial" w:cs="Arial"/>
        </w:rPr>
        <w:fldChar w:fldCharType="begin"/>
      </w:r>
      <w:r w:rsidR="00CA6455">
        <w:rPr>
          <w:rFonts w:ascii="Arial" w:hAnsi="Arial" w:cs="Arial"/>
        </w:rPr>
        <w:instrText xml:space="preserve"> ADDIN EN.CITE &lt;EndNote&gt;&lt;Cite&gt;&lt;Author&gt;Kruger&lt;/Author&gt;&lt;Year&gt;2014&lt;/Year&gt;&lt;RecNum&gt;426&lt;/RecNum&gt;&lt;DisplayText&gt;[50]&lt;/DisplayText&gt;&lt;record&gt;&lt;rec-number&gt;426&lt;/rec-number&gt;&lt;foreign-keys&gt;&lt;key app="EN" db-id="5szwxp0er2sa0tevxamvt5a9wdes925002ws" timestamp="1676453709"&gt;426&lt;/key&gt;&lt;/foreign-keys&gt;&lt;ref-type name="Book"&gt;6&lt;/ref-type&gt;&lt;contributors&gt;&lt;authors&gt;&lt;author&gt;Kruger, Mariana&lt;/author&gt;&lt;author&gt;Ndebele, Paul&lt;/author&gt;&lt;author&gt;Horn, Lyn&lt;/author&gt;&lt;/authors&gt;&lt;/contributors&gt;&lt;titles&gt;&lt;title&gt;Research ethics in Africa: A resource for research ethics committees&lt;/title&gt;&lt;/titles&gt;&lt;dates&gt;&lt;year&gt;2014&lt;/year&gt;&lt;/dates&gt;&lt;publisher&gt;African Sun Media&lt;/publisher&gt;&lt;isbn&gt;1920689303&lt;/isbn&gt;&lt;urls&gt;&lt;/urls&gt;&lt;/record&gt;&lt;/Cite&gt;&lt;/EndNote&gt;</w:instrText>
      </w:r>
      <w:r w:rsidR="0062380D">
        <w:rPr>
          <w:rFonts w:ascii="Arial" w:hAnsi="Arial" w:cs="Arial"/>
        </w:rPr>
        <w:fldChar w:fldCharType="separate"/>
      </w:r>
      <w:r w:rsidR="00CA6455">
        <w:rPr>
          <w:rFonts w:ascii="Arial" w:hAnsi="Arial" w:cs="Arial"/>
          <w:noProof/>
        </w:rPr>
        <w:t>[50]</w:t>
      </w:r>
      <w:r w:rsidR="0062380D">
        <w:rPr>
          <w:rFonts w:ascii="Arial" w:hAnsi="Arial" w:cs="Arial"/>
        </w:rPr>
        <w:fldChar w:fldCharType="end"/>
      </w:r>
      <w:r w:rsidR="00046BA6" w:rsidRPr="00F327A1">
        <w:rPr>
          <w:rFonts w:ascii="Arial" w:hAnsi="Arial" w:cs="Arial"/>
        </w:rPr>
        <w:t xml:space="preserve">. </w:t>
      </w:r>
      <w:del w:id="1434" w:author="Shobna Sawry" w:date="2023-03-05T21:54:00Z">
        <w:r w:rsidDel="006F3BC7">
          <w:rPr>
            <w:rFonts w:ascii="Arial" w:hAnsi="Arial" w:cs="Arial"/>
          </w:rPr>
          <w:delText>This section outlines</w:delText>
        </w:r>
        <w:r w:rsidR="00046BA6" w:rsidRPr="00F327A1" w:rsidDel="006F3BC7">
          <w:rPr>
            <w:rFonts w:ascii="Arial" w:hAnsi="Arial" w:cs="Arial"/>
          </w:rPr>
          <w:delText xml:space="preserve"> the ethics and dissemination plan for a research project on carbon emissions in </w:delText>
        </w:r>
        <w:r w:rsidDel="006F3BC7">
          <w:rPr>
            <w:rFonts w:ascii="Arial" w:hAnsi="Arial" w:cs="Arial"/>
          </w:rPr>
          <w:delText>Kenya, South Africa, and Zimbabwe healthcare facilities</w:delText>
        </w:r>
        <w:r w:rsidR="00046BA6" w:rsidRPr="00F327A1" w:rsidDel="006F3BC7">
          <w:rPr>
            <w:rFonts w:ascii="Arial" w:hAnsi="Arial" w:cs="Arial"/>
          </w:rPr>
          <w:delText>. We discuss the necessary approvals and certifications, the expertise and skills of the research team, and the measures taken to minimize risk</w:delText>
        </w:r>
        <w:r w:rsidR="000C73C0" w:rsidDel="006F3BC7">
          <w:rPr>
            <w:rFonts w:ascii="Arial" w:hAnsi="Arial" w:cs="Arial"/>
          </w:rPr>
          <w:delText>s</w:delText>
        </w:r>
        <w:r w:rsidR="00046BA6" w:rsidRPr="00F327A1" w:rsidDel="006F3BC7">
          <w:rPr>
            <w:rFonts w:ascii="Arial" w:hAnsi="Arial" w:cs="Arial"/>
          </w:rPr>
          <w:delText>. Finally, we address the public disclosure of information and the dissemination plan to ensure the research findings are accessible to all stakeholders.</w:delText>
        </w:r>
      </w:del>
    </w:p>
    <w:p w14:paraId="29EAB047" w14:textId="77777777" w:rsidR="00F074C0" w:rsidRDefault="00F074C0" w:rsidP="00F074C0">
      <w:pPr>
        <w:spacing w:line="360" w:lineRule="auto"/>
        <w:rPr>
          <w:rFonts w:ascii="Arial" w:hAnsi="Arial" w:cs="Arial"/>
        </w:rPr>
      </w:pPr>
    </w:p>
    <w:p w14:paraId="64515797" w14:textId="0443EF34" w:rsidR="00205161" w:rsidRPr="00F074C0" w:rsidRDefault="0051470C" w:rsidP="00B34A48">
      <w:pPr>
        <w:spacing w:line="360" w:lineRule="auto"/>
        <w:jc w:val="both"/>
        <w:rPr>
          <w:rFonts w:ascii="Arial" w:hAnsi="Arial" w:cs="Arial"/>
        </w:rPr>
      </w:pPr>
      <w:r>
        <w:rPr>
          <w:rFonts w:ascii="Arial" w:hAnsi="Arial" w:cs="Arial"/>
        </w:rPr>
        <w:lastRenderedPageBreak/>
        <w:t>Obtaining approvals and certifications in each participating country is necessa</w:t>
      </w:r>
      <w:r w:rsidR="00D55586" w:rsidRPr="00F074C0">
        <w:rPr>
          <w:rFonts w:ascii="Arial" w:hAnsi="Arial" w:cs="Arial"/>
        </w:rPr>
        <w:t>ry to ensure a responsible and ethical approach.</w:t>
      </w:r>
    </w:p>
    <w:p w14:paraId="6D63CA4B" w14:textId="434837AF" w:rsidR="00D55586" w:rsidRPr="00F327A1" w:rsidRDefault="001B63E1" w:rsidP="00B34A48">
      <w:pPr>
        <w:pStyle w:val="Default"/>
        <w:numPr>
          <w:ilvl w:val="0"/>
          <w:numId w:val="16"/>
        </w:numPr>
        <w:spacing w:line="360" w:lineRule="auto"/>
        <w:jc w:val="both"/>
        <w:rPr>
          <w:rFonts w:ascii="Arial" w:hAnsi="Arial" w:cs="Arial"/>
          <w:i w:val="0"/>
          <w:color w:val="auto"/>
        </w:rPr>
      </w:pPr>
      <w:r w:rsidRPr="001B63E1">
        <w:rPr>
          <w:rFonts w:ascii="Arial" w:hAnsi="Arial" w:cs="Arial"/>
          <w:i w:val="0"/>
          <w:color w:val="auto"/>
        </w:rPr>
        <w:t xml:space="preserve">In </w:t>
      </w:r>
      <w:commentRangeStart w:id="1435"/>
      <w:r w:rsidRPr="001B63E1">
        <w:rPr>
          <w:rFonts w:ascii="Arial" w:hAnsi="Arial" w:cs="Arial"/>
          <w:i w:val="0"/>
          <w:color w:val="auto"/>
        </w:rPr>
        <w:t>Kenya</w:t>
      </w:r>
      <w:commentRangeEnd w:id="1435"/>
      <w:r w:rsidR="004E3AF9">
        <w:rPr>
          <w:rStyle w:val="CommentReference"/>
          <w:i w:val="0"/>
          <w:color w:val="auto"/>
        </w:rPr>
        <w:commentReference w:id="1435"/>
      </w:r>
      <w:r w:rsidRPr="001B63E1">
        <w:rPr>
          <w:rFonts w:ascii="Arial" w:hAnsi="Arial" w:cs="Arial"/>
          <w:i w:val="0"/>
          <w:color w:val="auto"/>
        </w:rPr>
        <w:t xml:space="preserve">, the study team will adhere to nationally relevant legislation such as the Kenyan National Guidelines for Research Involving Humans as Research Participants, which sets ethical standards for research. The team will also follow the guidelines outlined in the Aga Khan University Hospital Research Ethics Policy. The team will ensure that all data is collected and stored </w:t>
      </w:r>
      <w:commentRangeStart w:id="1436"/>
      <w:r w:rsidRPr="001B63E1">
        <w:rPr>
          <w:rFonts w:ascii="Arial" w:hAnsi="Arial" w:cs="Arial"/>
          <w:i w:val="0"/>
          <w:color w:val="auto"/>
        </w:rPr>
        <w:t>confidentially</w:t>
      </w:r>
      <w:commentRangeEnd w:id="1436"/>
      <w:r w:rsidR="008E07A7">
        <w:rPr>
          <w:rStyle w:val="CommentReference"/>
          <w:i w:val="0"/>
          <w:color w:val="auto"/>
        </w:rPr>
        <w:commentReference w:id="1436"/>
      </w:r>
      <w:r w:rsidR="004E0399">
        <w:rPr>
          <w:rFonts w:ascii="Arial" w:hAnsi="Arial" w:cs="Arial"/>
          <w:i w:val="0"/>
          <w:color w:val="auto"/>
        </w:rPr>
        <w:t>.</w:t>
      </w:r>
    </w:p>
    <w:p w14:paraId="02D9D033" w14:textId="1EEC9B50" w:rsidR="00A82601" w:rsidRDefault="00A82601" w:rsidP="00B34A48">
      <w:pPr>
        <w:pStyle w:val="ListParagraph"/>
        <w:numPr>
          <w:ilvl w:val="0"/>
          <w:numId w:val="16"/>
        </w:numPr>
        <w:spacing w:line="360" w:lineRule="auto"/>
        <w:jc w:val="both"/>
        <w:rPr>
          <w:rFonts w:ascii="Arial" w:hAnsi="Arial" w:cs="Arial"/>
        </w:rPr>
      </w:pPr>
      <w:r w:rsidRPr="00A82601">
        <w:rPr>
          <w:rFonts w:ascii="Arial" w:hAnsi="Arial" w:cs="Arial"/>
        </w:rPr>
        <w:t>In South Africa, the study team will adhere to nationally relevant legislation such as the South African National Health Act, which sets standards for the provision of healthcare services in the country, as well as the South African Guidelines for Good Clinical Practice</w:t>
      </w:r>
      <w:r w:rsidR="00F07727">
        <w:rPr>
          <w:rFonts w:ascii="Arial" w:hAnsi="Arial" w:cs="Arial"/>
        </w:rPr>
        <w:fldChar w:fldCharType="begin"/>
      </w:r>
      <w:r w:rsidR="00CA6455">
        <w:rPr>
          <w:rFonts w:ascii="Arial" w:hAnsi="Arial" w:cs="Arial"/>
        </w:rPr>
        <w:instrText xml:space="preserve"> ADDIN EN.CITE &lt;EndNote&gt;&lt;Cite&gt;&lt;RecNum&gt;474&lt;/RecNum&gt;&lt;DisplayText&gt;[51, 52]&lt;/DisplayText&gt;&lt;record&gt;&lt;rec-number&gt;474&lt;/rec-number&gt;&lt;foreign-keys&gt;&lt;key app="EN" db-id="5szwxp0er2sa0tevxamvt5a9wdes925002ws" timestamp="1676633446"&gt;474&lt;/key&gt;&lt;/foreign-keys&gt;&lt;ref-type name="Journal Article"&gt;17&lt;/ref-type&gt;&lt;contributors&gt;&lt;/contributors&gt;&lt;titles&gt;&lt;title&gt;South African Health Products Regulatory Authority (SAHPRA). (2020). South African Good Clinical Practice Guidelines. Retrieved from https://www.sahpra.org.za/wp-content/uploads/2021/06/SA-GCP-2020_Final.pdf&lt;/title&gt;&lt;/titles&gt;&lt;dates&gt;&lt;/dates&gt;&lt;urls&gt;&lt;/urls&gt;&lt;/record&gt;&lt;/Cite&gt;&lt;Cite&gt;&lt;RecNum&gt;472&lt;/RecNum&gt;&lt;record&gt;&lt;rec-number&gt;472&lt;/rec-number&gt;&lt;foreign-keys&gt;&lt;key app="EN" db-id="5szwxp0er2sa0tevxamvt5a9wdes925002ws" timestamp="1676633182"&gt;472&lt;/key&gt;&lt;/foreign-keys&gt;&lt;ref-type name="Journal Article"&gt;17&lt;/ref-type&gt;&lt;contributors&gt;&lt;/contributors&gt;&lt;titles&gt;&lt;title&gt;University of Pretoria. (2013). National Health Act, No. 61 of 2003. Retrieved from https://www.up.ac.za/media/shared/12/ZP_Files/health-act.zp122778.pdf&lt;/title&gt;&lt;/titles&gt;&lt;dates&gt;&lt;/dates&gt;&lt;urls&gt;&lt;/urls&gt;&lt;/record&gt;&lt;/Cite&gt;&lt;/EndNote&gt;</w:instrText>
      </w:r>
      <w:r w:rsidR="00F07727">
        <w:rPr>
          <w:rFonts w:ascii="Arial" w:hAnsi="Arial" w:cs="Arial"/>
        </w:rPr>
        <w:fldChar w:fldCharType="separate"/>
      </w:r>
      <w:r w:rsidR="00CA6455">
        <w:rPr>
          <w:rFonts w:ascii="Arial" w:hAnsi="Arial" w:cs="Arial"/>
          <w:noProof/>
        </w:rPr>
        <w:t>[51, 52]</w:t>
      </w:r>
      <w:r w:rsidR="00F07727">
        <w:rPr>
          <w:rFonts w:ascii="Arial" w:hAnsi="Arial" w:cs="Arial"/>
        </w:rPr>
        <w:fldChar w:fldCharType="end"/>
      </w:r>
      <w:r w:rsidRPr="00A82601">
        <w:rPr>
          <w:rFonts w:ascii="Arial" w:hAnsi="Arial" w:cs="Arial"/>
        </w:rPr>
        <w:t xml:space="preserve">. The team will seek ethics approval from the Wits RHI Research Review Committee and the University of the Witwatersrand Human Research and Ethics Committee, </w:t>
      </w:r>
      <w:r w:rsidR="008D1A42">
        <w:rPr>
          <w:rFonts w:ascii="Arial" w:hAnsi="Arial" w:cs="Arial"/>
        </w:rPr>
        <w:t xml:space="preserve">performed within </w:t>
      </w:r>
      <w:r w:rsidR="00473642">
        <w:rPr>
          <w:rFonts w:ascii="Arial" w:hAnsi="Arial" w:cs="Arial"/>
        </w:rPr>
        <w:t>the faculty of Health Sciences</w:t>
      </w:r>
      <w:r w:rsidR="00345068">
        <w:rPr>
          <w:rFonts w:ascii="Arial" w:hAnsi="Arial" w:cs="Arial"/>
        </w:rPr>
        <w:t xml:space="preserve"> </w:t>
      </w:r>
      <w:r w:rsidR="0051470C">
        <w:rPr>
          <w:rFonts w:ascii="Arial" w:hAnsi="Arial" w:cs="Arial"/>
        </w:rPr>
        <w:t>at</w:t>
      </w:r>
      <w:r w:rsidR="00345068">
        <w:rPr>
          <w:rFonts w:ascii="Arial" w:hAnsi="Arial" w:cs="Arial"/>
        </w:rPr>
        <w:t xml:space="preserve"> the University of </w:t>
      </w:r>
      <w:r w:rsidR="00F411A2">
        <w:rPr>
          <w:rFonts w:ascii="Arial" w:hAnsi="Arial" w:cs="Arial"/>
        </w:rPr>
        <w:t>Witwatersrand</w:t>
      </w:r>
      <w:r w:rsidRPr="00A82601">
        <w:rPr>
          <w:rFonts w:ascii="Arial" w:hAnsi="Arial" w:cs="Arial"/>
        </w:rPr>
        <w:t>.</w:t>
      </w:r>
      <w:del w:id="1437" w:author="Craig Parker" w:date="2023-03-03T13:39:00Z">
        <w:r w:rsidR="00A81567" w:rsidDel="00012FF6">
          <w:rPr>
            <w:rFonts w:ascii="Arial" w:hAnsi="Arial" w:cs="Arial"/>
          </w:rPr>
          <w:delText xml:space="preserve"> </w:delText>
        </w:r>
        <w:r w:rsidR="004A63D1" w:rsidDel="00012FF6">
          <w:rPr>
            <w:rFonts w:ascii="Arial" w:hAnsi="Arial" w:cs="Arial"/>
          </w:rPr>
          <w:delText>We will also seek approval from the district to pro</w:delText>
        </w:r>
        <w:r w:rsidR="00A81567" w:rsidDel="00012FF6">
          <w:rPr>
            <w:rFonts w:ascii="Arial" w:hAnsi="Arial" w:cs="Arial"/>
          </w:rPr>
          <w:delText>ceed with the study</w:delText>
        </w:r>
      </w:del>
      <w:ins w:id="1438" w:author="Craig Parker" w:date="2023-03-03T13:39:00Z">
        <w:r w:rsidR="00012FF6" w:rsidRPr="00012FF6">
          <w:rPr>
            <w:rFonts w:ascii="Arial" w:hAnsi="Arial" w:cs="Arial"/>
          </w:rPr>
          <w:t xml:space="preserve"> </w:t>
        </w:r>
        <w:r w:rsidR="00012FF6">
          <w:rPr>
            <w:rFonts w:ascii="Arial" w:hAnsi="Arial" w:cs="Arial"/>
          </w:rPr>
          <w:t>We will also seek approval from the district to proceed with the study</w:t>
        </w:r>
      </w:ins>
      <w:r w:rsidR="00A81567">
        <w:rPr>
          <w:rFonts w:ascii="Arial" w:hAnsi="Arial" w:cs="Arial"/>
        </w:rPr>
        <w:t xml:space="preserve">. </w:t>
      </w:r>
      <w:r w:rsidRPr="00A82601">
        <w:rPr>
          <w:rFonts w:ascii="Arial" w:hAnsi="Arial" w:cs="Arial"/>
        </w:rPr>
        <w:t xml:space="preserve"> </w:t>
      </w:r>
      <w:del w:id="1439" w:author="Craig Parker" w:date="2023-03-03T13:23:00Z">
        <w:r w:rsidRPr="00A82601" w:rsidDel="00632D08">
          <w:rPr>
            <w:rFonts w:ascii="Arial" w:hAnsi="Arial" w:cs="Arial"/>
          </w:rPr>
          <w:delText>Additionally,</w:delText>
        </w:r>
        <w:r w:rsidR="00CD07FF" w:rsidDel="00632D08">
          <w:rPr>
            <w:rFonts w:ascii="Arial" w:hAnsi="Arial" w:cs="Arial"/>
          </w:rPr>
          <w:delText xml:space="preserve"> all researchers will be trained on good clinical practice a</w:delText>
        </w:r>
        <w:r w:rsidR="0023390B" w:rsidDel="00632D08">
          <w:rPr>
            <w:rFonts w:ascii="Arial" w:hAnsi="Arial" w:cs="Arial"/>
          </w:rPr>
          <w:delText>nd</w:delText>
        </w:r>
        <w:r w:rsidRPr="00A82601" w:rsidDel="00632D08">
          <w:rPr>
            <w:rFonts w:ascii="Arial" w:hAnsi="Arial" w:cs="Arial"/>
          </w:rPr>
          <w:delText xml:space="preserve"> will ensure that all data is collected and stored confidentially</w:delText>
        </w:r>
      </w:del>
      <w:ins w:id="1440" w:author="Craig Parker" w:date="2023-03-03T13:23:00Z">
        <w:r w:rsidR="00632D08" w:rsidRPr="00632D08">
          <w:rPr>
            <w:rFonts w:ascii="Arial" w:hAnsi="Arial" w:cs="Arial"/>
          </w:rPr>
          <w:t xml:space="preserve"> </w:t>
        </w:r>
        <w:r w:rsidR="00632D08" w:rsidRPr="00A82601">
          <w:rPr>
            <w:rFonts w:ascii="Arial" w:hAnsi="Arial" w:cs="Arial"/>
          </w:rPr>
          <w:t>Additionally,</w:t>
        </w:r>
        <w:r w:rsidR="00632D08">
          <w:rPr>
            <w:rFonts w:ascii="Arial" w:hAnsi="Arial" w:cs="Arial"/>
          </w:rPr>
          <w:t xml:space="preserve"> all researchers will be trained on good clinical practice and</w:t>
        </w:r>
        <w:r w:rsidR="00632D08" w:rsidRPr="00A82601">
          <w:rPr>
            <w:rFonts w:ascii="Arial" w:hAnsi="Arial" w:cs="Arial"/>
          </w:rPr>
          <w:t xml:space="preserve"> will ensure that all data is collected and stored confidentially</w:t>
        </w:r>
      </w:ins>
      <w:r w:rsidRPr="00A82601">
        <w:rPr>
          <w:rFonts w:ascii="Arial" w:hAnsi="Arial" w:cs="Arial"/>
        </w:rPr>
        <w:t>.</w:t>
      </w:r>
    </w:p>
    <w:p w14:paraId="7FCC50F2" w14:textId="2715DB0A" w:rsidR="00AE29B3" w:rsidRDefault="00AE29B3" w:rsidP="00B34A48">
      <w:pPr>
        <w:pStyle w:val="Default"/>
        <w:numPr>
          <w:ilvl w:val="0"/>
          <w:numId w:val="16"/>
        </w:numPr>
        <w:spacing w:line="360" w:lineRule="auto"/>
        <w:jc w:val="both"/>
        <w:rPr>
          <w:rFonts w:ascii="Arial" w:hAnsi="Arial" w:cs="Arial"/>
          <w:i w:val="0"/>
          <w:color w:val="auto"/>
        </w:rPr>
      </w:pPr>
      <w:r w:rsidRPr="00AE29B3">
        <w:rPr>
          <w:rFonts w:ascii="Arial" w:hAnsi="Arial" w:cs="Arial"/>
          <w:i w:val="0"/>
          <w:color w:val="auto"/>
        </w:rPr>
        <w:t>In Zimbabwe, the study team will adhere to nationally relevant legislation such as the Zimbabwe National Guidelines for Research Involving Humans as Research Participants, which sets ethical standards for research in the country</w:t>
      </w:r>
      <w:r w:rsidR="000B6F88">
        <w:rPr>
          <w:rFonts w:ascii="Arial" w:hAnsi="Arial" w:cs="Arial"/>
          <w:i w:val="0"/>
          <w:color w:val="auto"/>
        </w:rPr>
        <w:fldChar w:fldCharType="begin"/>
      </w:r>
      <w:r w:rsidR="00CA6455">
        <w:rPr>
          <w:rFonts w:ascii="Arial" w:hAnsi="Arial" w:cs="Arial"/>
          <w:i w:val="0"/>
          <w:color w:val="auto"/>
        </w:rPr>
        <w:instrText xml:space="preserve"> ADDIN EN.CITE &lt;EndNote&gt;&lt;Cite&gt;&lt;RecNum&gt;476&lt;/RecNum&gt;&lt;DisplayText&gt;[53]&lt;/DisplayText&gt;&lt;record&gt;&lt;rec-number&gt;476&lt;/rec-number&gt;&lt;foreign-keys&gt;&lt;key app="EN" db-id="5szwxp0er2sa0tevxamvt5a9wdes925002ws" timestamp="1676633784"&gt;476&lt;/key&gt;&lt;/foreign-keys&gt;&lt;ref-type name="Journal Article"&gt;17&lt;/ref-type&gt;&lt;contributors&gt;&lt;/contributors&gt;&lt;titles&gt;&lt;title&gt;Medical Research Council of Zimbabwe (MRCZ). (2011). Ethics Guidelines for Health Research Involving Human Participants in Zimbabwe 2011. Retrieved from http://www.mrcz.org.zw/wp-content/uploads/2021/04/Ethics-Guidelines-for-Health-Research-Involving-Human-Participants-in-Zimbabwe-2011.pdf&lt;/title&gt;&lt;/titles&gt;&lt;dates&gt;&lt;/dates&gt;&lt;urls&gt;&lt;/urls&gt;&lt;/record&gt;&lt;/Cite&gt;&lt;/EndNote&gt;</w:instrText>
      </w:r>
      <w:r w:rsidR="000B6F88">
        <w:rPr>
          <w:rFonts w:ascii="Arial" w:hAnsi="Arial" w:cs="Arial"/>
          <w:i w:val="0"/>
          <w:color w:val="auto"/>
        </w:rPr>
        <w:fldChar w:fldCharType="separate"/>
      </w:r>
      <w:r w:rsidR="00CA6455">
        <w:rPr>
          <w:rFonts w:ascii="Arial" w:hAnsi="Arial" w:cs="Arial"/>
          <w:i w:val="0"/>
          <w:noProof/>
          <w:color w:val="auto"/>
        </w:rPr>
        <w:t>[53]</w:t>
      </w:r>
      <w:r w:rsidR="000B6F88">
        <w:rPr>
          <w:rFonts w:ascii="Arial" w:hAnsi="Arial" w:cs="Arial"/>
          <w:i w:val="0"/>
          <w:color w:val="auto"/>
        </w:rPr>
        <w:fldChar w:fldCharType="end"/>
      </w:r>
      <w:r w:rsidRPr="00AE29B3">
        <w:rPr>
          <w:rFonts w:ascii="Arial" w:hAnsi="Arial" w:cs="Arial"/>
          <w:i w:val="0"/>
          <w:color w:val="auto"/>
        </w:rPr>
        <w:t>. The team will ensure that all data is collected and stored confidentially</w:t>
      </w:r>
      <w:r w:rsidR="00D279F3">
        <w:rPr>
          <w:rFonts w:ascii="Arial" w:hAnsi="Arial" w:cs="Arial"/>
          <w:i w:val="0"/>
          <w:color w:val="auto"/>
        </w:rPr>
        <w:t>.</w:t>
      </w:r>
    </w:p>
    <w:p w14:paraId="4E063819" w14:textId="33F1F756" w:rsidR="00D55586" w:rsidRDefault="00D279F3" w:rsidP="007379F9">
      <w:pPr>
        <w:pStyle w:val="Default"/>
        <w:numPr>
          <w:ilvl w:val="0"/>
          <w:numId w:val="16"/>
        </w:numPr>
        <w:spacing w:line="360" w:lineRule="auto"/>
        <w:jc w:val="both"/>
        <w:rPr>
          <w:rFonts w:ascii="Arial" w:hAnsi="Arial" w:cs="Arial"/>
          <w:i w:val="0"/>
          <w:color w:val="auto"/>
        </w:rPr>
      </w:pPr>
      <w:r w:rsidRPr="00D279F3">
        <w:rPr>
          <w:rFonts w:ascii="Arial" w:hAnsi="Arial" w:cs="Arial"/>
          <w:i w:val="0"/>
          <w:color w:val="auto"/>
        </w:rPr>
        <w:t>The team co</w:t>
      </w:r>
      <w:r w:rsidR="0051470C">
        <w:rPr>
          <w:rFonts w:ascii="Arial" w:hAnsi="Arial" w:cs="Arial"/>
          <w:i w:val="0"/>
          <w:color w:val="auto"/>
        </w:rPr>
        <w:t>mprises</w:t>
      </w:r>
      <w:r w:rsidRPr="00D279F3">
        <w:rPr>
          <w:rFonts w:ascii="Arial" w:hAnsi="Arial" w:cs="Arial"/>
          <w:i w:val="0"/>
          <w:color w:val="auto"/>
        </w:rPr>
        <w:t xml:space="preserve"> highly trained and experienced researchers with expertise in various relevant fields, including public health, epidemiology, environmental science, and data management. The team has extensive experience </w:t>
      </w:r>
      <w:r w:rsidR="006F019B">
        <w:rPr>
          <w:rFonts w:ascii="Arial" w:hAnsi="Arial" w:cs="Arial"/>
          <w:i w:val="0"/>
          <w:color w:val="auto"/>
        </w:rPr>
        <w:t>conducting research</w:t>
      </w:r>
      <w:r w:rsidRPr="00D279F3">
        <w:rPr>
          <w:rFonts w:ascii="Arial" w:hAnsi="Arial" w:cs="Arial"/>
          <w:i w:val="0"/>
          <w:color w:val="auto"/>
        </w:rPr>
        <w:t xml:space="preserve"> in low-resource settings. They have undergone training in research ethics</w:t>
      </w:r>
      <w:r w:rsidR="0051470C">
        <w:rPr>
          <w:rFonts w:ascii="Arial" w:hAnsi="Arial" w:cs="Arial"/>
          <w:i w:val="0"/>
          <w:color w:val="auto"/>
        </w:rPr>
        <w:t xml:space="preserve"> and</w:t>
      </w:r>
      <w:r w:rsidRPr="00D279F3">
        <w:rPr>
          <w:rFonts w:ascii="Arial" w:hAnsi="Arial" w:cs="Arial"/>
          <w:i w:val="0"/>
          <w:color w:val="auto"/>
        </w:rPr>
        <w:t xml:space="preserve"> will adhere to the principles of research ethics throughout the study.</w:t>
      </w:r>
      <w:r w:rsidR="00D075E1" w:rsidRPr="00D075E1">
        <w:rPr>
          <w:rFonts w:ascii="Arial" w:hAnsi="Arial" w:cs="Arial"/>
          <w:i w:val="0"/>
          <w:color w:val="auto"/>
        </w:rPr>
        <w:t xml:space="preserve"> </w:t>
      </w:r>
      <w:r w:rsidR="00D075E1" w:rsidRPr="00486CCF">
        <w:rPr>
          <w:rFonts w:ascii="Arial" w:hAnsi="Arial" w:cs="Arial"/>
          <w:i w:val="0"/>
          <w:color w:val="auto"/>
        </w:rPr>
        <w:t xml:space="preserve">We have also enlisted the services of local partners in each participating country to help us navigate the local regulatory environment and ensure that the project </w:t>
      </w:r>
      <w:r w:rsidR="00D075E1" w:rsidRPr="00486CCF">
        <w:rPr>
          <w:rFonts w:ascii="Arial" w:hAnsi="Arial" w:cs="Arial"/>
          <w:i w:val="0"/>
          <w:color w:val="auto"/>
        </w:rPr>
        <w:lastRenderedPageBreak/>
        <w:t>is carried out in a responsible and ethical manner</w:t>
      </w:r>
    </w:p>
    <w:p w14:paraId="422A56A4" w14:textId="72ABDC2C" w:rsidR="000557E5" w:rsidRPr="00F327A1" w:rsidRDefault="000557E5" w:rsidP="006A29F5">
      <w:pPr>
        <w:pStyle w:val="Default"/>
        <w:numPr>
          <w:ilvl w:val="0"/>
          <w:numId w:val="16"/>
        </w:numPr>
        <w:spacing w:line="360" w:lineRule="auto"/>
        <w:jc w:val="both"/>
        <w:rPr>
          <w:rFonts w:ascii="Arial" w:hAnsi="Arial" w:cs="Arial"/>
          <w:i w:val="0"/>
          <w:color w:val="auto"/>
        </w:rPr>
      </w:pPr>
      <w:r w:rsidRPr="000557E5">
        <w:rPr>
          <w:rFonts w:ascii="Arial" w:hAnsi="Arial" w:cs="Arial"/>
          <w:i w:val="0"/>
          <w:color w:val="auto"/>
        </w:rPr>
        <w:t>All three countries have relevant national legislation and guidelines, such as the Kenyan Health Act</w:t>
      </w:r>
      <w:r w:rsidR="00CB55DC">
        <w:rPr>
          <w:rFonts w:ascii="Arial" w:hAnsi="Arial" w:cs="Arial"/>
          <w:i w:val="0"/>
          <w:color w:val="auto"/>
        </w:rPr>
        <w:fldChar w:fldCharType="begin"/>
      </w:r>
      <w:r w:rsidR="00CA6455">
        <w:rPr>
          <w:rFonts w:ascii="Arial" w:hAnsi="Arial" w:cs="Arial"/>
          <w:i w:val="0"/>
          <w:color w:val="auto"/>
        </w:rPr>
        <w:instrText xml:space="preserve"> ADDIN EN.CITE &lt;EndNote&gt;&lt;Cite&gt;&lt;RecNum&gt;471&lt;/RecNum&gt;&lt;DisplayText&gt;[54]&lt;/DisplayText&gt;&lt;record&gt;&lt;rec-number&gt;471&lt;/rec-number&gt;&lt;foreign-keys&gt;&lt;key app="EN" db-id="5szwxp0er2sa0tevxamvt5a9wdes925002ws" timestamp="1676633030"&gt;471&lt;/key&gt;&lt;/foreign-keys&gt;&lt;ref-type name="Journal Article"&gt;17&lt;/ref-type&gt;&lt;contributors&gt;&lt;/contributors&gt;&lt;titles&gt;&lt;title&gt;Government of Kenya. (2012). Public Health Act, Cap 242. Retrieved from http://kenyalaw.org/kl/fileadmin/pdfdownloads/Acts/PublicHealthActCap242.pdf&lt;/title&gt;&lt;/titles&gt;&lt;dates&gt;&lt;/dates&gt;&lt;urls&gt;&lt;/urls&gt;&lt;/record&gt;&lt;/Cite&gt;&lt;/EndNote&gt;</w:instrText>
      </w:r>
      <w:r w:rsidR="00CB55DC">
        <w:rPr>
          <w:rFonts w:ascii="Arial" w:hAnsi="Arial" w:cs="Arial"/>
          <w:i w:val="0"/>
          <w:color w:val="auto"/>
        </w:rPr>
        <w:fldChar w:fldCharType="separate"/>
      </w:r>
      <w:r w:rsidR="00CA6455">
        <w:rPr>
          <w:rFonts w:ascii="Arial" w:hAnsi="Arial" w:cs="Arial"/>
          <w:i w:val="0"/>
          <w:noProof/>
          <w:color w:val="auto"/>
        </w:rPr>
        <w:t>[54]</w:t>
      </w:r>
      <w:r w:rsidR="00CB55DC">
        <w:rPr>
          <w:rFonts w:ascii="Arial" w:hAnsi="Arial" w:cs="Arial"/>
          <w:i w:val="0"/>
          <w:color w:val="auto"/>
        </w:rPr>
        <w:fldChar w:fldCharType="end"/>
      </w:r>
      <w:r w:rsidRPr="000557E5">
        <w:rPr>
          <w:rFonts w:ascii="Arial" w:hAnsi="Arial" w:cs="Arial"/>
          <w:i w:val="0"/>
          <w:color w:val="auto"/>
        </w:rPr>
        <w:t>, the South African National Health Act</w:t>
      </w:r>
      <w:r w:rsidR="00C06651">
        <w:rPr>
          <w:rFonts w:ascii="Arial" w:hAnsi="Arial" w:cs="Arial"/>
          <w:i w:val="0"/>
          <w:color w:val="auto"/>
        </w:rPr>
        <w:fldChar w:fldCharType="begin"/>
      </w:r>
      <w:r w:rsidR="00CA6455">
        <w:rPr>
          <w:rFonts w:ascii="Arial" w:hAnsi="Arial" w:cs="Arial"/>
          <w:i w:val="0"/>
          <w:color w:val="auto"/>
        </w:rPr>
        <w:instrText xml:space="preserve"> ADDIN EN.CITE &lt;EndNote&gt;&lt;Cite&gt;&lt;RecNum&gt;472&lt;/RecNum&gt;&lt;DisplayText&gt;[52]&lt;/DisplayText&gt;&lt;record&gt;&lt;rec-number&gt;472&lt;/rec-number&gt;&lt;foreign-keys&gt;&lt;key app="EN" db-id="5szwxp0er2sa0tevxamvt5a9wdes925002ws" timestamp="1676633182"&gt;472&lt;/key&gt;&lt;/foreign-keys&gt;&lt;ref-type name="Journal Article"&gt;17&lt;/ref-type&gt;&lt;contributors&gt;&lt;/contributors&gt;&lt;titles&gt;&lt;title&gt;University of Pretoria. (2013). National Health Act, No. 61 of 2003. Retrieved from https://www.up.ac.za/media/shared/12/ZP_Files/health-act.zp122778.pdf&lt;/title&gt;&lt;/titles&gt;&lt;dates&gt;&lt;/dates&gt;&lt;urls&gt;&lt;/urls&gt;&lt;/record&gt;&lt;/Cite&gt;&lt;/EndNote&gt;</w:instrText>
      </w:r>
      <w:r w:rsidR="00C06651">
        <w:rPr>
          <w:rFonts w:ascii="Arial" w:hAnsi="Arial" w:cs="Arial"/>
          <w:i w:val="0"/>
          <w:color w:val="auto"/>
        </w:rPr>
        <w:fldChar w:fldCharType="separate"/>
      </w:r>
      <w:r w:rsidR="00CA6455">
        <w:rPr>
          <w:rFonts w:ascii="Arial" w:hAnsi="Arial" w:cs="Arial"/>
          <w:i w:val="0"/>
          <w:noProof/>
          <w:color w:val="auto"/>
        </w:rPr>
        <w:t>[52]</w:t>
      </w:r>
      <w:r w:rsidR="00C06651">
        <w:rPr>
          <w:rFonts w:ascii="Arial" w:hAnsi="Arial" w:cs="Arial"/>
          <w:i w:val="0"/>
          <w:color w:val="auto"/>
        </w:rPr>
        <w:fldChar w:fldCharType="end"/>
      </w:r>
      <w:r w:rsidRPr="000557E5">
        <w:rPr>
          <w:rFonts w:ascii="Arial" w:hAnsi="Arial" w:cs="Arial"/>
          <w:i w:val="0"/>
          <w:color w:val="auto"/>
        </w:rPr>
        <w:t>, and the Zimbabwe Public Health Act</w:t>
      </w:r>
      <w:r w:rsidR="003929BE">
        <w:rPr>
          <w:rFonts w:ascii="Arial" w:hAnsi="Arial" w:cs="Arial"/>
          <w:i w:val="0"/>
          <w:color w:val="auto"/>
        </w:rPr>
        <w:fldChar w:fldCharType="begin"/>
      </w:r>
      <w:r w:rsidR="00CA6455">
        <w:rPr>
          <w:rFonts w:ascii="Arial" w:hAnsi="Arial" w:cs="Arial"/>
          <w:i w:val="0"/>
          <w:color w:val="auto"/>
        </w:rPr>
        <w:instrText xml:space="preserve"> ADDIN EN.CITE &lt;EndNote&gt;&lt;Cite&gt;&lt;RecNum&gt;473&lt;/RecNum&gt;&lt;DisplayText&gt;[55]&lt;/DisplayText&gt;&lt;record&gt;&lt;rec-number&gt;473&lt;/rec-number&gt;&lt;foreign-keys&gt;&lt;key app="EN" db-id="5szwxp0er2sa0tevxamvt5a9wdes925002ws" timestamp="1676633297"&gt;473&lt;/key&gt;&lt;/foreign-keys&gt;&lt;ref-type name="Journal Article"&gt;17&lt;/ref-type&gt;&lt;contributors&gt;&lt;/contributors&gt;&lt;titles&gt;&lt;title&gt;Government of Zimbabwe. (2018). Public Health Act [Chapter 15:09]. Retrieved from https://faolex.fao.org/docs/pdf/zim190656.pdf&lt;/title&gt;&lt;/titles&gt;&lt;dates&gt;&lt;/dates&gt;&lt;urls&gt;&lt;/urls&gt;&lt;/record&gt;&lt;/Cite&gt;&lt;/EndNote&gt;</w:instrText>
      </w:r>
      <w:r w:rsidR="003929BE">
        <w:rPr>
          <w:rFonts w:ascii="Arial" w:hAnsi="Arial" w:cs="Arial"/>
          <w:i w:val="0"/>
          <w:color w:val="auto"/>
        </w:rPr>
        <w:fldChar w:fldCharType="separate"/>
      </w:r>
      <w:r w:rsidR="00CA6455">
        <w:rPr>
          <w:rFonts w:ascii="Arial" w:hAnsi="Arial" w:cs="Arial"/>
          <w:i w:val="0"/>
          <w:noProof/>
          <w:color w:val="auto"/>
        </w:rPr>
        <w:t>[55]</w:t>
      </w:r>
      <w:r w:rsidR="003929BE">
        <w:rPr>
          <w:rFonts w:ascii="Arial" w:hAnsi="Arial" w:cs="Arial"/>
          <w:i w:val="0"/>
          <w:color w:val="auto"/>
        </w:rPr>
        <w:fldChar w:fldCharType="end"/>
      </w:r>
      <w:r w:rsidRPr="000557E5">
        <w:rPr>
          <w:rFonts w:ascii="Arial" w:hAnsi="Arial" w:cs="Arial"/>
          <w:i w:val="0"/>
          <w:color w:val="auto"/>
        </w:rPr>
        <w:t>, that the team will adhere to throughout the study.</w:t>
      </w:r>
    </w:p>
    <w:p w14:paraId="093DBCB2" w14:textId="283C10A0" w:rsidR="00D55586" w:rsidRDefault="00D42EC3" w:rsidP="006A29F5">
      <w:pPr>
        <w:pStyle w:val="Default"/>
        <w:numPr>
          <w:ilvl w:val="0"/>
          <w:numId w:val="16"/>
        </w:numPr>
        <w:spacing w:line="360" w:lineRule="auto"/>
        <w:jc w:val="both"/>
        <w:rPr>
          <w:rFonts w:ascii="Arial" w:hAnsi="Arial" w:cs="Arial"/>
          <w:i w:val="0"/>
          <w:color w:val="auto"/>
        </w:rPr>
      </w:pPr>
      <w:r w:rsidRPr="00D42EC3">
        <w:rPr>
          <w:rFonts w:ascii="Arial" w:hAnsi="Arial" w:cs="Arial"/>
          <w:i w:val="0"/>
          <w:color w:val="auto"/>
        </w:rPr>
        <w:t>The research project involves collecting data on carbon emissio</w:t>
      </w:r>
      <w:r w:rsidR="008F7140">
        <w:rPr>
          <w:rFonts w:ascii="Arial" w:hAnsi="Arial" w:cs="Arial"/>
          <w:i w:val="0"/>
          <w:color w:val="auto"/>
        </w:rPr>
        <w:t>ns and not</w:t>
      </w:r>
      <w:r w:rsidRPr="00D42EC3">
        <w:rPr>
          <w:rFonts w:ascii="Arial" w:hAnsi="Arial" w:cs="Arial"/>
          <w:i w:val="0"/>
          <w:color w:val="auto"/>
        </w:rPr>
        <w:t xml:space="preserve"> human </w:t>
      </w:r>
      <w:r w:rsidR="008F7140">
        <w:rPr>
          <w:rFonts w:ascii="Arial" w:hAnsi="Arial" w:cs="Arial"/>
          <w:i w:val="0"/>
          <w:color w:val="auto"/>
        </w:rPr>
        <w:t>participants</w:t>
      </w:r>
      <w:r w:rsidRPr="00D42EC3">
        <w:rPr>
          <w:rFonts w:ascii="Arial" w:hAnsi="Arial" w:cs="Arial"/>
          <w:i w:val="0"/>
          <w:color w:val="auto"/>
        </w:rPr>
        <w:t xml:space="preserve">. However, </w:t>
      </w:r>
      <w:r w:rsidR="00320B27">
        <w:rPr>
          <w:rFonts w:ascii="Arial" w:hAnsi="Arial" w:cs="Arial"/>
          <w:i w:val="0"/>
          <w:color w:val="auto"/>
        </w:rPr>
        <w:t>some risks may be associated with data collection and management, including confidentiality breaches</w:t>
      </w:r>
      <w:r w:rsidRPr="00D42EC3">
        <w:rPr>
          <w:rFonts w:ascii="Arial" w:hAnsi="Arial" w:cs="Arial"/>
          <w:i w:val="0"/>
          <w:color w:val="auto"/>
        </w:rPr>
        <w:t xml:space="preserve">, unauthorized access, or loss of data. To minimize these risks, the team will </w:t>
      </w:r>
      <w:r w:rsidR="00320B27">
        <w:rPr>
          <w:rFonts w:ascii="Arial" w:hAnsi="Arial" w:cs="Arial"/>
          <w:i w:val="0"/>
          <w:color w:val="auto"/>
        </w:rPr>
        <w:t>ensure</w:t>
      </w:r>
      <w:r w:rsidRPr="00D42EC3">
        <w:rPr>
          <w:rFonts w:ascii="Arial" w:hAnsi="Arial" w:cs="Arial"/>
          <w:i w:val="0"/>
          <w:color w:val="auto"/>
        </w:rPr>
        <w:t xml:space="preserve"> that data collection is done securely by implementing password-protected access to data and using encrypted data storage devices.</w:t>
      </w:r>
      <w:del w:id="1441" w:author="Craig Parker" w:date="2023-03-03T13:26:00Z">
        <w:r w:rsidRPr="00D42EC3" w:rsidDel="000A710D">
          <w:rPr>
            <w:rFonts w:ascii="Arial" w:hAnsi="Arial" w:cs="Arial"/>
            <w:i w:val="0"/>
            <w:color w:val="auto"/>
          </w:rPr>
          <w:delText xml:space="preserve"> The team will also ensure that any data shared between team members is done s</w:delText>
        </w:r>
        <w:r w:rsidR="00320B27" w:rsidDel="000A710D">
          <w:rPr>
            <w:rFonts w:ascii="Arial" w:hAnsi="Arial" w:cs="Arial"/>
            <w:i w:val="0"/>
            <w:color w:val="auto"/>
          </w:rPr>
          <w:delText>ecurely and</w:delText>
        </w:r>
        <w:r w:rsidRPr="00D42EC3" w:rsidDel="000A710D">
          <w:rPr>
            <w:rFonts w:ascii="Arial" w:hAnsi="Arial" w:cs="Arial"/>
            <w:i w:val="0"/>
            <w:color w:val="auto"/>
          </w:rPr>
          <w:delText xml:space="preserve"> kept confidential</w:delText>
        </w:r>
        <w:r w:rsidR="00BE16A4" w:rsidDel="000A710D">
          <w:rPr>
            <w:rFonts w:ascii="Arial" w:hAnsi="Arial" w:cs="Arial"/>
            <w:i w:val="0"/>
            <w:color w:val="auto"/>
          </w:rPr>
          <w:delText xml:space="preserve"> using</w:delText>
        </w:r>
        <w:r w:rsidR="00E42602" w:rsidDel="000A710D">
          <w:rPr>
            <w:rFonts w:ascii="Arial" w:hAnsi="Arial" w:cs="Arial"/>
            <w:i w:val="0"/>
            <w:color w:val="auto"/>
          </w:rPr>
          <w:delText xml:space="preserve"> </w:delText>
        </w:r>
        <w:r w:rsidR="00567CE4" w:rsidDel="000A710D">
          <w:rPr>
            <w:rFonts w:ascii="Arial" w:hAnsi="Arial" w:cs="Arial"/>
            <w:i w:val="0"/>
            <w:color w:val="auto"/>
          </w:rPr>
          <w:delText>SharePoint</w:delText>
        </w:r>
        <w:r w:rsidR="00E42602" w:rsidDel="000A710D">
          <w:rPr>
            <w:rFonts w:ascii="Arial" w:hAnsi="Arial" w:cs="Arial"/>
            <w:i w:val="0"/>
            <w:color w:val="auto"/>
          </w:rPr>
          <w:delText xml:space="preserve"> ,weTransfer</w:delText>
        </w:r>
        <w:r w:rsidR="007D27B4" w:rsidDel="000A710D">
          <w:rPr>
            <w:rFonts w:ascii="Arial" w:hAnsi="Arial" w:cs="Arial"/>
            <w:i w:val="0"/>
            <w:color w:val="auto"/>
          </w:rPr>
          <w:delText>, Box and password protects email</w:delText>
        </w:r>
      </w:del>
      <w:ins w:id="1442" w:author="Craig Parker" w:date="2023-03-03T13:26:00Z">
        <w:r w:rsidR="000A710D" w:rsidRPr="000A710D">
          <w:rPr>
            <w:rFonts w:ascii="Arial" w:hAnsi="Arial" w:cs="Arial"/>
            <w:i w:val="0"/>
            <w:color w:val="auto"/>
          </w:rPr>
          <w:t xml:space="preserve"> </w:t>
        </w:r>
        <w:r w:rsidR="000A710D" w:rsidRPr="00D42EC3">
          <w:rPr>
            <w:rFonts w:ascii="Arial" w:hAnsi="Arial" w:cs="Arial"/>
            <w:i w:val="0"/>
            <w:color w:val="auto"/>
          </w:rPr>
          <w:t>The team will also ensure that any data shared between team members is done s</w:t>
        </w:r>
        <w:r w:rsidR="000A710D">
          <w:rPr>
            <w:rFonts w:ascii="Arial" w:hAnsi="Arial" w:cs="Arial"/>
            <w:i w:val="0"/>
            <w:color w:val="auto"/>
          </w:rPr>
          <w:t>ecurely and</w:t>
        </w:r>
        <w:r w:rsidR="000A710D" w:rsidRPr="00D42EC3">
          <w:rPr>
            <w:rFonts w:ascii="Arial" w:hAnsi="Arial" w:cs="Arial"/>
            <w:i w:val="0"/>
            <w:color w:val="auto"/>
          </w:rPr>
          <w:t xml:space="preserve"> kept confidential</w:t>
        </w:r>
        <w:r w:rsidR="000A710D">
          <w:rPr>
            <w:rFonts w:ascii="Arial" w:hAnsi="Arial" w:cs="Arial"/>
            <w:i w:val="0"/>
            <w:color w:val="auto"/>
          </w:rPr>
          <w:t xml:space="preserve"> using SharePoint ,</w:t>
        </w:r>
        <w:proofErr w:type="spellStart"/>
        <w:r w:rsidR="000A710D">
          <w:rPr>
            <w:rFonts w:ascii="Arial" w:hAnsi="Arial" w:cs="Arial"/>
            <w:i w:val="0"/>
            <w:color w:val="auto"/>
          </w:rPr>
          <w:t>weTransfer</w:t>
        </w:r>
        <w:proofErr w:type="spellEnd"/>
        <w:r w:rsidR="000A710D">
          <w:rPr>
            <w:rFonts w:ascii="Arial" w:hAnsi="Arial" w:cs="Arial"/>
            <w:i w:val="0"/>
            <w:color w:val="auto"/>
          </w:rPr>
          <w:t>, Box and password protects email</w:t>
        </w:r>
      </w:ins>
      <w:r w:rsidRPr="00D42EC3">
        <w:rPr>
          <w:rFonts w:ascii="Arial" w:hAnsi="Arial" w:cs="Arial"/>
          <w:i w:val="0"/>
          <w:color w:val="auto"/>
        </w:rPr>
        <w:t>. Additionally, the team will have protocols to handle any adverse events, such as data breaches, and will work with the appropriate authorities to minimize any potential negative impacts. By taking these measures, the team will ensure that the risks associated with the research project are minimized</w:t>
      </w:r>
      <w:r w:rsidR="00EB410B">
        <w:rPr>
          <w:rFonts w:ascii="Arial" w:hAnsi="Arial" w:cs="Arial"/>
          <w:i w:val="0"/>
          <w:color w:val="auto"/>
        </w:rPr>
        <w:t xml:space="preserve"> and conducted ethically and responsibly</w:t>
      </w:r>
      <w:r w:rsidR="00CB6324">
        <w:rPr>
          <w:rFonts w:ascii="Arial" w:hAnsi="Arial" w:cs="Arial"/>
          <w:i w:val="0"/>
          <w:color w:val="auto"/>
        </w:rPr>
        <w:t xml:space="preserve"> </w:t>
      </w:r>
      <w:r w:rsidR="00D11A2A">
        <w:rPr>
          <w:rFonts w:ascii="Arial" w:hAnsi="Arial" w:cs="Arial"/>
          <w:i w:val="0"/>
          <w:color w:val="auto"/>
        </w:rPr>
        <w:fldChar w:fldCharType="begin"/>
      </w:r>
      <w:r w:rsidR="00CA6455">
        <w:rPr>
          <w:rFonts w:ascii="Arial" w:hAnsi="Arial" w:cs="Arial"/>
          <w:i w:val="0"/>
          <w:color w:val="auto"/>
        </w:rPr>
        <w:instrText xml:space="preserve"> ADDIN EN.CITE &lt;EndNote&gt;&lt;Cite&gt;&lt;Author&gt;Goldsteen&lt;/Author&gt;&lt;Year&gt;2021&lt;/Year&gt;&lt;RecNum&gt;417&lt;/RecNum&gt;&lt;DisplayText&gt;[56]&lt;/DisplayText&gt;&lt;record&gt;&lt;rec-number&gt;417&lt;/rec-number&gt;&lt;foreign-keys&gt;&lt;key app="EN" db-id="5szwxp0er2sa0tevxamvt5a9wdes925002ws" timestamp="1676452512"&gt;417&lt;/key&gt;&lt;/foreign-keys&gt;&lt;ref-type name="Journal Article"&gt;17&lt;/ref-type&gt;&lt;contributors&gt;&lt;authors&gt;&lt;author&gt;Goldsteen, Abigail&lt;/author&gt;&lt;author&gt;Ezov, Gilad&lt;/author&gt;&lt;author&gt;Shmelkin, Ron&lt;/author&gt;&lt;author&gt;Moffie, Micha&lt;/author&gt;&lt;author&gt;Farkash, Ariel&lt;/author&gt;&lt;/authors&gt;&lt;/contributors&gt;&lt;titles&gt;&lt;title&gt;Data minimization for GDPR compliance in machine learning models&lt;/title&gt;&lt;secondary-title&gt;AI and Ethics&lt;/secondary-title&gt;&lt;/titles&gt;&lt;periodical&gt;&lt;full-title&gt;AI and Ethics&lt;/full-title&gt;&lt;/periodical&gt;&lt;pages&gt;1-15&lt;/pages&gt;&lt;dates&gt;&lt;year&gt;2021&lt;/year&gt;&lt;/dates&gt;&lt;isbn&gt;2730-5953&lt;/isbn&gt;&lt;urls&gt;&lt;/urls&gt;&lt;/record&gt;&lt;/Cite&gt;&lt;/EndNote&gt;</w:instrText>
      </w:r>
      <w:r w:rsidR="00D11A2A">
        <w:rPr>
          <w:rFonts w:ascii="Arial" w:hAnsi="Arial" w:cs="Arial"/>
          <w:i w:val="0"/>
          <w:color w:val="auto"/>
        </w:rPr>
        <w:fldChar w:fldCharType="separate"/>
      </w:r>
      <w:r w:rsidR="00CA6455">
        <w:rPr>
          <w:rFonts w:ascii="Arial" w:hAnsi="Arial" w:cs="Arial"/>
          <w:i w:val="0"/>
          <w:noProof/>
          <w:color w:val="auto"/>
        </w:rPr>
        <w:t>[56]</w:t>
      </w:r>
      <w:r w:rsidR="00D11A2A">
        <w:rPr>
          <w:rFonts w:ascii="Arial" w:hAnsi="Arial" w:cs="Arial"/>
          <w:i w:val="0"/>
          <w:color w:val="auto"/>
        </w:rPr>
        <w:fldChar w:fldCharType="end"/>
      </w:r>
      <w:r w:rsidR="00CB6324">
        <w:rPr>
          <w:rFonts w:ascii="Arial" w:hAnsi="Arial" w:cs="Arial"/>
          <w:i w:val="0"/>
          <w:color w:val="auto"/>
        </w:rPr>
        <w:t>.</w:t>
      </w:r>
    </w:p>
    <w:p w14:paraId="4362D5DF" w14:textId="4AB03452" w:rsidR="00901C7D" w:rsidRDefault="00A44812" w:rsidP="006A29F5">
      <w:pPr>
        <w:pStyle w:val="Default"/>
        <w:numPr>
          <w:ilvl w:val="0"/>
          <w:numId w:val="16"/>
        </w:numPr>
        <w:spacing w:line="360" w:lineRule="auto"/>
        <w:jc w:val="both"/>
        <w:rPr>
          <w:rFonts w:ascii="Arial" w:hAnsi="Arial" w:cs="Arial"/>
          <w:i w:val="0"/>
          <w:color w:val="auto"/>
        </w:rPr>
      </w:pPr>
      <w:commentRangeStart w:id="1443"/>
      <w:del w:id="1444" w:author="Shobna Sawry" w:date="2023-03-05T21:56:00Z">
        <w:r w:rsidRPr="00901C7D" w:rsidDel="00AF0E47">
          <w:rPr>
            <w:rFonts w:ascii="Arial" w:hAnsi="Arial" w:cs="Arial"/>
            <w:i w:val="0"/>
            <w:color w:val="auto"/>
          </w:rPr>
          <w:delText>Informed consent is a cornerstone of ethical research</w:delText>
        </w:r>
        <w:r w:rsidR="00EB410B" w:rsidDel="00AF0E47">
          <w:rPr>
            <w:rFonts w:ascii="Arial" w:hAnsi="Arial" w:cs="Arial"/>
            <w:i w:val="0"/>
            <w:color w:val="auto"/>
          </w:rPr>
          <w:delText>. It</w:delText>
        </w:r>
        <w:r w:rsidR="00901C7D" w:rsidRPr="00901C7D" w:rsidDel="00AF0E47">
          <w:rPr>
            <w:rFonts w:ascii="Arial" w:hAnsi="Arial" w:cs="Arial"/>
            <w:i w:val="0"/>
            <w:color w:val="auto"/>
          </w:rPr>
          <w:delText xml:space="preserve"> is generally required to ensure that individuals fully understand the purpose and risks of a research project and can voluntarily decide whether or not to participate</w:delText>
        </w:r>
        <w:r w:rsidR="006C3105" w:rsidDel="00AF0E47">
          <w:rPr>
            <w:rFonts w:ascii="Arial" w:hAnsi="Arial" w:cs="Arial"/>
            <w:i w:val="0"/>
            <w:color w:val="auto"/>
          </w:rPr>
          <w:fldChar w:fldCharType="begin"/>
        </w:r>
        <w:r w:rsidR="00CA6455" w:rsidDel="00AF0E47">
          <w:rPr>
            <w:rFonts w:ascii="Arial" w:hAnsi="Arial" w:cs="Arial"/>
            <w:i w:val="0"/>
            <w:color w:val="auto"/>
          </w:rPr>
          <w:delInstrText xml:space="preserve"> ADDIN EN.CITE &lt;EndNote&gt;&lt;Cite&gt;&lt;Author&gt;Kadam&lt;/Author&gt;&lt;Year&gt;2017&lt;/Year&gt;&lt;RecNum&gt;430&lt;/RecNum&gt;&lt;DisplayText&gt;[57]&lt;/DisplayText&gt;&lt;record&gt;&lt;rec-number&gt;430&lt;/rec-number&gt;&lt;foreign-keys&gt;&lt;key app="EN" db-id="5szwxp0er2sa0tevxamvt5a9wdes925002ws" timestamp="1676454533"&gt;430&lt;/key&gt;&lt;/foreign-keys&gt;&lt;ref-type name="Journal Article"&gt;17&lt;/ref-type&gt;&lt;contributors&gt;&lt;authors&gt;&lt;author&gt;Kadam, Rashmi Ashish&lt;/author&gt;&lt;/authors&gt;&lt;/contributors&gt;&lt;titles&gt;&lt;title&gt;Informed consent process: a step further towards making it meaningful!&lt;/title&gt;&lt;secondary-title&gt;Perspectives in clinical research&lt;/secondary-title&gt;&lt;/titles&gt;&lt;periodical&gt;&lt;full-title&gt;Perspectives in clinical research&lt;/full-title&gt;&lt;/periodical&gt;&lt;pages&gt;107&lt;/pages&gt;&lt;volume&gt;8&lt;/volume&gt;&lt;number&gt;3&lt;/number&gt;&lt;dates&gt;&lt;year&gt;2017&lt;/year&gt;&lt;/dates&gt;&lt;urls&gt;&lt;/urls&gt;&lt;/record&gt;&lt;/Cite&gt;&lt;/EndNote&gt;</w:delInstrText>
        </w:r>
        <w:r w:rsidR="006C3105" w:rsidDel="00AF0E47">
          <w:rPr>
            <w:rFonts w:ascii="Arial" w:hAnsi="Arial" w:cs="Arial"/>
            <w:i w:val="0"/>
            <w:color w:val="auto"/>
          </w:rPr>
          <w:fldChar w:fldCharType="separate"/>
        </w:r>
        <w:r w:rsidR="00CA6455" w:rsidDel="00AF0E47">
          <w:rPr>
            <w:rFonts w:ascii="Arial" w:hAnsi="Arial" w:cs="Arial"/>
            <w:i w:val="0"/>
            <w:noProof/>
            <w:color w:val="auto"/>
          </w:rPr>
          <w:delText>[57]</w:delText>
        </w:r>
        <w:r w:rsidR="006C3105" w:rsidDel="00AF0E47">
          <w:rPr>
            <w:rFonts w:ascii="Arial" w:hAnsi="Arial" w:cs="Arial"/>
            <w:i w:val="0"/>
            <w:color w:val="auto"/>
          </w:rPr>
          <w:fldChar w:fldCharType="end"/>
        </w:r>
        <w:r w:rsidR="00901C7D" w:rsidRPr="00901C7D" w:rsidDel="00AF0E47">
          <w:rPr>
            <w:rFonts w:ascii="Arial" w:hAnsi="Arial" w:cs="Arial"/>
            <w:i w:val="0"/>
            <w:color w:val="auto"/>
          </w:rPr>
          <w:delText xml:space="preserve">. However, in this project, the carbon measurements do not involve human </w:delText>
        </w:r>
        <w:r w:rsidR="00EB410B" w:rsidDel="00AF0E47">
          <w:rPr>
            <w:rFonts w:ascii="Arial" w:hAnsi="Arial" w:cs="Arial"/>
            <w:i w:val="0"/>
            <w:color w:val="auto"/>
          </w:rPr>
          <w:delText>participants</w:delText>
        </w:r>
        <w:r w:rsidR="00901C7D" w:rsidRPr="00901C7D" w:rsidDel="00AF0E47">
          <w:rPr>
            <w:rFonts w:ascii="Arial" w:hAnsi="Arial" w:cs="Arial"/>
            <w:i w:val="0"/>
            <w:color w:val="auto"/>
          </w:rPr>
          <w:delText>, and the data will be collected from equipment and facilities</w:delText>
        </w:r>
      </w:del>
      <w:ins w:id="1445" w:author="Craig Parker" w:date="2023-03-03T13:26:00Z">
        <w:del w:id="1446" w:author="Shobna Sawry" w:date="2023-03-05T21:56:00Z">
          <w:r w:rsidR="00E50F6A" w:rsidRPr="00E50F6A" w:rsidDel="00AF0E47">
            <w:rPr>
              <w:rFonts w:ascii="Arial" w:hAnsi="Arial" w:cs="Arial"/>
              <w:i w:val="0"/>
              <w:color w:val="auto"/>
            </w:rPr>
            <w:delText xml:space="preserve"> </w:delText>
          </w:r>
          <w:r w:rsidR="00E50F6A" w:rsidRPr="00901C7D" w:rsidDel="00AF0E47">
            <w:rPr>
              <w:rFonts w:ascii="Arial" w:hAnsi="Arial" w:cs="Arial"/>
              <w:i w:val="0"/>
              <w:color w:val="auto"/>
            </w:rPr>
            <w:delText xml:space="preserve">However, </w:delText>
          </w:r>
        </w:del>
      </w:ins>
      <w:commentRangeEnd w:id="1443"/>
      <w:r w:rsidR="00AF0E47">
        <w:rPr>
          <w:rStyle w:val="CommentReference"/>
          <w:i w:val="0"/>
          <w:color w:val="auto"/>
        </w:rPr>
        <w:commentReference w:id="1443"/>
      </w:r>
      <w:ins w:id="1447" w:author="Craig Parker" w:date="2023-03-03T13:26:00Z">
        <w:r w:rsidR="00E50F6A" w:rsidRPr="00901C7D">
          <w:rPr>
            <w:rFonts w:ascii="Arial" w:hAnsi="Arial" w:cs="Arial"/>
            <w:i w:val="0"/>
            <w:color w:val="auto"/>
          </w:rPr>
          <w:t xml:space="preserve">in this project, the carbon measurements do not involve human </w:t>
        </w:r>
        <w:r w:rsidR="00E50F6A">
          <w:rPr>
            <w:rFonts w:ascii="Arial" w:hAnsi="Arial" w:cs="Arial"/>
            <w:i w:val="0"/>
            <w:color w:val="auto"/>
          </w:rPr>
          <w:t>participants</w:t>
        </w:r>
        <w:r w:rsidR="00E50F6A" w:rsidRPr="00901C7D">
          <w:rPr>
            <w:rFonts w:ascii="Arial" w:hAnsi="Arial" w:cs="Arial"/>
            <w:i w:val="0"/>
            <w:color w:val="auto"/>
          </w:rPr>
          <w:t>, and the data will be collected from equipment and facilities</w:t>
        </w:r>
      </w:ins>
      <w:r w:rsidR="00901C7D" w:rsidRPr="00901C7D">
        <w:rPr>
          <w:rFonts w:ascii="Arial" w:hAnsi="Arial" w:cs="Arial"/>
          <w:i w:val="0"/>
          <w:color w:val="auto"/>
        </w:rPr>
        <w:t xml:space="preserve">. As a result, informed consent is not required. Nonetheless, the research team will take steps to ensure that the data is collected </w:t>
      </w:r>
      <w:r w:rsidR="00EB410B">
        <w:rPr>
          <w:rFonts w:ascii="Arial" w:hAnsi="Arial" w:cs="Arial"/>
          <w:i w:val="0"/>
          <w:color w:val="auto"/>
        </w:rPr>
        <w:t>responsibly and ethically</w:t>
      </w:r>
      <w:r w:rsidR="00901C7D" w:rsidRPr="00901C7D">
        <w:rPr>
          <w:rFonts w:ascii="Arial" w:hAnsi="Arial" w:cs="Arial"/>
          <w:i w:val="0"/>
          <w:color w:val="auto"/>
        </w:rPr>
        <w:t xml:space="preserve"> and that any potential risks or ethical considerations</w:t>
      </w:r>
      <w:r w:rsidR="005C0119">
        <w:rPr>
          <w:rFonts w:ascii="Arial" w:hAnsi="Arial" w:cs="Arial"/>
          <w:i w:val="0"/>
          <w:color w:val="auto"/>
        </w:rPr>
        <w:t xml:space="preserve"> that emerge</w:t>
      </w:r>
      <w:r w:rsidR="00901C7D" w:rsidRPr="00901C7D">
        <w:rPr>
          <w:rFonts w:ascii="Arial" w:hAnsi="Arial" w:cs="Arial"/>
          <w:i w:val="0"/>
          <w:color w:val="auto"/>
        </w:rPr>
        <w:t xml:space="preserve"> are carefully considered and addressed.</w:t>
      </w:r>
    </w:p>
    <w:p w14:paraId="58DBFF17" w14:textId="5D16FDF7" w:rsidR="00F75D24" w:rsidRPr="00F327A1" w:rsidDel="00E50F6A" w:rsidRDefault="00F75D24" w:rsidP="006A29F5">
      <w:pPr>
        <w:pStyle w:val="Default"/>
        <w:numPr>
          <w:ilvl w:val="0"/>
          <w:numId w:val="16"/>
        </w:numPr>
        <w:spacing w:line="360" w:lineRule="auto"/>
        <w:jc w:val="both"/>
        <w:rPr>
          <w:del w:id="1448" w:author="Craig Parker" w:date="2023-03-03T13:26:00Z"/>
          <w:rFonts w:ascii="Arial" w:hAnsi="Arial" w:cs="Arial"/>
          <w:i w:val="0"/>
          <w:color w:val="auto"/>
        </w:rPr>
      </w:pPr>
      <w:del w:id="1449" w:author="Craig Parker" w:date="2023-03-03T13:26:00Z">
        <w:r w:rsidRPr="00F75D24" w:rsidDel="00E50F6A">
          <w:rPr>
            <w:rFonts w:ascii="Arial" w:hAnsi="Arial" w:cs="Arial"/>
            <w:i w:val="0"/>
            <w:color w:val="auto"/>
          </w:rPr>
          <w:lastRenderedPageBreak/>
          <w:delText>Good Participatory Practice (GPP) plan has been developed for the overall High Horizons project, of which this specific aspect is a part. The GPP plan outlines the project</w:delText>
        </w:r>
        <w:r w:rsidR="00F617C9" w:rsidDel="00E50F6A">
          <w:rPr>
            <w:rFonts w:ascii="Arial" w:hAnsi="Arial" w:cs="Arial"/>
            <w:i w:val="0"/>
            <w:color w:val="auto"/>
          </w:rPr>
          <w:delText>'</w:delText>
        </w:r>
        <w:r w:rsidRPr="00F75D24" w:rsidDel="00E50F6A">
          <w:rPr>
            <w:rFonts w:ascii="Arial" w:hAnsi="Arial" w:cs="Arial"/>
            <w:i w:val="0"/>
            <w:color w:val="auto"/>
          </w:rPr>
          <w:delText>s commitment to promoting community engagement and participation, ensuring that the community is involved in all aspects of the project, from the planning phase to the dissemination of results. The GPP plan emphasizes the importance of transparency, accountability, and community ownership, and it provides guidance on how to achieve these goals.</w:delText>
        </w:r>
      </w:del>
    </w:p>
    <w:p w14:paraId="5619C884" w14:textId="292259AA" w:rsidR="00E50F6A" w:rsidRPr="00F327A1" w:rsidRDefault="00E50F6A" w:rsidP="00E50F6A">
      <w:pPr>
        <w:pStyle w:val="Default"/>
        <w:numPr>
          <w:ilvl w:val="0"/>
          <w:numId w:val="16"/>
        </w:numPr>
        <w:spacing w:line="360" w:lineRule="auto"/>
        <w:jc w:val="both"/>
        <w:rPr>
          <w:ins w:id="1450" w:author="Craig Parker" w:date="2023-03-03T13:26:00Z"/>
          <w:rFonts w:ascii="Arial" w:hAnsi="Arial" w:cs="Arial"/>
          <w:i w:val="0"/>
          <w:color w:val="auto"/>
        </w:rPr>
      </w:pPr>
      <w:ins w:id="1451" w:author="Craig Parker" w:date="2023-03-03T13:26:00Z">
        <w:r w:rsidRPr="00F75D24">
          <w:rPr>
            <w:rFonts w:ascii="Arial" w:hAnsi="Arial" w:cs="Arial"/>
            <w:i w:val="0"/>
            <w:color w:val="auto"/>
          </w:rPr>
          <w:t xml:space="preserve">Good Participatory Practice (GPP) </w:t>
        </w:r>
        <w:commentRangeStart w:id="1452"/>
        <w:r w:rsidRPr="00F75D24">
          <w:rPr>
            <w:rFonts w:ascii="Arial" w:hAnsi="Arial" w:cs="Arial"/>
            <w:i w:val="0"/>
            <w:color w:val="auto"/>
          </w:rPr>
          <w:t xml:space="preserve">plan </w:t>
        </w:r>
      </w:ins>
      <w:commentRangeEnd w:id="1452"/>
      <w:r w:rsidR="00924269">
        <w:rPr>
          <w:rStyle w:val="CommentReference"/>
          <w:i w:val="0"/>
          <w:color w:val="auto"/>
        </w:rPr>
        <w:commentReference w:id="1452"/>
      </w:r>
      <w:ins w:id="1453" w:author="Craig Parker" w:date="2023-03-03T13:26:00Z">
        <w:r w:rsidRPr="00F75D24">
          <w:rPr>
            <w:rFonts w:ascii="Arial" w:hAnsi="Arial" w:cs="Arial"/>
            <w:i w:val="0"/>
            <w:color w:val="auto"/>
          </w:rPr>
          <w:t xml:space="preserve">has been developed for the overall High Horizons project, of which this specific </w:t>
        </w:r>
        <w:del w:id="1454" w:author="Shobna Sawry" w:date="2023-03-05T21:56:00Z">
          <w:r w:rsidRPr="00F75D24" w:rsidDel="00924269">
            <w:rPr>
              <w:rFonts w:ascii="Arial" w:hAnsi="Arial" w:cs="Arial"/>
              <w:i w:val="0"/>
              <w:color w:val="auto"/>
            </w:rPr>
            <w:delText>aspect</w:delText>
          </w:r>
        </w:del>
      </w:ins>
      <w:ins w:id="1455" w:author="Shobna Sawry" w:date="2023-03-05T21:56:00Z">
        <w:r w:rsidR="00924269">
          <w:rPr>
            <w:rFonts w:ascii="Arial" w:hAnsi="Arial" w:cs="Arial"/>
            <w:i w:val="0"/>
            <w:color w:val="auto"/>
          </w:rPr>
          <w:t>sub-study</w:t>
        </w:r>
      </w:ins>
      <w:ins w:id="1456" w:author="Craig Parker" w:date="2023-03-03T13:26:00Z">
        <w:r w:rsidRPr="00F75D24">
          <w:rPr>
            <w:rFonts w:ascii="Arial" w:hAnsi="Arial" w:cs="Arial"/>
            <w:i w:val="0"/>
            <w:color w:val="auto"/>
          </w:rPr>
          <w:t xml:space="preserve"> is a part. The GPP plan outlines the project</w:t>
        </w:r>
      </w:ins>
      <w:ins w:id="1457" w:author="Craig Parker" w:date="2023-03-03T16:29:00Z">
        <w:r w:rsidR="002135D5">
          <w:rPr>
            <w:rFonts w:ascii="Arial" w:hAnsi="Arial" w:cs="Arial"/>
            <w:i w:val="0"/>
            <w:color w:val="auto"/>
          </w:rPr>
          <w:t>'</w:t>
        </w:r>
      </w:ins>
      <w:ins w:id="1458" w:author="Craig Parker" w:date="2023-03-03T13:26:00Z">
        <w:r w:rsidRPr="00F75D24">
          <w:rPr>
            <w:rFonts w:ascii="Arial" w:hAnsi="Arial" w:cs="Arial"/>
            <w:i w:val="0"/>
            <w:color w:val="auto"/>
          </w:rPr>
          <w:t>s commitment to promoting community engagement and participation, ensuring that the community is involved in all aspects of the project, from the planning phase to the dissemination of results. The GPP plan emphasizes the importance of transparency, accountability, and community ownership</w:t>
        </w:r>
      </w:ins>
      <w:ins w:id="1459" w:author="Craig Parker" w:date="2023-03-03T16:33:00Z">
        <w:r w:rsidR="00007DDD">
          <w:rPr>
            <w:rFonts w:ascii="Arial" w:hAnsi="Arial" w:cs="Arial"/>
            <w:i w:val="0"/>
            <w:color w:val="auto"/>
          </w:rPr>
          <w:t xml:space="preserve"> and provides guidance on achieving</w:t>
        </w:r>
      </w:ins>
      <w:ins w:id="1460" w:author="Craig Parker" w:date="2023-03-03T13:26:00Z">
        <w:r w:rsidRPr="00F75D24">
          <w:rPr>
            <w:rFonts w:ascii="Arial" w:hAnsi="Arial" w:cs="Arial"/>
            <w:i w:val="0"/>
            <w:color w:val="auto"/>
          </w:rPr>
          <w:t xml:space="preserve"> these goals.</w:t>
        </w:r>
      </w:ins>
    </w:p>
    <w:p w14:paraId="74D68C40" w14:textId="3C1E8969" w:rsidR="00F95F79" w:rsidRDefault="00F95F79" w:rsidP="006A29F5">
      <w:pPr>
        <w:pStyle w:val="Default"/>
        <w:numPr>
          <w:ilvl w:val="0"/>
          <w:numId w:val="16"/>
        </w:numPr>
        <w:spacing w:line="360" w:lineRule="auto"/>
        <w:jc w:val="both"/>
        <w:rPr>
          <w:rFonts w:ascii="Arial" w:hAnsi="Arial" w:cs="Arial"/>
          <w:i w:val="0"/>
          <w:color w:val="auto"/>
        </w:rPr>
      </w:pPr>
      <w:r w:rsidRPr="00F95F79">
        <w:rPr>
          <w:rFonts w:ascii="Arial" w:hAnsi="Arial" w:cs="Arial"/>
          <w:i w:val="0"/>
          <w:color w:val="auto"/>
        </w:rPr>
        <w:t>The</w:t>
      </w:r>
      <w:r w:rsidR="00A12A92">
        <w:rPr>
          <w:rFonts w:ascii="Arial" w:hAnsi="Arial" w:cs="Arial"/>
          <w:i w:val="0"/>
          <w:color w:val="auto"/>
        </w:rPr>
        <w:t xml:space="preserve"> potential</w:t>
      </w:r>
      <w:r w:rsidRPr="00F95F79">
        <w:rPr>
          <w:rFonts w:ascii="Arial" w:hAnsi="Arial" w:cs="Arial"/>
          <w:i w:val="0"/>
          <w:color w:val="auto"/>
        </w:rPr>
        <w:t xml:space="preserve"> benefits of this research project are significant and extend beyond the participating communities to society as a whole</w:t>
      </w:r>
      <w:r w:rsidR="005B326D">
        <w:rPr>
          <w:rFonts w:ascii="Arial" w:hAnsi="Arial" w:cs="Arial"/>
          <w:i w:val="0"/>
          <w:color w:val="auto"/>
        </w:rPr>
        <w:fldChar w:fldCharType="begin"/>
      </w:r>
      <w:r w:rsidR="00CA6455">
        <w:rPr>
          <w:rFonts w:ascii="Arial" w:hAnsi="Arial" w:cs="Arial"/>
          <w:i w:val="0"/>
          <w:color w:val="auto"/>
        </w:rPr>
        <w:instrText xml:space="preserve"> ADDIN EN.CITE &lt;EndNote&gt;&lt;Cite&gt;&lt;RecNum&gt;469&lt;/RecNum&gt;&lt;DisplayText&gt;[58]&lt;/DisplayText&gt;&lt;record&gt;&lt;rec-number&gt;469&lt;/rec-number&gt;&lt;foreign-keys&gt;&lt;key app="EN" db-id="5szwxp0er2sa0tevxamvt5a9wdes925002ws" timestamp="1676632362"&gt;469&lt;/key&gt;&lt;/foreign-keys&gt;&lt;ref-type name="Journal Article"&gt;17&lt;/ref-type&gt;&lt;contributors&gt;&lt;/contributors&gt;&lt;titles&gt;&lt;title&gt;National Institute of Environmental Health Sciences (NIEHS). (n.d.). What is Bioethics? Retrieved from https://www.niehs.nih.gov/research/resources/bioethics/whatis/index.cfm&lt;/title&gt;&lt;/titles&gt;&lt;dates&gt;&lt;/dates&gt;&lt;urls&gt;&lt;/urls&gt;&lt;/record&gt;&lt;/Cite&gt;&lt;/EndNote&gt;</w:instrText>
      </w:r>
      <w:r w:rsidR="005B326D">
        <w:rPr>
          <w:rFonts w:ascii="Arial" w:hAnsi="Arial" w:cs="Arial"/>
          <w:i w:val="0"/>
          <w:color w:val="auto"/>
        </w:rPr>
        <w:fldChar w:fldCharType="separate"/>
      </w:r>
      <w:r w:rsidR="00CA6455">
        <w:rPr>
          <w:rFonts w:ascii="Arial" w:hAnsi="Arial" w:cs="Arial"/>
          <w:i w:val="0"/>
          <w:noProof/>
          <w:color w:val="auto"/>
        </w:rPr>
        <w:t>[58]</w:t>
      </w:r>
      <w:r w:rsidR="005B326D">
        <w:rPr>
          <w:rFonts w:ascii="Arial" w:hAnsi="Arial" w:cs="Arial"/>
          <w:i w:val="0"/>
          <w:color w:val="auto"/>
        </w:rPr>
        <w:fldChar w:fldCharType="end"/>
      </w:r>
      <w:r w:rsidRPr="00F95F79">
        <w:rPr>
          <w:rFonts w:ascii="Arial" w:hAnsi="Arial" w:cs="Arial"/>
          <w:i w:val="0"/>
          <w:color w:val="auto"/>
        </w:rPr>
        <w:t xml:space="preserve">. The </w:t>
      </w:r>
      <w:del w:id="1461" w:author="Craig Parker" w:date="2023-03-03T16:23:00Z">
        <w:r w:rsidRPr="00F95F79" w:rsidDel="009D1181">
          <w:rPr>
            <w:rFonts w:ascii="Arial" w:hAnsi="Arial" w:cs="Arial"/>
            <w:i w:val="0"/>
            <w:color w:val="auto"/>
          </w:rPr>
          <w:delText>project</w:delText>
        </w:r>
        <w:r w:rsidR="00F617C9" w:rsidDel="009D1181">
          <w:rPr>
            <w:rFonts w:ascii="Arial" w:hAnsi="Arial" w:cs="Arial"/>
            <w:i w:val="0"/>
            <w:color w:val="auto"/>
          </w:rPr>
          <w:delText>'</w:delText>
        </w:r>
        <w:r w:rsidRPr="00F95F79" w:rsidDel="009D1181">
          <w:rPr>
            <w:rFonts w:ascii="Arial" w:hAnsi="Arial" w:cs="Arial"/>
            <w:i w:val="0"/>
            <w:color w:val="auto"/>
          </w:rPr>
          <w:delText xml:space="preserve">s </w:delText>
        </w:r>
      </w:del>
      <w:ins w:id="1462" w:author="Craig Parker" w:date="2023-03-03T16:23:00Z">
        <w:r w:rsidR="009D1181" w:rsidRPr="00F95F79">
          <w:rPr>
            <w:rFonts w:ascii="Arial" w:hAnsi="Arial" w:cs="Arial"/>
            <w:i w:val="0"/>
            <w:color w:val="auto"/>
          </w:rPr>
          <w:t>project</w:t>
        </w:r>
      </w:ins>
      <w:ins w:id="1463" w:author="Craig Parker" w:date="2023-03-03T16:29:00Z">
        <w:r w:rsidR="002135D5">
          <w:rPr>
            <w:rFonts w:ascii="Arial" w:hAnsi="Arial" w:cs="Arial"/>
            <w:i w:val="0"/>
            <w:color w:val="auto"/>
          </w:rPr>
          <w:t>'</w:t>
        </w:r>
      </w:ins>
      <w:ins w:id="1464" w:author="Craig Parker" w:date="2023-03-03T16:23:00Z">
        <w:r w:rsidR="009D1181" w:rsidRPr="00F95F79">
          <w:rPr>
            <w:rFonts w:ascii="Arial" w:hAnsi="Arial" w:cs="Arial"/>
            <w:i w:val="0"/>
            <w:color w:val="auto"/>
          </w:rPr>
          <w:t xml:space="preserve">s </w:t>
        </w:r>
      </w:ins>
      <w:r w:rsidRPr="00F95F79">
        <w:rPr>
          <w:rFonts w:ascii="Arial" w:hAnsi="Arial" w:cs="Arial"/>
          <w:i w:val="0"/>
          <w:color w:val="auto"/>
        </w:rPr>
        <w:t xml:space="preserve">outcomes will be useful in informing policy development, identifying environmental and health risks, and developing strategies to mitigate those risks. </w:t>
      </w:r>
      <w:r w:rsidR="00254CB4">
        <w:rPr>
          <w:rFonts w:ascii="Arial" w:hAnsi="Arial" w:cs="Arial"/>
          <w:i w:val="0"/>
          <w:color w:val="auto"/>
        </w:rPr>
        <w:t>T</w:t>
      </w:r>
      <w:r w:rsidRPr="00F95F79">
        <w:rPr>
          <w:rFonts w:ascii="Arial" w:hAnsi="Arial" w:cs="Arial"/>
          <w:i w:val="0"/>
          <w:color w:val="auto"/>
        </w:rPr>
        <w:t xml:space="preserve">he </w:t>
      </w:r>
      <w:del w:id="1465" w:author="Craig Parker" w:date="2023-03-03T16:23:00Z">
        <w:r w:rsidRPr="00F95F79" w:rsidDel="009D1181">
          <w:rPr>
            <w:rFonts w:ascii="Arial" w:hAnsi="Arial" w:cs="Arial"/>
            <w:i w:val="0"/>
            <w:color w:val="auto"/>
          </w:rPr>
          <w:delText>project</w:delText>
        </w:r>
        <w:r w:rsidR="00F617C9" w:rsidDel="009D1181">
          <w:rPr>
            <w:rFonts w:ascii="Arial" w:hAnsi="Arial" w:cs="Arial"/>
            <w:i w:val="0"/>
            <w:color w:val="auto"/>
          </w:rPr>
          <w:delText>'</w:delText>
        </w:r>
        <w:r w:rsidRPr="00F95F79" w:rsidDel="009D1181">
          <w:rPr>
            <w:rFonts w:ascii="Arial" w:hAnsi="Arial" w:cs="Arial"/>
            <w:i w:val="0"/>
            <w:color w:val="auto"/>
          </w:rPr>
          <w:delText xml:space="preserve">s </w:delText>
        </w:r>
      </w:del>
      <w:ins w:id="1466" w:author="Craig Parker" w:date="2023-03-03T16:23:00Z">
        <w:r w:rsidR="009D1181" w:rsidRPr="00F95F79">
          <w:rPr>
            <w:rFonts w:ascii="Arial" w:hAnsi="Arial" w:cs="Arial"/>
            <w:i w:val="0"/>
            <w:color w:val="auto"/>
          </w:rPr>
          <w:t>project</w:t>
        </w:r>
      </w:ins>
      <w:ins w:id="1467" w:author="Craig Parker" w:date="2023-03-03T16:29:00Z">
        <w:r w:rsidR="002135D5">
          <w:rPr>
            <w:rFonts w:ascii="Arial" w:hAnsi="Arial" w:cs="Arial"/>
            <w:i w:val="0"/>
            <w:color w:val="auto"/>
          </w:rPr>
          <w:t>'</w:t>
        </w:r>
      </w:ins>
      <w:ins w:id="1468" w:author="Craig Parker" w:date="2023-03-03T16:23:00Z">
        <w:r w:rsidR="009D1181" w:rsidRPr="00F95F79">
          <w:rPr>
            <w:rFonts w:ascii="Arial" w:hAnsi="Arial" w:cs="Arial"/>
            <w:i w:val="0"/>
            <w:color w:val="auto"/>
          </w:rPr>
          <w:t xml:space="preserve">s </w:t>
        </w:r>
      </w:ins>
      <w:r w:rsidRPr="00F95F79">
        <w:rPr>
          <w:rFonts w:ascii="Arial" w:hAnsi="Arial" w:cs="Arial"/>
          <w:i w:val="0"/>
          <w:color w:val="auto"/>
        </w:rPr>
        <w:t>potential to reduce carbon emissions is also significant, as carbon emissions contribute to climate change and negatively impact the environment</w:t>
      </w:r>
      <w:r w:rsidR="00161795">
        <w:rPr>
          <w:rFonts w:ascii="Arial" w:hAnsi="Arial" w:cs="Arial"/>
          <w:i w:val="0"/>
          <w:color w:val="auto"/>
        </w:rPr>
        <w:fldChar w:fldCharType="begin"/>
      </w:r>
      <w:r w:rsidR="00CA6455">
        <w:rPr>
          <w:rFonts w:ascii="Arial" w:hAnsi="Arial" w:cs="Arial"/>
          <w:i w:val="0"/>
          <w:color w:val="auto"/>
        </w:rPr>
        <w:instrText xml:space="preserve"> ADDIN EN.CITE &lt;EndNote&gt;&lt;Cite&gt;&lt;RecNum&gt;456&lt;/RecNum&gt;&lt;DisplayText&gt;[59]&lt;/DisplayText&gt;&lt;record&gt;&lt;rec-number&gt;456&lt;/rec-number&gt;&lt;foreign-keys&gt;&lt;key app="EN" db-id="5szwxp0er2sa0tevxamvt5a9wdes925002ws" timestamp="1676627805"&gt;456&lt;/key&gt;&lt;/foreign-keys&gt;&lt;ref-type name="Journal Article"&gt;17&lt;/ref-type&gt;&lt;contributors&gt;&lt;/contributors&gt;&lt;titles&gt;&lt;title&gt;Centers for Disease Control and Prevention. (n.d.). Climate Effects on Health. Retrieved from https://www.cdc.gov/climateandhealth/effects/default.htm#:~:text=The%20health%20effects%20of%20these,and%20threats%20to%20mental%20health&lt;/title&gt;&lt;/titles&gt;&lt;dates&gt;&lt;/dates&gt;&lt;urls&gt;&lt;/urls&gt;&lt;/record&gt;&lt;/Cite&gt;&lt;/EndNote&gt;</w:instrText>
      </w:r>
      <w:r w:rsidR="00161795">
        <w:rPr>
          <w:rFonts w:ascii="Arial" w:hAnsi="Arial" w:cs="Arial"/>
          <w:i w:val="0"/>
          <w:color w:val="auto"/>
        </w:rPr>
        <w:fldChar w:fldCharType="separate"/>
      </w:r>
      <w:r w:rsidR="00CA6455">
        <w:rPr>
          <w:rFonts w:ascii="Arial" w:hAnsi="Arial" w:cs="Arial"/>
          <w:i w:val="0"/>
          <w:noProof/>
          <w:color w:val="auto"/>
        </w:rPr>
        <w:t>[59]</w:t>
      </w:r>
      <w:r w:rsidR="00161795">
        <w:rPr>
          <w:rFonts w:ascii="Arial" w:hAnsi="Arial" w:cs="Arial"/>
          <w:i w:val="0"/>
          <w:color w:val="auto"/>
        </w:rPr>
        <w:fldChar w:fldCharType="end"/>
      </w:r>
      <w:r w:rsidRPr="00F95F79">
        <w:rPr>
          <w:rFonts w:ascii="Arial" w:hAnsi="Arial" w:cs="Arial"/>
          <w:i w:val="0"/>
          <w:color w:val="auto"/>
        </w:rPr>
        <w:t>. Therefore, the benefits of the project, which include better health policy, improved environmental health, and reduced carbon emissions, far outweigh the potential risks involved</w:t>
      </w:r>
      <w:r w:rsidR="00E67EAE">
        <w:rPr>
          <w:rFonts w:ascii="Arial" w:hAnsi="Arial" w:cs="Arial"/>
          <w:i w:val="0"/>
          <w:color w:val="auto"/>
        </w:rPr>
        <w:t>.</w:t>
      </w:r>
    </w:p>
    <w:p w14:paraId="20101895" w14:textId="0CF982DE" w:rsidR="00E50599" w:rsidRPr="00007DDD" w:rsidDel="00007DDD" w:rsidRDefault="00472251" w:rsidP="006A29F5">
      <w:pPr>
        <w:pStyle w:val="Default"/>
        <w:numPr>
          <w:ilvl w:val="0"/>
          <w:numId w:val="16"/>
        </w:numPr>
        <w:spacing w:line="360" w:lineRule="auto"/>
        <w:jc w:val="both"/>
        <w:rPr>
          <w:del w:id="1469" w:author="Craig Parker" w:date="2023-03-03T16:33:00Z"/>
          <w:rFonts w:ascii="Arial" w:hAnsi="Arial" w:cs="Arial"/>
          <w:i w:val="0"/>
          <w:color w:val="auto"/>
        </w:rPr>
      </w:pPr>
      <w:del w:id="1470" w:author="Craig Parker" w:date="2023-03-03T16:33:00Z">
        <w:r w:rsidRPr="00007DDD" w:rsidDel="00007DDD">
          <w:rPr>
            <w:rFonts w:ascii="Arial" w:hAnsi="Arial" w:cs="Arial"/>
          </w:rPr>
          <w:delText>I</w:delText>
        </w:r>
        <w:r w:rsidR="00E50599" w:rsidRPr="00007DDD" w:rsidDel="00007DDD">
          <w:rPr>
            <w:rFonts w:ascii="Arial" w:hAnsi="Arial" w:cs="Arial"/>
          </w:rPr>
          <w:delText>nformation</w:delText>
        </w:r>
        <w:r w:rsidRPr="00007DDD" w:rsidDel="00007DDD">
          <w:rPr>
            <w:rFonts w:ascii="Arial" w:hAnsi="Arial" w:cs="Arial"/>
          </w:rPr>
          <w:delText xml:space="preserve"> collected in the tool will be</w:delText>
        </w:r>
        <w:r w:rsidR="00E50599" w:rsidRPr="00007DDD" w:rsidDel="00007DDD">
          <w:rPr>
            <w:rFonts w:ascii="Arial" w:hAnsi="Arial" w:cs="Arial"/>
          </w:rPr>
          <w:delText xml:space="preserve"> kept confidential.</w:delText>
        </w:r>
        <w:r w:rsidR="00170388" w:rsidRPr="00007DDD" w:rsidDel="00007DDD">
          <w:rPr>
            <w:rFonts w:ascii="Arial" w:hAnsi="Arial" w:cs="Arial"/>
          </w:rPr>
          <w:delText xml:space="preserve"> </w:delText>
        </w:r>
        <w:r w:rsidR="00E50599" w:rsidRPr="00007DDD" w:rsidDel="00007DDD">
          <w:rPr>
            <w:rFonts w:ascii="Arial" w:hAnsi="Arial" w:cs="Arial"/>
          </w:rPr>
          <w:delText>Our team will continuously monitor the project to ensur</w:delText>
        </w:r>
        <w:r w:rsidR="007E4238" w:rsidRPr="00007DDD" w:rsidDel="00007DDD">
          <w:rPr>
            <w:rFonts w:ascii="Arial" w:hAnsi="Arial" w:cs="Arial"/>
          </w:rPr>
          <w:delText>e that we</w:delText>
        </w:r>
        <w:r w:rsidR="00E50599" w:rsidRPr="00007DDD" w:rsidDel="00007DDD">
          <w:rPr>
            <w:rFonts w:ascii="Arial" w:hAnsi="Arial" w:cs="Arial"/>
          </w:rPr>
          <w:delText xml:space="preserve"> identify any potential risks or issues that may arise. We will take appropriate steps to address these issues and work to continuously improve the </w:delText>
        </w:r>
      </w:del>
      <w:del w:id="1471" w:author="Craig Parker" w:date="2023-03-03T16:23:00Z">
        <w:r w:rsidR="00E50599" w:rsidRPr="00007DDD" w:rsidDel="009D1181">
          <w:rPr>
            <w:rFonts w:ascii="Arial" w:hAnsi="Arial" w:cs="Arial"/>
          </w:rPr>
          <w:delText>project</w:delText>
        </w:r>
        <w:r w:rsidR="00F617C9" w:rsidRPr="00007DDD" w:rsidDel="009D1181">
          <w:rPr>
            <w:rFonts w:ascii="Arial" w:hAnsi="Arial" w:cs="Arial"/>
          </w:rPr>
          <w:delText>'</w:delText>
        </w:r>
        <w:r w:rsidR="00E50599" w:rsidRPr="00007DDD" w:rsidDel="009D1181">
          <w:rPr>
            <w:rFonts w:ascii="Arial" w:hAnsi="Arial" w:cs="Arial"/>
          </w:rPr>
          <w:delText xml:space="preserve">s </w:delText>
        </w:r>
      </w:del>
      <w:del w:id="1472" w:author="Craig Parker" w:date="2023-03-03T16:33:00Z">
        <w:r w:rsidR="00E50599" w:rsidRPr="00007DDD" w:rsidDel="00007DDD">
          <w:rPr>
            <w:rFonts w:ascii="Arial" w:hAnsi="Arial" w:cs="Arial"/>
          </w:rPr>
          <w:delText>ethical standards throughout its duration.</w:delText>
        </w:r>
      </w:del>
    </w:p>
    <w:p w14:paraId="034AB495" w14:textId="4EA6F9DC" w:rsidR="00486CCF" w:rsidRPr="00007DDD" w:rsidDel="00882038" w:rsidRDefault="00227538" w:rsidP="008309E0">
      <w:pPr>
        <w:pStyle w:val="Default"/>
        <w:numPr>
          <w:ilvl w:val="0"/>
          <w:numId w:val="16"/>
        </w:numPr>
        <w:spacing w:line="360" w:lineRule="auto"/>
        <w:jc w:val="both"/>
        <w:rPr>
          <w:del w:id="1473" w:author="Craig Parker" w:date="2023-03-02T22:40:00Z"/>
          <w:rFonts w:ascii="Arial" w:hAnsi="Arial" w:cs="Arial"/>
          <w:i w:val="0"/>
          <w:color w:val="auto"/>
        </w:rPr>
      </w:pPr>
      <w:moveToRangeStart w:id="1474" w:author="Shobna Sawry" w:date="2023-03-05T21:57:00Z" w:name="move128945886"/>
      <w:moveTo w:id="1475" w:author="Shobna Sawry" w:date="2023-03-05T21:57:00Z">
        <w:r w:rsidRPr="004541B7">
          <w:rPr>
            <w:rFonts w:ascii="Arial" w:hAnsi="Arial" w:cs="Arial"/>
          </w:rPr>
          <w:t xml:space="preserve">We will ensure that all data collected and processed is done so in accordance with </w:t>
        </w:r>
        <w:del w:id="1476" w:author="Shobna Sawry" w:date="2023-03-05T21:57:00Z">
          <w:r w:rsidRPr="004541B7" w:rsidDel="00227538">
            <w:rPr>
              <w:rFonts w:ascii="Arial" w:hAnsi="Arial" w:cs="Arial"/>
            </w:rPr>
            <w:delText>these</w:delText>
          </w:r>
        </w:del>
      </w:moveTo>
      <w:ins w:id="1477" w:author="Shobna Sawry" w:date="2023-03-05T21:57:00Z">
        <w:r>
          <w:rPr>
            <w:rFonts w:ascii="Arial" w:hAnsi="Arial" w:cs="Arial"/>
          </w:rPr>
          <w:t>country-specific</w:t>
        </w:r>
      </w:ins>
      <w:moveTo w:id="1478" w:author="Shobna Sawry" w:date="2023-03-05T21:57:00Z">
        <w:r w:rsidRPr="004541B7">
          <w:rPr>
            <w:rFonts w:ascii="Arial" w:hAnsi="Arial" w:cs="Arial"/>
          </w:rPr>
          <w:t xml:space="preserve"> laws and regulations</w:t>
        </w:r>
        <w:del w:id="1479" w:author="Shobna Sawry" w:date="2023-03-05T21:58:00Z">
          <w:r w:rsidRPr="004541B7" w:rsidDel="00227538">
            <w:rPr>
              <w:rFonts w:ascii="Arial" w:hAnsi="Arial" w:cs="Arial"/>
            </w:rPr>
            <w:delText xml:space="preserve">. </w:delText>
          </w:r>
        </w:del>
      </w:moveTo>
      <w:moveToRangeEnd w:id="1474"/>
      <w:commentRangeStart w:id="1480"/>
      <w:del w:id="1481" w:author="Shobna Sawry" w:date="2023-03-05T21:58:00Z">
        <w:r w:rsidR="00623B1C" w:rsidRPr="004541B7" w:rsidDel="00227538">
          <w:rPr>
            <w:rFonts w:ascii="Arial" w:hAnsi="Arial" w:cs="Arial"/>
          </w:rPr>
          <w:delText xml:space="preserve">Protecting </w:delText>
        </w:r>
        <w:commentRangeEnd w:id="1480"/>
        <w:r w:rsidR="00924269" w:rsidDel="00227538">
          <w:rPr>
            <w:rStyle w:val="CommentReference"/>
            <w:i w:val="0"/>
            <w:color w:val="auto"/>
          </w:rPr>
          <w:commentReference w:id="1480"/>
        </w:r>
        <w:r w:rsidR="00623B1C" w:rsidRPr="004541B7" w:rsidDel="00227538">
          <w:rPr>
            <w:rFonts w:ascii="Arial" w:hAnsi="Arial" w:cs="Arial"/>
          </w:rPr>
          <w:delText xml:space="preserve">data privacy is critical </w:delText>
        </w:r>
        <w:r w:rsidR="00623B1C" w:rsidRPr="004541B7" w:rsidDel="00227538">
          <w:rPr>
            <w:rFonts w:ascii="Arial" w:hAnsi="Arial" w:cs="Arial"/>
          </w:rPr>
          <w:lastRenderedPageBreak/>
          <w:delText>to ensuring the ethical and responsible conduct of research. We are aware of the data privacy laws in each of the participating countries</w:delText>
        </w:r>
      </w:del>
      <w:r w:rsidR="00623B1C" w:rsidRPr="004541B7">
        <w:rPr>
          <w:rFonts w:ascii="Arial" w:hAnsi="Arial" w:cs="Arial"/>
        </w:rPr>
        <w:t>, including the Kenyan Data Protection Act</w:t>
      </w:r>
      <w:r w:rsidR="00634BA6" w:rsidRPr="004541B7">
        <w:rPr>
          <w:rFonts w:ascii="Arial" w:hAnsi="Arial" w:cs="Arial"/>
        </w:rPr>
        <w:fldChar w:fldCharType="begin"/>
      </w:r>
      <w:r w:rsidR="00CA6455" w:rsidRPr="004541B7">
        <w:rPr>
          <w:rFonts w:ascii="Arial" w:hAnsi="Arial" w:cs="Arial"/>
        </w:rPr>
        <w:instrText xml:space="preserve"> ADDIN EN.CITE &lt;EndNote&gt;&lt;Cite&gt;&lt;RecNum&gt;467&lt;/RecNum&gt;&lt;DisplayText&gt;[60]&lt;/DisplayText&gt;&lt;record&gt;&lt;rec-number&gt;467&lt;/rec-number&gt;&lt;foreign-keys&gt;&lt;key app="EN" db-id="5szwxp0er2sa0tevxamvt5a9wdes925002ws" timestamp="1676631988"&gt;467&lt;/key&gt;&lt;/foreign-keys&gt;&lt;ref-type name="Journal Article"&gt;17&lt;/ref-type&gt;&lt;contributors&gt;&lt;/contributors&gt;&lt;titles&gt;&lt;title&gt;Office of the Data Protection Commissioner (ODPC). (2019). Data Protection Act. Retrieved from https://www.odpc.go.ke/dpa-act/&lt;/title&gt;&lt;/titles&gt;&lt;dates&gt;&lt;/dates&gt;&lt;urls&gt;&lt;/urls&gt;&lt;/record&gt;&lt;/Cite&gt;&lt;/EndNote&gt;</w:instrText>
      </w:r>
      <w:r w:rsidR="00634BA6" w:rsidRPr="004541B7">
        <w:rPr>
          <w:rFonts w:ascii="Arial" w:hAnsi="Arial" w:cs="Arial"/>
        </w:rPr>
        <w:fldChar w:fldCharType="separate"/>
      </w:r>
      <w:r w:rsidR="00CA6455" w:rsidRPr="004541B7">
        <w:rPr>
          <w:rFonts w:ascii="Arial" w:hAnsi="Arial" w:cs="Arial"/>
          <w:noProof/>
        </w:rPr>
        <w:t>[60]</w:t>
      </w:r>
      <w:r w:rsidR="00634BA6" w:rsidRPr="004541B7">
        <w:rPr>
          <w:rFonts w:ascii="Arial" w:hAnsi="Arial" w:cs="Arial"/>
        </w:rPr>
        <w:fldChar w:fldCharType="end"/>
      </w:r>
      <w:r w:rsidR="00623B1C" w:rsidRPr="004541B7">
        <w:rPr>
          <w:rFonts w:ascii="Arial" w:hAnsi="Arial" w:cs="Arial"/>
        </w:rPr>
        <w:t>, the South African Protection of Personal Information Act</w:t>
      </w:r>
      <w:r w:rsidR="00B4556D" w:rsidRPr="004541B7">
        <w:rPr>
          <w:rFonts w:ascii="Arial" w:hAnsi="Arial" w:cs="Arial"/>
        </w:rPr>
        <w:fldChar w:fldCharType="begin"/>
      </w:r>
      <w:r w:rsidR="00CA6455" w:rsidRPr="004541B7">
        <w:rPr>
          <w:rFonts w:ascii="Arial" w:hAnsi="Arial" w:cs="Arial"/>
        </w:rPr>
        <w:instrText xml:space="preserve"> ADDIN EN.CITE &lt;EndNote&gt;&lt;Cite&gt;&lt;RecNum&gt;466&lt;/RecNum&gt;&lt;DisplayText&gt;[61]&lt;/DisplayText&gt;&lt;record&gt;&lt;rec-number&gt;466&lt;/rec-number&gt;&lt;foreign-keys&gt;&lt;key app="EN" db-id="5szwxp0er2sa0tevxamvt5a9wdes925002ws" timestamp="1676631849"&gt;466&lt;/key&gt;&lt;/foreign-keys&gt;&lt;ref-type name="Journal Article"&gt;17&lt;/ref-type&gt;&lt;contributors&gt;&lt;/contributors&gt;&lt;titles&gt;&lt;title&gt;South African Government. (2013). Protection of Personal Information Act, 2013. Retrieved from https://www.gov.za/documents/protection-personal-information-act&lt;/title&gt;&lt;/titles&gt;&lt;dates&gt;&lt;/dates&gt;&lt;urls&gt;&lt;/urls&gt;&lt;/record&gt;&lt;/Cite&gt;&lt;/EndNote&gt;</w:instrText>
      </w:r>
      <w:r w:rsidR="00B4556D" w:rsidRPr="004541B7">
        <w:rPr>
          <w:rFonts w:ascii="Arial" w:hAnsi="Arial" w:cs="Arial"/>
        </w:rPr>
        <w:fldChar w:fldCharType="separate"/>
      </w:r>
      <w:r w:rsidR="00CA6455" w:rsidRPr="004541B7">
        <w:rPr>
          <w:rFonts w:ascii="Arial" w:hAnsi="Arial" w:cs="Arial"/>
          <w:noProof/>
        </w:rPr>
        <w:t>[61]</w:t>
      </w:r>
      <w:r w:rsidR="00B4556D" w:rsidRPr="004541B7">
        <w:rPr>
          <w:rFonts w:ascii="Arial" w:hAnsi="Arial" w:cs="Arial"/>
        </w:rPr>
        <w:fldChar w:fldCharType="end"/>
      </w:r>
      <w:r w:rsidR="00623B1C" w:rsidRPr="004541B7">
        <w:rPr>
          <w:rFonts w:ascii="Arial" w:hAnsi="Arial" w:cs="Arial"/>
        </w:rPr>
        <w:t>, and the Zimbabwe Data Protection Act</w:t>
      </w:r>
      <w:r w:rsidR="00F7369C" w:rsidRPr="004541B7">
        <w:rPr>
          <w:rFonts w:ascii="Arial" w:hAnsi="Arial" w:cs="Arial"/>
        </w:rPr>
        <w:fldChar w:fldCharType="begin"/>
      </w:r>
      <w:r w:rsidR="00CA6455" w:rsidRPr="004541B7">
        <w:rPr>
          <w:rFonts w:ascii="Arial" w:hAnsi="Arial" w:cs="Arial"/>
        </w:rPr>
        <w:instrText xml:space="preserve"> ADDIN EN.CITE &lt;EndNote&gt;&lt;Cite&gt;&lt;RecNum&gt;468&lt;/RecNum&gt;&lt;DisplayText&gt;[62]&lt;/DisplayText&gt;&lt;record&gt;&lt;rec-number&gt;468&lt;/rec-number&gt;&lt;foreign-keys&gt;&lt;key app="EN" db-id="5szwxp0er2sa0tevxamvt5a9wdes925002ws" timestamp="1676632162"&gt;468&lt;/key&gt;&lt;/foreign-keys&gt;&lt;ref-type name="Journal Article"&gt;17&lt;/ref-type&gt;&lt;contributors&gt;&lt;/contributors&gt;&lt;titles&gt;&lt;title&gt;Government of Zimbabwe. (2019). Data Protection Act [Chapter 24:27]. Retrieved from https://www.veritaszim.net/sites/veritas_d/files/DataProtectionAct_1.pdf&lt;/title&gt;&lt;/titles&gt;&lt;dates&gt;&lt;/dates&gt;&lt;urls&gt;&lt;/urls&gt;&lt;/record&gt;&lt;/Cite&gt;&lt;/EndNote&gt;</w:instrText>
      </w:r>
      <w:r w:rsidR="00F7369C" w:rsidRPr="004541B7">
        <w:rPr>
          <w:rFonts w:ascii="Arial" w:hAnsi="Arial" w:cs="Arial"/>
        </w:rPr>
        <w:fldChar w:fldCharType="separate"/>
      </w:r>
      <w:r w:rsidR="00CA6455" w:rsidRPr="004541B7">
        <w:rPr>
          <w:rFonts w:ascii="Arial" w:hAnsi="Arial" w:cs="Arial"/>
          <w:noProof/>
        </w:rPr>
        <w:t>[62]</w:t>
      </w:r>
      <w:r w:rsidR="00F7369C" w:rsidRPr="004541B7">
        <w:rPr>
          <w:rFonts w:ascii="Arial" w:hAnsi="Arial" w:cs="Arial"/>
        </w:rPr>
        <w:fldChar w:fldCharType="end"/>
      </w:r>
      <w:r w:rsidR="00623B1C" w:rsidRPr="004541B7">
        <w:rPr>
          <w:rFonts w:ascii="Arial" w:hAnsi="Arial" w:cs="Arial"/>
        </w:rPr>
        <w:t xml:space="preserve">. </w:t>
      </w:r>
      <w:moveFromRangeStart w:id="1482" w:author="Shobna Sawry" w:date="2023-03-05T21:57:00Z" w:name="move128945886"/>
      <w:moveFrom w:id="1483" w:author="Shobna Sawry" w:date="2023-03-05T21:57:00Z">
        <w:r w:rsidR="00623B1C" w:rsidRPr="004541B7" w:rsidDel="00227538">
          <w:rPr>
            <w:rFonts w:ascii="Arial" w:hAnsi="Arial" w:cs="Arial"/>
          </w:rPr>
          <w:t xml:space="preserve">We will ensure that all data collected and processed is done so in accordance with these laws and regulations. </w:t>
        </w:r>
      </w:moveFrom>
      <w:moveFromRangeEnd w:id="1482"/>
      <w:r w:rsidR="00623B1C" w:rsidRPr="004541B7">
        <w:rPr>
          <w:rFonts w:ascii="Arial" w:hAnsi="Arial" w:cs="Arial"/>
        </w:rPr>
        <w:t xml:space="preserve">Our research strategy aligns with these data privacy laws, as we will prioritize data confidentiality, security, and protection. We will obtain the necessary approvals and certifications to </w:t>
      </w:r>
      <w:r w:rsidR="00AA71BB" w:rsidRPr="004541B7">
        <w:rPr>
          <w:rFonts w:ascii="Arial" w:hAnsi="Arial" w:cs="Arial"/>
        </w:rPr>
        <w:t>maintain data privacy</w:t>
      </w:r>
      <w:r w:rsidR="00623B1C" w:rsidRPr="004541B7">
        <w:rPr>
          <w:rFonts w:ascii="Arial" w:hAnsi="Arial" w:cs="Arial"/>
        </w:rPr>
        <w:t xml:space="preserve"> throughout the project. </w:t>
      </w:r>
      <w:del w:id="1484" w:author="Craig Parker" w:date="2023-03-02T22:40:00Z">
        <w:r w:rsidR="00623B1C" w:rsidRPr="004541B7" w:rsidDel="00882038">
          <w:rPr>
            <w:rFonts w:ascii="Arial" w:hAnsi="Arial" w:cs="Arial"/>
          </w:rPr>
          <w:delText xml:space="preserve">We will also ensure that all data is stored </w:delText>
        </w:r>
        <w:r w:rsidR="00805887" w:rsidRPr="004541B7" w:rsidDel="00882038">
          <w:rPr>
            <w:rFonts w:ascii="Arial" w:hAnsi="Arial" w:cs="Arial"/>
          </w:rPr>
          <w:delText>securely</w:delText>
        </w:r>
        <w:r w:rsidR="00623B1C" w:rsidRPr="004541B7" w:rsidDel="00882038">
          <w:rPr>
            <w:rFonts w:ascii="Arial" w:hAnsi="Arial" w:cs="Arial"/>
          </w:rPr>
          <w:delText xml:space="preserve"> and that </w:delText>
        </w:r>
        <w:r w:rsidR="00AA71BB" w:rsidRPr="004541B7" w:rsidDel="00882038">
          <w:rPr>
            <w:rFonts w:ascii="Arial" w:hAnsi="Arial" w:cs="Arial"/>
          </w:rPr>
          <w:delText>only access is restricted to authorized personnel</w:delText>
        </w:r>
        <w:r w:rsidR="00623B1C" w:rsidRPr="004541B7" w:rsidDel="00882038">
          <w:rPr>
            <w:rFonts w:ascii="Arial" w:hAnsi="Arial" w:cs="Arial"/>
          </w:rPr>
          <w:delText>. Additionally, we will implement strict data</w:delText>
        </w:r>
        <w:r w:rsidR="00AA71BB" w:rsidRPr="004541B7" w:rsidDel="00882038">
          <w:rPr>
            <w:rFonts w:ascii="Arial" w:hAnsi="Arial" w:cs="Arial"/>
          </w:rPr>
          <w:delText>-</w:delText>
        </w:r>
        <w:r w:rsidR="00623B1C" w:rsidRPr="004541B7" w:rsidDel="00882038">
          <w:rPr>
            <w:rFonts w:ascii="Arial" w:hAnsi="Arial" w:cs="Arial"/>
          </w:rPr>
          <w:delText xml:space="preserve">sharing policies to ensure that data is only shared with authorized partners and that any </w:delText>
        </w:r>
        <w:r w:rsidR="005D6AB2" w:rsidRPr="004541B7" w:rsidDel="00882038">
          <w:rPr>
            <w:rFonts w:ascii="Arial" w:hAnsi="Arial" w:cs="Arial"/>
          </w:rPr>
          <w:delText>transfer</w:delText>
        </w:r>
        <w:r w:rsidR="00AA71BB" w:rsidRPr="004541B7" w:rsidDel="00882038">
          <w:rPr>
            <w:rFonts w:ascii="Arial" w:hAnsi="Arial" w:cs="Arial"/>
          </w:rPr>
          <w:delText>red data is done</w:delText>
        </w:r>
        <w:r w:rsidR="00623B1C" w:rsidRPr="004541B7" w:rsidDel="00882038">
          <w:rPr>
            <w:rFonts w:ascii="Arial" w:hAnsi="Arial" w:cs="Arial"/>
          </w:rPr>
          <w:delText xml:space="preserve"> </w:delText>
        </w:r>
        <w:r w:rsidR="00AA71BB" w:rsidRPr="004541B7" w:rsidDel="00882038">
          <w:rPr>
            <w:rFonts w:ascii="Arial" w:hAnsi="Arial" w:cs="Arial"/>
          </w:rPr>
          <w:delText>securely and confidentially</w:delText>
        </w:r>
        <w:r w:rsidR="00623B1C" w:rsidRPr="004541B7" w:rsidDel="00882038">
          <w:rPr>
            <w:rFonts w:ascii="Arial" w:hAnsi="Arial" w:cs="Arial"/>
          </w:rPr>
          <w:delText xml:space="preserve">. Our commitment to data privacy aligns with our ethical principles and underscores our commitment to conducting this research project </w:delText>
        </w:r>
        <w:r w:rsidR="005D6AB2" w:rsidRPr="004541B7" w:rsidDel="00882038">
          <w:rPr>
            <w:rFonts w:ascii="Arial" w:hAnsi="Arial" w:cs="Arial"/>
          </w:rPr>
          <w:delText>responsibly and ethically</w:delText>
        </w:r>
        <w:r w:rsidR="00623B1C" w:rsidRPr="004541B7" w:rsidDel="00882038">
          <w:rPr>
            <w:rFonts w:ascii="Arial" w:hAnsi="Arial" w:cs="Arial"/>
          </w:rPr>
          <w:delText>.</w:delText>
        </w:r>
      </w:del>
    </w:p>
    <w:p w14:paraId="331F54C7" w14:textId="77777777" w:rsidR="00F868B7" w:rsidRPr="00882038" w:rsidRDefault="00F868B7">
      <w:pPr>
        <w:pStyle w:val="Default"/>
        <w:numPr>
          <w:ilvl w:val="0"/>
          <w:numId w:val="16"/>
        </w:numPr>
        <w:spacing w:line="360" w:lineRule="auto"/>
        <w:jc w:val="both"/>
        <w:rPr>
          <w:rFonts w:ascii="Arial" w:hAnsi="Arial" w:cs="Arial"/>
        </w:rPr>
        <w:pPrChange w:id="1485" w:author="Craig Parker" w:date="2023-03-02T22:40:00Z">
          <w:pPr/>
        </w:pPrChange>
      </w:pPr>
      <w:r w:rsidRPr="00882038">
        <w:rPr>
          <w:rFonts w:ascii="Arial" w:hAnsi="Arial" w:cs="Arial"/>
        </w:rPr>
        <w:br w:type="page"/>
      </w:r>
    </w:p>
    <w:p w14:paraId="0DBB29DD" w14:textId="77777777" w:rsidR="00D55586" w:rsidRPr="00820FCB" w:rsidRDefault="00D55586" w:rsidP="00820FCB">
      <w:pPr>
        <w:pStyle w:val="Default"/>
        <w:spacing w:line="360" w:lineRule="auto"/>
        <w:ind w:left="0"/>
        <w:jc w:val="both"/>
        <w:rPr>
          <w:rFonts w:ascii="Arial" w:hAnsi="Arial" w:cs="Arial"/>
          <w:i w:val="0"/>
          <w:color w:val="auto"/>
        </w:rPr>
      </w:pPr>
    </w:p>
    <w:p w14:paraId="47B8DB01" w14:textId="574CEF83" w:rsidR="005772F4" w:rsidRDefault="00F855EC" w:rsidP="006B3277">
      <w:pPr>
        <w:pStyle w:val="Heading2"/>
        <w:rPr>
          <w:i/>
        </w:rPr>
      </w:pPr>
      <w:bookmarkStart w:id="1486" w:name="_Toc128690084"/>
      <w:r w:rsidRPr="00D442EC">
        <w:rPr>
          <w:rFonts w:eastAsia="Calibri"/>
          <w:lang w:val="en-ZW"/>
        </w:rPr>
        <w:t>Dissemination</w:t>
      </w:r>
      <w:bookmarkEnd w:id="1486"/>
    </w:p>
    <w:p w14:paraId="37FF593E" w14:textId="18C1050D" w:rsidR="0008115D" w:rsidRPr="00937677" w:rsidRDefault="005D6AB2" w:rsidP="007E06EF">
      <w:pPr>
        <w:pStyle w:val="Default"/>
        <w:spacing w:line="360" w:lineRule="auto"/>
        <w:ind w:left="0"/>
        <w:jc w:val="both"/>
        <w:rPr>
          <w:rFonts w:ascii="Arial" w:hAnsi="Arial" w:cs="Arial"/>
          <w:i w:val="0"/>
          <w:color w:val="auto"/>
        </w:rPr>
      </w:pPr>
      <w:r>
        <w:rPr>
          <w:rFonts w:ascii="Arial" w:hAnsi="Arial" w:cs="Arial"/>
          <w:i w:val="0"/>
          <w:color w:val="auto"/>
        </w:rPr>
        <w:t>We aim</w:t>
      </w:r>
      <w:r w:rsidR="00DB0D70" w:rsidRPr="00937677">
        <w:rPr>
          <w:rFonts w:ascii="Arial" w:hAnsi="Arial" w:cs="Arial"/>
          <w:i w:val="0"/>
          <w:color w:val="auto"/>
        </w:rPr>
        <w:t xml:space="preserve"> </w:t>
      </w:r>
      <w:r w:rsidR="00E478FC" w:rsidRPr="00937677">
        <w:rPr>
          <w:rFonts w:ascii="Arial" w:hAnsi="Arial" w:cs="Arial"/>
          <w:i w:val="0"/>
          <w:color w:val="auto"/>
        </w:rPr>
        <w:t>to share our findings with</w:t>
      </w:r>
      <w:r w:rsidR="00013B3E" w:rsidRPr="00937677">
        <w:rPr>
          <w:rFonts w:ascii="Arial" w:hAnsi="Arial" w:cs="Arial"/>
          <w:i w:val="0"/>
          <w:color w:val="auto"/>
        </w:rPr>
        <w:t xml:space="preserve"> </w:t>
      </w:r>
      <w:r w:rsidR="00013B3E" w:rsidRPr="00937677">
        <w:rPr>
          <w:rFonts w:ascii="Arial" w:hAnsi="Arial" w:cs="Arial"/>
          <w:i w:val="0"/>
          <w:iCs/>
        </w:rPr>
        <w:t>local</w:t>
      </w:r>
      <w:r w:rsidR="00C2076D" w:rsidRPr="00937677">
        <w:rPr>
          <w:rFonts w:ascii="Arial" w:hAnsi="Arial" w:cs="Arial"/>
          <w:i w:val="0"/>
          <w:iCs/>
        </w:rPr>
        <w:t xml:space="preserve">, </w:t>
      </w:r>
      <w:r w:rsidR="00344508" w:rsidRPr="00937677">
        <w:rPr>
          <w:rFonts w:ascii="Arial" w:hAnsi="Arial" w:cs="Arial"/>
          <w:i w:val="0"/>
          <w:iCs/>
        </w:rPr>
        <w:t>regional,</w:t>
      </w:r>
      <w:r w:rsidR="00013B3E" w:rsidRPr="00937677">
        <w:rPr>
          <w:rFonts w:ascii="Arial" w:hAnsi="Arial" w:cs="Arial"/>
          <w:i w:val="0"/>
          <w:iCs/>
        </w:rPr>
        <w:t xml:space="preserve"> </w:t>
      </w:r>
      <w:r w:rsidR="00C2076D" w:rsidRPr="00937677">
        <w:rPr>
          <w:rFonts w:ascii="Arial" w:hAnsi="Arial" w:cs="Arial"/>
          <w:i w:val="0"/>
          <w:iCs/>
        </w:rPr>
        <w:t xml:space="preserve">and global </w:t>
      </w:r>
      <w:r w:rsidR="00013B3E" w:rsidRPr="00937677">
        <w:rPr>
          <w:rFonts w:ascii="Arial" w:hAnsi="Arial" w:cs="Arial"/>
          <w:i w:val="0"/>
          <w:iCs/>
        </w:rPr>
        <w:t>governments</w:t>
      </w:r>
      <w:del w:id="1487" w:author="Craig Parker" w:date="2023-03-03T16:33:00Z">
        <w:r w:rsidR="006D7442" w:rsidDel="00007DDD">
          <w:rPr>
            <w:rFonts w:ascii="Arial" w:hAnsi="Arial" w:cs="Arial"/>
            <w:i w:val="0"/>
            <w:iCs/>
          </w:rPr>
          <w:delText>,</w:delText>
        </w:r>
      </w:del>
      <w:r w:rsidR="006D7442">
        <w:rPr>
          <w:rFonts w:ascii="Arial" w:hAnsi="Arial" w:cs="Arial"/>
          <w:i w:val="0"/>
          <w:iCs/>
        </w:rPr>
        <w:t xml:space="preserve"> </w:t>
      </w:r>
      <w:r w:rsidR="00D641F5">
        <w:rPr>
          <w:rFonts w:ascii="Arial" w:hAnsi="Arial" w:cs="Arial"/>
          <w:i w:val="0"/>
          <w:iCs/>
        </w:rPr>
        <w:t>mentioned hereafter</w:t>
      </w:r>
      <w:del w:id="1488" w:author="Craig Parker" w:date="2023-03-03T16:33:00Z">
        <w:r w:rsidDel="00007DDD">
          <w:rPr>
            <w:rFonts w:ascii="Arial" w:hAnsi="Arial" w:cs="Arial"/>
            <w:i w:val="0"/>
            <w:iCs/>
          </w:rPr>
          <w:delText>,</w:delText>
        </w:r>
      </w:del>
      <w:r w:rsidR="00013B3E" w:rsidRPr="00937677">
        <w:rPr>
          <w:rFonts w:ascii="Arial" w:hAnsi="Arial" w:cs="Arial"/>
          <w:i w:val="0"/>
          <w:iCs/>
        </w:rPr>
        <w:t xml:space="preserve"> </w:t>
      </w:r>
      <w:r w:rsidR="002F7D7A">
        <w:rPr>
          <w:rFonts w:ascii="Arial" w:hAnsi="Arial" w:cs="Arial"/>
          <w:i w:val="0"/>
          <w:iCs/>
        </w:rPr>
        <w:t xml:space="preserve">and local </w:t>
      </w:r>
      <w:r w:rsidR="003B5A4B">
        <w:rPr>
          <w:rFonts w:ascii="Arial" w:hAnsi="Arial" w:cs="Arial"/>
          <w:i w:val="0"/>
          <w:iCs/>
        </w:rPr>
        <w:t>stakeholders</w:t>
      </w:r>
      <w:r w:rsidR="002F7D7A">
        <w:rPr>
          <w:rFonts w:ascii="Arial" w:hAnsi="Arial" w:cs="Arial"/>
          <w:i w:val="0"/>
          <w:iCs/>
        </w:rPr>
        <w:t xml:space="preserve"> </w:t>
      </w:r>
      <w:r w:rsidR="00E478FC" w:rsidRPr="00937677">
        <w:rPr>
          <w:rFonts w:ascii="Arial" w:hAnsi="Arial" w:cs="Arial"/>
          <w:i w:val="0"/>
          <w:color w:val="auto"/>
        </w:rPr>
        <w:t>who can influence policy</w:t>
      </w:r>
      <w:r w:rsidR="00963899" w:rsidRPr="00937677">
        <w:rPr>
          <w:rFonts w:ascii="Arial" w:hAnsi="Arial" w:cs="Arial"/>
          <w:i w:val="0"/>
          <w:color w:val="auto"/>
        </w:rPr>
        <w:t>.</w:t>
      </w:r>
      <w:r w:rsidR="0008115D" w:rsidRPr="00937677">
        <w:rPr>
          <w:rFonts w:ascii="Arial" w:hAnsi="Arial" w:cs="Arial"/>
          <w:i w:val="0"/>
          <w:color w:val="auto"/>
        </w:rPr>
        <w:t xml:space="preserve"> We intended to share the finding</w:t>
      </w:r>
      <w:r w:rsidR="00CE0FDA" w:rsidRPr="00937677">
        <w:rPr>
          <w:rFonts w:ascii="Arial" w:hAnsi="Arial" w:cs="Arial"/>
          <w:i w:val="0"/>
          <w:color w:val="auto"/>
        </w:rPr>
        <w:t>s with</w:t>
      </w:r>
      <w:r w:rsidR="0058023C">
        <w:rPr>
          <w:rFonts w:ascii="Arial" w:hAnsi="Arial" w:cs="Arial"/>
          <w:i w:val="0"/>
          <w:color w:val="auto"/>
        </w:rPr>
        <w:t xml:space="preserve"> </w:t>
      </w:r>
      <w:r w:rsidR="0058023C">
        <w:rPr>
          <w:rFonts w:ascii="Arial" w:hAnsi="Arial" w:cs="Arial"/>
          <w:i w:val="0"/>
          <w:iCs/>
        </w:rPr>
        <w:t>country</w:t>
      </w:r>
      <w:r w:rsidR="008E3F54">
        <w:rPr>
          <w:rFonts w:ascii="Arial" w:hAnsi="Arial" w:cs="Arial"/>
          <w:i w:val="0"/>
          <w:iCs/>
        </w:rPr>
        <w:t>-</w:t>
      </w:r>
      <w:r w:rsidR="0058023C">
        <w:rPr>
          <w:rFonts w:ascii="Arial" w:hAnsi="Arial" w:cs="Arial"/>
          <w:i w:val="0"/>
          <w:iCs/>
        </w:rPr>
        <w:t>specific groups</w:t>
      </w:r>
      <w:r w:rsidR="00F1785E">
        <w:rPr>
          <w:rFonts w:ascii="Arial" w:hAnsi="Arial" w:cs="Arial"/>
          <w:i w:val="0"/>
          <w:iCs/>
        </w:rPr>
        <w:t xml:space="preserve"> </w:t>
      </w:r>
      <w:r w:rsidR="008E3F54">
        <w:rPr>
          <w:rFonts w:ascii="Arial" w:hAnsi="Arial" w:cs="Arial"/>
          <w:i w:val="0"/>
          <w:iCs/>
        </w:rPr>
        <w:t>discuss</w:t>
      </w:r>
      <w:r w:rsidR="00F1785E">
        <w:rPr>
          <w:rFonts w:ascii="Arial" w:hAnsi="Arial" w:cs="Arial"/>
          <w:i w:val="0"/>
          <w:iCs/>
        </w:rPr>
        <w:t xml:space="preserve">ed </w:t>
      </w:r>
      <w:r w:rsidR="008E3F54">
        <w:rPr>
          <w:rFonts w:ascii="Arial" w:hAnsi="Arial" w:cs="Arial"/>
          <w:i w:val="0"/>
          <w:iCs/>
        </w:rPr>
        <w:t>subsequently</w:t>
      </w:r>
      <w:r w:rsidR="00F1785E">
        <w:rPr>
          <w:rFonts w:ascii="Arial" w:hAnsi="Arial" w:cs="Arial"/>
          <w:i w:val="0"/>
          <w:iCs/>
        </w:rPr>
        <w:t xml:space="preserve">. </w:t>
      </w:r>
    </w:p>
    <w:p w14:paraId="746D54D0" w14:textId="35069C0D" w:rsidR="007434CD" w:rsidRPr="00B719BC" w:rsidRDefault="007434CD" w:rsidP="00C71BFF">
      <w:pPr>
        <w:pStyle w:val="Heading2"/>
      </w:pPr>
      <w:bookmarkStart w:id="1489" w:name="_Toc128690085"/>
      <w:r w:rsidRPr="00B719BC">
        <w:t>Kenya</w:t>
      </w:r>
      <w:bookmarkEnd w:id="1489"/>
    </w:p>
    <w:p w14:paraId="215BA773" w14:textId="048B26E6" w:rsidR="007434CD" w:rsidRPr="00B719BC" w:rsidRDefault="007434CD" w:rsidP="002574BD">
      <w:pPr>
        <w:spacing w:line="360" w:lineRule="auto"/>
        <w:jc w:val="both"/>
        <w:rPr>
          <w:rFonts w:ascii="Arial" w:hAnsi="Arial" w:cs="Arial"/>
        </w:rPr>
      </w:pPr>
      <w:r w:rsidRPr="00B719BC">
        <w:rPr>
          <w:rFonts w:ascii="Arial" w:hAnsi="Arial" w:cs="Arial"/>
        </w:rPr>
        <w:t>In Kenya, we plan to disseminate our findings to local stakeholders who may benefit from our work. The objective is to increase understanding of the implications of our work</w:t>
      </w:r>
      <w:del w:id="1490" w:author="Craig Parker" w:date="2023-03-03T16:34:00Z">
        <w:r w:rsidRPr="00B719BC" w:rsidDel="00007DDD">
          <w:rPr>
            <w:rFonts w:ascii="Arial" w:hAnsi="Arial" w:cs="Arial"/>
          </w:rPr>
          <w:delText>,</w:delText>
        </w:r>
      </w:del>
      <w:r w:rsidRPr="00B719BC">
        <w:rPr>
          <w:rFonts w:ascii="Arial" w:hAnsi="Arial" w:cs="Arial"/>
        </w:rPr>
        <w:t xml:space="preserve"> </w:t>
      </w:r>
      <w:r w:rsidR="008E3F54">
        <w:rPr>
          <w:rFonts w:ascii="Arial" w:hAnsi="Arial" w:cs="Arial"/>
        </w:rPr>
        <w:t xml:space="preserve">and </w:t>
      </w:r>
      <w:r w:rsidRPr="00B719BC">
        <w:rPr>
          <w:rFonts w:ascii="Arial" w:hAnsi="Arial" w:cs="Arial"/>
        </w:rPr>
        <w:t xml:space="preserve">national policies and identify potential remaining knowledge gaps and actions for future work. We plan to present our results at stakeholder meetings, </w:t>
      </w:r>
      <w:r w:rsidR="006155DE">
        <w:rPr>
          <w:rFonts w:ascii="Arial" w:hAnsi="Arial" w:cs="Arial"/>
        </w:rPr>
        <w:t>including representatives from the Ministry of Health, Ministry of Environment and Forestry, individuals involved in developing</w:t>
      </w:r>
      <w:r w:rsidRPr="00B719BC">
        <w:rPr>
          <w:rFonts w:ascii="Arial" w:hAnsi="Arial" w:cs="Arial"/>
        </w:rPr>
        <w:t xml:space="preserve"> the National Climate Adaptation plans, professional health worker associations, facility managers, and community leaders. Additionally, we will present our findings to community advisory boards to engage with the local community and gather their perspectives.</w:t>
      </w:r>
    </w:p>
    <w:p w14:paraId="5433B23B" w14:textId="77777777" w:rsidR="007434CD" w:rsidRDefault="007434CD" w:rsidP="007434CD">
      <w:pPr>
        <w:ind w:left="360"/>
      </w:pPr>
    </w:p>
    <w:p w14:paraId="5E4957E6" w14:textId="705258F2" w:rsidR="007434CD" w:rsidRPr="0002622D" w:rsidRDefault="007434CD" w:rsidP="00C71BFF">
      <w:pPr>
        <w:pStyle w:val="Heading2"/>
      </w:pPr>
      <w:bookmarkStart w:id="1491" w:name="_Toc128690086"/>
      <w:r w:rsidRPr="0002622D">
        <w:t>South Africa</w:t>
      </w:r>
      <w:bookmarkEnd w:id="1491"/>
    </w:p>
    <w:p w14:paraId="3EBE03EC" w14:textId="19423A86" w:rsidR="007434CD" w:rsidRPr="00B719BC" w:rsidRDefault="007434CD" w:rsidP="000401C9">
      <w:pPr>
        <w:spacing w:line="360" w:lineRule="auto"/>
        <w:jc w:val="both"/>
        <w:rPr>
          <w:rFonts w:ascii="Arial" w:hAnsi="Arial" w:cs="Arial"/>
        </w:rPr>
      </w:pPr>
      <w:r w:rsidRPr="00B719BC">
        <w:rPr>
          <w:rFonts w:ascii="Arial" w:hAnsi="Arial" w:cs="Arial"/>
        </w:rPr>
        <w:t xml:space="preserve">In South Africa, we will disseminate our results to local stakeholders who may benefit from our findings. The objective is to increase understanding of </w:t>
      </w:r>
      <w:r w:rsidR="006155DE">
        <w:rPr>
          <w:rFonts w:ascii="Arial" w:hAnsi="Arial" w:cs="Arial"/>
        </w:rPr>
        <w:t xml:space="preserve">our </w:t>
      </w:r>
      <w:del w:id="1492" w:author="Craig Parker" w:date="2023-03-03T16:23:00Z">
        <w:r w:rsidR="006155DE" w:rsidDel="009D1181">
          <w:rPr>
            <w:rFonts w:ascii="Arial" w:hAnsi="Arial" w:cs="Arial"/>
          </w:rPr>
          <w:delText>work</w:delText>
        </w:r>
        <w:r w:rsidR="00F617C9" w:rsidDel="009D1181">
          <w:rPr>
            <w:rFonts w:ascii="Arial" w:hAnsi="Arial" w:cs="Arial"/>
          </w:rPr>
          <w:delText>'</w:delText>
        </w:r>
        <w:r w:rsidR="006155DE" w:rsidDel="009D1181">
          <w:rPr>
            <w:rFonts w:ascii="Arial" w:hAnsi="Arial" w:cs="Arial"/>
          </w:rPr>
          <w:delText xml:space="preserve">s </w:delText>
        </w:r>
      </w:del>
      <w:ins w:id="1493" w:author="Craig Parker" w:date="2023-03-03T16:23:00Z">
        <w:r w:rsidR="009D1181">
          <w:rPr>
            <w:rFonts w:ascii="Arial" w:hAnsi="Arial" w:cs="Arial"/>
          </w:rPr>
          <w:t>work</w:t>
        </w:r>
      </w:ins>
      <w:ins w:id="1494" w:author="Craig Parker" w:date="2023-03-03T16:29:00Z">
        <w:r w:rsidR="002135D5">
          <w:rPr>
            <w:rFonts w:ascii="Arial" w:hAnsi="Arial" w:cs="Arial"/>
          </w:rPr>
          <w:t>'</w:t>
        </w:r>
      </w:ins>
      <w:ins w:id="1495" w:author="Craig Parker" w:date="2023-03-03T16:23:00Z">
        <w:r w:rsidR="009D1181">
          <w:rPr>
            <w:rFonts w:ascii="Arial" w:hAnsi="Arial" w:cs="Arial"/>
          </w:rPr>
          <w:t xml:space="preserve">s </w:t>
        </w:r>
      </w:ins>
      <w:r w:rsidR="006155DE">
        <w:rPr>
          <w:rFonts w:ascii="Arial" w:hAnsi="Arial" w:cs="Arial"/>
        </w:rPr>
        <w:t>implications and national policies and</w:t>
      </w:r>
      <w:r w:rsidRPr="00B719BC">
        <w:rPr>
          <w:rFonts w:ascii="Arial" w:hAnsi="Arial" w:cs="Arial"/>
        </w:rPr>
        <w:t xml:space="preserve"> identify any remaining knowledge gaps and actions for future work. We plan to present our results at stakeholder meetings, </w:t>
      </w:r>
      <w:r w:rsidR="006155DE">
        <w:rPr>
          <w:rFonts w:ascii="Arial" w:hAnsi="Arial" w:cs="Arial"/>
        </w:rPr>
        <w:t>including</w:t>
      </w:r>
      <w:r w:rsidRPr="00B719BC">
        <w:rPr>
          <w:rFonts w:ascii="Arial" w:hAnsi="Arial" w:cs="Arial"/>
        </w:rPr>
        <w:t xml:space="preserve"> representatives from the Department of Health, </w:t>
      </w:r>
      <w:r w:rsidR="00CE51B4" w:rsidRPr="00CE51B4">
        <w:rPr>
          <w:rFonts w:ascii="Arial" w:hAnsi="Arial" w:cs="Arial"/>
        </w:rPr>
        <w:t>Department of Forestry, Fisheries and the Environment</w:t>
      </w:r>
      <w:r w:rsidRPr="00B719BC">
        <w:rPr>
          <w:rFonts w:ascii="Arial" w:hAnsi="Arial" w:cs="Arial"/>
        </w:rPr>
        <w:t xml:space="preserve">, individuals involved in </w:t>
      </w:r>
      <w:r w:rsidR="006155DE">
        <w:rPr>
          <w:rFonts w:ascii="Arial" w:hAnsi="Arial" w:cs="Arial"/>
        </w:rPr>
        <w:t>developing</w:t>
      </w:r>
      <w:r w:rsidRPr="00B719BC">
        <w:rPr>
          <w:rFonts w:ascii="Arial" w:hAnsi="Arial" w:cs="Arial"/>
        </w:rPr>
        <w:t xml:space="preserve"> the National Climate Adaptation plans, professional health worker associations, facility managers</w:t>
      </w:r>
      <w:r w:rsidR="006155DE">
        <w:rPr>
          <w:rFonts w:ascii="Arial" w:hAnsi="Arial" w:cs="Arial"/>
        </w:rPr>
        <w:t>,</w:t>
      </w:r>
      <w:r w:rsidRPr="00B719BC">
        <w:rPr>
          <w:rFonts w:ascii="Arial" w:hAnsi="Arial" w:cs="Arial"/>
        </w:rPr>
        <w:t xml:space="preserve"> and community leaders. Additionally, we will present our findings at </w:t>
      </w:r>
      <w:r w:rsidR="00BD36BC">
        <w:rPr>
          <w:rFonts w:ascii="Arial" w:hAnsi="Arial" w:cs="Arial"/>
        </w:rPr>
        <w:t>C</w:t>
      </w:r>
      <w:r w:rsidRPr="00B719BC">
        <w:rPr>
          <w:rFonts w:ascii="Arial" w:hAnsi="Arial" w:cs="Arial"/>
        </w:rPr>
        <w:t xml:space="preserve">ommunity </w:t>
      </w:r>
      <w:r w:rsidR="00BD36BC">
        <w:rPr>
          <w:rFonts w:ascii="Arial" w:hAnsi="Arial" w:cs="Arial"/>
        </w:rPr>
        <w:t>A</w:t>
      </w:r>
      <w:r w:rsidRPr="00B719BC">
        <w:rPr>
          <w:rFonts w:ascii="Arial" w:hAnsi="Arial" w:cs="Arial"/>
        </w:rPr>
        <w:t xml:space="preserve">dvisory </w:t>
      </w:r>
      <w:r w:rsidR="00BD36BC">
        <w:rPr>
          <w:rFonts w:ascii="Arial" w:hAnsi="Arial" w:cs="Arial"/>
        </w:rPr>
        <w:t>B</w:t>
      </w:r>
      <w:r w:rsidRPr="00B719BC">
        <w:rPr>
          <w:rFonts w:ascii="Arial" w:hAnsi="Arial" w:cs="Arial"/>
        </w:rPr>
        <w:t>oards to engage with the local community and gather their perspectives.</w:t>
      </w:r>
    </w:p>
    <w:p w14:paraId="1AA947C2" w14:textId="77777777" w:rsidR="007434CD" w:rsidRDefault="007434CD" w:rsidP="007434CD">
      <w:pPr>
        <w:ind w:left="360"/>
      </w:pPr>
    </w:p>
    <w:p w14:paraId="6B329AD7" w14:textId="71CA8360" w:rsidR="007434CD" w:rsidRPr="00F20503" w:rsidRDefault="007434CD" w:rsidP="000F5B44">
      <w:pPr>
        <w:pStyle w:val="Heading2"/>
      </w:pPr>
      <w:bookmarkStart w:id="1496" w:name="_Toc128690087"/>
      <w:r w:rsidRPr="00F20503">
        <w:t>Zimbabwe</w:t>
      </w:r>
      <w:bookmarkEnd w:id="1496"/>
    </w:p>
    <w:p w14:paraId="0F6B213F" w14:textId="2EE6EE73" w:rsidR="007434CD" w:rsidRPr="00F20503" w:rsidRDefault="007434CD" w:rsidP="00F20503">
      <w:pPr>
        <w:pStyle w:val="Default"/>
        <w:spacing w:after="0" w:line="360" w:lineRule="auto"/>
        <w:ind w:left="0"/>
        <w:jc w:val="both"/>
        <w:rPr>
          <w:rFonts w:ascii="Arial" w:hAnsi="Arial" w:cs="Arial"/>
          <w:i w:val="0"/>
          <w:color w:val="auto"/>
        </w:rPr>
      </w:pPr>
      <w:r w:rsidRPr="00F20503">
        <w:rPr>
          <w:rFonts w:ascii="Arial" w:hAnsi="Arial" w:cs="Arial"/>
          <w:i w:val="0"/>
          <w:color w:val="auto"/>
        </w:rPr>
        <w:t>In Zimbabwe, we plan to disseminate our results to people who may directly benefit from our findings. The objective is</w:t>
      </w:r>
      <w:r w:rsidR="006155DE">
        <w:rPr>
          <w:rFonts w:ascii="Arial" w:hAnsi="Arial" w:cs="Arial"/>
          <w:i w:val="0"/>
          <w:color w:val="auto"/>
        </w:rPr>
        <w:t xml:space="preserve"> </w:t>
      </w:r>
      <w:del w:id="1497" w:author="Craig Parker" w:date="2023-03-03T16:34:00Z">
        <w:r w:rsidR="003742A4" w:rsidDel="008340C9">
          <w:rPr>
            <w:rFonts w:ascii="Arial" w:hAnsi="Arial" w:cs="Arial"/>
            <w:i w:val="0"/>
            <w:color w:val="auto"/>
          </w:rPr>
          <w:delText>to better</w:delText>
        </w:r>
      </w:del>
      <w:ins w:id="1498" w:author="Craig Parker" w:date="2023-03-03T16:34:00Z">
        <w:r w:rsidR="008340C9">
          <w:rPr>
            <w:rFonts w:ascii="Arial" w:hAnsi="Arial" w:cs="Arial"/>
            <w:i w:val="0"/>
            <w:color w:val="auto"/>
          </w:rPr>
          <w:t>better to</w:t>
        </w:r>
      </w:ins>
      <w:r w:rsidRPr="00F20503">
        <w:rPr>
          <w:rFonts w:ascii="Arial" w:hAnsi="Arial" w:cs="Arial"/>
          <w:i w:val="0"/>
          <w:color w:val="auto"/>
        </w:rPr>
        <w:t xml:space="preserve"> understand the implications of the </w:t>
      </w:r>
      <w:r w:rsidRPr="00F20503">
        <w:rPr>
          <w:rFonts w:ascii="Arial" w:hAnsi="Arial" w:cs="Arial"/>
          <w:i w:val="0"/>
          <w:color w:val="auto"/>
        </w:rPr>
        <w:lastRenderedPageBreak/>
        <w:t xml:space="preserve">work </w:t>
      </w:r>
      <w:r w:rsidR="00C749F5">
        <w:rPr>
          <w:rFonts w:ascii="Arial" w:hAnsi="Arial" w:cs="Arial"/>
          <w:i w:val="0"/>
          <w:color w:val="auto"/>
        </w:rPr>
        <w:t xml:space="preserve">and </w:t>
      </w:r>
      <w:r w:rsidRPr="00F20503">
        <w:rPr>
          <w:rFonts w:ascii="Arial" w:hAnsi="Arial" w:cs="Arial"/>
          <w:i w:val="0"/>
          <w:color w:val="auto"/>
        </w:rPr>
        <w:t xml:space="preserve">national policies and identify potential remaining knowledge gaps and actions for future work. We plan to present our findings at stakeholder meetings. Attendees at these meetings </w:t>
      </w:r>
      <w:r w:rsidR="0065518E">
        <w:rPr>
          <w:rFonts w:ascii="Arial" w:hAnsi="Arial" w:cs="Arial"/>
          <w:i w:val="0"/>
          <w:color w:val="auto"/>
        </w:rPr>
        <w:t>may</w:t>
      </w:r>
      <w:r w:rsidRPr="00F20503">
        <w:rPr>
          <w:rFonts w:ascii="Arial" w:hAnsi="Arial" w:cs="Arial"/>
          <w:i w:val="0"/>
          <w:color w:val="auto"/>
        </w:rPr>
        <w:t xml:space="preserve"> include the Ministry of Health and Child Care, Ministry of Environment, Climate,</w:t>
      </w:r>
      <w:r w:rsidR="00A11347">
        <w:rPr>
          <w:rFonts w:ascii="Arial" w:hAnsi="Arial" w:cs="Arial"/>
          <w:i w:val="0"/>
          <w:color w:val="auto"/>
        </w:rPr>
        <w:t xml:space="preserve"> Tourism and Hospitality</w:t>
      </w:r>
      <w:r w:rsidR="0082125B">
        <w:rPr>
          <w:rFonts w:ascii="Arial" w:hAnsi="Arial" w:cs="Arial"/>
          <w:i w:val="0"/>
          <w:color w:val="auto"/>
        </w:rPr>
        <w:t>,</w:t>
      </w:r>
      <w:r w:rsidR="009A402A">
        <w:rPr>
          <w:rFonts w:ascii="Arial" w:hAnsi="Arial" w:cs="Arial"/>
          <w:i w:val="0"/>
          <w:color w:val="auto"/>
        </w:rPr>
        <w:t xml:space="preserve"> </w:t>
      </w:r>
      <w:r w:rsidRPr="00F20503">
        <w:rPr>
          <w:rFonts w:ascii="Arial" w:hAnsi="Arial" w:cs="Arial"/>
          <w:i w:val="0"/>
          <w:color w:val="auto"/>
        </w:rPr>
        <w:t xml:space="preserve">individuals involved in </w:t>
      </w:r>
      <w:r w:rsidR="003742A4">
        <w:rPr>
          <w:rFonts w:ascii="Arial" w:hAnsi="Arial" w:cs="Arial"/>
          <w:i w:val="0"/>
          <w:color w:val="auto"/>
        </w:rPr>
        <w:t>developing</w:t>
      </w:r>
      <w:r w:rsidRPr="00F20503">
        <w:rPr>
          <w:rFonts w:ascii="Arial" w:hAnsi="Arial" w:cs="Arial"/>
          <w:i w:val="0"/>
          <w:color w:val="auto"/>
        </w:rPr>
        <w:t xml:space="preserve"> the National Climate Adaptation plans, professional health workers associations, facility managers, and church leaders. Additionally, we also plan to present our findings to community advisory boards.</w:t>
      </w:r>
    </w:p>
    <w:p w14:paraId="23398C9E" w14:textId="42162A07" w:rsidR="00CA6EA7" w:rsidRDefault="54321413" w:rsidP="0002622D">
      <w:pPr>
        <w:pStyle w:val="Heading2"/>
        <w:ind w:left="0" w:firstLine="0"/>
      </w:pPr>
      <w:bookmarkStart w:id="1499" w:name="_Toc121220151"/>
      <w:bookmarkStart w:id="1500" w:name="_Toc128690088"/>
      <w:r>
        <w:t xml:space="preserve">Scientific </w:t>
      </w:r>
      <w:r w:rsidR="00597A0C">
        <w:t>c</w:t>
      </w:r>
      <w:r>
        <w:t>onferences</w:t>
      </w:r>
      <w:bookmarkEnd w:id="1499"/>
      <w:bookmarkEnd w:id="1500"/>
    </w:p>
    <w:p w14:paraId="5119638D" w14:textId="22D0831A" w:rsidR="003C4A6F" w:rsidRPr="008D3C70" w:rsidRDefault="00F451D4" w:rsidP="00BB342E">
      <w:pPr>
        <w:spacing w:line="360" w:lineRule="auto"/>
        <w:jc w:val="both"/>
        <w:rPr>
          <w:rFonts w:ascii="Arial" w:hAnsi="Arial" w:cs="Arial"/>
        </w:rPr>
      </w:pPr>
      <w:r>
        <w:rPr>
          <w:rFonts w:ascii="Arial" w:hAnsi="Arial" w:cs="Arial"/>
        </w:rPr>
        <w:t>Presenting</w:t>
      </w:r>
      <w:r w:rsidR="003C4A6F" w:rsidRPr="008D3C70">
        <w:rPr>
          <w:rFonts w:ascii="Arial" w:hAnsi="Arial" w:cs="Arial"/>
        </w:rPr>
        <w:t xml:space="preserve"> findings at scientific conferences is an important aspect of our project. This provides a platform to share our results with a </w:t>
      </w:r>
      <w:r w:rsidR="003E4FEE">
        <w:rPr>
          <w:rFonts w:ascii="Arial" w:hAnsi="Arial" w:cs="Arial"/>
        </w:rPr>
        <w:t>broa</w:t>
      </w:r>
      <w:r w:rsidR="003C4A6F" w:rsidRPr="008D3C70">
        <w:rPr>
          <w:rFonts w:ascii="Arial" w:hAnsi="Arial" w:cs="Arial"/>
        </w:rPr>
        <w:t xml:space="preserve">der audience of experts, </w:t>
      </w:r>
      <w:r w:rsidR="00D8005F" w:rsidRPr="008D3C70">
        <w:rPr>
          <w:rFonts w:ascii="Arial" w:hAnsi="Arial" w:cs="Arial"/>
        </w:rPr>
        <w:t>researchers,</w:t>
      </w:r>
      <w:r w:rsidR="003C4A6F" w:rsidRPr="008D3C70">
        <w:rPr>
          <w:rFonts w:ascii="Arial" w:hAnsi="Arial" w:cs="Arial"/>
        </w:rPr>
        <w:t xml:space="preserve"> and decision-makers in climate change, health</w:t>
      </w:r>
      <w:r w:rsidR="003E4FEE">
        <w:rPr>
          <w:rFonts w:ascii="Arial" w:hAnsi="Arial" w:cs="Arial"/>
        </w:rPr>
        <w:t>,</w:t>
      </w:r>
      <w:r w:rsidR="003C4A6F" w:rsidRPr="008D3C70">
        <w:rPr>
          <w:rFonts w:ascii="Arial" w:hAnsi="Arial" w:cs="Arial"/>
        </w:rPr>
        <w:t xml:space="preserve"> and</w:t>
      </w:r>
      <w:r w:rsidR="00BB342E">
        <w:rPr>
          <w:rFonts w:ascii="Arial" w:hAnsi="Arial" w:cs="Arial"/>
        </w:rPr>
        <w:t xml:space="preserve"> </w:t>
      </w:r>
      <w:r w:rsidR="003C4A6F" w:rsidRPr="008D3C70">
        <w:rPr>
          <w:rFonts w:ascii="Arial" w:hAnsi="Arial" w:cs="Arial"/>
        </w:rPr>
        <w:t xml:space="preserve">sustainability. </w:t>
      </w:r>
      <w:r w:rsidR="003E4FEE">
        <w:rPr>
          <w:rFonts w:ascii="Arial" w:hAnsi="Arial" w:cs="Arial"/>
        </w:rPr>
        <w:t>We aim</w:t>
      </w:r>
      <w:r w:rsidR="003C4A6F" w:rsidRPr="008D3C70">
        <w:rPr>
          <w:rFonts w:ascii="Arial" w:hAnsi="Arial" w:cs="Arial"/>
        </w:rPr>
        <w:t xml:space="preserve"> to engage with a diverse group of individuals and institutions who may be able to use our findings to inform their work, </w:t>
      </w:r>
      <w:r w:rsidR="00D8005F" w:rsidRPr="008D3C70">
        <w:rPr>
          <w:rFonts w:ascii="Arial" w:hAnsi="Arial" w:cs="Arial"/>
        </w:rPr>
        <w:t>policies,</w:t>
      </w:r>
      <w:r w:rsidR="003C4A6F" w:rsidRPr="008D3C70">
        <w:rPr>
          <w:rFonts w:ascii="Arial" w:hAnsi="Arial" w:cs="Arial"/>
        </w:rPr>
        <w:t xml:space="preserve"> and decision-making</w:t>
      </w:r>
      <w:r w:rsidR="007638A9">
        <w:rPr>
          <w:rFonts w:ascii="Arial" w:hAnsi="Arial" w:cs="Arial"/>
        </w:rPr>
        <w:fldChar w:fldCharType="begin"/>
      </w:r>
      <w:r w:rsidR="00CA6455">
        <w:rPr>
          <w:rFonts w:ascii="Arial" w:hAnsi="Arial" w:cs="Arial"/>
        </w:rPr>
        <w:instrText xml:space="preserve"> ADDIN EN.CITE &lt;EndNote&gt;&lt;Cite&gt;&lt;RecNum&gt;432&lt;/RecNum&gt;&lt;DisplayText&gt;[63]&lt;/DisplayText&gt;&lt;record&gt;&lt;rec-number&gt;432&lt;/rec-number&gt;&lt;foreign-keys&gt;&lt;key app="EN" db-id="5szwxp0er2sa0tevxamvt5a9wdes925002ws" timestamp="1676457447"&gt;432&lt;/key&gt;&lt;/foreign-keys&gt;&lt;ref-type name="Journal Article"&gt;17&lt;/ref-type&gt;&lt;contributors&gt;&lt;/contributors&gt;&lt;titles&gt;&lt;title&gt;National Institutes of Health. (2021). Data Management and Sharing Policy. Retrieved from https://sharing.nih.gov/data-management-and-sharing-policy.&lt;/title&gt;&lt;/titles&gt;&lt;dates&gt;&lt;/dates&gt;&lt;urls&gt;&lt;/urls&gt;&lt;/record&gt;&lt;/Cite&gt;&lt;/EndNote&gt;</w:instrText>
      </w:r>
      <w:r w:rsidR="007638A9">
        <w:rPr>
          <w:rFonts w:ascii="Arial" w:hAnsi="Arial" w:cs="Arial"/>
        </w:rPr>
        <w:fldChar w:fldCharType="separate"/>
      </w:r>
      <w:r w:rsidR="00CA6455">
        <w:rPr>
          <w:rFonts w:ascii="Arial" w:hAnsi="Arial" w:cs="Arial"/>
          <w:noProof/>
        </w:rPr>
        <w:t>[63]</w:t>
      </w:r>
      <w:r w:rsidR="007638A9">
        <w:rPr>
          <w:rFonts w:ascii="Arial" w:hAnsi="Arial" w:cs="Arial"/>
        </w:rPr>
        <w:fldChar w:fldCharType="end"/>
      </w:r>
      <w:r w:rsidR="003C4A6F" w:rsidRPr="008D3C70">
        <w:rPr>
          <w:rFonts w:ascii="Arial" w:hAnsi="Arial" w:cs="Arial"/>
        </w:rPr>
        <w:t>.</w:t>
      </w:r>
    </w:p>
    <w:p w14:paraId="7C5AF035" w14:textId="77777777" w:rsidR="00BB342E" w:rsidRDefault="00BB342E" w:rsidP="00BB342E">
      <w:pPr>
        <w:spacing w:line="360" w:lineRule="auto"/>
        <w:jc w:val="both"/>
        <w:rPr>
          <w:rFonts w:ascii="Arial" w:hAnsi="Arial" w:cs="Arial"/>
        </w:rPr>
      </w:pPr>
    </w:p>
    <w:p w14:paraId="4BD9E886" w14:textId="5AC0566A" w:rsidR="003C4A6F" w:rsidRPr="008D3C70" w:rsidRDefault="003C4A6F" w:rsidP="00BB342E">
      <w:pPr>
        <w:spacing w:line="360" w:lineRule="auto"/>
        <w:jc w:val="both"/>
        <w:rPr>
          <w:rFonts w:ascii="Arial" w:hAnsi="Arial" w:cs="Arial"/>
        </w:rPr>
      </w:pPr>
      <w:del w:id="1501" w:author="Craig Parker" w:date="2023-03-03T16:34:00Z">
        <w:r w:rsidRPr="008D3C70" w:rsidDel="008340C9">
          <w:rPr>
            <w:rFonts w:ascii="Arial" w:hAnsi="Arial" w:cs="Arial"/>
          </w:rPr>
          <w:delText xml:space="preserve">The conferences we plan to attend will be </w:delText>
        </w:r>
        <w:r w:rsidR="006C699B" w:rsidDel="008340C9">
          <w:rPr>
            <w:rFonts w:ascii="Arial" w:hAnsi="Arial" w:cs="Arial"/>
          </w:rPr>
          <w:delText>local and international</w:delText>
        </w:r>
      </w:del>
      <w:ins w:id="1502" w:author="Craig Parker" w:date="2023-03-03T16:34:00Z">
        <w:r w:rsidR="008340C9">
          <w:rPr>
            <w:rFonts w:ascii="Arial" w:hAnsi="Arial" w:cs="Arial"/>
          </w:rPr>
          <w:t>We plan to attend local and international conferences</w:t>
        </w:r>
      </w:ins>
      <w:r w:rsidR="006C699B">
        <w:rPr>
          <w:rFonts w:ascii="Arial" w:hAnsi="Arial" w:cs="Arial"/>
        </w:rPr>
        <w:t>,</w:t>
      </w:r>
      <w:r w:rsidRPr="008D3C70">
        <w:rPr>
          <w:rFonts w:ascii="Arial" w:hAnsi="Arial" w:cs="Arial"/>
        </w:rPr>
        <w:t xml:space="preserve"> providing opportunities to share our findings with a broader audience and receive feedback from experts from different regions and perspectives. The presentations will be structured to effectively communicate our results, including the methods used, main findings, and their implications for policy and practice. This will help </w:t>
      </w:r>
      <w:r w:rsidR="006C699B">
        <w:rPr>
          <w:rFonts w:ascii="Arial" w:hAnsi="Arial" w:cs="Arial"/>
        </w:rPr>
        <w:t xml:space="preserve">promote </w:t>
      </w:r>
      <w:del w:id="1503" w:author="Craig Parker" w:date="2023-03-03T16:34:00Z">
        <w:r w:rsidR="006C699B" w:rsidDel="008340C9">
          <w:rPr>
            <w:rFonts w:ascii="Arial" w:hAnsi="Arial" w:cs="Arial"/>
          </w:rPr>
          <w:delText xml:space="preserve">the use of </w:delText>
        </w:r>
      </w:del>
      <w:r w:rsidR="006C699B">
        <w:rPr>
          <w:rFonts w:ascii="Arial" w:hAnsi="Arial" w:cs="Arial"/>
        </w:rPr>
        <w:t>evidence-based practices and contribute to advancing</w:t>
      </w:r>
      <w:r w:rsidRPr="008D3C70">
        <w:rPr>
          <w:rFonts w:ascii="Arial" w:hAnsi="Arial" w:cs="Arial"/>
        </w:rPr>
        <w:t xml:space="preserve"> knowledge in the field.</w:t>
      </w:r>
    </w:p>
    <w:p w14:paraId="09C2A9B2" w14:textId="120413B4" w:rsidR="003C4A6F" w:rsidRPr="003C4A6F" w:rsidRDefault="006C699B" w:rsidP="00532E4F">
      <w:pPr>
        <w:spacing w:line="360" w:lineRule="auto"/>
        <w:jc w:val="both"/>
      </w:pPr>
      <w:r>
        <w:rPr>
          <w:rFonts w:ascii="Arial" w:hAnsi="Arial" w:cs="Arial"/>
        </w:rPr>
        <w:t>P</w:t>
      </w:r>
      <w:r w:rsidR="003C4A6F" w:rsidRPr="008D3C70">
        <w:rPr>
          <w:rFonts w:ascii="Arial" w:hAnsi="Arial" w:cs="Arial"/>
        </w:rPr>
        <w:t>articipating in scientific conferences will allow us to contribute to the scientific community, establish new collaborations and partnerships, and provide opportunities to learn from others working in the field.</w:t>
      </w:r>
    </w:p>
    <w:p w14:paraId="0134B0CC" w14:textId="072C69E3" w:rsidR="00FF3066" w:rsidRPr="00FF3066" w:rsidRDefault="7D9977AA" w:rsidP="006B3277">
      <w:pPr>
        <w:pStyle w:val="Heading2"/>
      </w:pPr>
      <w:bookmarkStart w:id="1504" w:name="_Toc121220152"/>
      <w:bookmarkStart w:id="1505" w:name="_Toc128690089"/>
      <w:r>
        <w:t>Publi</w:t>
      </w:r>
      <w:bookmarkEnd w:id="1504"/>
      <w:r w:rsidR="004B0A05">
        <w:t>cations</w:t>
      </w:r>
      <w:bookmarkEnd w:id="1505"/>
    </w:p>
    <w:p w14:paraId="087DFF58" w14:textId="6248D785" w:rsidR="00E37035" w:rsidRPr="00E37035" w:rsidRDefault="00E37035" w:rsidP="00D8005F">
      <w:pPr>
        <w:spacing w:line="360" w:lineRule="auto"/>
        <w:jc w:val="both"/>
        <w:rPr>
          <w:rFonts w:ascii="Arial" w:hAnsi="Arial" w:cs="Arial"/>
        </w:rPr>
      </w:pPr>
      <w:r w:rsidRPr="00E37035">
        <w:rPr>
          <w:rFonts w:ascii="Arial" w:hAnsi="Arial" w:cs="Arial"/>
        </w:rPr>
        <w:t>Publishing the findings of our project in open</w:t>
      </w:r>
      <w:r w:rsidR="006C699B">
        <w:rPr>
          <w:rFonts w:ascii="Arial" w:hAnsi="Arial" w:cs="Arial"/>
        </w:rPr>
        <w:t>-</w:t>
      </w:r>
      <w:r w:rsidRPr="00E37035">
        <w:rPr>
          <w:rFonts w:ascii="Arial" w:hAnsi="Arial" w:cs="Arial"/>
        </w:rPr>
        <w:t>access journals is a</w:t>
      </w:r>
      <w:r w:rsidR="006C699B">
        <w:rPr>
          <w:rFonts w:ascii="Arial" w:hAnsi="Arial" w:cs="Arial"/>
        </w:rPr>
        <w:t xml:space="preserve"> vital</w:t>
      </w:r>
      <w:r w:rsidRPr="00E37035">
        <w:rPr>
          <w:rFonts w:ascii="Arial" w:hAnsi="Arial" w:cs="Arial"/>
        </w:rPr>
        <w:t xml:space="preserve"> aspect of disseminating the results to a </w:t>
      </w:r>
      <w:r w:rsidR="006C699B">
        <w:rPr>
          <w:rFonts w:ascii="Arial" w:hAnsi="Arial" w:cs="Arial"/>
        </w:rPr>
        <w:t>broa</w:t>
      </w:r>
      <w:r w:rsidRPr="00E37035">
        <w:rPr>
          <w:rFonts w:ascii="Arial" w:hAnsi="Arial" w:cs="Arial"/>
        </w:rPr>
        <w:t>der audience. Open</w:t>
      </w:r>
      <w:r w:rsidR="006C699B">
        <w:rPr>
          <w:rFonts w:ascii="Arial" w:hAnsi="Arial" w:cs="Arial"/>
        </w:rPr>
        <w:t>-</w:t>
      </w:r>
      <w:r w:rsidRPr="00E37035">
        <w:rPr>
          <w:rFonts w:ascii="Arial" w:hAnsi="Arial" w:cs="Arial"/>
        </w:rPr>
        <w:t xml:space="preserve">access journals provide a platform for the results to be widely available and easily accessible to </w:t>
      </w:r>
      <w:del w:id="1506" w:author="Craig Parker" w:date="2023-03-03T16:34:00Z">
        <w:r w:rsidRPr="00E37035" w:rsidDel="008340C9">
          <w:rPr>
            <w:rFonts w:ascii="Arial" w:hAnsi="Arial" w:cs="Arial"/>
          </w:rPr>
          <w:delText>a diverse group of</w:delText>
        </w:r>
      </w:del>
      <w:ins w:id="1507" w:author="Craig Parker" w:date="2023-03-03T16:34:00Z">
        <w:r w:rsidR="008340C9">
          <w:rPr>
            <w:rFonts w:ascii="Arial" w:hAnsi="Arial" w:cs="Arial"/>
          </w:rPr>
          <w:t>diverse</w:t>
        </w:r>
      </w:ins>
      <w:r w:rsidRPr="00E37035">
        <w:rPr>
          <w:rFonts w:ascii="Arial" w:hAnsi="Arial" w:cs="Arial"/>
        </w:rPr>
        <w:t xml:space="preserve"> individuals</w:t>
      </w:r>
      <w:r w:rsidR="00EC37FE">
        <w:rPr>
          <w:rFonts w:ascii="Arial" w:hAnsi="Arial" w:cs="Arial"/>
        </w:rPr>
        <w:t>,</w:t>
      </w:r>
      <w:r w:rsidRPr="00E37035">
        <w:rPr>
          <w:rFonts w:ascii="Arial" w:hAnsi="Arial" w:cs="Arial"/>
        </w:rPr>
        <w:t xml:space="preserve"> including policymakers, practitioners, researchers, and the general </w:t>
      </w:r>
      <w:r w:rsidRPr="00E37035">
        <w:rPr>
          <w:rFonts w:ascii="Arial" w:hAnsi="Arial" w:cs="Arial"/>
        </w:rPr>
        <w:lastRenderedPageBreak/>
        <w:t xml:space="preserve">public. This will help </w:t>
      </w:r>
      <w:r w:rsidR="00EC37FE">
        <w:rPr>
          <w:rFonts w:ascii="Arial" w:hAnsi="Arial" w:cs="Arial"/>
        </w:rPr>
        <w:t xml:space="preserve">promote </w:t>
      </w:r>
      <w:del w:id="1508" w:author="Craig Parker" w:date="2023-03-03T16:34:00Z">
        <w:r w:rsidR="00EC37FE" w:rsidDel="008340C9">
          <w:rPr>
            <w:rFonts w:ascii="Arial" w:hAnsi="Arial" w:cs="Arial"/>
          </w:rPr>
          <w:delText xml:space="preserve">the use of </w:delText>
        </w:r>
      </w:del>
      <w:r w:rsidR="00EC37FE">
        <w:rPr>
          <w:rFonts w:ascii="Arial" w:hAnsi="Arial" w:cs="Arial"/>
        </w:rPr>
        <w:t>evidence-based practices and contribute to advancing</w:t>
      </w:r>
      <w:r w:rsidRPr="00E37035">
        <w:rPr>
          <w:rFonts w:ascii="Arial" w:hAnsi="Arial" w:cs="Arial"/>
        </w:rPr>
        <w:t xml:space="preserve"> knowledge in the field.</w:t>
      </w:r>
    </w:p>
    <w:p w14:paraId="3BFD39DF" w14:textId="3DC92BFE" w:rsidR="00E37035" w:rsidRPr="00E37035" w:rsidRDefault="00E37035" w:rsidP="00D8005F">
      <w:pPr>
        <w:spacing w:line="360" w:lineRule="auto"/>
        <w:jc w:val="both"/>
        <w:rPr>
          <w:rFonts w:ascii="Arial" w:hAnsi="Arial" w:cs="Arial"/>
        </w:rPr>
      </w:pPr>
      <w:r w:rsidRPr="00E37035">
        <w:rPr>
          <w:rFonts w:ascii="Arial" w:hAnsi="Arial" w:cs="Arial"/>
        </w:rPr>
        <w:t xml:space="preserve">The manuscripts we plan to publish will provide a comprehensive overview of the </w:t>
      </w:r>
      <w:del w:id="1509" w:author="Craig Parker" w:date="2023-03-03T16:23:00Z">
        <w:r w:rsidR="00EC37FE" w:rsidDel="009D1181">
          <w:rPr>
            <w:rFonts w:ascii="Arial" w:hAnsi="Arial" w:cs="Arial"/>
          </w:rPr>
          <w:delText>study</w:delText>
        </w:r>
        <w:r w:rsidR="00F617C9" w:rsidDel="009D1181">
          <w:rPr>
            <w:rFonts w:ascii="Arial" w:hAnsi="Arial" w:cs="Arial"/>
          </w:rPr>
          <w:delText>'</w:delText>
        </w:r>
        <w:r w:rsidR="00EC37FE" w:rsidDel="009D1181">
          <w:rPr>
            <w:rFonts w:ascii="Arial" w:hAnsi="Arial" w:cs="Arial"/>
          </w:rPr>
          <w:delText xml:space="preserve">s </w:delText>
        </w:r>
      </w:del>
      <w:ins w:id="1510" w:author="Craig Parker" w:date="2023-03-03T16:23:00Z">
        <w:r w:rsidR="009D1181">
          <w:rPr>
            <w:rFonts w:ascii="Arial" w:hAnsi="Arial" w:cs="Arial"/>
          </w:rPr>
          <w:t>study</w:t>
        </w:r>
      </w:ins>
      <w:ins w:id="1511" w:author="Craig Parker" w:date="2023-03-03T16:29:00Z">
        <w:r w:rsidR="002135D5">
          <w:rPr>
            <w:rFonts w:ascii="Arial" w:hAnsi="Arial" w:cs="Arial"/>
          </w:rPr>
          <w:t>'</w:t>
        </w:r>
      </w:ins>
      <w:ins w:id="1512" w:author="Craig Parker" w:date="2023-03-03T16:23:00Z">
        <w:r w:rsidR="009D1181">
          <w:rPr>
            <w:rFonts w:ascii="Arial" w:hAnsi="Arial" w:cs="Arial"/>
          </w:rPr>
          <w:t xml:space="preserve">s </w:t>
        </w:r>
      </w:ins>
      <w:r w:rsidR="00EC37FE">
        <w:rPr>
          <w:rFonts w:ascii="Arial" w:hAnsi="Arial" w:cs="Arial"/>
        </w:rPr>
        <w:t>methods, results and implications</w:t>
      </w:r>
      <w:r w:rsidRPr="00E37035">
        <w:rPr>
          <w:rFonts w:ascii="Arial" w:hAnsi="Arial" w:cs="Arial"/>
        </w:rPr>
        <w:t xml:space="preserve">. </w:t>
      </w:r>
      <w:r w:rsidR="00EC37FE">
        <w:rPr>
          <w:rFonts w:ascii="Arial" w:hAnsi="Arial" w:cs="Arial"/>
        </w:rPr>
        <w:t>We aim</w:t>
      </w:r>
      <w:r w:rsidRPr="00E37035">
        <w:rPr>
          <w:rFonts w:ascii="Arial" w:hAnsi="Arial" w:cs="Arial"/>
        </w:rPr>
        <w:t xml:space="preserve"> to publish in high-impact, peer-reviewed journals that are widely read and recognized in the relevant fields. This will ensure </w:t>
      </w:r>
      <w:del w:id="1513" w:author="Craig Parker" w:date="2023-03-03T16:35:00Z">
        <w:r w:rsidRPr="00E37035" w:rsidDel="008340C9">
          <w:rPr>
            <w:rFonts w:ascii="Arial" w:hAnsi="Arial" w:cs="Arial"/>
          </w:rPr>
          <w:delText>the results are high quality</w:delText>
        </w:r>
      </w:del>
      <w:ins w:id="1514" w:author="Craig Parker" w:date="2023-03-03T16:35:00Z">
        <w:r w:rsidR="008340C9">
          <w:rPr>
            <w:rFonts w:ascii="Arial" w:hAnsi="Arial" w:cs="Arial"/>
          </w:rPr>
          <w:t>high-quality results</w:t>
        </w:r>
      </w:ins>
      <w:r w:rsidRPr="00E37035">
        <w:rPr>
          <w:rFonts w:ascii="Arial" w:hAnsi="Arial" w:cs="Arial"/>
        </w:rPr>
        <w:t xml:space="preserve"> and receive the necessary recognition and visibility</w:t>
      </w:r>
      <w:r w:rsidR="007B74D3">
        <w:rPr>
          <w:rFonts w:ascii="Arial" w:hAnsi="Arial" w:cs="Arial"/>
        </w:rPr>
        <w:fldChar w:fldCharType="begin"/>
      </w:r>
      <w:r w:rsidR="00CA6455">
        <w:rPr>
          <w:rFonts w:ascii="Arial" w:hAnsi="Arial" w:cs="Arial"/>
        </w:rPr>
        <w:instrText xml:space="preserve"> ADDIN EN.CITE &lt;EndNote&gt;&lt;Cite&gt;&lt;Author&gt;Triaridis&lt;/Author&gt;&lt;Year&gt;2010&lt;/Year&gt;&lt;RecNum&gt;484&lt;/RecNum&gt;&lt;DisplayText&gt;[64]&lt;/DisplayText&gt;&lt;record&gt;&lt;rec-number&gt;484&lt;/rec-number&gt;&lt;foreign-keys&gt;&lt;key app="EN" db-id="5szwxp0er2sa0tevxamvt5a9wdes925002ws" timestamp="1677056245"&gt;484&lt;/key&gt;&lt;/foreign-keys&gt;&lt;ref-type name="Journal Article"&gt;17&lt;/ref-type&gt;&lt;contributors&gt;&lt;authors&gt;&lt;author&gt;Triaridis, S.&lt;/author&gt;&lt;author&gt;Kyrgidis, A.&lt;/author&gt;&lt;/authors&gt;&lt;/contributors&gt;&lt;titles&gt;&lt;title&gt;Peer review and journal impact factor: the two pillars of contemporary medical publishing&lt;/title&gt;&lt;secondary-title&gt;Hippokratia&lt;/secondary-title&gt;&lt;/titles&gt;&lt;periodical&gt;&lt;full-title&gt;Hippokratia&lt;/full-title&gt;&lt;/periodical&gt;&lt;pages&gt;5-12&lt;/pages&gt;&lt;volume&gt;14&lt;/volume&gt;&lt;number&gt;Suppl 1&lt;/number&gt;&lt;keywords&gt;&lt;keyword&gt;citation&lt;/keyword&gt;&lt;keyword&gt;editor&lt;/keyword&gt;&lt;keyword&gt;impact factor&lt;/keyword&gt;&lt;keyword&gt;medical&lt;/keyword&gt;&lt;keyword&gt;peer-review&lt;/keyword&gt;&lt;keyword&gt;quality&lt;/keyword&gt;&lt;/keywords&gt;&lt;dates&gt;&lt;year&gt;2010&lt;/year&gt;&lt;pub-dates&gt;&lt;date&gt;Dec&lt;/date&gt;&lt;/pub-dates&gt;&lt;/dates&gt;&lt;isbn&gt;1108-4189 (Print)&amp;#xD;1108-4189&lt;/isbn&gt;&lt;accession-num&gt;21487485&lt;/accession-num&gt;&lt;urls&gt;&lt;/urls&gt;&lt;custom2&gt;PMC3049421&lt;/custom2&gt;&lt;remote-database-provider&gt;NLM&lt;/remote-database-provider&gt;&lt;language&gt;eng&lt;/language&gt;&lt;/record&gt;&lt;/Cite&gt;&lt;/EndNote&gt;</w:instrText>
      </w:r>
      <w:r w:rsidR="007B74D3">
        <w:rPr>
          <w:rFonts w:ascii="Arial" w:hAnsi="Arial" w:cs="Arial"/>
        </w:rPr>
        <w:fldChar w:fldCharType="separate"/>
      </w:r>
      <w:r w:rsidR="00CA6455">
        <w:rPr>
          <w:rFonts w:ascii="Arial" w:hAnsi="Arial" w:cs="Arial"/>
          <w:noProof/>
        </w:rPr>
        <w:t>[64]</w:t>
      </w:r>
      <w:r w:rsidR="007B74D3">
        <w:rPr>
          <w:rFonts w:ascii="Arial" w:hAnsi="Arial" w:cs="Arial"/>
        </w:rPr>
        <w:fldChar w:fldCharType="end"/>
      </w:r>
      <w:r w:rsidRPr="00E37035">
        <w:rPr>
          <w:rFonts w:ascii="Arial" w:hAnsi="Arial" w:cs="Arial"/>
        </w:rPr>
        <w:t>.</w:t>
      </w:r>
    </w:p>
    <w:p w14:paraId="6CC45452" w14:textId="4503C185" w:rsidR="005E4696" w:rsidRDefault="00E37035" w:rsidP="00D8005F">
      <w:pPr>
        <w:spacing w:line="360" w:lineRule="auto"/>
        <w:jc w:val="both"/>
        <w:rPr>
          <w:rFonts w:ascii="Arial" w:hAnsi="Arial" w:cs="Arial"/>
        </w:rPr>
      </w:pPr>
      <w:r w:rsidRPr="00E37035">
        <w:rPr>
          <w:rFonts w:ascii="Arial" w:hAnsi="Arial" w:cs="Arial"/>
        </w:rPr>
        <w:t xml:space="preserve">In addition to publishing the results, we plan to </w:t>
      </w:r>
      <w:r w:rsidR="00144CF7">
        <w:rPr>
          <w:rFonts w:ascii="Arial" w:hAnsi="Arial" w:cs="Arial"/>
        </w:rPr>
        <w:t xml:space="preserve">publish the </w:t>
      </w:r>
      <w:del w:id="1515" w:author="Craig Parker" w:date="2023-03-03T16:24:00Z">
        <w:r w:rsidR="00144CF7" w:rsidDel="009D1181">
          <w:rPr>
            <w:rFonts w:ascii="Arial" w:hAnsi="Arial" w:cs="Arial"/>
          </w:rPr>
          <w:delText>study</w:delText>
        </w:r>
        <w:r w:rsidR="00F617C9" w:rsidDel="009D1181">
          <w:rPr>
            <w:rFonts w:ascii="Arial" w:hAnsi="Arial" w:cs="Arial"/>
          </w:rPr>
          <w:delText>'</w:delText>
        </w:r>
        <w:r w:rsidR="00144CF7" w:rsidDel="009D1181">
          <w:rPr>
            <w:rFonts w:ascii="Arial" w:hAnsi="Arial" w:cs="Arial"/>
          </w:rPr>
          <w:delText xml:space="preserve">s </w:delText>
        </w:r>
      </w:del>
      <w:ins w:id="1516" w:author="Craig Parker" w:date="2023-03-03T16:23:00Z">
        <w:r w:rsidR="009D1181">
          <w:rPr>
            <w:rFonts w:ascii="Arial" w:hAnsi="Arial" w:cs="Arial"/>
          </w:rPr>
          <w:t>study</w:t>
        </w:r>
      </w:ins>
      <w:ins w:id="1517" w:author="Craig Parker" w:date="2023-03-03T16:29:00Z">
        <w:r w:rsidR="002135D5">
          <w:rPr>
            <w:rFonts w:ascii="Arial" w:hAnsi="Arial" w:cs="Arial"/>
          </w:rPr>
          <w:t>'</w:t>
        </w:r>
      </w:ins>
      <w:ins w:id="1518" w:author="Craig Parker" w:date="2023-03-03T16:23:00Z">
        <w:r w:rsidR="009D1181">
          <w:rPr>
            <w:rFonts w:ascii="Arial" w:hAnsi="Arial" w:cs="Arial"/>
          </w:rPr>
          <w:t xml:space="preserve">s </w:t>
        </w:r>
      </w:ins>
      <w:r w:rsidR="00144CF7">
        <w:rPr>
          <w:rFonts w:ascii="Arial" w:hAnsi="Arial" w:cs="Arial"/>
        </w:rPr>
        <w:t>methodologies and protocols</w:t>
      </w:r>
      <w:r w:rsidRPr="00E37035">
        <w:rPr>
          <w:rFonts w:ascii="Arial" w:hAnsi="Arial" w:cs="Arial"/>
        </w:rPr>
        <w:t>. This will help others to understand the methods used and to replicate the study if needed. Overall, publishing the results of our project in open</w:t>
      </w:r>
      <w:r w:rsidR="00144CF7">
        <w:rPr>
          <w:rFonts w:ascii="Arial" w:hAnsi="Arial" w:cs="Arial"/>
        </w:rPr>
        <w:t>-</w:t>
      </w:r>
      <w:r w:rsidRPr="00E37035">
        <w:rPr>
          <w:rFonts w:ascii="Arial" w:hAnsi="Arial" w:cs="Arial"/>
        </w:rPr>
        <w:t xml:space="preserve">access journals will help </w:t>
      </w:r>
      <w:r w:rsidR="00144CF7">
        <w:rPr>
          <w:rFonts w:ascii="Arial" w:hAnsi="Arial" w:cs="Arial"/>
        </w:rPr>
        <w:t>promote transparency and accountability</w:t>
      </w:r>
      <w:del w:id="1519" w:author="Craig Parker" w:date="2023-03-03T16:35:00Z">
        <w:r w:rsidR="00144CF7" w:rsidDel="008340C9">
          <w:rPr>
            <w:rFonts w:ascii="Arial" w:hAnsi="Arial" w:cs="Arial"/>
          </w:rPr>
          <w:delText>,</w:delText>
        </w:r>
      </w:del>
      <w:r w:rsidR="00144CF7">
        <w:rPr>
          <w:rFonts w:ascii="Arial" w:hAnsi="Arial" w:cs="Arial"/>
        </w:rPr>
        <w:t xml:space="preserve"> and contribute to advancing</w:t>
      </w:r>
      <w:r w:rsidRPr="00E37035">
        <w:rPr>
          <w:rFonts w:ascii="Arial" w:hAnsi="Arial" w:cs="Arial"/>
        </w:rPr>
        <w:t xml:space="preserve"> knowledge and evidence-based practices in the field</w:t>
      </w:r>
      <w:r w:rsidR="006679CB">
        <w:rPr>
          <w:rFonts w:ascii="Arial" w:hAnsi="Arial" w:cs="Arial"/>
        </w:rPr>
        <w:fldChar w:fldCharType="begin"/>
      </w:r>
      <w:r w:rsidR="00CA6455">
        <w:rPr>
          <w:rFonts w:ascii="Arial" w:hAnsi="Arial" w:cs="Arial"/>
        </w:rPr>
        <w:instrText xml:space="preserve"> ADDIN EN.CITE &lt;EndNote&gt;&lt;Cite&gt;&lt;RecNum&gt;482&lt;/RecNum&gt;&lt;DisplayText&gt;[65]&lt;/DisplayText&gt;&lt;record&gt;&lt;rec-number&gt;482&lt;/rec-number&gt;&lt;foreign-keys&gt;&lt;key app="EN" db-id="5szwxp0er2sa0tevxamvt5a9wdes925002ws" timestamp="1677055850"&gt;482&lt;/key&gt;&lt;/foreign-keys&gt;&lt;ref-type name="Journal Article"&gt;17&lt;/ref-type&gt;&lt;contributors&gt;&lt;/contributors&gt;&lt;titles&gt;&lt;title&gt;Springer Nature. (n.d.). Open Research - Benefits. Retrieved from https://www.springernature.com/gp/open-research/about/benefits&lt;/title&gt;&lt;/titles&gt;&lt;dates&gt;&lt;/dates&gt;&lt;urls&gt;&lt;/urls&gt;&lt;/record&gt;&lt;/Cite&gt;&lt;/EndNote&gt;</w:instrText>
      </w:r>
      <w:r w:rsidR="006679CB">
        <w:rPr>
          <w:rFonts w:ascii="Arial" w:hAnsi="Arial" w:cs="Arial"/>
        </w:rPr>
        <w:fldChar w:fldCharType="separate"/>
      </w:r>
      <w:r w:rsidR="00CA6455">
        <w:rPr>
          <w:rFonts w:ascii="Arial" w:hAnsi="Arial" w:cs="Arial"/>
          <w:noProof/>
        </w:rPr>
        <w:t>[65]</w:t>
      </w:r>
      <w:r w:rsidR="006679CB">
        <w:rPr>
          <w:rFonts w:ascii="Arial" w:hAnsi="Arial" w:cs="Arial"/>
        </w:rPr>
        <w:fldChar w:fldCharType="end"/>
      </w:r>
      <w:r w:rsidRPr="00E37035">
        <w:rPr>
          <w:rFonts w:ascii="Arial" w:hAnsi="Arial" w:cs="Arial"/>
        </w:rPr>
        <w:t>.</w:t>
      </w:r>
    </w:p>
    <w:p w14:paraId="0B31AA38" w14:textId="5C75F05A" w:rsidR="00107A32" w:rsidRDefault="00853E2D" w:rsidP="00D8005F">
      <w:pPr>
        <w:spacing w:line="360" w:lineRule="auto"/>
        <w:jc w:val="both"/>
        <w:rPr>
          <w:ins w:id="1520" w:author="Craig Parker" w:date="2023-03-02T22:42:00Z"/>
          <w:rFonts w:ascii="Arial" w:hAnsi="Arial" w:cs="Arial"/>
        </w:rPr>
      </w:pPr>
      <w:r>
        <w:rPr>
          <w:rFonts w:ascii="Arial" w:hAnsi="Arial" w:cs="Arial"/>
        </w:rPr>
        <w:t>Limitations</w:t>
      </w:r>
      <w:ins w:id="1521" w:author="Craig Parker" w:date="2023-03-02T22:42:00Z">
        <w:r w:rsidR="00E62E6D">
          <w:rPr>
            <w:rFonts w:ascii="Arial" w:hAnsi="Arial" w:cs="Arial"/>
          </w:rPr>
          <w:t>.</w:t>
        </w:r>
      </w:ins>
    </w:p>
    <w:p w14:paraId="1870B9BC" w14:textId="77777777" w:rsidR="00E62E6D" w:rsidRDefault="00E62E6D" w:rsidP="00D8005F">
      <w:pPr>
        <w:spacing w:line="360" w:lineRule="auto"/>
        <w:jc w:val="both"/>
        <w:rPr>
          <w:ins w:id="1522" w:author="Craig Parker" w:date="2023-03-02T22:42:00Z"/>
          <w:rFonts w:ascii="Arial" w:hAnsi="Arial" w:cs="Arial"/>
        </w:rPr>
      </w:pPr>
    </w:p>
    <w:p w14:paraId="50714D9F" w14:textId="3D4C1161" w:rsidR="00754C4A" w:rsidRDefault="00E62E6D">
      <w:pPr>
        <w:pStyle w:val="Heading2"/>
        <w:rPr>
          <w:ins w:id="1523" w:author="Craig Parker" w:date="2023-03-03T13:31:00Z"/>
        </w:rPr>
        <w:pPrChange w:id="1524" w:author="Craig Parker" w:date="2023-03-03T13:33:00Z">
          <w:pPr/>
        </w:pPrChange>
      </w:pPr>
      <w:bookmarkStart w:id="1525" w:name="_Toc128690090"/>
      <w:ins w:id="1526" w:author="Craig Parker" w:date="2023-03-02T22:42:00Z">
        <w:r>
          <w:t>Strengths</w:t>
        </w:r>
      </w:ins>
      <w:bookmarkEnd w:id="1525"/>
    </w:p>
    <w:p w14:paraId="25BBBF41" w14:textId="77777777" w:rsidR="00754C4A" w:rsidRDefault="00754C4A" w:rsidP="00754C4A">
      <w:pPr>
        <w:rPr>
          <w:ins w:id="1527" w:author="Craig Parker" w:date="2023-03-03T13:31:00Z"/>
        </w:rPr>
      </w:pPr>
    </w:p>
    <w:p w14:paraId="2EA4E912" w14:textId="08186F3B" w:rsidR="00754C4A" w:rsidRPr="008E5177" w:rsidRDefault="00754C4A">
      <w:pPr>
        <w:spacing w:line="360" w:lineRule="auto"/>
        <w:jc w:val="both"/>
        <w:rPr>
          <w:ins w:id="1528" w:author="Craig Parker" w:date="2023-03-03T13:31:00Z"/>
          <w:rFonts w:ascii="Arial" w:hAnsi="Arial" w:cs="Arial"/>
          <w:rPrChange w:id="1529" w:author="Craig Parker" w:date="2023-03-03T13:34:00Z">
            <w:rPr>
              <w:ins w:id="1530" w:author="Craig Parker" w:date="2023-03-03T13:31:00Z"/>
            </w:rPr>
          </w:rPrChange>
        </w:rPr>
        <w:pPrChange w:id="1531" w:author="Craig Parker" w:date="2023-03-03T13:34:00Z">
          <w:pPr/>
        </w:pPrChange>
      </w:pPr>
      <w:ins w:id="1532" w:author="Craig Parker" w:date="2023-03-03T13:31:00Z">
        <w:r w:rsidRPr="008E5177">
          <w:rPr>
            <w:rFonts w:ascii="Arial" w:hAnsi="Arial" w:cs="Arial"/>
            <w:rPrChange w:id="1533" w:author="Craig Parker" w:date="2023-03-03T13:34:00Z">
              <w:rPr/>
            </w:rPrChange>
          </w:rPr>
          <w:t>T</w:t>
        </w:r>
      </w:ins>
      <w:ins w:id="1534" w:author="Craig Parker" w:date="2023-03-03T14:32:00Z">
        <w:r w:rsidR="0064310C">
          <w:rPr>
            <w:rFonts w:ascii="Arial" w:hAnsi="Arial" w:cs="Arial"/>
          </w:rPr>
          <w:t>he</w:t>
        </w:r>
      </w:ins>
      <w:ins w:id="1535" w:author="Craig Parker" w:date="2023-03-03T13:31:00Z">
        <w:r w:rsidRPr="008E5177">
          <w:rPr>
            <w:rFonts w:ascii="Arial" w:hAnsi="Arial" w:cs="Arial"/>
            <w:rPrChange w:id="1536" w:author="Craig Parker" w:date="2023-03-03T13:34:00Z">
              <w:rPr/>
            </w:rPrChange>
          </w:rPr>
          <w:t xml:space="preserve"> project has several strengths that increase the validity and generalizability of its findings:</w:t>
        </w:r>
      </w:ins>
    </w:p>
    <w:p w14:paraId="078E23D2" w14:textId="77777777" w:rsidR="00754C4A" w:rsidRPr="008E5177" w:rsidRDefault="00754C4A">
      <w:pPr>
        <w:spacing w:line="360" w:lineRule="auto"/>
        <w:rPr>
          <w:ins w:id="1537" w:author="Craig Parker" w:date="2023-03-03T13:31:00Z"/>
          <w:rFonts w:ascii="Arial" w:hAnsi="Arial" w:cs="Arial"/>
          <w:rPrChange w:id="1538" w:author="Craig Parker" w:date="2023-03-03T13:34:00Z">
            <w:rPr>
              <w:ins w:id="1539" w:author="Craig Parker" w:date="2023-03-03T13:31:00Z"/>
            </w:rPr>
          </w:rPrChange>
        </w:rPr>
        <w:pPrChange w:id="1540" w:author="Craig Parker" w:date="2023-03-03T13:34:00Z">
          <w:pPr/>
        </w:pPrChange>
      </w:pPr>
    </w:p>
    <w:p w14:paraId="7300DF51" w14:textId="77777777" w:rsidR="00754C4A" w:rsidRPr="00201E63" w:rsidRDefault="00754C4A">
      <w:pPr>
        <w:pStyle w:val="ListParagraph"/>
        <w:numPr>
          <w:ilvl w:val="0"/>
          <w:numId w:val="25"/>
        </w:numPr>
        <w:spacing w:line="360" w:lineRule="auto"/>
        <w:rPr>
          <w:ins w:id="1541" w:author="Craig Parker" w:date="2023-03-03T13:31:00Z"/>
          <w:rFonts w:ascii="Arial" w:hAnsi="Arial" w:cs="Arial"/>
          <w:rPrChange w:id="1542" w:author="Craig Parker" w:date="2023-03-03T13:37:00Z">
            <w:rPr>
              <w:ins w:id="1543" w:author="Craig Parker" w:date="2023-03-03T13:31:00Z"/>
            </w:rPr>
          </w:rPrChange>
        </w:rPr>
        <w:pPrChange w:id="1544" w:author="Craig Parker" w:date="2023-03-03T13:37:00Z">
          <w:pPr/>
        </w:pPrChange>
      </w:pPr>
      <w:ins w:id="1545" w:author="Craig Parker" w:date="2023-03-03T13:31:00Z">
        <w:r w:rsidRPr="00201E63">
          <w:rPr>
            <w:rFonts w:ascii="Arial" w:hAnsi="Arial" w:cs="Arial"/>
            <w:b/>
            <w:bCs/>
            <w:rPrChange w:id="1546" w:author="Craig Parker" w:date="2023-03-03T13:37:00Z">
              <w:rPr/>
            </w:rPrChange>
          </w:rPr>
          <w:t>Multi-country approach:</w:t>
        </w:r>
        <w:r w:rsidRPr="00201E63">
          <w:rPr>
            <w:rFonts w:ascii="Arial" w:hAnsi="Arial" w:cs="Arial"/>
            <w:rPrChange w:id="1547" w:author="Craig Parker" w:date="2023-03-03T13:37:00Z">
              <w:rPr/>
            </w:rPrChange>
          </w:rPr>
          <w:t xml:space="preserve"> The project covers healthcare facilities in three different sub-Saharan African countries, increasing the diversity of its findings and allowing for cross-country </w:t>
        </w:r>
        <w:commentRangeStart w:id="1548"/>
        <w:r w:rsidRPr="00201E63">
          <w:rPr>
            <w:rFonts w:ascii="Arial" w:hAnsi="Arial" w:cs="Arial"/>
            <w:rPrChange w:id="1549" w:author="Craig Parker" w:date="2023-03-03T13:37:00Z">
              <w:rPr/>
            </w:rPrChange>
          </w:rPr>
          <w:t>comparisons</w:t>
        </w:r>
      </w:ins>
      <w:commentRangeEnd w:id="1548"/>
      <w:r w:rsidR="00477179">
        <w:rPr>
          <w:rStyle w:val="CommentReference"/>
        </w:rPr>
        <w:commentReference w:id="1548"/>
      </w:r>
      <w:ins w:id="1550" w:author="Craig Parker" w:date="2023-03-03T13:31:00Z">
        <w:r w:rsidRPr="00201E63">
          <w:rPr>
            <w:rFonts w:ascii="Arial" w:hAnsi="Arial" w:cs="Arial"/>
            <w:rPrChange w:id="1551" w:author="Craig Parker" w:date="2023-03-03T13:37:00Z">
              <w:rPr/>
            </w:rPrChange>
          </w:rPr>
          <w:t>.</w:t>
        </w:r>
      </w:ins>
    </w:p>
    <w:p w14:paraId="038410D4" w14:textId="77777777" w:rsidR="00754C4A" w:rsidRPr="00201E63" w:rsidRDefault="00754C4A">
      <w:pPr>
        <w:pStyle w:val="ListParagraph"/>
        <w:numPr>
          <w:ilvl w:val="0"/>
          <w:numId w:val="25"/>
        </w:numPr>
        <w:spacing w:line="360" w:lineRule="auto"/>
        <w:rPr>
          <w:ins w:id="1552" w:author="Craig Parker" w:date="2023-03-03T13:31:00Z"/>
          <w:rFonts w:ascii="Arial" w:hAnsi="Arial" w:cs="Arial"/>
          <w:rPrChange w:id="1553" w:author="Craig Parker" w:date="2023-03-03T13:37:00Z">
            <w:rPr>
              <w:ins w:id="1554" w:author="Craig Parker" w:date="2023-03-03T13:31:00Z"/>
            </w:rPr>
          </w:rPrChange>
        </w:rPr>
        <w:pPrChange w:id="1555" w:author="Craig Parker" w:date="2023-03-03T13:37:00Z">
          <w:pPr/>
        </w:pPrChange>
      </w:pPr>
      <w:ins w:id="1556" w:author="Craig Parker" w:date="2023-03-03T13:31:00Z">
        <w:r w:rsidRPr="00201E63">
          <w:rPr>
            <w:rFonts w:ascii="Arial" w:hAnsi="Arial" w:cs="Arial"/>
            <w:b/>
            <w:bCs/>
            <w:rPrChange w:id="1557" w:author="Craig Parker" w:date="2023-03-03T13:37:00Z">
              <w:rPr/>
            </w:rPrChange>
          </w:rPr>
          <w:t>Use of AKDN Carbon Management Tool</w:t>
        </w:r>
        <w:r w:rsidRPr="00201E63">
          <w:rPr>
            <w:rFonts w:ascii="Arial" w:hAnsi="Arial" w:cs="Arial"/>
            <w:rPrChange w:id="1558" w:author="Craig Parker" w:date="2023-03-03T13:37:00Z">
              <w:rPr/>
            </w:rPrChange>
          </w:rPr>
          <w:t>: The project will use the AKDN Carbon Management Tool, which has been widely validated and used in previous studies, ensuring the reliability of the data collected.</w:t>
        </w:r>
      </w:ins>
    </w:p>
    <w:p w14:paraId="7C8645CA" w14:textId="77777777" w:rsidR="00754C4A" w:rsidRPr="00201E63" w:rsidRDefault="00754C4A">
      <w:pPr>
        <w:pStyle w:val="ListParagraph"/>
        <w:numPr>
          <w:ilvl w:val="0"/>
          <w:numId w:val="25"/>
        </w:numPr>
        <w:spacing w:line="360" w:lineRule="auto"/>
        <w:rPr>
          <w:ins w:id="1559" w:author="Craig Parker" w:date="2023-03-03T13:31:00Z"/>
          <w:rFonts w:ascii="Arial" w:hAnsi="Arial" w:cs="Arial"/>
          <w:rPrChange w:id="1560" w:author="Craig Parker" w:date="2023-03-03T13:37:00Z">
            <w:rPr>
              <w:ins w:id="1561" w:author="Craig Parker" w:date="2023-03-03T13:31:00Z"/>
            </w:rPr>
          </w:rPrChange>
        </w:rPr>
        <w:pPrChange w:id="1562" w:author="Craig Parker" w:date="2023-03-03T13:37:00Z">
          <w:pPr/>
        </w:pPrChange>
      </w:pPr>
      <w:ins w:id="1563" w:author="Craig Parker" w:date="2023-03-03T13:31:00Z">
        <w:r w:rsidRPr="008340C9">
          <w:rPr>
            <w:rFonts w:ascii="Arial" w:hAnsi="Arial" w:cs="Arial"/>
            <w:b/>
            <w:bCs/>
            <w:rPrChange w:id="1564" w:author="Craig Parker" w:date="2023-03-03T16:35:00Z">
              <w:rPr/>
            </w:rPrChange>
          </w:rPr>
          <w:t>Longitudinal study design:</w:t>
        </w:r>
        <w:r w:rsidRPr="00201E63">
          <w:rPr>
            <w:rFonts w:ascii="Arial" w:hAnsi="Arial" w:cs="Arial"/>
            <w:rPrChange w:id="1565" w:author="Craig Parker" w:date="2023-03-03T13:37:00Z">
              <w:rPr/>
            </w:rPrChange>
          </w:rPr>
          <w:t xml:space="preserve"> The project will use a serial measurements </w:t>
        </w:r>
        <w:commentRangeStart w:id="1566"/>
        <w:r w:rsidRPr="00201E63">
          <w:rPr>
            <w:rFonts w:ascii="Arial" w:hAnsi="Arial" w:cs="Arial"/>
            <w:rPrChange w:id="1567" w:author="Craig Parker" w:date="2023-03-03T13:37:00Z">
              <w:rPr/>
            </w:rPrChange>
          </w:rPr>
          <w:t>approach</w:t>
        </w:r>
      </w:ins>
      <w:commentRangeEnd w:id="1566"/>
      <w:r w:rsidR="00B018E9">
        <w:rPr>
          <w:rStyle w:val="CommentReference"/>
        </w:rPr>
        <w:commentReference w:id="1566"/>
      </w:r>
      <w:ins w:id="1568" w:author="Craig Parker" w:date="2023-03-03T13:31:00Z">
        <w:r w:rsidRPr="00201E63">
          <w:rPr>
            <w:rFonts w:ascii="Arial" w:hAnsi="Arial" w:cs="Arial"/>
            <w:rPrChange w:id="1569" w:author="Craig Parker" w:date="2023-03-03T13:37:00Z">
              <w:rPr/>
            </w:rPrChange>
          </w:rPr>
          <w:t>, which will enable the tracking of progress over time, providing valuable insights for future sustainability efforts.</w:t>
        </w:r>
      </w:ins>
    </w:p>
    <w:p w14:paraId="4630601A" w14:textId="77777777" w:rsidR="00754C4A" w:rsidRPr="00201E63" w:rsidRDefault="00754C4A">
      <w:pPr>
        <w:pStyle w:val="ListParagraph"/>
        <w:numPr>
          <w:ilvl w:val="0"/>
          <w:numId w:val="25"/>
        </w:numPr>
        <w:spacing w:line="360" w:lineRule="auto"/>
        <w:rPr>
          <w:ins w:id="1570" w:author="Craig Parker" w:date="2023-03-03T13:31:00Z"/>
          <w:rFonts w:ascii="Arial" w:hAnsi="Arial" w:cs="Arial"/>
          <w:rPrChange w:id="1571" w:author="Craig Parker" w:date="2023-03-03T13:37:00Z">
            <w:rPr>
              <w:ins w:id="1572" w:author="Craig Parker" w:date="2023-03-03T13:31:00Z"/>
            </w:rPr>
          </w:rPrChange>
        </w:rPr>
        <w:pPrChange w:id="1573" w:author="Craig Parker" w:date="2023-03-03T13:37:00Z">
          <w:pPr/>
        </w:pPrChange>
      </w:pPr>
      <w:ins w:id="1574" w:author="Craig Parker" w:date="2023-03-03T13:31:00Z">
        <w:r w:rsidRPr="00201E63">
          <w:rPr>
            <w:rFonts w:ascii="Arial" w:hAnsi="Arial" w:cs="Arial"/>
            <w:b/>
            <w:bCs/>
            <w:rPrChange w:id="1575" w:author="Craig Parker" w:date="2023-03-03T13:37:00Z">
              <w:rPr/>
            </w:rPrChange>
          </w:rPr>
          <w:t>Partnership with local health departments:</w:t>
        </w:r>
        <w:r w:rsidRPr="00201E63">
          <w:rPr>
            <w:rFonts w:ascii="Arial" w:hAnsi="Arial" w:cs="Arial"/>
            <w:rPrChange w:id="1576" w:author="Craig Parker" w:date="2023-03-03T13:37:00Z">
              <w:rPr/>
            </w:rPrChange>
          </w:rPr>
          <w:t xml:space="preserve"> The project is working closely with local health </w:t>
        </w:r>
        <w:commentRangeStart w:id="1577"/>
        <w:r w:rsidRPr="00201E63">
          <w:rPr>
            <w:rFonts w:ascii="Arial" w:hAnsi="Arial" w:cs="Arial"/>
            <w:rPrChange w:id="1578" w:author="Craig Parker" w:date="2023-03-03T13:37:00Z">
              <w:rPr/>
            </w:rPrChange>
          </w:rPr>
          <w:t xml:space="preserve">departments </w:t>
        </w:r>
      </w:ins>
      <w:commentRangeEnd w:id="1577"/>
      <w:r w:rsidR="00B018E9">
        <w:rPr>
          <w:rStyle w:val="CommentReference"/>
        </w:rPr>
        <w:commentReference w:id="1577"/>
      </w:r>
      <w:ins w:id="1579" w:author="Craig Parker" w:date="2023-03-03T13:31:00Z">
        <w:r w:rsidRPr="00201E63">
          <w:rPr>
            <w:rFonts w:ascii="Arial" w:hAnsi="Arial" w:cs="Arial"/>
            <w:rPrChange w:id="1580" w:author="Craig Parker" w:date="2023-03-03T13:37:00Z">
              <w:rPr/>
            </w:rPrChange>
          </w:rPr>
          <w:t>in each country, which will facilitate access to data and ensure the feasibility of implementing mitigation strategies.</w:t>
        </w:r>
      </w:ins>
    </w:p>
    <w:p w14:paraId="48E399E4" w14:textId="77777777" w:rsidR="00754C4A" w:rsidRPr="00201E63" w:rsidRDefault="00754C4A">
      <w:pPr>
        <w:pStyle w:val="ListParagraph"/>
        <w:numPr>
          <w:ilvl w:val="0"/>
          <w:numId w:val="25"/>
        </w:numPr>
        <w:spacing w:line="360" w:lineRule="auto"/>
        <w:rPr>
          <w:ins w:id="1581" w:author="Craig Parker" w:date="2023-03-03T13:31:00Z"/>
          <w:rFonts w:ascii="Arial" w:hAnsi="Arial" w:cs="Arial"/>
          <w:rPrChange w:id="1582" w:author="Craig Parker" w:date="2023-03-03T13:37:00Z">
            <w:rPr>
              <w:ins w:id="1583" w:author="Craig Parker" w:date="2023-03-03T13:31:00Z"/>
            </w:rPr>
          </w:rPrChange>
        </w:rPr>
        <w:pPrChange w:id="1584" w:author="Craig Parker" w:date="2023-03-03T13:37:00Z">
          <w:pPr/>
        </w:pPrChange>
      </w:pPr>
      <w:ins w:id="1585" w:author="Craig Parker" w:date="2023-03-03T13:31:00Z">
        <w:r w:rsidRPr="0033027E">
          <w:rPr>
            <w:rFonts w:ascii="Arial" w:hAnsi="Arial" w:cs="Arial"/>
            <w:b/>
            <w:bCs/>
            <w:rPrChange w:id="1586" w:author="Craig Parker" w:date="2023-03-03T13:37:00Z">
              <w:rPr/>
            </w:rPrChange>
          </w:rPr>
          <w:lastRenderedPageBreak/>
          <w:t>Clear communication strategy:</w:t>
        </w:r>
        <w:r w:rsidRPr="00201E63">
          <w:rPr>
            <w:rFonts w:ascii="Arial" w:hAnsi="Arial" w:cs="Arial"/>
            <w:rPrChange w:id="1587" w:author="Craig Parker" w:date="2023-03-03T13:37:00Z">
              <w:rPr/>
            </w:rPrChange>
          </w:rPr>
          <w:t xml:space="preserve"> The project has a well-planned communication strategy for disseminating its findings to relevant stakeholders, including policymakers, researchers, and healthcare professionals, ensuring that the results are widely shared and can inform future efforts.</w:t>
        </w:r>
      </w:ins>
    </w:p>
    <w:p w14:paraId="5E938E80" w14:textId="346FE4F2" w:rsidR="00754C4A" w:rsidRPr="008E5177" w:rsidRDefault="00754C4A">
      <w:pPr>
        <w:spacing w:line="360" w:lineRule="auto"/>
        <w:rPr>
          <w:ins w:id="1588" w:author="Craig Parker" w:date="2023-03-03T13:31:00Z"/>
          <w:rFonts w:ascii="Arial" w:hAnsi="Arial" w:cs="Arial"/>
          <w:rPrChange w:id="1589" w:author="Craig Parker" w:date="2023-03-03T13:34:00Z">
            <w:rPr>
              <w:ins w:id="1590" w:author="Craig Parker" w:date="2023-03-03T13:31:00Z"/>
            </w:rPr>
          </w:rPrChange>
        </w:rPr>
        <w:pPrChange w:id="1591" w:author="Craig Parker" w:date="2023-03-03T13:34:00Z">
          <w:pPr/>
        </w:pPrChange>
      </w:pPr>
      <w:ins w:id="1592" w:author="Craig Parker" w:date="2023-03-03T13:31:00Z">
        <w:r w:rsidRPr="008E5177">
          <w:rPr>
            <w:rFonts w:ascii="Arial" w:hAnsi="Arial" w:cs="Arial"/>
            <w:rPrChange w:id="1593" w:author="Craig Parker" w:date="2023-03-03T13:34:00Z">
              <w:rPr/>
            </w:rPrChange>
          </w:rPr>
          <w:t>These strengths will increase the project</w:t>
        </w:r>
      </w:ins>
      <w:ins w:id="1594" w:author="Craig Parker" w:date="2023-03-03T16:29:00Z">
        <w:r w:rsidR="002135D5">
          <w:rPr>
            <w:rFonts w:ascii="Arial" w:hAnsi="Arial" w:cs="Arial"/>
          </w:rPr>
          <w:t>'</w:t>
        </w:r>
      </w:ins>
      <w:ins w:id="1595" w:author="Craig Parker" w:date="2023-03-03T13:31:00Z">
        <w:r w:rsidRPr="008E5177">
          <w:rPr>
            <w:rFonts w:ascii="Arial" w:hAnsi="Arial" w:cs="Arial"/>
            <w:rPrChange w:id="1596" w:author="Craig Parker" w:date="2023-03-03T13:34:00Z">
              <w:rPr/>
            </w:rPrChange>
          </w:rPr>
          <w:t>s impact and contribute to its overall success in improving our understanding of the healthcare sector</w:t>
        </w:r>
      </w:ins>
      <w:ins w:id="1597" w:author="Craig Parker" w:date="2023-03-03T16:29:00Z">
        <w:r w:rsidR="002135D5">
          <w:rPr>
            <w:rFonts w:ascii="Arial" w:hAnsi="Arial" w:cs="Arial"/>
          </w:rPr>
          <w:t>'</w:t>
        </w:r>
      </w:ins>
      <w:ins w:id="1598" w:author="Craig Parker" w:date="2023-03-03T13:31:00Z">
        <w:r w:rsidRPr="008E5177">
          <w:rPr>
            <w:rFonts w:ascii="Arial" w:hAnsi="Arial" w:cs="Arial"/>
            <w:rPrChange w:id="1599" w:author="Craig Parker" w:date="2023-03-03T13:34:00Z">
              <w:rPr/>
            </w:rPrChange>
          </w:rPr>
          <w:t>s contribution to greenhouse gas emissions in sub-Saharan Africa and identifying effective mitigation strategies.</w:t>
        </w:r>
      </w:ins>
    </w:p>
    <w:p w14:paraId="5DCEBA10" w14:textId="77777777" w:rsidR="00754C4A" w:rsidRPr="008E5177" w:rsidRDefault="00754C4A">
      <w:pPr>
        <w:spacing w:line="360" w:lineRule="auto"/>
        <w:rPr>
          <w:ins w:id="1600" w:author="Craig Parker" w:date="2023-03-03T13:31:00Z"/>
          <w:rFonts w:ascii="Arial" w:hAnsi="Arial" w:cs="Arial"/>
          <w:rPrChange w:id="1601" w:author="Craig Parker" w:date="2023-03-03T13:34:00Z">
            <w:rPr>
              <w:ins w:id="1602" w:author="Craig Parker" w:date="2023-03-03T13:31:00Z"/>
            </w:rPr>
          </w:rPrChange>
        </w:rPr>
        <w:pPrChange w:id="1603" w:author="Craig Parker" w:date="2023-03-03T13:34:00Z">
          <w:pPr/>
        </w:pPrChange>
      </w:pPr>
    </w:p>
    <w:p w14:paraId="5EC4D16D" w14:textId="38580821" w:rsidR="00754C4A" w:rsidRDefault="00754C4A">
      <w:pPr>
        <w:pStyle w:val="Heading2"/>
        <w:rPr>
          <w:ins w:id="1604" w:author="Craig Parker" w:date="2023-03-03T13:31:00Z"/>
        </w:rPr>
        <w:pPrChange w:id="1605" w:author="Craig Parker" w:date="2023-03-03T13:34:00Z">
          <w:pPr/>
        </w:pPrChange>
      </w:pPr>
      <w:ins w:id="1606" w:author="Craig Parker" w:date="2023-03-03T13:31:00Z">
        <w:r>
          <w:t>Limitations</w:t>
        </w:r>
      </w:ins>
    </w:p>
    <w:p w14:paraId="3FA325BA" w14:textId="77777777" w:rsidR="00754C4A" w:rsidRDefault="00754C4A" w:rsidP="00754C4A">
      <w:pPr>
        <w:rPr>
          <w:ins w:id="1607" w:author="Craig Parker" w:date="2023-03-03T13:31:00Z"/>
        </w:rPr>
      </w:pPr>
    </w:p>
    <w:p w14:paraId="70EB3652" w14:textId="77777777" w:rsidR="00754C4A" w:rsidRPr="008E5177" w:rsidRDefault="00754C4A">
      <w:pPr>
        <w:spacing w:line="360" w:lineRule="auto"/>
        <w:rPr>
          <w:ins w:id="1608" w:author="Craig Parker" w:date="2023-03-03T13:31:00Z"/>
          <w:rFonts w:ascii="Arial" w:hAnsi="Arial" w:cs="Arial"/>
          <w:rPrChange w:id="1609" w:author="Craig Parker" w:date="2023-03-03T13:35:00Z">
            <w:rPr>
              <w:ins w:id="1610" w:author="Craig Parker" w:date="2023-03-03T13:31:00Z"/>
            </w:rPr>
          </w:rPrChange>
        </w:rPr>
        <w:pPrChange w:id="1611" w:author="Craig Parker" w:date="2023-03-03T13:35:00Z">
          <w:pPr/>
        </w:pPrChange>
      </w:pPr>
      <w:ins w:id="1612" w:author="Craig Parker" w:date="2023-03-03T13:31:00Z">
        <w:r w:rsidRPr="008E5177">
          <w:rPr>
            <w:rFonts w:ascii="Arial" w:hAnsi="Arial" w:cs="Arial"/>
            <w:rPrChange w:id="1613" w:author="Craig Parker" w:date="2023-03-03T13:35:00Z">
              <w:rPr/>
            </w:rPrChange>
          </w:rPr>
          <w:t>Despite the strengths of this project, there are several limitations that must be acknowledged:</w:t>
        </w:r>
      </w:ins>
    </w:p>
    <w:p w14:paraId="0A8FDB42" w14:textId="77777777" w:rsidR="00754C4A" w:rsidRPr="008E5177" w:rsidRDefault="00754C4A">
      <w:pPr>
        <w:spacing w:line="360" w:lineRule="auto"/>
        <w:rPr>
          <w:ins w:id="1614" w:author="Craig Parker" w:date="2023-03-03T13:31:00Z"/>
          <w:rFonts w:ascii="Arial" w:hAnsi="Arial" w:cs="Arial"/>
          <w:rPrChange w:id="1615" w:author="Craig Parker" w:date="2023-03-03T13:35:00Z">
            <w:rPr>
              <w:ins w:id="1616" w:author="Craig Parker" w:date="2023-03-03T13:31:00Z"/>
            </w:rPr>
          </w:rPrChange>
        </w:rPr>
        <w:pPrChange w:id="1617" w:author="Craig Parker" w:date="2023-03-03T13:35:00Z">
          <w:pPr/>
        </w:pPrChange>
      </w:pPr>
    </w:p>
    <w:p w14:paraId="4BDB2301" w14:textId="77777777" w:rsidR="00754C4A" w:rsidRPr="008E3CE0" w:rsidRDefault="00754C4A">
      <w:pPr>
        <w:pStyle w:val="ListParagraph"/>
        <w:numPr>
          <w:ilvl w:val="0"/>
          <w:numId w:val="24"/>
        </w:numPr>
        <w:spacing w:line="360" w:lineRule="auto"/>
        <w:rPr>
          <w:ins w:id="1618" w:author="Craig Parker" w:date="2023-03-03T13:31:00Z"/>
          <w:rFonts w:ascii="Arial" w:hAnsi="Arial" w:cs="Arial"/>
          <w:rPrChange w:id="1619" w:author="Craig Parker" w:date="2023-03-03T13:36:00Z">
            <w:rPr>
              <w:ins w:id="1620" w:author="Craig Parker" w:date="2023-03-03T13:31:00Z"/>
            </w:rPr>
          </w:rPrChange>
        </w:rPr>
        <w:pPrChange w:id="1621" w:author="Craig Parker" w:date="2023-03-03T13:36:00Z">
          <w:pPr/>
        </w:pPrChange>
      </w:pPr>
      <w:ins w:id="1622" w:author="Craig Parker" w:date="2023-03-03T13:31:00Z">
        <w:r w:rsidRPr="008E3CE0">
          <w:rPr>
            <w:rFonts w:ascii="Arial" w:hAnsi="Arial" w:cs="Arial"/>
            <w:b/>
            <w:bCs/>
            <w:rPrChange w:id="1623" w:author="Craig Parker" w:date="2023-03-03T13:36:00Z">
              <w:rPr/>
            </w:rPrChange>
          </w:rPr>
          <w:t>Limited sample size:</w:t>
        </w:r>
        <w:r w:rsidRPr="008E3CE0">
          <w:rPr>
            <w:rFonts w:ascii="Arial" w:hAnsi="Arial" w:cs="Arial"/>
            <w:rPrChange w:id="1624" w:author="Craig Parker" w:date="2023-03-03T13:36:00Z">
              <w:rPr/>
            </w:rPrChange>
          </w:rPr>
          <w:t xml:space="preserve"> The study is limited to eight healthcare facilities in three sub-Saharan African countries, which may not be representative of all healthcare facilities in the region. Therefore, the findings may not be generalizable to other healthcare facilities in the region or other parts of the world.</w:t>
        </w:r>
      </w:ins>
    </w:p>
    <w:p w14:paraId="30DAC7C3" w14:textId="77777777" w:rsidR="00754C4A" w:rsidRPr="008E3CE0" w:rsidRDefault="00754C4A">
      <w:pPr>
        <w:pStyle w:val="ListParagraph"/>
        <w:numPr>
          <w:ilvl w:val="0"/>
          <w:numId w:val="24"/>
        </w:numPr>
        <w:spacing w:line="360" w:lineRule="auto"/>
        <w:rPr>
          <w:ins w:id="1625" w:author="Craig Parker" w:date="2023-03-03T13:31:00Z"/>
          <w:rFonts w:ascii="Arial" w:hAnsi="Arial" w:cs="Arial"/>
          <w:rPrChange w:id="1626" w:author="Craig Parker" w:date="2023-03-03T13:36:00Z">
            <w:rPr>
              <w:ins w:id="1627" w:author="Craig Parker" w:date="2023-03-03T13:31:00Z"/>
            </w:rPr>
          </w:rPrChange>
        </w:rPr>
        <w:pPrChange w:id="1628" w:author="Craig Parker" w:date="2023-03-03T13:36:00Z">
          <w:pPr/>
        </w:pPrChange>
      </w:pPr>
      <w:ins w:id="1629" w:author="Craig Parker" w:date="2023-03-03T13:31:00Z">
        <w:r w:rsidRPr="008E3CE0">
          <w:rPr>
            <w:rFonts w:ascii="Arial" w:hAnsi="Arial" w:cs="Arial"/>
            <w:b/>
            <w:bCs/>
            <w:rPrChange w:id="1630" w:author="Craig Parker" w:date="2023-03-03T13:36:00Z">
              <w:rPr/>
            </w:rPrChange>
          </w:rPr>
          <w:t>Incomplete data:</w:t>
        </w:r>
        <w:r w:rsidRPr="008E3CE0">
          <w:rPr>
            <w:rFonts w:ascii="Arial" w:hAnsi="Arial" w:cs="Arial"/>
            <w:rPrChange w:id="1631" w:author="Craig Parker" w:date="2023-03-03T13:36:00Z">
              <w:rPr/>
            </w:rPrChange>
          </w:rPr>
          <w:t xml:space="preserve"> Some facilities may not have accurate or complete data on energy consumption and waste management practices, which could impact the accuracy of the carbon footprint measurements.</w:t>
        </w:r>
      </w:ins>
    </w:p>
    <w:p w14:paraId="542E5AFB" w14:textId="77777777" w:rsidR="00754C4A" w:rsidRPr="008E3CE0" w:rsidRDefault="00754C4A">
      <w:pPr>
        <w:pStyle w:val="ListParagraph"/>
        <w:numPr>
          <w:ilvl w:val="0"/>
          <w:numId w:val="24"/>
        </w:numPr>
        <w:spacing w:line="360" w:lineRule="auto"/>
        <w:rPr>
          <w:ins w:id="1632" w:author="Craig Parker" w:date="2023-03-03T13:31:00Z"/>
          <w:rFonts w:ascii="Arial" w:hAnsi="Arial" w:cs="Arial"/>
          <w:rPrChange w:id="1633" w:author="Craig Parker" w:date="2023-03-03T13:36:00Z">
            <w:rPr>
              <w:ins w:id="1634" w:author="Craig Parker" w:date="2023-03-03T13:31:00Z"/>
            </w:rPr>
          </w:rPrChange>
        </w:rPr>
        <w:pPrChange w:id="1635" w:author="Craig Parker" w:date="2023-03-03T13:36:00Z">
          <w:pPr/>
        </w:pPrChange>
      </w:pPr>
      <w:ins w:id="1636" w:author="Craig Parker" w:date="2023-03-03T13:31:00Z">
        <w:r w:rsidRPr="008E3CE0">
          <w:rPr>
            <w:rFonts w:ascii="Arial" w:hAnsi="Arial" w:cs="Arial"/>
            <w:b/>
            <w:bCs/>
            <w:rPrChange w:id="1637" w:author="Craig Parker" w:date="2023-03-03T13:36:00Z">
              <w:rPr/>
            </w:rPrChange>
          </w:rPr>
          <w:t>Limited timeline:</w:t>
        </w:r>
        <w:r w:rsidRPr="008E3CE0">
          <w:rPr>
            <w:rFonts w:ascii="Arial" w:hAnsi="Arial" w:cs="Arial"/>
            <w:rPrChange w:id="1638" w:author="Craig Parker" w:date="2023-03-03T13:36:00Z">
              <w:rPr/>
            </w:rPrChange>
          </w:rPr>
          <w:t xml:space="preserve"> The study is limited to a </w:t>
        </w:r>
        <w:commentRangeStart w:id="1639"/>
        <w:r w:rsidRPr="008E3CE0">
          <w:rPr>
            <w:rFonts w:ascii="Arial" w:hAnsi="Arial" w:cs="Arial"/>
            <w:rPrChange w:id="1640" w:author="Craig Parker" w:date="2023-03-03T13:36:00Z">
              <w:rPr/>
            </w:rPrChange>
          </w:rPr>
          <w:t>three-year timeline</w:t>
        </w:r>
      </w:ins>
      <w:commentRangeEnd w:id="1639"/>
      <w:r w:rsidR="005C2D68">
        <w:rPr>
          <w:rStyle w:val="CommentReference"/>
        </w:rPr>
        <w:commentReference w:id="1639"/>
      </w:r>
      <w:ins w:id="1641" w:author="Craig Parker" w:date="2023-03-03T13:31:00Z">
        <w:r w:rsidRPr="008E3CE0">
          <w:rPr>
            <w:rFonts w:ascii="Arial" w:hAnsi="Arial" w:cs="Arial"/>
            <w:rPrChange w:id="1642" w:author="Craig Parker" w:date="2023-03-03T13:36:00Z">
              <w:rPr/>
            </w:rPrChange>
          </w:rPr>
          <w:t>, which may not be sufficient to capture all changes in greenhouse gas emissions resulting from mitigation strategies. Longer-term studies would be necessary to fully evaluate the impact of interventions on reducing emissions and achieving sustainability goals.</w:t>
        </w:r>
      </w:ins>
    </w:p>
    <w:p w14:paraId="1165328B" w14:textId="334C6545" w:rsidR="00754C4A" w:rsidRPr="008E3CE0" w:rsidRDefault="00754C4A">
      <w:pPr>
        <w:pStyle w:val="ListParagraph"/>
        <w:numPr>
          <w:ilvl w:val="0"/>
          <w:numId w:val="24"/>
        </w:numPr>
        <w:spacing w:line="360" w:lineRule="auto"/>
        <w:rPr>
          <w:ins w:id="1643" w:author="Craig Parker" w:date="2023-03-03T13:31:00Z"/>
          <w:rFonts w:ascii="Arial" w:hAnsi="Arial" w:cs="Arial"/>
          <w:rPrChange w:id="1644" w:author="Craig Parker" w:date="2023-03-03T13:36:00Z">
            <w:rPr>
              <w:ins w:id="1645" w:author="Craig Parker" w:date="2023-03-03T13:31:00Z"/>
            </w:rPr>
          </w:rPrChange>
        </w:rPr>
        <w:pPrChange w:id="1646" w:author="Craig Parker" w:date="2023-03-03T13:36:00Z">
          <w:pPr/>
        </w:pPrChange>
      </w:pPr>
      <w:ins w:id="1647" w:author="Craig Parker" w:date="2023-03-03T13:31:00Z">
        <w:r w:rsidRPr="005C2D68">
          <w:rPr>
            <w:rFonts w:ascii="Arial" w:hAnsi="Arial" w:cs="Arial"/>
            <w:b/>
            <w:bCs/>
            <w:rPrChange w:id="1648" w:author="Shobna Sawry" w:date="2023-03-05T22:00:00Z">
              <w:rPr/>
            </w:rPrChange>
          </w:rPr>
          <w:t>Resource limitations</w:t>
        </w:r>
        <w:r w:rsidRPr="008E3CE0">
          <w:rPr>
            <w:rFonts w:ascii="Arial" w:hAnsi="Arial" w:cs="Arial"/>
            <w:rPrChange w:id="1649" w:author="Craig Parker" w:date="2023-03-03T13:36:00Z">
              <w:rPr/>
            </w:rPrChange>
          </w:rPr>
          <w:t xml:space="preserve">: The </w:t>
        </w:r>
      </w:ins>
      <w:ins w:id="1650" w:author="Craig Parker" w:date="2023-03-03T16:35:00Z">
        <w:r w:rsidR="008340C9">
          <w:rPr>
            <w:rFonts w:ascii="Arial" w:hAnsi="Arial" w:cs="Arial"/>
          </w:rPr>
          <w:t>project's success</w:t>
        </w:r>
      </w:ins>
      <w:ins w:id="1651" w:author="Craig Parker" w:date="2023-03-03T13:31:00Z">
        <w:r w:rsidRPr="008E3CE0">
          <w:rPr>
            <w:rFonts w:ascii="Arial" w:hAnsi="Arial" w:cs="Arial"/>
            <w:rPrChange w:id="1652" w:author="Craig Parker" w:date="2023-03-03T13:36:00Z">
              <w:rPr/>
            </w:rPrChange>
          </w:rPr>
          <w:t xml:space="preserve"> depends on the availability of resources and the cooperation of the healthcare facilities. Some </w:t>
        </w:r>
        <w:commentRangeStart w:id="1653"/>
        <w:r w:rsidRPr="008E3CE0">
          <w:rPr>
            <w:rFonts w:ascii="Arial" w:hAnsi="Arial" w:cs="Arial"/>
            <w:rPrChange w:id="1654" w:author="Craig Parker" w:date="2023-03-03T13:36:00Z">
              <w:rPr/>
            </w:rPrChange>
          </w:rPr>
          <w:t>facilities may not have the resources or capacity to implement mitigation strategies</w:t>
        </w:r>
      </w:ins>
      <w:commentRangeEnd w:id="1653"/>
      <w:r w:rsidR="005C2D68">
        <w:rPr>
          <w:rStyle w:val="CommentReference"/>
        </w:rPr>
        <w:commentReference w:id="1653"/>
      </w:r>
      <w:ins w:id="1655" w:author="Craig Parker" w:date="2023-03-03T13:31:00Z">
        <w:r w:rsidRPr="008E3CE0">
          <w:rPr>
            <w:rFonts w:ascii="Arial" w:hAnsi="Arial" w:cs="Arial"/>
            <w:rPrChange w:id="1656" w:author="Craig Parker" w:date="2023-03-03T13:36:00Z">
              <w:rPr/>
            </w:rPrChange>
          </w:rPr>
          <w:t>, which could impact the effectiveness of the interventions.</w:t>
        </w:r>
      </w:ins>
    </w:p>
    <w:p w14:paraId="7250AC6D" w14:textId="6E45292A" w:rsidR="00754C4A" w:rsidRPr="008E3CE0" w:rsidRDefault="00754C4A">
      <w:pPr>
        <w:pStyle w:val="ListParagraph"/>
        <w:numPr>
          <w:ilvl w:val="0"/>
          <w:numId w:val="24"/>
        </w:numPr>
        <w:spacing w:line="360" w:lineRule="auto"/>
        <w:rPr>
          <w:ins w:id="1657" w:author="Craig Parker" w:date="2023-03-03T13:31:00Z"/>
          <w:rFonts w:ascii="Arial" w:hAnsi="Arial" w:cs="Arial"/>
          <w:rPrChange w:id="1658" w:author="Craig Parker" w:date="2023-03-03T13:36:00Z">
            <w:rPr>
              <w:ins w:id="1659" w:author="Craig Parker" w:date="2023-03-03T13:31:00Z"/>
            </w:rPr>
          </w:rPrChange>
        </w:rPr>
        <w:pPrChange w:id="1660" w:author="Craig Parker" w:date="2023-03-03T13:36:00Z">
          <w:pPr/>
        </w:pPrChange>
      </w:pPr>
      <w:ins w:id="1661" w:author="Craig Parker" w:date="2023-03-03T13:31:00Z">
        <w:r w:rsidRPr="008E3CE0">
          <w:rPr>
            <w:rFonts w:ascii="Arial" w:hAnsi="Arial" w:cs="Arial"/>
            <w:b/>
            <w:bCs/>
            <w:rPrChange w:id="1662" w:author="Craig Parker" w:date="2023-03-03T13:36:00Z">
              <w:rPr/>
            </w:rPrChange>
          </w:rPr>
          <w:t>External factors:</w:t>
        </w:r>
        <w:r w:rsidRPr="008E3CE0">
          <w:rPr>
            <w:rFonts w:ascii="Arial" w:hAnsi="Arial" w:cs="Arial"/>
            <w:rPrChange w:id="1663" w:author="Craig Parker" w:date="2023-03-03T13:36:00Z">
              <w:rPr/>
            </w:rPrChange>
          </w:rPr>
          <w:t xml:space="preserve"> The study may be limited by external factors that could impact healthcare facilities</w:t>
        </w:r>
      </w:ins>
      <w:ins w:id="1664" w:author="Craig Parker" w:date="2023-03-03T16:29:00Z">
        <w:r w:rsidR="002135D5">
          <w:rPr>
            <w:rFonts w:ascii="Arial" w:hAnsi="Arial" w:cs="Arial"/>
          </w:rPr>
          <w:t>'</w:t>
        </w:r>
      </w:ins>
      <w:ins w:id="1665" w:author="Craig Parker" w:date="2023-03-03T13:31:00Z">
        <w:r w:rsidRPr="008E3CE0">
          <w:rPr>
            <w:rFonts w:ascii="Arial" w:hAnsi="Arial" w:cs="Arial"/>
            <w:rPrChange w:id="1666" w:author="Craig Parker" w:date="2023-03-03T13:36:00Z">
              <w:rPr/>
            </w:rPrChange>
          </w:rPr>
          <w:t xml:space="preserve"> emissions, such as changes in energy prices or natural </w:t>
        </w:r>
        <w:r w:rsidRPr="008E3CE0">
          <w:rPr>
            <w:rFonts w:ascii="Arial" w:hAnsi="Arial" w:cs="Arial"/>
            <w:rPrChange w:id="1667" w:author="Craig Parker" w:date="2023-03-03T13:36:00Z">
              <w:rPr/>
            </w:rPrChange>
          </w:rPr>
          <w:lastRenderedPageBreak/>
          <w:t>disasters. These factors are beyond the control of the research team and could impact the accuracy and generalizability of the findings.</w:t>
        </w:r>
      </w:ins>
    </w:p>
    <w:p w14:paraId="32A64F94" w14:textId="77777777" w:rsidR="0084534D" w:rsidRPr="008E5177" w:rsidRDefault="0084534D">
      <w:pPr>
        <w:spacing w:line="360" w:lineRule="auto"/>
        <w:rPr>
          <w:ins w:id="1668" w:author="Craig Parker" w:date="2023-03-03T13:31:00Z"/>
          <w:rFonts w:ascii="Arial" w:hAnsi="Arial" w:cs="Arial"/>
          <w:rPrChange w:id="1669" w:author="Craig Parker" w:date="2023-03-03T13:35:00Z">
            <w:rPr>
              <w:ins w:id="1670" w:author="Craig Parker" w:date="2023-03-03T13:31:00Z"/>
            </w:rPr>
          </w:rPrChange>
        </w:rPr>
        <w:pPrChange w:id="1671" w:author="Craig Parker" w:date="2023-03-03T13:35:00Z">
          <w:pPr/>
        </w:pPrChange>
      </w:pPr>
    </w:p>
    <w:p w14:paraId="1BF3B8B4" w14:textId="77777777" w:rsidR="00754C4A" w:rsidRPr="008E5177" w:rsidRDefault="00754C4A">
      <w:pPr>
        <w:spacing w:line="360" w:lineRule="auto"/>
        <w:rPr>
          <w:ins w:id="1672" w:author="Craig Parker" w:date="2023-03-03T13:31:00Z"/>
          <w:rFonts w:ascii="Arial" w:hAnsi="Arial" w:cs="Arial"/>
          <w:rPrChange w:id="1673" w:author="Craig Parker" w:date="2023-03-03T13:35:00Z">
            <w:rPr>
              <w:ins w:id="1674" w:author="Craig Parker" w:date="2023-03-03T13:31:00Z"/>
            </w:rPr>
          </w:rPrChange>
        </w:rPr>
        <w:pPrChange w:id="1675" w:author="Craig Parker" w:date="2023-03-03T13:35:00Z">
          <w:pPr/>
        </w:pPrChange>
      </w:pPr>
      <w:ins w:id="1676" w:author="Craig Parker" w:date="2023-03-03T13:31:00Z">
        <w:r w:rsidRPr="008E5177">
          <w:rPr>
            <w:rFonts w:ascii="Arial" w:hAnsi="Arial" w:cs="Arial"/>
            <w:rPrChange w:id="1677" w:author="Craig Parker" w:date="2023-03-03T13:35:00Z">
              <w:rPr/>
            </w:rPrChange>
          </w:rPr>
          <w:t>Overall, while this project has the potential to provide valuable insights into the carbon footprint of healthcare facilities in sub-Saharan Africa and the effectiveness of mitigation strategies, it is important to acknowledge these limitations and interpret the findings in the context of these limitations.</w:t>
        </w:r>
      </w:ins>
    </w:p>
    <w:p w14:paraId="70018277" w14:textId="77777777" w:rsidR="00754C4A" w:rsidRPr="008E5177" w:rsidRDefault="00754C4A">
      <w:pPr>
        <w:spacing w:line="360" w:lineRule="auto"/>
        <w:rPr>
          <w:ins w:id="1678" w:author="Craig Parker" w:date="2023-03-03T13:31:00Z"/>
          <w:rFonts w:ascii="Arial" w:hAnsi="Arial" w:cs="Arial"/>
          <w:rPrChange w:id="1679" w:author="Craig Parker" w:date="2023-03-03T13:35:00Z">
            <w:rPr>
              <w:ins w:id="1680" w:author="Craig Parker" w:date="2023-03-03T13:31:00Z"/>
            </w:rPr>
          </w:rPrChange>
        </w:rPr>
        <w:pPrChange w:id="1681" w:author="Craig Parker" w:date="2023-03-03T13:35:00Z">
          <w:pPr/>
        </w:pPrChange>
      </w:pPr>
    </w:p>
    <w:p w14:paraId="04F70E76" w14:textId="77777777" w:rsidR="00754C4A" w:rsidRDefault="00754C4A" w:rsidP="00754C4A">
      <w:pPr>
        <w:rPr>
          <w:ins w:id="1682" w:author="Craig Parker" w:date="2023-03-03T13:31:00Z"/>
        </w:rPr>
      </w:pPr>
    </w:p>
    <w:p w14:paraId="14F288D5" w14:textId="77777777" w:rsidR="00754C4A" w:rsidRDefault="00754C4A" w:rsidP="00754C4A">
      <w:pPr>
        <w:rPr>
          <w:ins w:id="1683" w:author="Craig Parker" w:date="2023-03-03T13:31:00Z"/>
        </w:rPr>
      </w:pPr>
    </w:p>
    <w:p w14:paraId="3777FD31" w14:textId="77777777" w:rsidR="00754C4A" w:rsidRDefault="00754C4A" w:rsidP="00754C4A">
      <w:pPr>
        <w:rPr>
          <w:ins w:id="1684" w:author="Craig Parker" w:date="2023-03-03T13:31:00Z"/>
        </w:rPr>
      </w:pPr>
    </w:p>
    <w:p w14:paraId="3FDC84EC" w14:textId="77777777" w:rsidR="00B023A5" w:rsidRPr="00B023A5" w:rsidRDefault="00B023A5">
      <w:pPr>
        <w:rPr>
          <w:ins w:id="1685" w:author="Craig Parker" w:date="2023-03-02T22:42:00Z"/>
        </w:rPr>
        <w:pPrChange w:id="1686" w:author="Craig Parker" w:date="2023-03-03T13:29:00Z">
          <w:pPr>
            <w:pStyle w:val="Heading2"/>
          </w:pPr>
        </w:pPrChange>
      </w:pPr>
    </w:p>
    <w:p w14:paraId="7DA919C4" w14:textId="67D3ABA3" w:rsidR="00E62E6D" w:rsidRDefault="00F617C9" w:rsidP="00D8005F">
      <w:pPr>
        <w:spacing w:line="360" w:lineRule="auto"/>
        <w:jc w:val="both"/>
        <w:rPr>
          <w:rFonts w:ascii="Arial" w:hAnsi="Arial" w:cs="Arial"/>
        </w:rPr>
      </w:pPr>
      <w:del w:id="1687" w:author="Craig Parker" w:date="2023-03-03T13:32:00Z">
        <w:r w:rsidDel="008E5177">
          <w:rPr>
            <w:rFonts w:ascii="Arial" w:hAnsi="Arial" w:cs="Arial"/>
          </w:rPr>
          <w:delText>'''</w:delText>
        </w:r>
      </w:del>
    </w:p>
    <w:p w14:paraId="0FC94453" w14:textId="77777777" w:rsidR="00853E2D" w:rsidRDefault="00853E2D" w:rsidP="00D8005F">
      <w:pPr>
        <w:spacing w:line="360" w:lineRule="auto"/>
        <w:jc w:val="both"/>
        <w:rPr>
          <w:rFonts w:ascii="Arial" w:hAnsi="Arial" w:cs="Arial"/>
        </w:rPr>
      </w:pPr>
    </w:p>
    <w:p w14:paraId="0D34790C" w14:textId="77777777" w:rsidR="005E4696" w:rsidRDefault="005E4696">
      <w:pPr>
        <w:rPr>
          <w:rFonts w:ascii="Arial" w:hAnsi="Arial" w:cs="Arial"/>
        </w:rPr>
      </w:pPr>
      <w:r>
        <w:rPr>
          <w:rFonts w:ascii="Arial" w:hAnsi="Arial" w:cs="Arial"/>
        </w:rPr>
        <w:br w:type="page"/>
      </w:r>
    </w:p>
    <w:p w14:paraId="7AF84106" w14:textId="157FC4A8" w:rsidR="00C3040B" w:rsidRDefault="13299F43" w:rsidP="00433432">
      <w:pPr>
        <w:pStyle w:val="Heading1"/>
      </w:pPr>
      <w:bookmarkStart w:id="1688" w:name="_Toc182646468"/>
      <w:bookmarkStart w:id="1689" w:name="_Toc182646943"/>
      <w:bookmarkStart w:id="1690" w:name="_Toc121220153"/>
      <w:bookmarkStart w:id="1691" w:name="_Toc128690092"/>
      <w:r>
        <w:lastRenderedPageBreak/>
        <w:t>REFERENCES</w:t>
      </w:r>
      <w:bookmarkEnd w:id="1688"/>
      <w:bookmarkEnd w:id="1689"/>
      <w:bookmarkEnd w:id="1690"/>
      <w:bookmarkEnd w:id="1691"/>
      <w:r>
        <w:t xml:space="preserve"> </w:t>
      </w:r>
    </w:p>
    <w:p w14:paraId="5096568E" w14:textId="61F23E33" w:rsidR="00C3040B" w:rsidRDefault="00C3040B" w:rsidP="6FACBA92"/>
    <w:p w14:paraId="278C0771" w14:textId="77777777" w:rsidR="00CA6455" w:rsidRPr="00CA6455" w:rsidRDefault="00C3040B" w:rsidP="00CA6455">
      <w:pPr>
        <w:pStyle w:val="EndNoteBibliography"/>
        <w:spacing w:after="0"/>
        <w:ind w:left="720" w:hanging="720"/>
      </w:pPr>
      <w:r>
        <w:fldChar w:fldCharType="begin"/>
      </w:r>
      <w:r>
        <w:instrText xml:space="preserve"> ADDIN EN.REFLIST </w:instrText>
      </w:r>
      <w:r>
        <w:fldChar w:fldCharType="separate"/>
      </w:r>
      <w:r w:rsidR="00CA6455" w:rsidRPr="00CA6455">
        <w:t>1.</w:t>
      </w:r>
      <w:r w:rsidR="00CA6455" w:rsidRPr="00CA6455">
        <w:tab/>
        <w:t xml:space="preserve">Seneviratne, S., et al., </w:t>
      </w:r>
      <w:r w:rsidR="00CA6455" w:rsidRPr="00CA6455">
        <w:rPr>
          <w:i/>
        </w:rPr>
        <w:t>Changes in climate extremes and their impacts on the natural physical environment.</w:t>
      </w:r>
      <w:r w:rsidR="00CA6455" w:rsidRPr="00CA6455">
        <w:t xml:space="preserve"> 2012.</w:t>
      </w:r>
    </w:p>
    <w:p w14:paraId="2ADD346F" w14:textId="77777777" w:rsidR="00CA6455" w:rsidRPr="00CA6455" w:rsidRDefault="00CA6455" w:rsidP="00CA6455">
      <w:pPr>
        <w:pStyle w:val="EndNoteBibliography"/>
        <w:spacing w:after="0"/>
        <w:ind w:left="720" w:hanging="720"/>
      </w:pPr>
      <w:r w:rsidRPr="00CA6455">
        <w:t>2.</w:t>
      </w:r>
      <w:r w:rsidRPr="00CA6455">
        <w:tab/>
        <w:t xml:space="preserve">Ebi, K.L., et al., </w:t>
      </w:r>
      <w:r w:rsidRPr="00CA6455">
        <w:rPr>
          <w:i/>
        </w:rPr>
        <w:t>Extreme Weather and Climate Change: Population Health and Health System Implications.</w:t>
      </w:r>
      <w:r w:rsidRPr="00CA6455">
        <w:t xml:space="preserve"> Annu Rev Public Health, 2021. </w:t>
      </w:r>
      <w:r w:rsidRPr="00CA6455">
        <w:rPr>
          <w:b/>
        </w:rPr>
        <w:t>42</w:t>
      </w:r>
      <w:r w:rsidRPr="00CA6455">
        <w:t>: p. 293-315.</w:t>
      </w:r>
    </w:p>
    <w:p w14:paraId="18657B61" w14:textId="77777777" w:rsidR="00CA6455" w:rsidRPr="00CA6455" w:rsidRDefault="00CA6455" w:rsidP="00CA6455">
      <w:pPr>
        <w:pStyle w:val="EndNoteBibliography"/>
        <w:spacing w:after="0"/>
        <w:ind w:left="720" w:hanging="720"/>
      </w:pPr>
      <w:r w:rsidRPr="00CA6455">
        <w:t>3.</w:t>
      </w:r>
      <w:r w:rsidRPr="00CA6455">
        <w:tab/>
        <w:t xml:space="preserve">Roos, N., et al., </w:t>
      </w:r>
      <w:r w:rsidRPr="00CA6455">
        <w:rPr>
          <w:i/>
        </w:rPr>
        <w:t>Maternal and newborn health risks of climate change: A call for awareness and global action.</w:t>
      </w:r>
      <w:r w:rsidRPr="00CA6455">
        <w:t xml:space="preserve"> Acta obstetricia et gynecologica Scandinavica, 2021. </w:t>
      </w:r>
      <w:r w:rsidRPr="00CA6455">
        <w:rPr>
          <w:b/>
        </w:rPr>
        <w:t>100</w:t>
      </w:r>
      <w:r w:rsidRPr="00CA6455">
        <w:t>(4): p. 566-570.</w:t>
      </w:r>
    </w:p>
    <w:p w14:paraId="769147B5" w14:textId="77777777" w:rsidR="00CA6455" w:rsidRPr="00CA6455" w:rsidRDefault="00CA6455" w:rsidP="00CA6455">
      <w:pPr>
        <w:pStyle w:val="EndNoteBibliography"/>
        <w:spacing w:after="0"/>
        <w:ind w:left="720" w:hanging="720"/>
      </w:pPr>
      <w:r w:rsidRPr="00CA6455">
        <w:t>4.</w:t>
      </w:r>
      <w:r w:rsidRPr="00CA6455">
        <w:tab/>
        <w:t xml:space="preserve">Kuehn, L. and S. McCormick, </w:t>
      </w:r>
      <w:r w:rsidRPr="00CA6455">
        <w:rPr>
          <w:i/>
        </w:rPr>
        <w:t>Heat Exposure and Maternal Health in the Face of Climate Change.</w:t>
      </w:r>
      <w:r w:rsidRPr="00CA6455">
        <w:t xml:space="preserve"> Int J Environ Res Public Health, 2017. </w:t>
      </w:r>
      <w:r w:rsidRPr="00CA6455">
        <w:rPr>
          <w:b/>
        </w:rPr>
        <w:t>14</w:t>
      </w:r>
      <w:r w:rsidRPr="00CA6455">
        <w:t>(8).</w:t>
      </w:r>
    </w:p>
    <w:p w14:paraId="4116BC86" w14:textId="77777777" w:rsidR="00CA6455" w:rsidRPr="00CA6455" w:rsidRDefault="00CA6455" w:rsidP="00CA6455">
      <w:pPr>
        <w:pStyle w:val="EndNoteBibliography"/>
        <w:spacing w:after="0"/>
        <w:ind w:left="720" w:hanging="720"/>
      </w:pPr>
      <w:r w:rsidRPr="00CA6455">
        <w:t>5.</w:t>
      </w:r>
      <w:r w:rsidRPr="00CA6455">
        <w:tab/>
        <w:t xml:space="preserve">Myers, S.S. and A. Bernstein, </w:t>
      </w:r>
      <w:r w:rsidRPr="00CA6455">
        <w:rPr>
          <w:i/>
        </w:rPr>
        <w:t>The coming health crisis: indirect health effects of global climate change.</w:t>
      </w:r>
      <w:r w:rsidRPr="00CA6455">
        <w:t xml:space="preserve"> F1000 Biol Rep, 2011. </w:t>
      </w:r>
      <w:r w:rsidRPr="00CA6455">
        <w:rPr>
          <w:b/>
        </w:rPr>
        <w:t>3</w:t>
      </w:r>
      <w:r w:rsidRPr="00CA6455">
        <w:t>: p. 3.</w:t>
      </w:r>
    </w:p>
    <w:p w14:paraId="751D8E82" w14:textId="77777777" w:rsidR="00CA6455" w:rsidRPr="00CA6455" w:rsidRDefault="00CA6455" w:rsidP="00CA6455">
      <w:pPr>
        <w:pStyle w:val="EndNoteBibliography"/>
        <w:spacing w:after="0"/>
        <w:ind w:left="720" w:hanging="720"/>
      </w:pPr>
      <w:r w:rsidRPr="00CA6455">
        <w:t>6.</w:t>
      </w:r>
      <w:r w:rsidRPr="00CA6455">
        <w:tab/>
        <w:t xml:space="preserve">Borg, F.H., et al., </w:t>
      </w:r>
      <w:r w:rsidRPr="00CA6455">
        <w:rPr>
          <w:i/>
        </w:rPr>
        <w:t>Climate change and health in urban informal settlements in low- and middle-income countries - a scoping review of health impacts and adaptation strategies.</w:t>
      </w:r>
      <w:r w:rsidRPr="00CA6455">
        <w:t xml:space="preserve"> Glob Health Action, 2021. </w:t>
      </w:r>
      <w:r w:rsidRPr="00CA6455">
        <w:rPr>
          <w:b/>
        </w:rPr>
        <w:t>14</w:t>
      </w:r>
      <w:r w:rsidRPr="00CA6455">
        <w:t>(1): p. 1908064.</w:t>
      </w:r>
    </w:p>
    <w:p w14:paraId="4120947F" w14:textId="7030619A" w:rsidR="00CA6455" w:rsidRPr="00CA6455" w:rsidRDefault="00CA6455" w:rsidP="00CA6455">
      <w:pPr>
        <w:pStyle w:val="EndNoteBibliography"/>
        <w:spacing w:after="0"/>
        <w:ind w:left="720" w:hanging="720"/>
        <w:rPr>
          <w:i/>
        </w:rPr>
      </w:pPr>
      <w:r w:rsidRPr="00CA6455">
        <w:t>7.</w:t>
      </w:r>
      <w:r w:rsidRPr="00CA6455">
        <w:tab/>
      </w:r>
      <w:r w:rsidRPr="00CA6455">
        <w:rPr>
          <w:i/>
        </w:rPr>
        <w:t xml:space="preserve">Aga Khan Development Network. Guide to the Aga Khan Development </w:t>
      </w:r>
      <w:del w:id="1692" w:author="Craig Parker" w:date="2023-03-03T16:24:00Z">
        <w:r w:rsidRPr="00CA6455" w:rsidDel="009D1181">
          <w:rPr>
            <w:i/>
          </w:rPr>
          <w:delText xml:space="preserve">Network's </w:delText>
        </w:r>
      </w:del>
      <w:ins w:id="1693" w:author="Craig Parker" w:date="2023-03-03T16:24:00Z">
        <w:r w:rsidR="009D1181" w:rsidRPr="00CA6455">
          <w:rPr>
            <w:i/>
          </w:rPr>
          <w:t>Network</w:t>
        </w:r>
      </w:ins>
      <w:ins w:id="1694" w:author="Craig Parker" w:date="2023-03-03T16:29:00Z">
        <w:r w:rsidR="002135D5">
          <w:rPr>
            <w:i/>
          </w:rPr>
          <w:t>'</w:t>
        </w:r>
      </w:ins>
      <w:ins w:id="1695" w:author="Craig Parker" w:date="2023-03-03T16:24:00Z">
        <w:r w:rsidR="009D1181" w:rsidRPr="00CA6455">
          <w:rPr>
            <w:i/>
          </w:rPr>
          <w:t xml:space="preserve">s </w:t>
        </w:r>
      </w:ins>
      <w:r w:rsidRPr="00CA6455">
        <w:rPr>
          <w:i/>
        </w:rPr>
        <w:t xml:space="preserve">carbon management tool. 2018. </w:t>
      </w:r>
      <w:hyperlink r:id="rId31" w:history="1">
        <w:r w:rsidRPr="00CA6455">
          <w:rPr>
            <w:rStyle w:val="Hyperlink"/>
            <w:i/>
          </w:rPr>
          <w:t>https://d1zah1nkiby91r.cloudfront.net/s3fs-public/guide_to_the_aga_khan_development_networks_carbon_management_tool_.pdf</w:t>
        </w:r>
      </w:hyperlink>
      <w:r w:rsidRPr="00CA6455">
        <w:rPr>
          <w:i/>
        </w:rPr>
        <w:t>.</w:t>
      </w:r>
    </w:p>
    <w:p w14:paraId="33155D8A" w14:textId="76ABFDC2" w:rsidR="00CA6455" w:rsidRPr="00CA6455" w:rsidRDefault="00CA6455" w:rsidP="00CA6455">
      <w:pPr>
        <w:pStyle w:val="EndNoteBibliography"/>
        <w:spacing w:after="0"/>
        <w:ind w:left="720" w:hanging="720"/>
      </w:pPr>
      <w:r w:rsidRPr="00CA6455">
        <w:t>8.</w:t>
      </w:r>
      <w:r w:rsidRPr="00CA6455">
        <w:tab/>
        <w:t xml:space="preserve">Baddley, J. </w:t>
      </w:r>
      <w:r w:rsidRPr="00CA6455">
        <w:rPr>
          <w:i/>
        </w:rPr>
        <w:t xml:space="preserve">Guide to the Aga Khan Development </w:t>
      </w:r>
      <w:del w:id="1696" w:author="Craig Parker" w:date="2023-03-03T16:29:00Z">
        <w:r w:rsidRPr="00CA6455" w:rsidDel="002135D5">
          <w:rPr>
            <w:i/>
          </w:rPr>
          <w:delText xml:space="preserve">Network’s </w:delText>
        </w:r>
      </w:del>
      <w:ins w:id="1697" w:author="Craig Parker" w:date="2023-03-03T16:29:00Z">
        <w:r w:rsidR="002135D5" w:rsidRPr="00CA6455">
          <w:rPr>
            <w:i/>
          </w:rPr>
          <w:t>Network</w:t>
        </w:r>
        <w:r w:rsidR="002135D5">
          <w:rPr>
            <w:i/>
          </w:rPr>
          <w:t>'</w:t>
        </w:r>
        <w:r w:rsidR="002135D5" w:rsidRPr="00CA6455">
          <w:rPr>
            <w:i/>
          </w:rPr>
          <w:t xml:space="preserve">s </w:t>
        </w:r>
      </w:ins>
      <w:r w:rsidRPr="00CA6455">
        <w:rPr>
          <w:i/>
        </w:rPr>
        <w:t xml:space="preserve">Carbon Management Tool </w:t>
      </w:r>
      <w:r w:rsidRPr="00CA6455">
        <w:t>2022.</w:t>
      </w:r>
    </w:p>
    <w:p w14:paraId="347496A8" w14:textId="77777777" w:rsidR="00CA6455" w:rsidRPr="00CA6455" w:rsidRDefault="00CA6455" w:rsidP="00CA6455">
      <w:pPr>
        <w:pStyle w:val="EndNoteBibliography"/>
        <w:spacing w:after="0"/>
        <w:ind w:left="720" w:hanging="720"/>
      </w:pPr>
      <w:r w:rsidRPr="00CA6455">
        <w:t>9.</w:t>
      </w:r>
      <w:r w:rsidRPr="00CA6455">
        <w:tab/>
        <w:t xml:space="preserve">King, P.T., et al., </w:t>
      </w:r>
      <w:r w:rsidRPr="00CA6455">
        <w:rPr>
          <w:i/>
        </w:rPr>
        <w:t>Co-design for indigenous and other children and young people from priority social groups: A systematic review.</w:t>
      </w:r>
      <w:r w:rsidRPr="00CA6455">
        <w:t xml:space="preserve"> SSM-Population Health, 2022: p. 101077.</w:t>
      </w:r>
    </w:p>
    <w:p w14:paraId="611F2724" w14:textId="097FA0B2" w:rsidR="00CA6455" w:rsidRPr="00CA6455" w:rsidRDefault="00CA6455" w:rsidP="00CA6455">
      <w:pPr>
        <w:pStyle w:val="EndNoteBibliography"/>
        <w:spacing w:after="0"/>
        <w:ind w:left="720" w:hanging="720"/>
        <w:rPr>
          <w:i/>
        </w:rPr>
      </w:pPr>
      <w:r w:rsidRPr="00CA6455">
        <w:t>10.</w:t>
      </w:r>
      <w:r w:rsidRPr="00CA6455">
        <w:tab/>
      </w:r>
      <w:r w:rsidRPr="00CA6455">
        <w:rPr>
          <w:i/>
        </w:rPr>
        <w:t xml:space="preserve">Weatherspark. (n.d.). Average Weather in Mombasa, Kenya Year Round. Retrieved from </w:t>
      </w:r>
      <w:hyperlink r:id="rId32" w:history="1">
        <w:r w:rsidRPr="00CA6455">
          <w:rPr>
            <w:rStyle w:val="Hyperlink"/>
            <w:i/>
          </w:rPr>
          <w:t>https://weatherspark.com/y/101135/Average-Weather-in-Mombasa-Kenya-Year-Round</w:t>
        </w:r>
      </w:hyperlink>
      <w:r w:rsidRPr="00CA6455">
        <w:rPr>
          <w:i/>
        </w:rPr>
        <w:t>.</w:t>
      </w:r>
    </w:p>
    <w:p w14:paraId="03D4650D" w14:textId="77777777" w:rsidR="00CA6455" w:rsidRPr="00CA6455" w:rsidRDefault="00CA6455" w:rsidP="00CA6455">
      <w:pPr>
        <w:pStyle w:val="EndNoteBibliography"/>
        <w:spacing w:after="0"/>
        <w:ind w:left="720" w:hanging="720"/>
      </w:pPr>
      <w:r w:rsidRPr="00CA6455">
        <w:t>11.</w:t>
      </w:r>
      <w:r w:rsidRPr="00CA6455">
        <w:tab/>
        <w:t xml:space="preserve">Fares, A., </w:t>
      </w:r>
      <w:r w:rsidRPr="00CA6455">
        <w:rPr>
          <w:i/>
        </w:rPr>
        <w:t>Factors influencing the seasonal patterns of infectious diseases.</w:t>
      </w:r>
      <w:r w:rsidRPr="00CA6455">
        <w:t xml:space="preserve"> Int J Prev Med, 2013. </w:t>
      </w:r>
      <w:r w:rsidRPr="00CA6455">
        <w:rPr>
          <w:b/>
        </w:rPr>
        <w:t>4</w:t>
      </w:r>
      <w:r w:rsidRPr="00CA6455">
        <w:t>(2): p. 128-32.</w:t>
      </w:r>
    </w:p>
    <w:p w14:paraId="718220D6" w14:textId="77777777" w:rsidR="00CA6455" w:rsidRPr="00CA6455" w:rsidRDefault="00CA6455" w:rsidP="00CA6455">
      <w:pPr>
        <w:pStyle w:val="EndNoteBibliography"/>
        <w:spacing w:after="0"/>
        <w:ind w:left="720" w:hanging="720"/>
      </w:pPr>
      <w:r w:rsidRPr="00CA6455">
        <w:t>12.</w:t>
      </w:r>
      <w:r w:rsidRPr="00CA6455">
        <w:tab/>
        <w:t xml:space="preserve">Garland, R., et al., </w:t>
      </w:r>
      <w:r w:rsidRPr="00CA6455">
        <w:rPr>
          <w:i/>
        </w:rPr>
        <w:t>CITY OF TSHWANE CLIMATE RISK &amp; VULNERABILITY ASSESSMENT</w:t>
      </w:r>
      <w:r w:rsidRPr="00CA6455">
        <w:t>. 2015.</w:t>
      </w:r>
    </w:p>
    <w:p w14:paraId="39354171" w14:textId="77777777" w:rsidR="00CA6455" w:rsidRPr="00CA6455" w:rsidRDefault="00CA6455" w:rsidP="00CA6455">
      <w:pPr>
        <w:pStyle w:val="EndNoteBibliography"/>
        <w:spacing w:after="0"/>
        <w:ind w:left="720" w:hanging="720"/>
      </w:pPr>
      <w:r w:rsidRPr="00CA6455">
        <w:t>13.</w:t>
      </w:r>
      <w:r w:rsidRPr="00CA6455">
        <w:tab/>
        <w:t xml:space="preserve">Li, X., L.C. Stringer, and M. Dallimer, </w:t>
      </w:r>
      <w:r w:rsidRPr="00CA6455">
        <w:rPr>
          <w:i/>
        </w:rPr>
        <w:t>The Impacts of Urbanisation and Climate Change on the Urban Thermal Environment in Africa.</w:t>
      </w:r>
      <w:r w:rsidRPr="00CA6455">
        <w:t xml:space="preserve"> Climate, 2022. </w:t>
      </w:r>
      <w:r w:rsidRPr="00CA6455">
        <w:rPr>
          <w:b/>
        </w:rPr>
        <w:t>10</w:t>
      </w:r>
      <w:r w:rsidRPr="00CA6455">
        <w:t>(11): p. 164.</w:t>
      </w:r>
    </w:p>
    <w:p w14:paraId="185409A7" w14:textId="77777777" w:rsidR="00CA6455" w:rsidRPr="00CA6455" w:rsidRDefault="00CA6455" w:rsidP="00CA6455">
      <w:pPr>
        <w:pStyle w:val="EndNoteBibliography"/>
        <w:spacing w:after="0"/>
        <w:ind w:left="720" w:hanging="720"/>
        <w:rPr>
          <w:i/>
        </w:rPr>
      </w:pPr>
      <w:r w:rsidRPr="00CA6455">
        <w:t>14.</w:t>
      </w:r>
      <w:r w:rsidRPr="00CA6455">
        <w:tab/>
      </w:r>
      <w:r w:rsidRPr="00CA6455">
        <w:rPr>
          <w:i/>
        </w:rPr>
        <w:t>The Trans‐African Hydro‐Meteorological Observatory (TAHMO). TAHMO weather data.</w:t>
      </w:r>
    </w:p>
    <w:p w14:paraId="6F30A705" w14:textId="77777777" w:rsidR="00CA6455" w:rsidRPr="00CA6455" w:rsidRDefault="00CA6455" w:rsidP="00CA6455">
      <w:pPr>
        <w:pStyle w:val="EndNoteBibliography"/>
        <w:spacing w:after="0"/>
        <w:ind w:left="720" w:hanging="720"/>
        <w:rPr>
          <w:i/>
        </w:rPr>
      </w:pPr>
      <w:r w:rsidRPr="00CA6455">
        <w:t>15.</w:t>
      </w:r>
      <w:r w:rsidRPr="00CA6455">
        <w:tab/>
      </w:r>
      <w:r w:rsidRPr="00CA6455">
        <w:rPr>
          <w:i/>
        </w:rPr>
        <w:t>The World Bank. World Development Indicators: Data for Upper middle income, South Africa 2021.</w:t>
      </w:r>
    </w:p>
    <w:p w14:paraId="2774945D" w14:textId="77777777" w:rsidR="00CA6455" w:rsidRPr="00CA6455" w:rsidRDefault="00CA6455" w:rsidP="00CA6455">
      <w:pPr>
        <w:pStyle w:val="EndNoteBibliography"/>
        <w:spacing w:after="0"/>
        <w:ind w:left="720" w:hanging="720"/>
      </w:pPr>
      <w:r w:rsidRPr="00CA6455">
        <w:t>16.</w:t>
      </w:r>
      <w:r w:rsidRPr="00CA6455">
        <w:tab/>
        <w:t xml:space="preserve">Mabuza, L.H., et al., </w:t>
      </w:r>
      <w:r w:rsidRPr="00CA6455">
        <w:rPr>
          <w:i/>
        </w:rPr>
        <w:t>Awareness of health care practitioners about the national health insurance in tshwane district, south africa.</w:t>
      </w:r>
      <w:r w:rsidRPr="00CA6455">
        <w:t xml:space="preserve"> The Open Public Health Journal, 2018. </w:t>
      </w:r>
      <w:r w:rsidRPr="00CA6455">
        <w:rPr>
          <w:b/>
        </w:rPr>
        <w:t>11</w:t>
      </w:r>
      <w:r w:rsidRPr="00CA6455">
        <w:t>(1).</w:t>
      </w:r>
    </w:p>
    <w:p w14:paraId="61AAF106" w14:textId="59D661C3" w:rsidR="00CA6455" w:rsidRPr="00CA6455" w:rsidRDefault="00CA6455" w:rsidP="00CA6455">
      <w:pPr>
        <w:pStyle w:val="EndNoteBibliography"/>
        <w:spacing w:after="0"/>
        <w:ind w:left="720" w:hanging="720"/>
        <w:rPr>
          <w:i/>
        </w:rPr>
      </w:pPr>
      <w:r w:rsidRPr="00CA6455">
        <w:t>17.</w:t>
      </w:r>
      <w:r w:rsidRPr="00CA6455">
        <w:tab/>
      </w:r>
      <w:r w:rsidRPr="00CA6455">
        <w:rPr>
          <w:i/>
        </w:rPr>
        <w:t xml:space="preserve">Statistics South Africa. (2021). Mid-year population estimates 2021. Retrieved from </w:t>
      </w:r>
      <w:hyperlink r:id="rId33" w:history="1">
        <w:r w:rsidRPr="00CA6455">
          <w:rPr>
            <w:rStyle w:val="Hyperlink"/>
            <w:i/>
          </w:rPr>
          <w:t>https://www.statssa.gov.za/publications/P0302/P03022021.pdf</w:t>
        </w:r>
      </w:hyperlink>
      <w:r w:rsidRPr="00CA6455">
        <w:rPr>
          <w:i/>
        </w:rPr>
        <w:t>.</w:t>
      </w:r>
    </w:p>
    <w:p w14:paraId="6D0F9646" w14:textId="2712E4EC" w:rsidR="00CA6455" w:rsidRPr="00CA6455" w:rsidRDefault="00CA6455" w:rsidP="00CA6455">
      <w:pPr>
        <w:pStyle w:val="EndNoteBibliography"/>
        <w:spacing w:after="0"/>
        <w:ind w:left="720" w:hanging="720"/>
        <w:rPr>
          <w:i/>
        </w:rPr>
      </w:pPr>
      <w:r w:rsidRPr="00CA6455">
        <w:t>18.</w:t>
      </w:r>
      <w:r w:rsidRPr="00CA6455">
        <w:tab/>
      </w:r>
      <w:r w:rsidRPr="00CA6455">
        <w:rPr>
          <w:i/>
        </w:rPr>
        <w:t xml:space="preserve">City of Tshwane Metropolitan Municipality. (n.d.). City of Tshwane Official Website. Retrieved from </w:t>
      </w:r>
      <w:hyperlink r:id="rId34" w:history="1">
        <w:r w:rsidRPr="00CA6455">
          <w:rPr>
            <w:rStyle w:val="Hyperlink"/>
            <w:i/>
          </w:rPr>
          <w:t>https://www.tshwane.gov.za/?page_id=10032</w:t>
        </w:r>
      </w:hyperlink>
      <w:r w:rsidRPr="00CA6455">
        <w:rPr>
          <w:i/>
        </w:rPr>
        <w:t>.</w:t>
      </w:r>
    </w:p>
    <w:p w14:paraId="283987FA" w14:textId="77777777" w:rsidR="00CA6455" w:rsidRPr="00CA6455" w:rsidRDefault="00CA6455" w:rsidP="00CA6455">
      <w:pPr>
        <w:pStyle w:val="EndNoteBibliography"/>
        <w:spacing w:after="0"/>
        <w:ind w:left="720" w:hanging="720"/>
      </w:pPr>
      <w:r w:rsidRPr="00CA6455">
        <w:t>19.</w:t>
      </w:r>
      <w:r w:rsidRPr="00CA6455">
        <w:tab/>
        <w:t xml:space="preserve">Ilunga, B.B., et al., </w:t>
      </w:r>
      <w:r w:rsidRPr="00CA6455">
        <w:rPr>
          <w:i/>
        </w:rPr>
        <w:t>Interpreting Mamelodi Community-Oriented Primary Care data on tuberculosis loss to follow-up through the lens of intersectionality.</w:t>
      </w:r>
      <w:r w:rsidRPr="00CA6455">
        <w:t xml:space="preserve"> Afr J Prim Health Care Fam Med, 2020. </w:t>
      </w:r>
      <w:r w:rsidRPr="00CA6455">
        <w:rPr>
          <w:b/>
        </w:rPr>
        <w:t>12</w:t>
      </w:r>
      <w:r w:rsidRPr="00CA6455">
        <w:t>(1): p. e1-e6.</w:t>
      </w:r>
    </w:p>
    <w:p w14:paraId="3ADE372C" w14:textId="20A54F1D" w:rsidR="00CA6455" w:rsidRPr="00CA6455" w:rsidRDefault="00CA6455" w:rsidP="00CA6455">
      <w:pPr>
        <w:pStyle w:val="EndNoteBibliography"/>
        <w:spacing w:after="0"/>
        <w:ind w:left="720" w:hanging="720"/>
      </w:pPr>
      <w:r w:rsidRPr="00CA6455">
        <w:lastRenderedPageBreak/>
        <w:t>20.</w:t>
      </w:r>
      <w:r w:rsidRPr="00CA6455">
        <w:tab/>
        <w:t xml:space="preserve">Ncube, A. and M. Tawodzera, </w:t>
      </w:r>
      <w:del w:id="1698" w:author="Craig Parker" w:date="2023-03-03T16:29:00Z">
        <w:r w:rsidRPr="00CA6455" w:rsidDel="002135D5">
          <w:rPr>
            <w:i/>
          </w:rPr>
          <w:delText xml:space="preserve">Communities’ </w:delText>
        </w:r>
      </w:del>
      <w:ins w:id="1699" w:author="Craig Parker" w:date="2023-03-03T16:29:00Z">
        <w:r w:rsidR="002135D5" w:rsidRPr="00CA6455">
          <w:rPr>
            <w:i/>
          </w:rPr>
          <w:t>Communities</w:t>
        </w:r>
        <w:r w:rsidR="002135D5">
          <w:rPr>
            <w:i/>
          </w:rPr>
          <w:t>'</w:t>
        </w:r>
        <w:r w:rsidR="002135D5" w:rsidRPr="00CA6455">
          <w:rPr>
            <w:i/>
          </w:rPr>
          <w:t xml:space="preserve"> </w:t>
        </w:r>
      </w:ins>
      <w:r w:rsidRPr="00CA6455">
        <w:rPr>
          <w:i/>
        </w:rPr>
        <w:t>perceptions of health hazards induced by climate change in Mount Darwin district, Zimbabwe.</w:t>
      </w:r>
      <w:r w:rsidRPr="00CA6455">
        <w:t xml:space="preserve"> Jàmbá Journal of Disaster Risk Studies, 2019. </w:t>
      </w:r>
      <w:r w:rsidRPr="00CA6455">
        <w:rPr>
          <w:b/>
        </w:rPr>
        <w:t>11</w:t>
      </w:r>
      <w:r w:rsidRPr="00CA6455">
        <w:t>.</w:t>
      </w:r>
    </w:p>
    <w:p w14:paraId="73CDF1D0" w14:textId="01894FA0" w:rsidR="00CA6455" w:rsidRPr="00CA6455" w:rsidRDefault="00CA6455" w:rsidP="00CA6455">
      <w:pPr>
        <w:pStyle w:val="EndNoteBibliography"/>
        <w:spacing w:after="0"/>
        <w:ind w:left="720" w:hanging="720"/>
        <w:rPr>
          <w:i/>
        </w:rPr>
      </w:pPr>
      <w:r w:rsidRPr="00CA6455">
        <w:t>21.</w:t>
      </w:r>
      <w:r w:rsidRPr="00CA6455">
        <w:tab/>
      </w:r>
      <w:r w:rsidRPr="00CA6455">
        <w:rPr>
          <w:i/>
        </w:rPr>
        <w:t xml:space="preserve">tcktcktck. (n.d.). Mount Darwin, Mashonaland Central, Zimbabwe. Retrieved from </w:t>
      </w:r>
      <w:hyperlink r:id="rId35" w:history="1">
        <w:r w:rsidRPr="00CA6455">
          <w:rPr>
            <w:rStyle w:val="Hyperlink"/>
            <w:i/>
          </w:rPr>
          <w:t>https://tcktcktck.org/zimbabwe/mashonaland-central/mount-darwin</w:t>
        </w:r>
      </w:hyperlink>
      <w:r w:rsidRPr="00CA6455">
        <w:rPr>
          <w:i/>
        </w:rPr>
        <w:t>.</w:t>
      </w:r>
    </w:p>
    <w:p w14:paraId="3D1862DB" w14:textId="1010CA87" w:rsidR="00CA6455" w:rsidRPr="00CA6455" w:rsidRDefault="00CA6455" w:rsidP="00CA6455">
      <w:pPr>
        <w:pStyle w:val="EndNoteBibliography"/>
        <w:spacing w:after="0"/>
        <w:ind w:left="720" w:hanging="720"/>
        <w:rPr>
          <w:i/>
        </w:rPr>
      </w:pPr>
      <w:r w:rsidRPr="00CA6455">
        <w:t>22.</w:t>
      </w:r>
      <w:r w:rsidRPr="00CA6455">
        <w:tab/>
      </w:r>
      <w:r w:rsidRPr="00CA6455">
        <w:rPr>
          <w:i/>
        </w:rPr>
        <w:t xml:space="preserve">Climate-Data.org. (n.d.). Climate: Mount Darwin - Climate graph, Temperature graph, Climate table. Retrieved from </w:t>
      </w:r>
      <w:hyperlink r:id="rId36" w:history="1">
        <w:r w:rsidRPr="00CA6455">
          <w:rPr>
            <w:rStyle w:val="Hyperlink"/>
            <w:i/>
          </w:rPr>
          <w:t>https://en.climate-data.org/africa/zimbabwe/mashonaland-central-1610/</w:t>
        </w:r>
      </w:hyperlink>
      <w:r w:rsidRPr="00CA6455">
        <w:rPr>
          <w:i/>
        </w:rPr>
        <w:t>.</w:t>
      </w:r>
    </w:p>
    <w:p w14:paraId="5951E331" w14:textId="77777777" w:rsidR="00CA6455" w:rsidRPr="00CA6455" w:rsidRDefault="00CA6455" w:rsidP="00CA6455">
      <w:pPr>
        <w:pStyle w:val="EndNoteBibliography"/>
        <w:spacing w:after="0"/>
        <w:ind w:left="720" w:hanging="720"/>
        <w:rPr>
          <w:i/>
        </w:rPr>
      </w:pPr>
      <w:r w:rsidRPr="00CA6455">
        <w:t>23.</w:t>
      </w:r>
      <w:r w:rsidRPr="00CA6455">
        <w:tab/>
      </w:r>
      <w:r w:rsidRPr="00CA6455">
        <w:rPr>
          <w:i/>
        </w:rPr>
        <w:t>The World Bank. World Development Indicators: Data for Lower middle income, Zimbabwe 2021.</w:t>
      </w:r>
    </w:p>
    <w:p w14:paraId="29558754" w14:textId="77777777" w:rsidR="00CA6455" w:rsidRPr="00CA6455" w:rsidRDefault="00CA6455" w:rsidP="00CA6455">
      <w:pPr>
        <w:pStyle w:val="EndNoteBibliography"/>
        <w:spacing w:after="0"/>
        <w:ind w:left="720" w:hanging="720"/>
      </w:pPr>
      <w:r w:rsidRPr="00CA6455">
        <w:t>24.</w:t>
      </w:r>
      <w:r w:rsidRPr="00CA6455">
        <w:tab/>
        <w:t xml:space="preserve">Choga, J., </w:t>
      </w:r>
      <w:r w:rsidRPr="00CA6455">
        <w:rPr>
          <w:i/>
        </w:rPr>
        <w:t>Impact of microfinance on rural smallholder farmers in MT. Darwin District of Mashonaland Central Povince in Zimbabwe</w:t>
      </w:r>
      <w:r w:rsidRPr="00CA6455">
        <w:t>. 2013.</w:t>
      </w:r>
    </w:p>
    <w:p w14:paraId="07213968" w14:textId="77777777" w:rsidR="00CA6455" w:rsidRPr="00CA6455" w:rsidRDefault="00CA6455" w:rsidP="00CA6455">
      <w:pPr>
        <w:pStyle w:val="EndNoteBibliography"/>
        <w:spacing w:after="0"/>
        <w:ind w:left="720" w:hanging="720"/>
        <w:rPr>
          <w:i/>
        </w:rPr>
      </w:pPr>
      <w:r w:rsidRPr="00CA6455">
        <w:t>25.</w:t>
      </w:r>
      <w:r w:rsidRPr="00CA6455">
        <w:tab/>
      </w:r>
      <w:r w:rsidRPr="00CA6455">
        <w:rPr>
          <w:i/>
        </w:rPr>
        <w:t>Zimbabwe National Statistics Agency and Unicef. Zimbabwe Multiple Indicator Cluster Survey 2019, Survey Findings Report. In: ZIMSTAT and UNICEF Harare, Zimbabwe; 2019.</w:t>
      </w:r>
    </w:p>
    <w:p w14:paraId="53C27EDB" w14:textId="77777777" w:rsidR="00CA6455" w:rsidRPr="00CA6455" w:rsidRDefault="00CA6455" w:rsidP="00CA6455">
      <w:pPr>
        <w:pStyle w:val="EndNoteBibliography"/>
        <w:spacing w:after="0"/>
        <w:ind w:left="720" w:hanging="720"/>
        <w:rPr>
          <w:i/>
        </w:rPr>
      </w:pPr>
      <w:r w:rsidRPr="00CA6455">
        <w:t>26.</w:t>
      </w:r>
      <w:r w:rsidRPr="00CA6455">
        <w:tab/>
      </w:r>
      <w:r w:rsidRPr="00CA6455">
        <w:rPr>
          <w:i/>
        </w:rPr>
        <w:t>The Committee on Morbidity and Mortality in Children Under 5 Years (CoMMiC). 4th Triennial Report of The Committee on Morbidity and Mortality In Children Under 5 Years (CoMMiC): 2017 - 2020; 2020.</w:t>
      </w:r>
    </w:p>
    <w:p w14:paraId="167B0DC9" w14:textId="3FACB0DF" w:rsidR="00CA6455" w:rsidRPr="00CA6455" w:rsidRDefault="00CA6455" w:rsidP="00CA6455">
      <w:pPr>
        <w:pStyle w:val="EndNoteBibliography"/>
        <w:spacing w:after="0"/>
        <w:ind w:left="720" w:hanging="720"/>
        <w:rPr>
          <w:i/>
        </w:rPr>
      </w:pPr>
      <w:r w:rsidRPr="00CA6455">
        <w:t>27.</w:t>
      </w:r>
      <w:r w:rsidRPr="00CA6455">
        <w:tab/>
      </w:r>
      <w:r w:rsidRPr="00CA6455">
        <w:rPr>
          <w:i/>
        </w:rPr>
        <w:t xml:space="preserve">Centers for Disease Control and Prevention. (n.d.). Heat Stress: Protecting Workers from the Effects of Heat. Retrieved from </w:t>
      </w:r>
      <w:hyperlink r:id="rId37" w:anchor=":~:text=Take%20steps%20to%20prevent%20heat,not%20provide%20adequate%20cooling%20breaks" w:history="1">
        <w:r w:rsidRPr="00CA6455">
          <w:rPr>
            <w:rStyle w:val="Hyperlink"/>
            <w:i/>
          </w:rPr>
          <w:t>https://www.cdc.gov/niosh/topics/repro/heat.html#:~:text=Take%20steps%20to%20prevent%20heat,not%20provide%20adequate%20cooling%20breaks</w:t>
        </w:r>
      </w:hyperlink>
      <w:r w:rsidRPr="00CA6455">
        <w:rPr>
          <w:i/>
        </w:rPr>
        <w:t>.</w:t>
      </w:r>
    </w:p>
    <w:p w14:paraId="2E74FA9D" w14:textId="18ED87B1" w:rsidR="00CA6455" w:rsidRPr="00CA6455" w:rsidRDefault="00CA6455" w:rsidP="00CA6455">
      <w:pPr>
        <w:pStyle w:val="EndNoteBibliography"/>
        <w:spacing w:after="0"/>
        <w:ind w:left="720" w:hanging="720"/>
        <w:rPr>
          <w:i/>
        </w:rPr>
      </w:pPr>
      <w:r w:rsidRPr="00CA6455">
        <w:t>28.</w:t>
      </w:r>
      <w:r w:rsidRPr="00CA6455">
        <w:tab/>
      </w:r>
      <w:del w:id="1700" w:author="Craig Parker" w:date="2023-03-03T16:24:00Z">
        <w:r w:rsidRPr="00CA6455" w:rsidDel="009D1181">
          <w:rPr>
            <w:i/>
          </w:rPr>
          <w:delText xml:space="preserve">Samaritan's </w:delText>
        </w:r>
      </w:del>
      <w:ins w:id="1701" w:author="Craig Parker" w:date="2023-03-03T16:24:00Z">
        <w:r w:rsidR="009D1181" w:rsidRPr="00CA6455">
          <w:rPr>
            <w:i/>
          </w:rPr>
          <w:t>Samaritan</w:t>
        </w:r>
      </w:ins>
      <w:ins w:id="1702" w:author="Craig Parker" w:date="2023-03-03T16:29:00Z">
        <w:r w:rsidR="002135D5">
          <w:rPr>
            <w:i/>
          </w:rPr>
          <w:t>'</w:t>
        </w:r>
      </w:ins>
      <w:ins w:id="1703" w:author="Craig Parker" w:date="2023-03-03T16:24:00Z">
        <w:r w:rsidR="009D1181" w:rsidRPr="00CA6455">
          <w:rPr>
            <w:i/>
          </w:rPr>
          <w:t xml:space="preserve">s </w:t>
        </w:r>
      </w:ins>
      <w:r w:rsidRPr="00CA6455">
        <w:rPr>
          <w:i/>
        </w:rPr>
        <w:t xml:space="preserve">Purse. (n.d.). Karanda Mission Hospital, Mt. Darwin, Zimbabwe. Retrieved from </w:t>
      </w:r>
      <w:hyperlink r:id="rId38" w:history="1">
        <w:r w:rsidRPr="00CA6455">
          <w:rPr>
            <w:rStyle w:val="Hyperlink"/>
            <w:i/>
          </w:rPr>
          <w:t>https://www.samaritanspurse.org/medical/karanda-mission-hospital-mt-darwin-zimbabwe/</w:t>
        </w:r>
      </w:hyperlink>
      <w:r w:rsidRPr="00CA6455">
        <w:rPr>
          <w:i/>
        </w:rPr>
        <w:t>.</w:t>
      </w:r>
    </w:p>
    <w:p w14:paraId="381B638D" w14:textId="77777777" w:rsidR="00CA6455" w:rsidRPr="00CA6455" w:rsidRDefault="00CA6455" w:rsidP="00CA6455">
      <w:pPr>
        <w:pStyle w:val="EndNoteBibliography"/>
        <w:spacing w:after="0"/>
        <w:ind w:left="720" w:hanging="720"/>
        <w:rPr>
          <w:i/>
        </w:rPr>
      </w:pPr>
      <w:r w:rsidRPr="00CA6455">
        <w:t>29.</w:t>
      </w:r>
      <w:r w:rsidRPr="00CA6455">
        <w:tab/>
      </w:r>
      <w:r w:rsidRPr="00CA6455">
        <w:rPr>
          <w:i/>
        </w:rPr>
        <w:t>Ministry of Health and Child Care (MoHCC). (n.d.). Zimbabwe Health Information System (HIS).</w:t>
      </w:r>
    </w:p>
    <w:p w14:paraId="4C92955E" w14:textId="2C0ADB7A" w:rsidR="00CA6455" w:rsidRPr="00CA6455" w:rsidRDefault="00CA6455" w:rsidP="00CA6455">
      <w:pPr>
        <w:pStyle w:val="EndNoteBibliography"/>
        <w:spacing w:after="0"/>
        <w:ind w:left="720" w:hanging="720"/>
        <w:rPr>
          <w:i/>
        </w:rPr>
      </w:pPr>
      <w:r w:rsidRPr="00CA6455">
        <w:t>30.</w:t>
      </w:r>
      <w:r w:rsidRPr="00CA6455">
        <w:tab/>
      </w:r>
      <w:r w:rsidRPr="00CA6455">
        <w:rPr>
          <w:i/>
        </w:rPr>
        <w:t xml:space="preserve">Doctor4Africa. (n.d.). Dotito Rural Health Clinic. Retrieved from </w:t>
      </w:r>
      <w:hyperlink r:id="rId39" w:history="1">
        <w:r w:rsidRPr="00CA6455">
          <w:rPr>
            <w:rStyle w:val="Hyperlink"/>
            <w:i/>
          </w:rPr>
          <w:t>https://doctor4africa.com/listing/zimbabwe/hospital,rural-health-clinic/dotito-rural-health-clinic/</w:t>
        </w:r>
      </w:hyperlink>
      <w:r w:rsidRPr="00CA6455">
        <w:rPr>
          <w:i/>
        </w:rPr>
        <w:t>.</w:t>
      </w:r>
    </w:p>
    <w:p w14:paraId="6DAAF129" w14:textId="750A0C72" w:rsidR="00CA6455" w:rsidRPr="00CA6455" w:rsidRDefault="00CA6455" w:rsidP="00CA6455">
      <w:pPr>
        <w:pStyle w:val="EndNoteBibliography"/>
        <w:spacing w:after="0"/>
        <w:ind w:left="720" w:hanging="720"/>
        <w:rPr>
          <w:i/>
        </w:rPr>
      </w:pPr>
      <w:r w:rsidRPr="00CA6455">
        <w:t>31.</w:t>
      </w:r>
      <w:r w:rsidRPr="00CA6455">
        <w:tab/>
      </w:r>
      <w:del w:id="1704" w:author="Craig Parker" w:date="2023-03-03T16:24:00Z">
        <w:r w:rsidRPr="00CA6455" w:rsidDel="009D1181">
          <w:rPr>
            <w:i/>
          </w:rPr>
          <w:delText xml:space="preserve">Samaritan's </w:delText>
        </w:r>
      </w:del>
      <w:ins w:id="1705" w:author="Craig Parker" w:date="2023-03-03T16:24:00Z">
        <w:r w:rsidR="009D1181" w:rsidRPr="00CA6455">
          <w:rPr>
            <w:i/>
          </w:rPr>
          <w:t>Samaritan</w:t>
        </w:r>
      </w:ins>
      <w:ins w:id="1706" w:author="Craig Parker" w:date="2023-03-03T16:29:00Z">
        <w:r w:rsidR="002135D5">
          <w:rPr>
            <w:i/>
          </w:rPr>
          <w:t>'</w:t>
        </w:r>
      </w:ins>
      <w:ins w:id="1707" w:author="Craig Parker" w:date="2023-03-03T16:24:00Z">
        <w:r w:rsidR="009D1181" w:rsidRPr="00CA6455">
          <w:rPr>
            <w:i/>
          </w:rPr>
          <w:t xml:space="preserve">s </w:t>
        </w:r>
      </w:ins>
      <w:r w:rsidRPr="00CA6455">
        <w:rPr>
          <w:i/>
        </w:rPr>
        <w:t xml:space="preserve">Purse. (n.d.). Karanda Mission Hospital, Mt. Darwin, Zimbabwe. Retrieved from </w:t>
      </w:r>
      <w:hyperlink r:id="rId40" w:history="1">
        <w:r w:rsidRPr="00CA6455">
          <w:rPr>
            <w:rStyle w:val="Hyperlink"/>
            <w:i/>
          </w:rPr>
          <w:t>https://www.samaritanspurse.org/medical/karanda-mission-hospital-mt-darwin-zimbabwe/</w:t>
        </w:r>
      </w:hyperlink>
      <w:r w:rsidRPr="00CA6455">
        <w:rPr>
          <w:i/>
        </w:rPr>
        <w:t>.</w:t>
      </w:r>
    </w:p>
    <w:p w14:paraId="61EFF125" w14:textId="77777777" w:rsidR="00CA6455" w:rsidRPr="00CA6455" w:rsidRDefault="00CA6455" w:rsidP="00CA6455">
      <w:pPr>
        <w:pStyle w:val="EndNoteBibliography"/>
        <w:spacing w:after="0"/>
        <w:ind w:left="720" w:hanging="720"/>
      </w:pPr>
      <w:r w:rsidRPr="00CA6455">
        <w:t>32.</w:t>
      </w:r>
      <w:r w:rsidRPr="00CA6455">
        <w:tab/>
        <w:t xml:space="preserve">Brown, L.H., P.G. Buettner, and D.V. Canyon, </w:t>
      </w:r>
      <w:r w:rsidRPr="00CA6455">
        <w:rPr>
          <w:i/>
        </w:rPr>
        <w:t>The energy burden and environmental impact of health services.</w:t>
      </w:r>
      <w:r w:rsidRPr="00CA6455">
        <w:t xml:space="preserve"> Am J Public Health, 2012. </w:t>
      </w:r>
      <w:r w:rsidRPr="00CA6455">
        <w:rPr>
          <w:b/>
        </w:rPr>
        <w:t>102</w:t>
      </w:r>
      <w:r w:rsidRPr="00CA6455">
        <w:t>(12): p. e76-82.</w:t>
      </w:r>
    </w:p>
    <w:p w14:paraId="782ABD54" w14:textId="77777777" w:rsidR="00CA6455" w:rsidRPr="00CA6455" w:rsidRDefault="00CA6455" w:rsidP="00CA6455">
      <w:pPr>
        <w:pStyle w:val="EndNoteBibliography"/>
        <w:spacing w:after="0"/>
        <w:ind w:left="720" w:hanging="720"/>
      </w:pPr>
      <w:r w:rsidRPr="00CA6455">
        <w:t>33.</w:t>
      </w:r>
      <w:r w:rsidRPr="00CA6455">
        <w:tab/>
        <w:t xml:space="preserve">Reddy, K.P., et al., </w:t>
      </w:r>
      <w:r w:rsidRPr="00CA6455">
        <w:rPr>
          <w:i/>
        </w:rPr>
        <w:t>Cost-effectiveness of public health strategies for COVID-19 epidemic control in South Africa: a microsimulation modelling study.</w:t>
      </w:r>
      <w:r w:rsidRPr="00CA6455">
        <w:t xml:space="preserve"> Lancet Glob Health, 2021. </w:t>
      </w:r>
      <w:r w:rsidRPr="00CA6455">
        <w:rPr>
          <w:b/>
        </w:rPr>
        <w:t>9</w:t>
      </w:r>
      <w:r w:rsidRPr="00CA6455">
        <w:t>(2): p. e120-e129.</w:t>
      </w:r>
    </w:p>
    <w:p w14:paraId="2A92BECC" w14:textId="77777777" w:rsidR="00CA6455" w:rsidRPr="00CA6455" w:rsidRDefault="00CA6455" w:rsidP="00CA6455">
      <w:pPr>
        <w:pStyle w:val="EndNoteBibliography"/>
        <w:spacing w:after="0"/>
        <w:ind w:left="720" w:hanging="720"/>
      </w:pPr>
      <w:r w:rsidRPr="00CA6455">
        <w:t>34.</w:t>
      </w:r>
      <w:r w:rsidRPr="00CA6455">
        <w:tab/>
        <w:t xml:space="preserve">Greene, L.A., </w:t>
      </w:r>
      <w:r w:rsidRPr="00CA6455">
        <w:rPr>
          <w:i/>
        </w:rPr>
        <w:t>EHPnet: United Nations Framework Convention on Climate Change</w:t>
      </w:r>
      <w:r w:rsidRPr="00CA6455">
        <w:t>. 2000.</w:t>
      </w:r>
    </w:p>
    <w:p w14:paraId="5D3EE136" w14:textId="77777777" w:rsidR="00CA6455" w:rsidRPr="00CA6455" w:rsidRDefault="00CA6455" w:rsidP="00CA6455">
      <w:pPr>
        <w:pStyle w:val="EndNoteBibliography"/>
        <w:spacing w:after="0"/>
        <w:ind w:left="720" w:hanging="720"/>
      </w:pPr>
      <w:r w:rsidRPr="00CA6455">
        <w:t>35.</w:t>
      </w:r>
      <w:r w:rsidRPr="00CA6455">
        <w:tab/>
        <w:t xml:space="preserve">Gray, A.M., et al., </w:t>
      </w:r>
      <w:r w:rsidRPr="00CA6455">
        <w:rPr>
          <w:i/>
        </w:rPr>
        <w:t>Applied methods of cost-effectiveness analysis in healthcare</w:t>
      </w:r>
      <w:r w:rsidRPr="00CA6455">
        <w:t>. Vol. 3. 2010: OUP Oxford.</w:t>
      </w:r>
    </w:p>
    <w:p w14:paraId="0F1E0EA1" w14:textId="665BF2F4" w:rsidR="00CA6455" w:rsidRPr="00CA6455" w:rsidRDefault="00CA6455" w:rsidP="00CA6455">
      <w:pPr>
        <w:pStyle w:val="EndNoteBibliography"/>
        <w:spacing w:after="0"/>
        <w:ind w:left="720" w:hanging="720"/>
        <w:rPr>
          <w:i/>
        </w:rPr>
      </w:pPr>
      <w:r w:rsidRPr="00CA6455">
        <w:t>36.</w:t>
      </w:r>
      <w:r w:rsidRPr="00CA6455">
        <w:tab/>
      </w:r>
      <w:r w:rsidRPr="00CA6455">
        <w:rPr>
          <w:i/>
        </w:rPr>
        <w:t xml:space="preserve">Optima. (n.d.). Optima: Modelling to improve health. Retrieved from </w:t>
      </w:r>
      <w:hyperlink r:id="rId41" w:history="1">
        <w:r w:rsidRPr="00CA6455">
          <w:rPr>
            <w:rStyle w:val="Hyperlink"/>
            <w:i/>
          </w:rPr>
          <w:t>http://optimamodel.com/</w:t>
        </w:r>
      </w:hyperlink>
      <w:r w:rsidRPr="00CA6455">
        <w:rPr>
          <w:i/>
        </w:rPr>
        <w:t>.</w:t>
      </w:r>
    </w:p>
    <w:p w14:paraId="48AFE7A5" w14:textId="77777777" w:rsidR="00CA6455" w:rsidRPr="00CA6455" w:rsidRDefault="00CA6455" w:rsidP="00CA6455">
      <w:pPr>
        <w:pStyle w:val="EndNoteBibliography"/>
        <w:spacing w:after="0"/>
        <w:ind w:left="720" w:hanging="720"/>
      </w:pPr>
      <w:r w:rsidRPr="00CA6455">
        <w:t>37.</w:t>
      </w:r>
      <w:r w:rsidRPr="00CA6455">
        <w:tab/>
        <w:t xml:space="preserve">Marshall, D.A., et al., </w:t>
      </w:r>
      <w:r w:rsidRPr="00CA6455">
        <w:rPr>
          <w:i/>
        </w:rPr>
        <w:t>Addressing challenges of economic evaluation in precision medicine using dynamic simulation modeling.</w:t>
      </w:r>
      <w:r w:rsidRPr="00CA6455">
        <w:t xml:space="preserve"> Value in health, 2020. </w:t>
      </w:r>
      <w:r w:rsidRPr="00CA6455">
        <w:rPr>
          <w:b/>
        </w:rPr>
        <w:t>23</w:t>
      </w:r>
      <w:r w:rsidRPr="00CA6455">
        <w:t>(5): p. 566-573.</w:t>
      </w:r>
    </w:p>
    <w:p w14:paraId="5F111CF8" w14:textId="5EB4823E" w:rsidR="00CA6455" w:rsidRPr="00CA6455" w:rsidRDefault="00CA6455" w:rsidP="00CA6455">
      <w:pPr>
        <w:pStyle w:val="EndNoteBibliography"/>
        <w:spacing w:after="0"/>
        <w:ind w:left="720" w:hanging="720"/>
        <w:rPr>
          <w:i/>
        </w:rPr>
      </w:pPr>
      <w:r w:rsidRPr="00CA6455">
        <w:lastRenderedPageBreak/>
        <w:t>38.</w:t>
      </w:r>
      <w:r w:rsidRPr="00CA6455">
        <w:tab/>
      </w:r>
      <w:r w:rsidRPr="00CA6455">
        <w:rPr>
          <w:i/>
        </w:rPr>
        <w:t xml:space="preserve">World Health Organization. (2023). Health financing. WHO Health Topics. Retrieved from </w:t>
      </w:r>
      <w:hyperlink r:id="rId42" w:anchor="tab=tab_1" w:history="1">
        <w:r w:rsidRPr="00CA6455">
          <w:rPr>
            <w:rStyle w:val="Hyperlink"/>
            <w:i/>
          </w:rPr>
          <w:t>https://www.who.int/health-topics/health-financing#tab=tab_1</w:t>
        </w:r>
      </w:hyperlink>
      <w:r w:rsidRPr="00CA6455">
        <w:rPr>
          <w:i/>
        </w:rPr>
        <w:t>.</w:t>
      </w:r>
    </w:p>
    <w:p w14:paraId="16C868E2" w14:textId="77777777" w:rsidR="00CA6455" w:rsidRPr="00CA6455" w:rsidRDefault="00CA6455" w:rsidP="00CA6455">
      <w:pPr>
        <w:pStyle w:val="EndNoteBibliography"/>
        <w:spacing w:after="0"/>
        <w:ind w:left="720" w:hanging="720"/>
      </w:pPr>
      <w:r w:rsidRPr="00CA6455">
        <w:t>39.</w:t>
      </w:r>
      <w:r w:rsidRPr="00CA6455">
        <w:tab/>
        <w:t xml:space="preserve">Horton, T.J., J.H. Illingworth, and W.H. Warburton, </w:t>
      </w:r>
      <w:r w:rsidRPr="00CA6455">
        <w:rPr>
          <w:i/>
        </w:rPr>
        <w:t>Overcoming challenges in codifying and replicating complex health care interventions.</w:t>
      </w:r>
      <w:r w:rsidRPr="00CA6455">
        <w:t xml:space="preserve"> Health Affairs, 2018. </w:t>
      </w:r>
      <w:r w:rsidRPr="00CA6455">
        <w:rPr>
          <w:b/>
        </w:rPr>
        <w:t>37</w:t>
      </w:r>
      <w:r w:rsidRPr="00CA6455">
        <w:t>(2): p. 191-197.</w:t>
      </w:r>
    </w:p>
    <w:p w14:paraId="5B47D81F" w14:textId="77777777" w:rsidR="00CA6455" w:rsidRPr="00CA6455" w:rsidRDefault="00CA6455" w:rsidP="00CA6455">
      <w:pPr>
        <w:pStyle w:val="EndNoteBibliography"/>
        <w:spacing w:after="0"/>
        <w:ind w:left="720" w:hanging="720"/>
      </w:pPr>
      <w:r w:rsidRPr="00CA6455">
        <w:t>40.</w:t>
      </w:r>
      <w:r w:rsidRPr="00CA6455">
        <w:tab/>
        <w:t xml:space="preserve">Kilbourne, A.M., et al., </w:t>
      </w:r>
      <w:r w:rsidRPr="00CA6455">
        <w:rPr>
          <w:i/>
        </w:rPr>
        <w:t>Implementing evidence-based interventions in health care: application of the replicating effective programs framework.</w:t>
      </w:r>
      <w:r w:rsidRPr="00CA6455">
        <w:t xml:space="preserve"> Implementation Science, 2007. </w:t>
      </w:r>
      <w:r w:rsidRPr="00CA6455">
        <w:rPr>
          <w:b/>
        </w:rPr>
        <w:t>2</w:t>
      </w:r>
      <w:r w:rsidRPr="00CA6455">
        <w:t>(1): p. 42.</w:t>
      </w:r>
    </w:p>
    <w:p w14:paraId="6043E7A1" w14:textId="33715073" w:rsidR="00CA6455" w:rsidRPr="00CA6455" w:rsidRDefault="00CA6455" w:rsidP="00CA6455">
      <w:pPr>
        <w:pStyle w:val="EndNoteBibliography"/>
        <w:spacing w:after="0"/>
        <w:ind w:left="720" w:hanging="720"/>
        <w:rPr>
          <w:i/>
        </w:rPr>
      </w:pPr>
      <w:r w:rsidRPr="00CA6455">
        <w:t>41.</w:t>
      </w:r>
      <w:r w:rsidRPr="00CA6455">
        <w:tab/>
      </w:r>
      <w:r w:rsidRPr="00CA6455">
        <w:rPr>
          <w:i/>
        </w:rPr>
        <w:t xml:space="preserve">ProjectManager.com. (n.d.). Quick guide to resource management. Retrieved from </w:t>
      </w:r>
      <w:hyperlink r:id="rId43" w:history="1">
        <w:r w:rsidRPr="00CA6455">
          <w:rPr>
            <w:rStyle w:val="Hyperlink"/>
            <w:i/>
          </w:rPr>
          <w:t>https://www.projectmanager.com/blog/quick-guide-resource-management</w:t>
        </w:r>
      </w:hyperlink>
      <w:r w:rsidRPr="00CA6455">
        <w:rPr>
          <w:i/>
        </w:rPr>
        <w:t>.</w:t>
      </w:r>
    </w:p>
    <w:p w14:paraId="08C1082D" w14:textId="77777777" w:rsidR="00CA6455" w:rsidRPr="00CA6455" w:rsidRDefault="00CA6455" w:rsidP="00CA6455">
      <w:pPr>
        <w:pStyle w:val="EndNoteBibliography"/>
        <w:spacing w:after="0"/>
        <w:ind w:left="720" w:hanging="720"/>
      </w:pPr>
      <w:r w:rsidRPr="00CA6455">
        <w:t>42.</w:t>
      </w:r>
      <w:r w:rsidRPr="00CA6455">
        <w:tab/>
        <w:t xml:space="preserve">Lock, R.H., et al., </w:t>
      </w:r>
      <w:r w:rsidRPr="00CA6455">
        <w:rPr>
          <w:i/>
        </w:rPr>
        <w:t>Statistics: Unlocking the power of data</w:t>
      </w:r>
      <w:r w:rsidRPr="00CA6455">
        <w:t>. 2020: John Wiley &amp; Sons.</w:t>
      </w:r>
    </w:p>
    <w:p w14:paraId="300F1317" w14:textId="77777777" w:rsidR="00CA6455" w:rsidRPr="00CA6455" w:rsidRDefault="00CA6455" w:rsidP="00CA6455">
      <w:pPr>
        <w:pStyle w:val="EndNoteBibliography"/>
        <w:spacing w:after="0"/>
        <w:ind w:left="720" w:hanging="720"/>
      </w:pPr>
      <w:r w:rsidRPr="00CA6455">
        <w:t>43.</w:t>
      </w:r>
      <w:r w:rsidRPr="00CA6455">
        <w:tab/>
        <w:t xml:space="preserve">Midway, S.R., </w:t>
      </w:r>
      <w:r w:rsidRPr="00CA6455">
        <w:rPr>
          <w:i/>
        </w:rPr>
        <w:t>Principles of effective data visualization.</w:t>
      </w:r>
      <w:r w:rsidRPr="00CA6455">
        <w:t xml:space="preserve"> Patterns, 2020. </w:t>
      </w:r>
      <w:r w:rsidRPr="00CA6455">
        <w:rPr>
          <w:b/>
        </w:rPr>
        <w:t>1</w:t>
      </w:r>
      <w:r w:rsidRPr="00CA6455">
        <w:t>(9): p. 100141.</w:t>
      </w:r>
    </w:p>
    <w:p w14:paraId="5B5191E1" w14:textId="2B9FBDCF" w:rsidR="00CA6455" w:rsidRPr="00CA6455" w:rsidRDefault="00CA6455" w:rsidP="00CA6455">
      <w:pPr>
        <w:pStyle w:val="EndNoteBibliography"/>
        <w:spacing w:after="0"/>
        <w:ind w:left="720" w:hanging="720"/>
      </w:pPr>
      <w:r w:rsidRPr="00CA6455">
        <w:t>44.</w:t>
      </w:r>
      <w:r w:rsidRPr="00CA6455">
        <w:tab/>
        <w:t xml:space="preserve">Tennison, I., et al., </w:t>
      </w:r>
      <w:r w:rsidRPr="00CA6455">
        <w:rPr>
          <w:i/>
        </w:rPr>
        <w:t xml:space="preserve">Health </w:t>
      </w:r>
      <w:del w:id="1708" w:author="Craig Parker" w:date="2023-03-03T16:24:00Z">
        <w:r w:rsidRPr="00CA6455" w:rsidDel="009D1181">
          <w:rPr>
            <w:i/>
          </w:rPr>
          <w:delText xml:space="preserve">care's </w:delText>
        </w:r>
      </w:del>
      <w:ins w:id="1709" w:author="Craig Parker" w:date="2023-03-03T16:24:00Z">
        <w:r w:rsidR="009D1181" w:rsidRPr="00CA6455">
          <w:rPr>
            <w:i/>
          </w:rPr>
          <w:t>care</w:t>
        </w:r>
      </w:ins>
      <w:ins w:id="1710" w:author="Craig Parker" w:date="2023-03-03T16:29:00Z">
        <w:r w:rsidR="002135D5">
          <w:rPr>
            <w:i/>
          </w:rPr>
          <w:t>'</w:t>
        </w:r>
      </w:ins>
      <w:ins w:id="1711" w:author="Craig Parker" w:date="2023-03-03T16:24:00Z">
        <w:r w:rsidR="009D1181" w:rsidRPr="00CA6455">
          <w:rPr>
            <w:i/>
          </w:rPr>
          <w:t xml:space="preserve">s </w:t>
        </w:r>
      </w:ins>
      <w:r w:rsidRPr="00CA6455">
        <w:rPr>
          <w:i/>
        </w:rPr>
        <w:t>response to climate change: a carbon footprint assessment of the NHS in England.</w:t>
      </w:r>
      <w:r w:rsidRPr="00CA6455">
        <w:t xml:space="preserve"> The Lancet Planetary Health, 2021. </w:t>
      </w:r>
      <w:r w:rsidRPr="00CA6455">
        <w:rPr>
          <w:b/>
        </w:rPr>
        <w:t>5</w:t>
      </w:r>
      <w:r w:rsidRPr="00CA6455">
        <w:t>(2): p. e84-e92.</w:t>
      </w:r>
    </w:p>
    <w:p w14:paraId="7E2FEAFF" w14:textId="77777777" w:rsidR="00CA6455" w:rsidRPr="00CA6455" w:rsidRDefault="00CA6455" w:rsidP="00CA6455">
      <w:pPr>
        <w:pStyle w:val="EndNoteBibliography"/>
        <w:spacing w:after="0"/>
        <w:ind w:left="720" w:hanging="720"/>
      </w:pPr>
      <w:r w:rsidRPr="00CA6455">
        <w:t>45.</w:t>
      </w:r>
      <w:r w:rsidRPr="00CA6455">
        <w:tab/>
        <w:t xml:space="preserve">Russell, L.B., et al., </w:t>
      </w:r>
      <w:r w:rsidRPr="00CA6455">
        <w:rPr>
          <w:i/>
        </w:rPr>
        <w:t>The role of cost-effectiveness analysis in health and medicine.</w:t>
      </w:r>
      <w:r w:rsidRPr="00CA6455">
        <w:t xml:space="preserve"> Jama, 1996. </w:t>
      </w:r>
      <w:r w:rsidRPr="00CA6455">
        <w:rPr>
          <w:b/>
        </w:rPr>
        <w:t>276</w:t>
      </w:r>
      <w:r w:rsidRPr="00CA6455">
        <w:t>(14): p. 1172-1177.</w:t>
      </w:r>
    </w:p>
    <w:p w14:paraId="4C6C8466" w14:textId="77777777" w:rsidR="00CA6455" w:rsidRPr="00CA6455" w:rsidRDefault="00CA6455" w:rsidP="00CA6455">
      <w:pPr>
        <w:pStyle w:val="EndNoteBibliography"/>
        <w:spacing w:after="0"/>
        <w:ind w:left="720" w:hanging="720"/>
      </w:pPr>
      <w:r w:rsidRPr="00CA6455">
        <w:t>46.</w:t>
      </w:r>
      <w:r w:rsidRPr="00CA6455">
        <w:tab/>
        <w:t xml:space="preserve">Williams, M.L., et al., </w:t>
      </w:r>
      <w:r w:rsidRPr="00CA6455">
        <w:rPr>
          <w:i/>
        </w:rPr>
        <w:t>The Lancet Countdown on health benefits from the UK Climate Change Act: a modelling study for Great Britain.</w:t>
      </w:r>
      <w:r w:rsidRPr="00CA6455">
        <w:t xml:space="preserve"> The Lancet Planetary Health, 2018. </w:t>
      </w:r>
      <w:r w:rsidRPr="00CA6455">
        <w:rPr>
          <w:b/>
        </w:rPr>
        <w:t>2</w:t>
      </w:r>
      <w:r w:rsidRPr="00CA6455">
        <w:t>(5): p. e202-e213.</w:t>
      </w:r>
    </w:p>
    <w:p w14:paraId="0CF29E98" w14:textId="77777777" w:rsidR="00CA6455" w:rsidRPr="00CA6455" w:rsidRDefault="00CA6455" w:rsidP="00CA6455">
      <w:pPr>
        <w:pStyle w:val="EndNoteBibliography"/>
        <w:spacing w:after="0"/>
        <w:ind w:left="720" w:hanging="720"/>
      </w:pPr>
      <w:r w:rsidRPr="00CA6455">
        <w:t>47.</w:t>
      </w:r>
      <w:r w:rsidRPr="00CA6455">
        <w:tab/>
        <w:t xml:space="preserve">MacNeill, A.J., F. McGain, and J.D. Sherman, </w:t>
      </w:r>
      <w:r w:rsidRPr="00CA6455">
        <w:rPr>
          <w:i/>
        </w:rPr>
        <w:t>Planetary health care: a framework for sustainable health systems.</w:t>
      </w:r>
      <w:r w:rsidRPr="00CA6455">
        <w:t xml:space="preserve"> The Lancet Planetary Health, 2021. </w:t>
      </w:r>
      <w:r w:rsidRPr="00CA6455">
        <w:rPr>
          <w:b/>
        </w:rPr>
        <w:t>5</w:t>
      </w:r>
      <w:r w:rsidRPr="00CA6455">
        <w:t>(2): p. e66-e68.</w:t>
      </w:r>
    </w:p>
    <w:p w14:paraId="67FCEACE" w14:textId="77777777" w:rsidR="00CA6455" w:rsidRPr="00CA6455" w:rsidRDefault="00CA6455" w:rsidP="00CA6455">
      <w:pPr>
        <w:pStyle w:val="EndNoteBibliography"/>
        <w:spacing w:after="0"/>
        <w:ind w:left="720" w:hanging="720"/>
      </w:pPr>
      <w:r w:rsidRPr="00CA6455">
        <w:t>48.</w:t>
      </w:r>
      <w:r w:rsidRPr="00CA6455">
        <w:tab/>
        <w:t xml:space="preserve">Montgomery, D.C., </w:t>
      </w:r>
      <w:r w:rsidRPr="00CA6455">
        <w:rPr>
          <w:i/>
        </w:rPr>
        <w:t>Introduction to statistical quality control</w:t>
      </w:r>
      <w:r w:rsidRPr="00CA6455">
        <w:t>. 2020: John Wiley &amp; Sons.</w:t>
      </w:r>
    </w:p>
    <w:p w14:paraId="636C66CF" w14:textId="77777777" w:rsidR="00CA6455" w:rsidRPr="00CA6455" w:rsidRDefault="00CA6455" w:rsidP="00CA6455">
      <w:pPr>
        <w:pStyle w:val="EndNoteBibliography"/>
        <w:spacing w:after="0"/>
        <w:ind w:left="720" w:hanging="720"/>
      </w:pPr>
      <w:r w:rsidRPr="00CA6455">
        <w:t>49.</w:t>
      </w:r>
      <w:r w:rsidRPr="00CA6455">
        <w:tab/>
        <w:t xml:space="preserve">Brown, A.F., et al., </w:t>
      </w:r>
      <w:r w:rsidRPr="00CA6455">
        <w:rPr>
          <w:i/>
        </w:rPr>
        <w:t>Structural interventions to reduce and eliminate health disparities.</w:t>
      </w:r>
      <w:r w:rsidRPr="00CA6455">
        <w:t xml:space="preserve"> American journal of public health, 2019. </w:t>
      </w:r>
      <w:r w:rsidRPr="00CA6455">
        <w:rPr>
          <w:b/>
        </w:rPr>
        <w:t>109</w:t>
      </w:r>
      <w:r w:rsidRPr="00CA6455">
        <w:t>(S1): p. S72-S78.</w:t>
      </w:r>
    </w:p>
    <w:p w14:paraId="32A43AB7" w14:textId="77777777" w:rsidR="00CA6455" w:rsidRPr="00CA6455" w:rsidRDefault="00CA6455" w:rsidP="00CA6455">
      <w:pPr>
        <w:pStyle w:val="EndNoteBibliography"/>
        <w:spacing w:after="0"/>
        <w:ind w:left="720" w:hanging="720"/>
      </w:pPr>
      <w:r w:rsidRPr="00CA6455">
        <w:t>50.</w:t>
      </w:r>
      <w:r w:rsidRPr="00CA6455">
        <w:tab/>
        <w:t xml:space="preserve">Kruger, M., P. Ndebele, and L. Horn, </w:t>
      </w:r>
      <w:r w:rsidRPr="00CA6455">
        <w:rPr>
          <w:i/>
        </w:rPr>
        <w:t>Research ethics in Africa: A resource for research ethics committees</w:t>
      </w:r>
      <w:r w:rsidRPr="00CA6455">
        <w:t>. 2014: African Sun Media.</w:t>
      </w:r>
    </w:p>
    <w:p w14:paraId="4D9A71A7" w14:textId="4EF458F6" w:rsidR="00CA6455" w:rsidRPr="00CA6455" w:rsidRDefault="00CA6455" w:rsidP="00CA6455">
      <w:pPr>
        <w:pStyle w:val="EndNoteBibliography"/>
        <w:spacing w:after="0"/>
        <w:ind w:left="720" w:hanging="720"/>
        <w:rPr>
          <w:i/>
        </w:rPr>
      </w:pPr>
      <w:r w:rsidRPr="00CA6455">
        <w:t>51.</w:t>
      </w:r>
      <w:r w:rsidRPr="00CA6455">
        <w:tab/>
      </w:r>
      <w:r w:rsidRPr="00CA6455">
        <w:rPr>
          <w:i/>
        </w:rPr>
        <w:t xml:space="preserve">South African Health Products Regulatory Authority (SAHPRA). (2020). South African Good Clinical Practice Guidelines. Retrieved from </w:t>
      </w:r>
      <w:hyperlink r:id="rId44" w:history="1">
        <w:r w:rsidRPr="00CA6455">
          <w:rPr>
            <w:rStyle w:val="Hyperlink"/>
            <w:i/>
          </w:rPr>
          <w:t>https://www.sahpra.org.za/wp-content/uploads/2021/06/SA-GCP-2020_Final.pdf</w:t>
        </w:r>
      </w:hyperlink>
      <w:r w:rsidRPr="00CA6455">
        <w:rPr>
          <w:i/>
        </w:rPr>
        <w:t>.</w:t>
      </w:r>
    </w:p>
    <w:p w14:paraId="172248EE" w14:textId="7896FD56" w:rsidR="00CA6455" w:rsidRPr="00CA6455" w:rsidRDefault="00CA6455" w:rsidP="00CA6455">
      <w:pPr>
        <w:pStyle w:val="EndNoteBibliography"/>
        <w:spacing w:after="0"/>
        <w:ind w:left="720" w:hanging="720"/>
        <w:rPr>
          <w:i/>
        </w:rPr>
      </w:pPr>
      <w:r w:rsidRPr="00CA6455">
        <w:t>52.</w:t>
      </w:r>
      <w:r w:rsidRPr="00CA6455">
        <w:tab/>
      </w:r>
      <w:r w:rsidRPr="00CA6455">
        <w:rPr>
          <w:i/>
        </w:rPr>
        <w:t xml:space="preserve">University of Pretoria. (2013). National Health Act, No. 61 of 2003. Retrieved from </w:t>
      </w:r>
      <w:hyperlink r:id="rId45" w:history="1">
        <w:r w:rsidRPr="00CA6455">
          <w:rPr>
            <w:rStyle w:val="Hyperlink"/>
            <w:i/>
          </w:rPr>
          <w:t>https://www.up.ac.za/media/shared/12/ZP_Files/health-act.zp122778.pdf</w:t>
        </w:r>
      </w:hyperlink>
      <w:r w:rsidRPr="00CA6455">
        <w:rPr>
          <w:i/>
        </w:rPr>
        <w:t>.</w:t>
      </w:r>
    </w:p>
    <w:p w14:paraId="23F4F433" w14:textId="2B6B567D" w:rsidR="00CA6455" w:rsidRPr="00CA6455" w:rsidRDefault="00CA6455" w:rsidP="00CA6455">
      <w:pPr>
        <w:pStyle w:val="EndNoteBibliography"/>
        <w:spacing w:after="0"/>
        <w:ind w:left="720" w:hanging="720"/>
        <w:rPr>
          <w:i/>
        </w:rPr>
      </w:pPr>
      <w:r w:rsidRPr="00CA6455">
        <w:t>53.</w:t>
      </w:r>
      <w:r w:rsidRPr="00CA6455">
        <w:tab/>
      </w:r>
      <w:r w:rsidRPr="00CA6455">
        <w:rPr>
          <w:i/>
        </w:rPr>
        <w:t xml:space="preserve">Medical Research Council of Zimbabwe (MRCZ). (2011). Ethics Guidelines for Health Research Involving Human Participants in Zimbabwe 2011. Retrieved from </w:t>
      </w:r>
      <w:hyperlink r:id="rId46" w:history="1">
        <w:r w:rsidRPr="00CA6455">
          <w:rPr>
            <w:rStyle w:val="Hyperlink"/>
            <w:i/>
          </w:rPr>
          <w:t>http://www.mrcz.org.zw/wp-content/uploads/2021/04/Ethics-Guidelines-for-Health-Research-Involving-Human-Participants-in-Zimbabwe-2011.pdf</w:t>
        </w:r>
      </w:hyperlink>
      <w:r w:rsidRPr="00CA6455">
        <w:rPr>
          <w:i/>
        </w:rPr>
        <w:t>.</w:t>
      </w:r>
    </w:p>
    <w:p w14:paraId="18B9BF01" w14:textId="6B91167B" w:rsidR="00CA6455" w:rsidRPr="00CA6455" w:rsidRDefault="00CA6455" w:rsidP="00CA6455">
      <w:pPr>
        <w:pStyle w:val="EndNoteBibliography"/>
        <w:spacing w:after="0"/>
        <w:ind w:left="720" w:hanging="720"/>
        <w:rPr>
          <w:i/>
        </w:rPr>
      </w:pPr>
      <w:r w:rsidRPr="00CA6455">
        <w:t>54.</w:t>
      </w:r>
      <w:r w:rsidRPr="00CA6455">
        <w:tab/>
      </w:r>
      <w:r w:rsidRPr="00CA6455">
        <w:rPr>
          <w:i/>
        </w:rPr>
        <w:t xml:space="preserve">Government of Kenya. (2012). Public Health Act, Cap 242. Retrieved from </w:t>
      </w:r>
      <w:hyperlink r:id="rId47" w:history="1">
        <w:r w:rsidRPr="00CA6455">
          <w:rPr>
            <w:rStyle w:val="Hyperlink"/>
            <w:i/>
          </w:rPr>
          <w:t>http://kenyalaw.org/kl/fileadmin/pdfdownloads/Acts/PublicHealthActCap242.pdf</w:t>
        </w:r>
      </w:hyperlink>
      <w:r w:rsidRPr="00CA6455">
        <w:rPr>
          <w:i/>
        </w:rPr>
        <w:t>.</w:t>
      </w:r>
    </w:p>
    <w:p w14:paraId="664EFA19" w14:textId="3DBDB768" w:rsidR="00CA6455" w:rsidRPr="00CA6455" w:rsidRDefault="00CA6455" w:rsidP="00CA6455">
      <w:pPr>
        <w:pStyle w:val="EndNoteBibliography"/>
        <w:spacing w:after="0"/>
        <w:ind w:left="720" w:hanging="720"/>
        <w:rPr>
          <w:i/>
        </w:rPr>
      </w:pPr>
      <w:r w:rsidRPr="00CA6455">
        <w:t>55.</w:t>
      </w:r>
      <w:r w:rsidRPr="00CA6455">
        <w:tab/>
      </w:r>
      <w:r w:rsidRPr="00CA6455">
        <w:rPr>
          <w:i/>
        </w:rPr>
        <w:t xml:space="preserve">Government of Zimbabwe. (2018). Public Health Act [Chapter 15:09]. Retrieved from </w:t>
      </w:r>
      <w:hyperlink r:id="rId48" w:history="1">
        <w:r w:rsidRPr="00CA6455">
          <w:rPr>
            <w:rStyle w:val="Hyperlink"/>
            <w:i/>
          </w:rPr>
          <w:t>https://faolex.fao.org/docs/pdf/zim190656.pdf</w:t>
        </w:r>
      </w:hyperlink>
      <w:r w:rsidRPr="00CA6455">
        <w:rPr>
          <w:i/>
        </w:rPr>
        <w:t>.</w:t>
      </w:r>
    </w:p>
    <w:p w14:paraId="58858457" w14:textId="77777777" w:rsidR="00CA6455" w:rsidRPr="00CA6455" w:rsidRDefault="00CA6455" w:rsidP="00CA6455">
      <w:pPr>
        <w:pStyle w:val="EndNoteBibliography"/>
        <w:spacing w:after="0"/>
        <w:ind w:left="720" w:hanging="720"/>
      </w:pPr>
      <w:r w:rsidRPr="00CA6455">
        <w:t>56.</w:t>
      </w:r>
      <w:r w:rsidRPr="00CA6455">
        <w:tab/>
        <w:t xml:space="preserve">Goldsteen, A., et al., </w:t>
      </w:r>
      <w:r w:rsidRPr="00CA6455">
        <w:rPr>
          <w:i/>
        </w:rPr>
        <w:t>Data minimization for GDPR compliance in machine learning models.</w:t>
      </w:r>
      <w:r w:rsidRPr="00CA6455">
        <w:t xml:space="preserve"> AI and Ethics, 2021: p. 1-15.</w:t>
      </w:r>
    </w:p>
    <w:p w14:paraId="5AD91E13" w14:textId="77777777" w:rsidR="00CA6455" w:rsidRPr="00CA6455" w:rsidRDefault="00CA6455" w:rsidP="00CA6455">
      <w:pPr>
        <w:pStyle w:val="EndNoteBibliography"/>
        <w:spacing w:after="0"/>
        <w:ind w:left="720" w:hanging="720"/>
      </w:pPr>
      <w:r w:rsidRPr="00CA6455">
        <w:t>57.</w:t>
      </w:r>
      <w:r w:rsidRPr="00CA6455">
        <w:tab/>
        <w:t xml:space="preserve">Kadam, R.A., </w:t>
      </w:r>
      <w:r w:rsidRPr="00CA6455">
        <w:rPr>
          <w:i/>
        </w:rPr>
        <w:t>Informed consent process: a step further towards making it meaningful!</w:t>
      </w:r>
      <w:r w:rsidRPr="00CA6455">
        <w:t xml:space="preserve"> Perspectives in clinical research, 2017. </w:t>
      </w:r>
      <w:r w:rsidRPr="00CA6455">
        <w:rPr>
          <w:b/>
        </w:rPr>
        <w:t>8</w:t>
      </w:r>
      <w:r w:rsidRPr="00CA6455">
        <w:t>(3): p. 107.</w:t>
      </w:r>
    </w:p>
    <w:p w14:paraId="083F2536" w14:textId="410D7BE2" w:rsidR="00CA6455" w:rsidRPr="00CA6455" w:rsidRDefault="00CA6455" w:rsidP="00CA6455">
      <w:pPr>
        <w:pStyle w:val="EndNoteBibliography"/>
        <w:spacing w:after="0"/>
        <w:ind w:left="720" w:hanging="720"/>
        <w:rPr>
          <w:i/>
        </w:rPr>
      </w:pPr>
      <w:r w:rsidRPr="00CA6455">
        <w:t>58.</w:t>
      </w:r>
      <w:r w:rsidRPr="00CA6455">
        <w:tab/>
      </w:r>
      <w:r w:rsidRPr="00CA6455">
        <w:rPr>
          <w:i/>
        </w:rPr>
        <w:t xml:space="preserve">National Institute of Environmental Health Sciences (NIEHS). (n.d.). What is Bioethics? Retrieved from </w:t>
      </w:r>
      <w:hyperlink r:id="rId49" w:history="1">
        <w:r w:rsidRPr="00CA6455">
          <w:rPr>
            <w:rStyle w:val="Hyperlink"/>
            <w:i/>
          </w:rPr>
          <w:t>https://www.niehs.nih.gov/research/resources/bioethics/whatis/index.cfm</w:t>
        </w:r>
      </w:hyperlink>
      <w:r w:rsidRPr="00CA6455">
        <w:rPr>
          <w:i/>
        </w:rPr>
        <w:t>.</w:t>
      </w:r>
    </w:p>
    <w:p w14:paraId="597DF85F" w14:textId="38E05911" w:rsidR="00CA6455" w:rsidRPr="00CA6455" w:rsidRDefault="00CA6455" w:rsidP="00CA6455">
      <w:pPr>
        <w:pStyle w:val="EndNoteBibliography"/>
        <w:spacing w:after="0"/>
        <w:ind w:left="720" w:hanging="720"/>
        <w:rPr>
          <w:i/>
        </w:rPr>
      </w:pPr>
      <w:r w:rsidRPr="00CA6455">
        <w:lastRenderedPageBreak/>
        <w:t>59.</w:t>
      </w:r>
      <w:r w:rsidRPr="00CA6455">
        <w:tab/>
      </w:r>
      <w:r w:rsidRPr="00CA6455">
        <w:rPr>
          <w:i/>
        </w:rPr>
        <w:t xml:space="preserve">Centers for Disease Control and Prevention. (n.d.). Climate Effects on Health. Retrieved from </w:t>
      </w:r>
      <w:hyperlink r:id="rId50" w:anchor=":~:text=The%20health%20effects%20of%20these,and%20threats%20to%20mental%20health" w:history="1">
        <w:r w:rsidRPr="00CA6455">
          <w:rPr>
            <w:rStyle w:val="Hyperlink"/>
            <w:i/>
          </w:rPr>
          <w:t>https://www.cdc.gov/climateandhealth/effects/default.htm#:~:text=The%20health%20effects%20of%20these,and%20threats%20to%20mental%20health</w:t>
        </w:r>
      </w:hyperlink>
      <w:r w:rsidRPr="00CA6455">
        <w:rPr>
          <w:i/>
        </w:rPr>
        <w:t>.</w:t>
      </w:r>
    </w:p>
    <w:p w14:paraId="48E0FA14" w14:textId="0D49B123" w:rsidR="00CA6455" w:rsidRPr="00CA6455" w:rsidRDefault="00CA6455" w:rsidP="00CA6455">
      <w:pPr>
        <w:pStyle w:val="EndNoteBibliography"/>
        <w:spacing w:after="0"/>
        <w:ind w:left="720" w:hanging="720"/>
        <w:rPr>
          <w:i/>
        </w:rPr>
      </w:pPr>
      <w:r w:rsidRPr="00CA6455">
        <w:t>60.</w:t>
      </w:r>
      <w:r w:rsidRPr="00CA6455">
        <w:tab/>
      </w:r>
      <w:r w:rsidRPr="00CA6455">
        <w:rPr>
          <w:i/>
        </w:rPr>
        <w:t xml:space="preserve">Office of the Data Protection Commissioner (ODPC). (2019). Data Protection Act. Retrieved from </w:t>
      </w:r>
      <w:hyperlink r:id="rId51" w:history="1">
        <w:r w:rsidRPr="00CA6455">
          <w:rPr>
            <w:rStyle w:val="Hyperlink"/>
            <w:i/>
          </w:rPr>
          <w:t>https://www.odpc.go.ke/dpa-act/</w:t>
        </w:r>
      </w:hyperlink>
      <w:r w:rsidRPr="00CA6455">
        <w:rPr>
          <w:i/>
        </w:rPr>
        <w:t>.</w:t>
      </w:r>
    </w:p>
    <w:p w14:paraId="72E175E8" w14:textId="7696FD2E" w:rsidR="00CA6455" w:rsidRPr="00CA6455" w:rsidRDefault="00CA6455" w:rsidP="00CA6455">
      <w:pPr>
        <w:pStyle w:val="EndNoteBibliography"/>
        <w:spacing w:after="0"/>
        <w:ind w:left="720" w:hanging="720"/>
        <w:rPr>
          <w:i/>
        </w:rPr>
      </w:pPr>
      <w:r w:rsidRPr="00CA6455">
        <w:t>61.</w:t>
      </w:r>
      <w:r w:rsidRPr="00CA6455">
        <w:tab/>
      </w:r>
      <w:r w:rsidRPr="00CA6455">
        <w:rPr>
          <w:i/>
        </w:rPr>
        <w:t xml:space="preserve">South African Government. (2013). Protection of Personal Information Act, 2013. Retrieved from </w:t>
      </w:r>
      <w:hyperlink r:id="rId52" w:history="1">
        <w:r w:rsidRPr="00CA6455">
          <w:rPr>
            <w:rStyle w:val="Hyperlink"/>
            <w:i/>
          </w:rPr>
          <w:t>https://www.gov.za/documents/protection-personal-information-act</w:t>
        </w:r>
      </w:hyperlink>
      <w:r w:rsidRPr="00CA6455">
        <w:rPr>
          <w:i/>
        </w:rPr>
        <w:t>.</w:t>
      </w:r>
    </w:p>
    <w:p w14:paraId="33DFB297" w14:textId="0D193276" w:rsidR="00CA6455" w:rsidRPr="00CA6455" w:rsidRDefault="00CA6455" w:rsidP="00CA6455">
      <w:pPr>
        <w:pStyle w:val="EndNoteBibliography"/>
        <w:spacing w:after="0"/>
        <w:ind w:left="720" w:hanging="720"/>
        <w:rPr>
          <w:i/>
        </w:rPr>
      </w:pPr>
      <w:r w:rsidRPr="00CA6455">
        <w:t>62.</w:t>
      </w:r>
      <w:r w:rsidRPr="00CA6455">
        <w:tab/>
      </w:r>
      <w:r w:rsidRPr="00CA6455">
        <w:rPr>
          <w:i/>
        </w:rPr>
        <w:t xml:space="preserve">Government of Zimbabwe. (2019). Data Protection Act [Chapter 24:27]. Retrieved from </w:t>
      </w:r>
      <w:hyperlink r:id="rId53" w:history="1">
        <w:r w:rsidRPr="00CA6455">
          <w:rPr>
            <w:rStyle w:val="Hyperlink"/>
            <w:i/>
          </w:rPr>
          <w:t>https://www.veritaszim.net/sites/veritas_d/files/DataProtectionAct_1.pdf</w:t>
        </w:r>
      </w:hyperlink>
      <w:r w:rsidRPr="00CA6455">
        <w:rPr>
          <w:i/>
        </w:rPr>
        <w:t>.</w:t>
      </w:r>
    </w:p>
    <w:p w14:paraId="66CF7964" w14:textId="7186DB6E" w:rsidR="00CA6455" w:rsidRPr="00CA6455" w:rsidRDefault="00CA6455" w:rsidP="00CA6455">
      <w:pPr>
        <w:pStyle w:val="EndNoteBibliography"/>
        <w:spacing w:after="0"/>
        <w:ind w:left="720" w:hanging="720"/>
        <w:rPr>
          <w:i/>
        </w:rPr>
      </w:pPr>
      <w:r w:rsidRPr="00CA6455">
        <w:t>63.</w:t>
      </w:r>
      <w:r w:rsidRPr="00CA6455">
        <w:tab/>
      </w:r>
      <w:r w:rsidRPr="00CA6455">
        <w:rPr>
          <w:i/>
        </w:rPr>
        <w:t xml:space="preserve">National Institutes of Health. (2021). Data Management and Sharing Policy. Retrieved from </w:t>
      </w:r>
      <w:hyperlink r:id="rId54" w:history="1">
        <w:r w:rsidRPr="00CA6455">
          <w:rPr>
            <w:rStyle w:val="Hyperlink"/>
            <w:i/>
          </w:rPr>
          <w:t>https://sharing.nih.gov/data-management-and-sharing-policy</w:t>
        </w:r>
      </w:hyperlink>
      <w:r w:rsidRPr="00CA6455">
        <w:rPr>
          <w:i/>
        </w:rPr>
        <w:t>.</w:t>
      </w:r>
    </w:p>
    <w:p w14:paraId="64FAD094" w14:textId="77777777" w:rsidR="00CA6455" w:rsidRPr="00CA6455" w:rsidRDefault="00CA6455" w:rsidP="00CA6455">
      <w:pPr>
        <w:pStyle w:val="EndNoteBibliography"/>
        <w:spacing w:after="0"/>
        <w:ind w:left="720" w:hanging="720"/>
      </w:pPr>
      <w:r w:rsidRPr="00CA6455">
        <w:t>64.</w:t>
      </w:r>
      <w:r w:rsidRPr="00CA6455">
        <w:tab/>
        <w:t xml:space="preserve">Triaridis, S. and A. Kyrgidis, </w:t>
      </w:r>
      <w:r w:rsidRPr="00CA6455">
        <w:rPr>
          <w:i/>
        </w:rPr>
        <w:t>Peer review and journal impact factor: the two pillars of contemporary medical publishing.</w:t>
      </w:r>
      <w:r w:rsidRPr="00CA6455">
        <w:t xml:space="preserve"> Hippokratia, 2010. </w:t>
      </w:r>
      <w:r w:rsidRPr="00CA6455">
        <w:rPr>
          <w:b/>
        </w:rPr>
        <w:t>14</w:t>
      </w:r>
      <w:r w:rsidRPr="00CA6455">
        <w:t>(Suppl 1): p. 5-12.</w:t>
      </w:r>
    </w:p>
    <w:p w14:paraId="53418EFB" w14:textId="22C9CE21" w:rsidR="00CA6455" w:rsidRPr="00CA6455" w:rsidRDefault="00CA6455" w:rsidP="00CA6455">
      <w:pPr>
        <w:pStyle w:val="EndNoteBibliography"/>
        <w:ind w:left="720" w:hanging="720"/>
        <w:rPr>
          <w:i/>
        </w:rPr>
      </w:pPr>
      <w:r w:rsidRPr="00CA6455">
        <w:t>65.</w:t>
      </w:r>
      <w:r w:rsidRPr="00CA6455">
        <w:tab/>
      </w:r>
      <w:r w:rsidRPr="00CA6455">
        <w:rPr>
          <w:i/>
        </w:rPr>
        <w:t xml:space="preserve">Springer Nature. (n.d.). Open Research - Benefits. Retrieved from </w:t>
      </w:r>
      <w:hyperlink r:id="rId55" w:history="1">
        <w:r w:rsidRPr="00CA6455">
          <w:rPr>
            <w:rStyle w:val="Hyperlink"/>
            <w:i/>
          </w:rPr>
          <w:t>https://www.springernature.com/gp/open-research/about/benefits</w:t>
        </w:r>
      </w:hyperlink>
      <w:r w:rsidRPr="00CA6455">
        <w:rPr>
          <w:i/>
        </w:rPr>
        <w:t>.</w:t>
      </w:r>
    </w:p>
    <w:p w14:paraId="2DB685D2" w14:textId="0520B80D" w:rsidR="6FACBA92" w:rsidRDefault="00C3040B" w:rsidP="6FACBA92">
      <w:r>
        <w:fldChar w:fldCharType="end"/>
      </w:r>
    </w:p>
    <w:sectPr w:rsidR="6FACBA92" w:rsidSect="00E17F0E">
      <w:headerReference w:type="even" r:id="rId56"/>
      <w:pgSz w:w="12240" w:h="15840" w:code="1"/>
      <w:pgMar w:top="1440" w:right="1440" w:bottom="1440" w:left="1440" w:header="720" w:footer="578" w:gutter="0"/>
      <w:cols w:space="720"/>
      <w:formProt w:val="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1" w:author="Shobna Sawry" w:date="2023-03-05T20:15:00Z" w:initials="SS">
    <w:p w14:paraId="7039BF13" w14:textId="77777777" w:rsidR="001F1C3C" w:rsidRDefault="004E5824">
      <w:pPr>
        <w:pStyle w:val="CommentText"/>
      </w:pPr>
      <w:r>
        <w:rPr>
          <w:rStyle w:val="CommentReference"/>
        </w:rPr>
        <w:annotationRef/>
      </w:r>
      <w:r w:rsidR="001F1C3C">
        <w:rPr>
          <w:lang w:val="en-ZA"/>
        </w:rPr>
        <w:t>We are not measuring heat here, are we?</w:t>
      </w:r>
    </w:p>
    <w:p w14:paraId="14DF3558" w14:textId="77777777" w:rsidR="001F1C3C" w:rsidRDefault="001F1C3C" w:rsidP="00E775B8">
      <w:pPr>
        <w:pStyle w:val="CommentText"/>
      </w:pPr>
      <w:r>
        <w:rPr>
          <w:lang w:val="en-ZA"/>
        </w:rPr>
        <w:t>Rather put the aim of this protocol here.</w:t>
      </w:r>
    </w:p>
  </w:comment>
  <w:comment w:id="625" w:author="Shobna Sawry" w:date="2023-03-05T20:17:00Z" w:initials="SS">
    <w:p w14:paraId="74470FDA" w14:textId="07888A68" w:rsidR="00094E63" w:rsidRDefault="00094E63" w:rsidP="00047F7C">
      <w:pPr>
        <w:pStyle w:val="CommentText"/>
      </w:pPr>
      <w:r>
        <w:rPr>
          <w:rStyle w:val="CommentReference"/>
        </w:rPr>
        <w:annotationRef/>
      </w:r>
      <w:r>
        <w:rPr>
          <w:lang w:val="en-ZA"/>
        </w:rPr>
        <w:t>Table headings should go on top and should be at least as large as text in table</w:t>
      </w:r>
    </w:p>
  </w:comment>
  <w:comment w:id="716" w:author="Shobna Sawry" w:date="2023-03-05T20:21:00Z" w:initials="SS">
    <w:p w14:paraId="162CC5A0" w14:textId="77777777" w:rsidR="003905C8" w:rsidRDefault="003905C8" w:rsidP="00C22228">
      <w:pPr>
        <w:pStyle w:val="CommentText"/>
      </w:pPr>
      <w:r>
        <w:rPr>
          <w:rStyle w:val="CommentReference"/>
        </w:rPr>
        <w:annotationRef/>
      </w:r>
      <w:r>
        <w:rPr>
          <w:lang w:val="en-ZA"/>
        </w:rPr>
        <w:t>Use of carbon emissions here but green house gases later in the sentence… try to standardise unless you are measuring different things</w:t>
      </w:r>
    </w:p>
  </w:comment>
  <w:comment w:id="769" w:author="Craig Parker" w:date="2023-02-14T10:55:00Z" w:initials="CP">
    <w:p w14:paraId="6147B2EA" w14:textId="05D2C0C4" w:rsidR="00CA01E9" w:rsidRDefault="00CA01E9">
      <w:pPr>
        <w:pStyle w:val="CommentText"/>
      </w:pPr>
      <w:r>
        <w:rPr>
          <w:rStyle w:val="CommentReference"/>
        </w:rPr>
        <w:annotationRef/>
      </w:r>
      <w:r>
        <w:rPr>
          <w:lang w:val="en-ZA"/>
        </w:rPr>
        <w:t>Kenya team to please check all these figures</w:t>
      </w:r>
    </w:p>
  </w:comment>
  <w:comment w:id="777" w:author="Shobna Sawry" w:date="2023-03-05T20:26:00Z" w:initials="SS">
    <w:p w14:paraId="3EB13105" w14:textId="77777777" w:rsidR="00925EDF" w:rsidRDefault="00925EDF" w:rsidP="00D36643">
      <w:pPr>
        <w:pStyle w:val="CommentText"/>
      </w:pPr>
      <w:r>
        <w:rPr>
          <w:rStyle w:val="CommentReference"/>
        </w:rPr>
        <w:annotationRef/>
      </w:r>
      <w:r>
        <w:rPr>
          <w:lang w:val="en-ZA"/>
        </w:rPr>
        <w:t>References fell off here - please put them back in</w:t>
      </w:r>
    </w:p>
  </w:comment>
  <w:comment w:id="783" w:author="Shobna Sawry" w:date="2023-03-05T20:28:00Z" w:initials="SS">
    <w:p w14:paraId="7EACEA5A" w14:textId="77777777" w:rsidR="00CC4E1F" w:rsidRDefault="009B19D8" w:rsidP="00157237">
      <w:pPr>
        <w:pStyle w:val="CommentText"/>
      </w:pPr>
      <w:r>
        <w:rPr>
          <w:rStyle w:val="CommentReference"/>
        </w:rPr>
        <w:annotationRef/>
      </w:r>
      <w:r w:rsidR="00CC4E1F">
        <w:rPr>
          <w:lang w:val="en-ZA"/>
        </w:rPr>
        <w:t>Put in a phrase linking greenhouse gas emissions to heat increases. Previous sentence mentions heat and this one doesn't so thought are not flowing seamlessly. This will also link up the Paris Agreement sentence below</w:t>
      </w:r>
    </w:p>
  </w:comment>
  <w:comment w:id="859" w:author="Shobna Sawry" w:date="2023-03-05T20:32:00Z" w:initials="SS">
    <w:p w14:paraId="029A1A51" w14:textId="77777777" w:rsidR="00EF7A76" w:rsidRDefault="00EF7A76" w:rsidP="00631D13">
      <w:pPr>
        <w:pStyle w:val="CommentText"/>
      </w:pPr>
      <w:r>
        <w:rPr>
          <w:rStyle w:val="CommentReference"/>
        </w:rPr>
        <w:annotationRef/>
      </w:r>
      <w:r>
        <w:rPr>
          <w:lang w:val="en-ZA"/>
        </w:rPr>
        <w:t>Carbon footprint in objective 1 and greenhouse gas emissions here - need to standardise if you are measuring the same thing before and after the intervention.</w:t>
      </w:r>
    </w:p>
  </w:comment>
  <w:comment w:id="890" w:author="Shobna Sawry" w:date="2023-03-05T20:36:00Z" w:initials="SS">
    <w:p w14:paraId="06D5B2E4" w14:textId="77777777" w:rsidR="0063068C" w:rsidRDefault="0063068C" w:rsidP="00C35258">
      <w:pPr>
        <w:pStyle w:val="CommentText"/>
      </w:pPr>
      <w:r>
        <w:rPr>
          <w:rStyle w:val="CommentReference"/>
        </w:rPr>
        <w:annotationRef/>
      </w:r>
      <w:r>
        <w:rPr>
          <w:lang w:val="en-ZA"/>
        </w:rPr>
        <w:t>Abstract has serial measurements taken over time. If only measure will betaken prior to intervention then this needs to be made very clear throughout the document.</w:t>
      </w:r>
    </w:p>
  </w:comment>
  <w:comment w:id="899" w:author="Shobna Sawry" w:date="2023-03-05T20:39:00Z" w:initials="SS">
    <w:p w14:paraId="3F422783" w14:textId="77777777" w:rsidR="00096113" w:rsidRDefault="00096113">
      <w:pPr>
        <w:pStyle w:val="CommentText"/>
      </w:pPr>
      <w:r>
        <w:rPr>
          <w:rStyle w:val="CommentReference"/>
        </w:rPr>
        <w:annotationRef/>
      </w:r>
      <w:r>
        <w:rPr>
          <w:lang w:val="en-ZA"/>
        </w:rPr>
        <w:t>This is the first version of the protocol where this has come in. What is a resource allocation tool and how has it been used elsewhere in similar settings or for similar purposes? This may be something to add to background.</w:t>
      </w:r>
    </w:p>
    <w:p w14:paraId="67F2AC62" w14:textId="77777777" w:rsidR="00096113" w:rsidRDefault="00096113">
      <w:pPr>
        <w:pStyle w:val="CommentText"/>
      </w:pPr>
    </w:p>
    <w:p w14:paraId="1F06EDA4" w14:textId="77777777" w:rsidR="00096113" w:rsidRDefault="00096113" w:rsidP="00AE1EA5">
      <w:pPr>
        <w:pStyle w:val="CommentText"/>
      </w:pPr>
      <w:r>
        <w:rPr>
          <w:lang w:val="en-ZA"/>
        </w:rPr>
        <w:t>Is the resource allocation tool the mitigation intervention or just part of the intervention? I know it says it will be unpacked later, but it feels like something is missing here.</w:t>
      </w:r>
    </w:p>
  </w:comment>
  <w:comment w:id="903" w:author="Shobna Sawry" w:date="2023-03-05T20:39:00Z" w:initials="SS">
    <w:p w14:paraId="5883AB8A" w14:textId="77777777" w:rsidR="00096113" w:rsidRDefault="00096113" w:rsidP="00042C28">
      <w:pPr>
        <w:pStyle w:val="CommentText"/>
      </w:pPr>
      <w:r>
        <w:rPr>
          <w:rStyle w:val="CommentReference"/>
        </w:rPr>
        <w:annotationRef/>
      </w:r>
      <w:r>
        <w:rPr>
          <w:lang w:val="en-ZA"/>
        </w:rPr>
        <w:t>Suggest protocol</w:t>
      </w:r>
    </w:p>
  </w:comment>
  <w:comment w:id="913" w:author="Shobna Sawry" w:date="2023-03-05T20:40:00Z" w:initials="SS">
    <w:p w14:paraId="61BFC18D" w14:textId="77777777" w:rsidR="00F333A1" w:rsidRDefault="00F333A1" w:rsidP="000B10CE">
      <w:pPr>
        <w:pStyle w:val="CommentText"/>
      </w:pPr>
      <w:r>
        <w:rPr>
          <w:rStyle w:val="CommentReference"/>
        </w:rPr>
        <w:annotationRef/>
      </w:r>
      <w:r>
        <w:rPr>
          <w:lang w:val="en-ZA"/>
        </w:rPr>
        <w:t>Vs carbon, used above?</w:t>
      </w:r>
    </w:p>
  </w:comment>
  <w:comment w:id="917" w:author="Shobna Sawry" w:date="2023-03-05T20:40:00Z" w:initials="SS">
    <w:p w14:paraId="7977756D" w14:textId="77777777" w:rsidR="00F333A1" w:rsidRDefault="00F333A1" w:rsidP="003906FF">
      <w:pPr>
        <w:pStyle w:val="CommentText"/>
      </w:pPr>
      <w:r>
        <w:rPr>
          <w:rStyle w:val="CommentReference"/>
        </w:rPr>
        <w:annotationRef/>
      </w:r>
      <w:r>
        <w:rPr>
          <w:lang w:val="en-ZA"/>
        </w:rPr>
        <w:t>Protocol?</w:t>
      </w:r>
    </w:p>
  </w:comment>
  <w:comment w:id="927" w:author="Shobna Sawry" w:date="2023-03-05T20:40:00Z" w:initials="SS">
    <w:p w14:paraId="6D9B2441" w14:textId="77777777" w:rsidR="007A2B58" w:rsidRDefault="007A2B58" w:rsidP="00803B2F">
      <w:pPr>
        <w:pStyle w:val="CommentText"/>
      </w:pPr>
      <w:r>
        <w:rPr>
          <w:rStyle w:val="CommentReference"/>
        </w:rPr>
        <w:annotationRef/>
      </w:r>
      <w:r>
        <w:rPr>
          <w:lang w:val="en-ZA"/>
        </w:rPr>
        <w:t>Protocol?</w:t>
      </w:r>
    </w:p>
  </w:comment>
  <w:comment w:id="939" w:author="Shobna Sawry" w:date="2023-03-05T20:43:00Z" w:initials="SS">
    <w:p w14:paraId="1066A261" w14:textId="77777777" w:rsidR="00515A3A" w:rsidRDefault="00F31651">
      <w:pPr>
        <w:pStyle w:val="CommentText"/>
      </w:pPr>
      <w:r>
        <w:rPr>
          <w:rStyle w:val="CommentReference"/>
        </w:rPr>
        <w:annotationRef/>
      </w:r>
      <w:r w:rsidR="00515A3A">
        <w:rPr>
          <w:lang w:val="en-ZA"/>
        </w:rPr>
        <w:t>This is fantastic! Thanks for adding this in - makes everything much clearer!</w:t>
      </w:r>
    </w:p>
    <w:p w14:paraId="4C701BCF" w14:textId="77777777" w:rsidR="00515A3A" w:rsidRDefault="00515A3A">
      <w:pPr>
        <w:pStyle w:val="CommentText"/>
      </w:pPr>
      <w:r>
        <w:rPr>
          <w:lang w:val="en-ZA"/>
        </w:rPr>
        <w:t>However, now that we have this picture, need to make sure that all parts of the protocol tie in consistently to this.</w:t>
      </w:r>
    </w:p>
    <w:p w14:paraId="03E7B35D" w14:textId="77777777" w:rsidR="00515A3A" w:rsidRDefault="00515A3A">
      <w:pPr>
        <w:pStyle w:val="CommentText"/>
      </w:pPr>
    </w:p>
    <w:p w14:paraId="6AD89E1F" w14:textId="77777777" w:rsidR="00515A3A" w:rsidRDefault="00515A3A">
      <w:pPr>
        <w:pStyle w:val="CommentText"/>
      </w:pPr>
      <w:r>
        <w:rPr>
          <w:lang w:val="en-ZA"/>
        </w:rPr>
        <w:t>Small things need fixing in this figure:</w:t>
      </w:r>
    </w:p>
    <w:p w14:paraId="1336F2F7" w14:textId="77777777" w:rsidR="00515A3A" w:rsidRDefault="00515A3A">
      <w:pPr>
        <w:pStyle w:val="CommentText"/>
      </w:pPr>
      <w:r>
        <w:rPr>
          <w:lang w:val="en-ZA"/>
        </w:rPr>
        <w:t>Centre headings</w:t>
      </w:r>
    </w:p>
    <w:p w14:paraId="3E13B031" w14:textId="77777777" w:rsidR="00515A3A" w:rsidRDefault="00515A3A">
      <w:pPr>
        <w:pStyle w:val="CommentText"/>
      </w:pPr>
      <w:r>
        <w:rPr>
          <w:lang w:val="en-ZA"/>
        </w:rPr>
        <w:t>Check numbering</w:t>
      </w:r>
    </w:p>
    <w:p w14:paraId="145B2610" w14:textId="77777777" w:rsidR="00515A3A" w:rsidRDefault="00515A3A">
      <w:pPr>
        <w:pStyle w:val="CommentText"/>
      </w:pPr>
      <w:r>
        <w:rPr>
          <w:lang w:val="en-ZA"/>
        </w:rPr>
        <w:t>Use the word "example" or "potential" for mitigation strategies</w:t>
      </w:r>
    </w:p>
    <w:p w14:paraId="07CFFAA0" w14:textId="77777777" w:rsidR="00515A3A" w:rsidRDefault="00515A3A">
      <w:pPr>
        <w:pStyle w:val="CommentText"/>
      </w:pPr>
      <w:r>
        <w:rPr>
          <w:lang w:val="en-ZA"/>
        </w:rPr>
        <w:t>#8 seems more like an outcome than in input.</w:t>
      </w:r>
    </w:p>
    <w:p w14:paraId="50CE7230" w14:textId="77777777" w:rsidR="00515A3A" w:rsidRDefault="00515A3A">
      <w:pPr>
        <w:pStyle w:val="CommentText"/>
      </w:pPr>
      <w:r>
        <w:rPr>
          <w:lang w:val="en-ZA"/>
        </w:rPr>
        <w:t>Phase 1 - specify that baseline is once-off and make that very clear in entire protocol (ITT cannot be used in analysis if pre-measure is once-off).</w:t>
      </w:r>
    </w:p>
    <w:p w14:paraId="1AFF7FC5" w14:textId="77777777" w:rsidR="00515A3A" w:rsidRDefault="00515A3A">
      <w:pPr>
        <w:pStyle w:val="CommentText"/>
      </w:pPr>
      <w:r>
        <w:rPr>
          <w:lang w:val="en-ZA"/>
        </w:rPr>
        <w:t>Would suggest adding Study staff training on tool</w:t>
      </w:r>
    </w:p>
    <w:p w14:paraId="6808D1C9" w14:textId="77777777" w:rsidR="00515A3A" w:rsidRDefault="00515A3A" w:rsidP="009D165B">
      <w:pPr>
        <w:pStyle w:val="CommentText"/>
      </w:pPr>
      <w:r>
        <w:rPr>
          <w:lang w:val="en-ZA"/>
        </w:rPr>
        <w:t>Phase 3 - specify for how long these serial measures will continue and make sure this is consistent throughout.</w:t>
      </w:r>
    </w:p>
  </w:comment>
  <w:comment w:id="940" w:author="Craig Parker" w:date="2023-03-06T14:55:00Z" w:initials="CP">
    <w:p w14:paraId="1A535439" w14:textId="77777777" w:rsidR="0041353C" w:rsidRDefault="0041353C" w:rsidP="00B44F7F">
      <w:pPr>
        <w:pStyle w:val="CommentText"/>
      </w:pPr>
      <w:r>
        <w:rPr>
          <w:rStyle w:val="CommentReference"/>
        </w:rPr>
        <w:annotationRef/>
      </w:r>
      <w:r>
        <w:t>Phase 1 baseline 2 measures 3 months apart</w:t>
      </w:r>
    </w:p>
  </w:comment>
  <w:comment w:id="947" w:author="Shobna Sawry" w:date="2023-03-05T20:50:00Z" w:initials="SS">
    <w:p w14:paraId="73264632" w14:textId="0A498B03" w:rsidR="00FC5F19" w:rsidRDefault="00FC5F19">
      <w:pPr>
        <w:pStyle w:val="CommentText"/>
      </w:pPr>
      <w:r>
        <w:rPr>
          <w:rStyle w:val="CommentReference"/>
        </w:rPr>
        <w:annotationRef/>
      </w:r>
      <w:r>
        <w:rPr>
          <w:lang w:val="en-ZA"/>
        </w:rPr>
        <w:t>I would not know how to implement this protocol.</w:t>
      </w:r>
    </w:p>
    <w:p w14:paraId="1E5FD524" w14:textId="77777777" w:rsidR="00FC5F19" w:rsidRDefault="00FC5F19">
      <w:pPr>
        <w:pStyle w:val="CommentText"/>
      </w:pPr>
      <w:r>
        <w:rPr>
          <w:lang w:val="en-ZA"/>
        </w:rPr>
        <w:t>Is baseline once off or serial?</w:t>
      </w:r>
    </w:p>
    <w:p w14:paraId="5D808BFC" w14:textId="77777777" w:rsidR="00FC5F19" w:rsidRDefault="00FC5F19">
      <w:pPr>
        <w:pStyle w:val="CommentText"/>
      </w:pPr>
      <w:r>
        <w:rPr>
          <w:lang w:val="en-ZA"/>
        </w:rPr>
        <w:t xml:space="preserve">There should be a clear pre and post intervention measurement period and plan. </w:t>
      </w:r>
    </w:p>
    <w:p w14:paraId="36E868FB" w14:textId="77777777" w:rsidR="00FC5F19" w:rsidRDefault="00FC5F19" w:rsidP="00D61E4E">
      <w:pPr>
        <w:pStyle w:val="CommentText"/>
      </w:pPr>
      <w:r>
        <w:rPr>
          <w:lang w:val="en-ZA"/>
        </w:rPr>
        <w:t>If you just measure 3-monthly from project implementation, what happens if you end up with 2 or 3 pre-intervention measures - what will be baseline?</w:t>
      </w:r>
    </w:p>
  </w:comment>
  <w:comment w:id="951" w:author="Shobna Sawry" w:date="2023-03-05T20:50:00Z" w:initials="SS">
    <w:p w14:paraId="1B497CB6" w14:textId="77777777" w:rsidR="00D47430" w:rsidRDefault="00D47430" w:rsidP="006D48B9">
      <w:pPr>
        <w:pStyle w:val="CommentText"/>
      </w:pPr>
      <w:r>
        <w:rPr>
          <w:rStyle w:val="CommentReference"/>
        </w:rPr>
        <w:annotationRef/>
      </w:r>
      <w:r>
        <w:rPr>
          <w:lang w:val="en-ZA"/>
        </w:rPr>
        <w:t>Or carbon - need to standardise</w:t>
      </w:r>
    </w:p>
  </w:comment>
  <w:comment w:id="954" w:author="Shobna Sawry" w:date="2023-03-05T20:51:00Z" w:initials="SS">
    <w:p w14:paraId="24887025" w14:textId="77777777" w:rsidR="008D4797" w:rsidRDefault="008D4797" w:rsidP="00C80F5A">
      <w:pPr>
        <w:pStyle w:val="CommentText"/>
      </w:pPr>
      <w:r>
        <w:rPr>
          <w:rStyle w:val="CommentReference"/>
        </w:rPr>
        <w:annotationRef/>
      </w:r>
      <w:r>
        <w:rPr>
          <w:lang w:val="en-ZA"/>
        </w:rPr>
        <w:t>Need a reference for this</w:t>
      </w:r>
    </w:p>
  </w:comment>
  <w:comment w:id="958" w:author="Shobna Sawry" w:date="2023-03-05T20:53:00Z" w:initials="SS">
    <w:p w14:paraId="610FEC6A" w14:textId="77777777" w:rsidR="00A90EF0" w:rsidRDefault="00A90EF0" w:rsidP="0084531E">
      <w:pPr>
        <w:pStyle w:val="CommentText"/>
      </w:pPr>
      <w:r>
        <w:rPr>
          <w:rStyle w:val="CommentReference"/>
        </w:rPr>
        <w:annotationRef/>
      </w:r>
      <w:r>
        <w:rPr>
          <w:lang w:val="en-ZA"/>
        </w:rPr>
        <w:t>Post intervention?</w:t>
      </w:r>
    </w:p>
  </w:comment>
  <w:comment w:id="959" w:author="Shobna Sawry" w:date="2023-03-05T20:54:00Z" w:initials="SS">
    <w:p w14:paraId="707EBF72" w14:textId="77777777" w:rsidR="00133AE3" w:rsidRDefault="00133AE3" w:rsidP="00B5562F">
      <w:pPr>
        <w:pStyle w:val="CommentText"/>
      </w:pPr>
      <w:r>
        <w:rPr>
          <w:rStyle w:val="CommentReference"/>
        </w:rPr>
        <w:annotationRef/>
      </w:r>
      <w:r>
        <w:rPr>
          <w:lang w:val="en-ZA"/>
        </w:rPr>
        <w:t>Repeated</w:t>
      </w:r>
    </w:p>
  </w:comment>
  <w:comment w:id="960" w:author="Shobna Sawry" w:date="2023-03-05T20:55:00Z" w:initials="SS">
    <w:p w14:paraId="32B477B8" w14:textId="77777777" w:rsidR="002C06F0" w:rsidRDefault="002C06F0" w:rsidP="002B20D1">
      <w:pPr>
        <w:pStyle w:val="CommentText"/>
      </w:pPr>
      <w:r>
        <w:rPr>
          <w:rStyle w:val="CommentReference"/>
        </w:rPr>
        <w:annotationRef/>
      </w:r>
      <w:r>
        <w:rPr>
          <w:lang w:val="en-ZA"/>
        </w:rPr>
        <w:t>Consider shifting to end of sentence to maintain temporality</w:t>
      </w:r>
    </w:p>
  </w:comment>
  <w:comment w:id="961" w:author="Shobna Sawry" w:date="2023-03-05T20:55:00Z" w:initials="SS">
    <w:p w14:paraId="5BED02ED" w14:textId="15125657" w:rsidR="00B11BE5" w:rsidRDefault="00B11BE5" w:rsidP="00841661">
      <w:pPr>
        <w:pStyle w:val="CommentText"/>
      </w:pPr>
      <w:r>
        <w:rPr>
          <w:rStyle w:val="CommentReference"/>
        </w:rPr>
        <w:annotationRef/>
      </w:r>
      <w:r>
        <w:rPr>
          <w:lang w:val="en-ZA"/>
        </w:rPr>
        <w:t>Health facilities will not be doing this</w:t>
      </w:r>
    </w:p>
  </w:comment>
  <w:comment w:id="974" w:author="Shobna Sawry" w:date="2023-03-05T21:06:00Z" w:initials="SS">
    <w:p w14:paraId="4099B34A" w14:textId="77777777" w:rsidR="00B26721" w:rsidRDefault="00B26721">
      <w:pPr>
        <w:pStyle w:val="CommentText"/>
      </w:pPr>
      <w:r>
        <w:rPr>
          <w:rStyle w:val="CommentReference"/>
        </w:rPr>
        <w:annotationRef/>
      </w:r>
      <w:r>
        <w:rPr>
          <w:lang w:val="en-ZA"/>
        </w:rPr>
        <w:t xml:space="preserve">Feels like most of this should be in background. </w:t>
      </w:r>
    </w:p>
    <w:p w14:paraId="637FE776" w14:textId="77777777" w:rsidR="00B26721" w:rsidRDefault="00B26721">
      <w:pPr>
        <w:pStyle w:val="CommentText"/>
      </w:pPr>
      <w:r>
        <w:rPr>
          <w:lang w:val="en-ZA"/>
        </w:rPr>
        <w:t>Methods should be the recipe for the study.</w:t>
      </w:r>
    </w:p>
    <w:p w14:paraId="3CDF81F1" w14:textId="77777777" w:rsidR="00B26721" w:rsidRDefault="00B26721">
      <w:pPr>
        <w:pStyle w:val="CommentText"/>
      </w:pPr>
      <w:r>
        <w:rPr>
          <w:lang w:val="en-ZA"/>
        </w:rPr>
        <w:t>What is going to be measured and how… not why its going to be measured.</w:t>
      </w:r>
    </w:p>
    <w:p w14:paraId="31DE4865" w14:textId="77777777" w:rsidR="00B26721" w:rsidRDefault="00B26721" w:rsidP="00860261">
      <w:pPr>
        <w:pStyle w:val="CommentText"/>
      </w:pPr>
      <w:r>
        <w:rPr>
          <w:lang w:val="en-ZA"/>
        </w:rPr>
        <w:t>Same with next part around supply chain.</w:t>
      </w:r>
    </w:p>
  </w:comment>
  <w:comment w:id="987" w:author="Shobna Sawry" w:date="2023-03-05T21:01:00Z" w:initials="SS">
    <w:p w14:paraId="2E079F59" w14:textId="4F009E36" w:rsidR="007B0094" w:rsidRDefault="007B0094" w:rsidP="00257B76">
      <w:pPr>
        <w:pStyle w:val="CommentText"/>
      </w:pPr>
      <w:r>
        <w:rPr>
          <w:rStyle w:val="CommentReference"/>
        </w:rPr>
        <w:annotationRef/>
      </w:r>
      <w:r>
        <w:rPr>
          <w:lang w:val="en-ZA"/>
        </w:rPr>
        <w:t>REference</w:t>
      </w:r>
    </w:p>
  </w:comment>
  <w:comment w:id="995" w:author="Shobna Sawry" w:date="2023-03-05T21:01:00Z" w:initials="SS">
    <w:p w14:paraId="2284D666" w14:textId="77777777" w:rsidR="007B0094" w:rsidRDefault="007B0094" w:rsidP="007C15D0">
      <w:pPr>
        <w:pStyle w:val="CommentText"/>
      </w:pPr>
      <w:r>
        <w:rPr>
          <w:rStyle w:val="CommentReference"/>
        </w:rPr>
        <w:annotationRef/>
      </w:r>
      <w:r>
        <w:rPr>
          <w:lang w:val="en-ZA"/>
        </w:rPr>
        <w:t>reference</w:t>
      </w:r>
    </w:p>
  </w:comment>
  <w:comment w:id="1013" w:author="Shobna Sawry" w:date="2023-03-05T21:02:00Z" w:initials="SS">
    <w:p w14:paraId="6FAA789B" w14:textId="77777777" w:rsidR="0035123F" w:rsidRDefault="0035123F" w:rsidP="005C6DB7">
      <w:pPr>
        <w:pStyle w:val="CommentText"/>
      </w:pPr>
      <w:r>
        <w:rPr>
          <w:rStyle w:val="CommentReference"/>
        </w:rPr>
        <w:annotationRef/>
      </w:r>
      <w:r>
        <w:rPr>
          <w:lang w:val="en-ZA"/>
        </w:rPr>
        <w:t>reference</w:t>
      </w:r>
    </w:p>
  </w:comment>
  <w:comment w:id="1032" w:author="Shobna Sawry" w:date="2023-03-05T21:11:00Z" w:initials="SS">
    <w:p w14:paraId="416DD904" w14:textId="77777777" w:rsidR="00707CDC" w:rsidRDefault="00707CDC" w:rsidP="006E1645">
      <w:pPr>
        <w:pStyle w:val="CommentText"/>
      </w:pPr>
      <w:r>
        <w:rPr>
          <w:rStyle w:val="CommentReference"/>
        </w:rPr>
        <w:annotationRef/>
      </w:r>
      <w:r>
        <w:rPr>
          <w:lang w:val="en-ZA"/>
        </w:rPr>
        <w:t>For now, it should be that we can understand this and convey to health facilities - as HF will not be using the tool directly.</w:t>
      </w:r>
    </w:p>
  </w:comment>
  <w:comment w:id="1052" w:author="Shobna Sawry" w:date="2023-03-05T21:14:00Z" w:initials="SS">
    <w:p w14:paraId="3064D990" w14:textId="77777777" w:rsidR="00473087" w:rsidRDefault="00300BC3">
      <w:pPr>
        <w:pStyle w:val="CommentText"/>
      </w:pPr>
      <w:r>
        <w:rPr>
          <w:rStyle w:val="CommentReference"/>
        </w:rPr>
        <w:annotationRef/>
      </w:r>
      <w:r w:rsidR="00473087">
        <w:rPr>
          <w:lang w:val="en-ZA"/>
        </w:rPr>
        <w:t>Resources used for what?</w:t>
      </w:r>
    </w:p>
    <w:p w14:paraId="27FB2B40" w14:textId="77777777" w:rsidR="00473087" w:rsidRDefault="00473087">
      <w:pPr>
        <w:pStyle w:val="CommentText"/>
      </w:pPr>
    </w:p>
    <w:p w14:paraId="6A8509F2" w14:textId="77777777" w:rsidR="00473087" w:rsidRDefault="00473087" w:rsidP="0047059D">
      <w:pPr>
        <w:pStyle w:val="CommentText"/>
      </w:pPr>
      <w:r>
        <w:rPr>
          <w:lang w:val="en-ZA"/>
        </w:rPr>
        <w:t>This is the first time the word resources is used, apart from the newly introduced term of resource allocation tool. Think it needs some explanation.</w:t>
      </w:r>
    </w:p>
  </w:comment>
  <w:comment w:id="1057" w:author="Shobna Sawry" w:date="2023-03-05T21:13:00Z" w:initials="SS">
    <w:p w14:paraId="6435862D" w14:textId="2E0B1E60" w:rsidR="007220F3" w:rsidRDefault="007220F3" w:rsidP="00C54664">
      <w:pPr>
        <w:pStyle w:val="CommentText"/>
      </w:pPr>
      <w:r>
        <w:rPr>
          <w:rStyle w:val="CommentReference"/>
        </w:rPr>
        <w:annotationRef/>
      </w:r>
      <w:r>
        <w:rPr>
          <w:lang w:val="en-ZA"/>
        </w:rPr>
        <w:t>Can or will?</w:t>
      </w:r>
    </w:p>
  </w:comment>
  <w:comment w:id="1085" w:author="Shobna Sawry" w:date="2023-03-05T21:20:00Z" w:initials="SS">
    <w:p w14:paraId="5F1A73ED" w14:textId="77777777" w:rsidR="00F867B0" w:rsidRDefault="00F867B0" w:rsidP="003540F3">
      <w:pPr>
        <w:pStyle w:val="CommentText"/>
      </w:pPr>
      <w:r>
        <w:rPr>
          <w:rStyle w:val="CommentReference"/>
        </w:rPr>
        <w:annotationRef/>
      </w:r>
      <w:r>
        <w:rPr>
          <w:lang w:val="en-ZA"/>
        </w:rPr>
        <w:t>Most of this should go into the background where the AKDN tool is described - this should be part of the outputs with most of these terms explained there.</w:t>
      </w:r>
    </w:p>
  </w:comment>
  <w:comment w:id="1095" w:author="Shobna Sawry" w:date="2023-03-05T21:27:00Z" w:initials="SS">
    <w:p w14:paraId="5998B4A4" w14:textId="77777777" w:rsidR="00F215D1" w:rsidRDefault="00F215D1">
      <w:pPr>
        <w:pStyle w:val="CommentText"/>
      </w:pPr>
      <w:r>
        <w:rPr>
          <w:rStyle w:val="CommentReference"/>
        </w:rPr>
        <w:annotationRef/>
      </w:r>
      <w:r>
        <w:rPr>
          <w:lang w:val="en-ZA"/>
        </w:rPr>
        <w:t>I must say this new version of this paragraph is not easy to understand… not sure what will be done first, second and what leads to the next steps.</w:t>
      </w:r>
    </w:p>
    <w:p w14:paraId="5256CA4C" w14:textId="77777777" w:rsidR="00F215D1" w:rsidRDefault="00F215D1">
      <w:pPr>
        <w:pStyle w:val="CommentText"/>
      </w:pPr>
    </w:p>
    <w:p w14:paraId="669BB3D4" w14:textId="77777777" w:rsidR="00F215D1" w:rsidRDefault="00F215D1">
      <w:pPr>
        <w:pStyle w:val="CommentText"/>
      </w:pPr>
      <w:r>
        <w:rPr>
          <w:lang w:val="en-ZA"/>
        </w:rPr>
        <w:t>Consider bringing previous version of this paragraph back. Think in terms of a timeline and write this part accordingly. Which phase is this - we have the phased approach in the new figure, but its not translating nto the methods section well.</w:t>
      </w:r>
    </w:p>
    <w:p w14:paraId="7E4EAD45" w14:textId="77777777" w:rsidR="00F215D1" w:rsidRDefault="00F215D1">
      <w:pPr>
        <w:pStyle w:val="CommentText"/>
      </w:pPr>
    </w:p>
    <w:p w14:paraId="4911CB46" w14:textId="77777777" w:rsidR="00F215D1" w:rsidRDefault="00F215D1" w:rsidP="008C541B">
      <w:pPr>
        <w:pStyle w:val="CommentText"/>
      </w:pPr>
      <w:r>
        <w:rPr>
          <w:lang w:val="en-ZA"/>
        </w:rPr>
        <w:t>I know the team knows exactly what they are planning and what needs to be done, but its not coming through in the protocol yet.</w:t>
      </w:r>
    </w:p>
  </w:comment>
  <w:comment w:id="1096" w:author="Shobna Sawry" w:date="2023-03-05T21:35:00Z" w:initials="SS">
    <w:p w14:paraId="72B3C5B2" w14:textId="77777777" w:rsidR="000A0E23" w:rsidRDefault="000A0E23" w:rsidP="00582D0E">
      <w:pPr>
        <w:pStyle w:val="CommentText"/>
      </w:pPr>
      <w:r>
        <w:rPr>
          <w:rStyle w:val="CommentReference"/>
        </w:rPr>
        <w:annotationRef/>
      </w:r>
      <w:r>
        <w:rPr>
          <w:lang w:val="en-ZA"/>
        </w:rPr>
        <w:t>Cost-effectiveness is only part of phase 3 or are there other measures that will take place in phase 1 that will inform this. If so, this must be added to figure above.</w:t>
      </w:r>
    </w:p>
  </w:comment>
  <w:comment w:id="1104" w:author="Shobna Sawry" w:date="2023-03-05T21:29:00Z" w:initials="SS">
    <w:p w14:paraId="2F687137" w14:textId="09DC8CFD" w:rsidR="00DA5C14" w:rsidRDefault="00DA5C14" w:rsidP="00207203">
      <w:pPr>
        <w:pStyle w:val="CommentText"/>
      </w:pPr>
      <w:r>
        <w:rPr>
          <w:rStyle w:val="CommentReference"/>
        </w:rPr>
        <w:annotationRef/>
      </w:r>
      <w:r>
        <w:rPr>
          <w:lang w:val="en-ZA"/>
        </w:rPr>
        <w:t>Is this the resource allocation tool? This is not clear. There should be a methods section for development of the resource allocation tool and mitigation intervention.</w:t>
      </w:r>
    </w:p>
  </w:comment>
  <w:comment w:id="1105" w:author="Craig Parker" w:date="2023-03-06T15:05:00Z" w:initials="CP">
    <w:p w14:paraId="5B46E757" w14:textId="77777777" w:rsidR="0041353C" w:rsidRDefault="0041353C" w:rsidP="00484056">
      <w:pPr>
        <w:pStyle w:val="CommentText"/>
      </w:pPr>
      <w:r>
        <w:rPr>
          <w:rStyle w:val="CommentReference"/>
        </w:rPr>
        <w:annotationRef/>
      </w:r>
      <w:r>
        <w:t>Make clearer</w:t>
      </w:r>
    </w:p>
  </w:comment>
  <w:comment w:id="1115" w:author="Shobna Sawry" w:date="2023-03-05T21:30:00Z" w:initials="SS">
    <w:p w14:paraId="38C8CE3F" w14:textId="4CEC1ED3" w:rsidR="006F03F3" w:rsidRDefault="006F03F3" w:rsidP="00235615">
      <w:pPr>
        <w:pStyle w:val="CommentText"/>
      </w:pPr>
      <w:r>
        <w:rPr>
          <w:rStyle w:val="CommentReference"/>
        </w:rPr>
        <w:annotationRef/>
      </w:r>
      <w:r>
        <w:rPr>
          <w:lang w:val="en-ZA"/>
        </w:rPr>
        <w:t>New term - who is this. Local study team or international team?</w:t>
      </w:r>
    </w:p>
  </w:comment>
  <w:comment w:id="1119" w:author="Shobna Sawry" w:date="2023-03-05T21:33:00Z" w:initials="SS">
    <w:p w14:paraId="01875C1A" w14:textId="77777777" w:rsidR="007D3EBF" w:rsidRDefault="007D3EBF" w:rsidP="004C0598">
      <w:pPr>
        <w:pStyle w:val="CommentText"/>
      </w:pPr>
      <w:r>
        <w:rPr>
          <w:rStyle w:val="CommentReference"/>
        </w:rPr>
        <w:annotationRef/>
      </w:r>
      <w:r>
        <w:rPr>
          <w:lang w:val="en-ZA"/>
        </w:rPr>
        <w:t>This is part of post-intervention monitoring and eval, not implementing the intervention.</w:t>
      </w:r>
    </w:p>
  </w:comment>
  <w:comment w:id="1125" w:author="Shobna Sawry" w:date="2023-03-05T21:32:00Z" w:initials="SS">
    <w:p w14:paraId="18006FAD" w14:textId="6A472745" w:rsidR="005A610E" w:rsidRDefault="005A610E">
      <w:pPr>
        <w:pStyle w:val="CommentText"/>
      </w:pPr>
      <w:r>
        <w:rPr>
          <w:rStyle w:val="CommentReference"/>
        </w:rPr>
        <w:annotationRef/>
      </w:r>
      <w:r>
        <w:rPr>
          <w:lang w:val="en-ZA"/>
        </w:rPr>
        <w:t>This will only be known after baseline assessments, right? So say "interventions could potentially include".</w:t>
      </w:r>
    </w:p>
    <w:p w14:paraId="7885A51F" w14:textId="77777777" w:rsidR="005A610E" w:rsidRDefault="005A610E" w:rsidP="00DA201C">
      <w:pPr>
        <w:pStyle w:val="CommentText"/>
      </w:pPr>
      <w:r>
        <w:rPr>
          <w:lang w:val="en-ZA"/>
        </w:rPr>
        <w:t>Same for SA</w:t>
      </w:r>
    </w:p>
  </w:comment>
  <w:comment w:id="1172" w:author="Shobna Sawry" w:date="2023-03-05T21:37:00Z" w:initials="SS">
    <w:p w14:paraId="33EC2BC7" w14:textId="77777777" w:rsidR="00454B3D" w:rsidRDefault="00454B3D">
      <w:pPr>
        <w:pStyle w:val="CommentText"/>
      </w:pPr>
      <w:r>
        <w:rPr>
          <w:rStyle w:val="CommentReference"/>
        </w:rPr>
        <w:annotationRef/>
      </w:r>
      <w:r>
        <w:rPr>
          <w:lang w:val="en-ZA"/>
        </w:rPr>
        <w:t>Just a thought from my side, will we be supplying, installing and maintaining new air-cons, instilling waste management practices, etc?</w:t>
      </w:r>
    </w:p>
    <w:p w14:paraId="06583D80" w14:textId="77777777" w:rsidR="00454B3D" w:rsidRDefault="00454B3D">
      <w:pPr>
        <w:pStyle w:val="CommentText"/>
      </w:pPr>
      <w:r>
        <w:rPr>
          <w:lang w:val="en-ZA"/>
        </w:rPr>
        <w:t>That is a massive undertaking and will take a while. It took us 7 months to donate 3 computers to CMJAH. This sentence implies this.</w:t>
      </w:r>
    </w:p>
    <w:p w14:paraId="023C0091" w14:textId="77777777" w:rsidR="00454B3D" w:rsidRDefault="00454B3D">
      <w:pPr>
        <w:pStyle w:val="CommentText"/>
      </w:pPr>
    </w:p>
    <w:p w14:paraId="34106AB7" w14:textId="77777777" w:rsidR="00454B3D" w:rsidRDefault="00454B3D" w:rsidP="00C8009B">
      <w:pPr>
        <w:pStyle w:val="CommentText"/>
      </w:pPr>
      <w:r>
        <w:rPr>
          <w:lang w:val="en-ZA"/>
        </w:rPr>
        <w:t>What happens when project is over?</w:t>
      </w:r>
    </w:p>
  </w:comment>
  <w:comment w:id="1183" w:author="Shobna Sawry" w:date="2023-03-05T21:42:00Z" w:initials="SS">
    <w:p w14:paraId="29252EF0" w14:textId="77777777" w:rsidR="00D86CEA" w:rsidRDefault="00D86CEA" w:rsidP="00D7009A">
      <w:pPr>
        <w:pStyle w:val="CommentText"/>
      </w:pPr>
      <w:r>
        <w:rPr>
          <w:rStyle w:val="CommentReference"/>
        </w:rPr>
        <w:annotationRef/>
      </w:r>
      <w:r>
        <w:rPr>
          <w:lang w:val="en-ZA"/>
        </w:rPr>
        <w:t>Would facility staff not be involved here.</w:t>
      </w:r>
    </w:p>
  </w:comment>
  <w:comment w:id="1203" w:author="Shobna Sawry" w:date="2023-03-05T21:39:00Z" w:initials="SS">
    <w:p w14:paraId="632115CB" w14:textId="46FC061B" w:rsidR="006F0662" w:rsidRDefault="006F0662" w:rsidP="003418E8">
      <w:pPr>
        <w:pStyle w:val="CommentText"/>
      </w:pPr>
      <w:r>
        <w:rPr>
          <w:rStyle w:val="CommentReference"/>
        </w:rPr>
        <w:annotationRef/>
      </w:r>
      <w:r>
        <w:rPr>
          <w:lang w:val="en-ZA"/>
        </w:rPr>
        <w:t>Earlier the high horizons network was involved too.</w:t>
      </w:r>
    </w:p>
  </w:comment>
  <w:comment w:id="1238" w:author="Shobna Sawry" w:date="2023-03-05T21:41:00Z" w:initials="SS">
    <w:p w14:paraId="55F9326D" w14:textId="77777777" w:rsidR="00F869EB" w:rsidRDefault="00F869EB" w:rsidP="005664C0">
      <w:pPr>
        <w:pStyle w:val="CommentText"/>
      </w:pPr>
      <w:r>
        <w:rPr>
          <w:rStyle w:val="CommentReference"/>
        </w:rPr>
        <w:annotationRef/>
      </w:r>
      <w:r>
        <w:rPr>
          <w:lang w:val="en-ZA"/>
        </w:rPr>
        <w:t>Who is this?</w:t>
      </w:r>
    </w:p>
  </w:comment>
  <w:comment w:id="1246" w:author="Shobna Sawry" w:date="2023-03-05T21:46:00Z" w:initials="SS">
    <w:p w14:paraId="2B6D8446" w14:textId="77777777" w:rsidR="00BE7B03" w:rsidRDefault="00BE7B03">
      <w:pPr>
        <w:pStyle w:val="CommentText"/>
      </w:pPr>
      <w:r>
        <w:rPr>
          <w:rStyle w:val="CommentReference"/>
        </w:rPr>
        <w:annotationRef/>
      </w:r>
      <w:r>
        <w:rPr>
          <w:lang w:val="en-ZA"/>
        </w:rPr>
        <w:t>This section makes very little sense without the project timelines that was here before.</w:t>
      </w:r>
    </w:p>
    <w:p w14:paraId="23782A4D" w14:textId="77777777" w:rsidR="00BE7B03" w:rsidRDefault="00BE7B03">
      <w:pPr>
        <w:pStyle w:val="CommentText"/>
      </w:pPr>
    </w:p>
    <w:p w14:paraId="53FBA0A4" w14:textId="77777777" w:rsidR="00BE7B03" w:rsidRDefault="00BE7B03">
      <w:pPr>
        <w:pStyle w:val="CommentText"/>
      </w:pPr>
      <w:r>
        <w:rPr>
          <w:lang w:val="en-ZA"/>
        </w:rPr>
        <w:t>Are all 3 countries using this protocol or will they each develop their own protocols?</w:t>
      </w:r>
    </w:p>
    <w:p w14:paraId="7D26D040" w14:textId="77777777" w:rsidR="00BE7B03" w:rsidRDefault="00BE7B03" w:rsidP="007C1A2E">
      <w:pPr>
        <w:pStyle w:val="CommentText"/>
      </w:pPr>
      <w:r>
        <w:rPr>
          <w:lang w:val="en-ZA"/>
        </w:rPr>
        <w:t>If not using the same protocol, then we don't need to include other countries' procedures here.</w:t>
      </w:r>
    </w:p>
  </w:comment>
  <w:comment w:id="1254" w:author="Shobna Sawry" w:date="2023-03-05T21:44:00Z" w:initials="SS">
    <w:p w14:paraId="34D41827" w14:textId="1D09C2BC" w:rsidR="004643BE" w:rsidRDefault="004643BE" w:rsidP="00AE4511">
      <w:pPr>
        <w:pStyle w:val="CommentText"/>
      </w:pPr>
      <w:r>
        <w:rPr>
          <w:rStyle w:val="CommentReference"/>
        </w:rPr>
        <w:annotationRef/>
      </w:r>
      <w:r>
        <w:rPr>
          <w:lang w:val="en-ZA"/>
        </w:rPr>
        <w:t>Is Kenya not going beyond designing a model?</w:t>
      </w:r>
    </w:p>
  </w:comment>
  <w:comment w:id="1258" w:author="Shobna Sawry" w:date="2023-03-05T21:48:00Z" w:initials="SS">
    <w:p w14:paraId="63B39D54" w14:textId="77777777" w:rsidR="00741BC6" w:rsidRDefault="00741BC6" w:rsidP="00513115">
      <w:pPr>
        <w:pStyle w:val="CommentText"/>
      </w:pPr>
      <w:r>
        <w:rPr>
          <w:rStyle w:val="CommentReference"/>
        </w:rPr>
        <w:annotationRef/>
      </w:r>
      <w:r>
        <w:rPr>
          <w:lang w:val="en-ZA"/>
        </w:rPr>
        <w:t>Only thing not covered is source documents and whether the team will hold any source documents and if so, where will this be housed?</w:t>
      </w:r>
    </w:p>
  </w:comment>
  <w:comment w:id="1295" w:author="Shobna Sawry" w:date="2023-03-05T21:50:00Z" w:initials="SS">
    <w:p w14:paraId="1E785BFD" w14:textId="77777777" w:rsidR="00415D61" w:rsidRDefault="00415D61" w:rsidP="00E02709">
      <w:pPr>
        <w:pStyle w:val="CommentText"/>
      </w:pPr>
      <w:r>
        <w:rPr>
          <w:rStyle w:val="CommentReference"/>
        </w:rPr>
        <w:annotationRef/>
      </w:r>
      <w:r>
        <w:rPr>
          <w:lang w:val="en-ZA"/>
        </w:rPr>
        <w:t>Need to clarify based on previous comments</w:t>
      </w:r>
    </w:p>
  </w:comment>
  <w:comment w:id="1304" w:author="Shobna Sawry" w:date="2023-03-05T21:50:00Z" w:initials="SS">
    <w:p w14:paraId="75360DBD" w14:textId="77777777" w:rsidR="00415D61" w:rsidRDefault="00415D61" w:rsidP="008B78D8">
      <w:pPr>
        <w:pStyle w:val="CommentText"/>
      </w:pPr>
      <w:r>
        <w:rPr>
          <w:rStyle w:val="CommentReference"/>
        </w:rPr>
        <w:annotationRef/>
      </w:r>
      <w:r>
        <w:rPr>
          <w:lang w:val="en-ZA"/>
        </w:rPr>
        <w:t>May not be able to do this unless you have 6 pre-measures</w:t>
      </w:r>
    </w:p>
  </w:comment>
  <w:comment w:id="1307" w:author="Shobna Sawry" w:date="2023-03-05T21:51:00Z" w:initials="SS">
    <w:p w14:paraId="5AA0C38D" w14:textId="77777777" w:rsidR="00663050" w:rsidRDefault="00663050" w:rsidP="008968E3">
      <w:pPr>
        <w:pStyle w:val="CommentText"/>
      </w:pPr>
      <w:r>
        <w:rPr>
          <w:rStyle w:val="CommentReference"/>
        </w:rPr>
        <w:annotationRef/>
      </w:r>
      <w:r>
        <w:rPr>
          <w:lang w:val="en-ZA"/>
        </w:rPr>
        <w:t>Is this on the AKDN tool?</w:t>
      </w:r>
    </w:p>
  </w:comment>
  <w:comment w:id="1316" w:author="Craig Parker" w:date="2023-02-28T12:36:00Z" w:initials="CP">
    <w:p w14:paraId="2543212B" w14:textId="24E2AA0C" w:rsidR="006B1F00" w:rsidRDefault="006B1F00" w:rsidP="00AE5F05">
      <w:pPr>
        <w:pStyle w:val="CommentText"/>
      </w:pPr>
      <w:r>
        <w:rPr>
          <w:rStyle w:val="CommentReference"/>
        </w:rPr>
        <w:annotationRef/>
      </w:r>
      <w:r>
        <w:rPr>
          <w:lang w:val="en-GB"/>
        </w:rPr>
        <w:t>Collin and Josephine and Giulia to review this.</w:t>
      </w:r>
    </w:p>
  </w:comment>
  <w:comment w:id="1435" w:author="Shobna Sawry" w:date="2023-03-05T21:55:00Z" w:initials="SS">
    <w:p w14:paraId="45BB59A8" w14:textId="77777777" w:rsidR="004E3AF9" w:rsidRDefault="004E3AF9" w:rsidP="00717991">
      <w:pPr>
        <w:pStyle w:val="CommentText"/>
      </w:pPr>
      <w:r>
        <w:rPr>
          <w:rStyle w:val="CommentReference"/>
        </w:rPr>
        <w:annotationRef/>
      </w:r>
      <w:r>
        <w:rPr>
          <w:lang w:val="en-ZA"/>
        </w:rPr>
        <w:t>See comment above regarding use of this protocol by all 3 countries vs only SA</w:t>
      </w:r>
    </w:p>
  </w:comment>
  <w:comment w:id="1436" w:author="Craig Parker" w:date="2023-02-28T12:39:00Z" w:initials="CP">
    <w:p w14:paraId="3EB2A66A" w14:textId="08547F6B" w:rsidR="008E07A7" w:rsidRDefault="008E07A7" w:rsidP="00AE5F05">
      <w:pPr>
        <w:pStyle w:val="CommentText"/>
      </w:pPr>
      <w:r>
        <w:rPr>
          <w:rStyle w:val="CommentReference"/>
        </w:rPr>
        <w:annotationRef/>
      </w:r>
      <w:r>
        <w:rPr>
          <w:lang w:val="en-ZA"/>
        </w:rPr>
        <w:t>Check with Aquinius</w:t>
      </w:r>
    </w:p>
  </w:comment>
  <w:comment w:id="1443" w:author="Shobna Sawry" w:date="2023-03-05T21:56:00Z" w:initials="SS">
    <w:p w14:paraId="28045792" w14:textId="77777777" w:rsidR="00AF0E47" w:rsidRDefault="00AF0E47" w:rsidP="00530A55">
      <w:pPr>
        <w:pStyle w:val="CommentText"/>
      </w:pPr>
      <w:r>
        <w:rPr>
          <w:rStyle w:val="CommentReference"/>
        </w:rPr>
        <w:annotationRef/>
      </w:r>
      <w:r>
        <w:rPr>
          <w:lang w:val="en-ZA"/>
        </w:rPr>
        <w:t>Don’t need all this theory</w:t>
      </w:r>
    </w:p>
  </w:comment>
  <w:comment w:id="1452" w:author="Shobna Sawry" w:date="2023-03-05T21:57:00Z" w:initials="SS">
    <w:p w14:paraId="1C597391" w14:textId="77777777" w:rsidR="00924269" w:rsidRDefault="00924269" w:rsidP="001F3FCF">
      <w:pPr>
        <w:pStyle w:val="CommentText"/>
      </w:pPr>
      <w:r>
        <w:rPr>
          <w:rStyle w:val="CommentReference"/>
        </w:rPr>
        <w:annotationRef/>
      </w:r>
      <w:r>
        <w:rPr>
          <w:lang w:val="en-ZA"/>
        </w:rPr>
        <w:t>Are you planning on submitting as an appendix?</w:t>
      </w:r>
    </w:p>
  </w:comment>
  <w:comment w:id="1480" w:author="Shobna Sawry" w:date="2023-03-05T21:57:00Z" w:initials="SS">
    <w:p w14:paraId="3B04BC0C" w14:textId="77777777" w:rsidR="00924269" w:rsidRDefault="00924269" w:rsidP="009C1387">
      <w:pPr>
        <w:pStyle w:val="CommentText"/>
      </w:pPr>
      <w:r>
        <w:rPr>
          <w:rStyle w:val="CommentReference"/>
        </w:rPr>
        <w:annotationRef/>
      </w:r>
      <w:r>
        <w:rPr>
          <w:lang w:val="en-ZA"/>
        </w:rPr>
        <w:t>Why italics?</w:t>
      </w:r>
    </w:p>
  </w:comment>
  <w:comment w:id="1548" w:author="Shobna Sawry" w:date="2023-03-05T21:59:00Z" w:initials="SS">
    <w:p w14:paraId="79409179" w14:textId="77777777" w:rsidR="00477179" w:rsidRDefault="00477179" w:rsidP="00FF7206">
      <w:pPr>
        <w:pStyle w:val="CommentText"/>
      </w:pPr>
      <w:r>
        <w:rPr>
          <w:rStyle w:val="CommentReference"/>
        </w:rPr>
        <w:annotationRef/>
      </w:r>
      <w:r>
        <w:rPr>
          <w:lang w:val="en-ZA"/>
        </w:rPr>
        <w:t>Not mentioned in methods or anywhere else. Is this post-hoc as part of high horizons overall project?</w:t>
      </w:r>
    </w:p>
  </w:comment>
  <w:comment w:id="1566" w:author="Shobna Sawry" w:date="2023-03-05T21:59:00Z" w:initials="SS">
    <w:p w14:paraId="5C01E720" w14:textId="77777777" w:rsidR="00B018E9" w:rsidRDefault="00B018E9" w:rsidP="00EA5560">
      <w:pPr>
        <w:pStyle w:val="CommentText"/>
      </w:pPr>
      <w:r>
        <w:rPr>
          <w:rStyle w:val="CommentReference"/>
        </w:rPr>
        <w:annotationRef/>
      </w:r>
      <w:r>
        <w:rPr>
          <w:lang w:val="en-ZA"/>
        </w:rPr>
        <w:t>Specify, pre-post or both. And over what period?</w:t>
      </w:r>
    </w:p>
  </w:comment>
  <w:comment w:id="1577" w:author="Shobna Sawry" w:date="2023-03-05T22:00:00Z" w:initials="SS">
    <w:p w14:paraId="7EE18ED9" w14:textId="77777777" w:rsidR="00B018E9" w:rsidRDefault="00B018E9" w:rsidP="008E25FE">
      <w:pPr>
        <w:pStyle w:val="CommentText"/>
      </w:pPr>
      <w:r>
        <w:rPr>
          <w:rStyle w:val="CommentReference"/>
        </w:rPr>
        <w:annotationRef/>
      </w:r>
      <w:r>
        <w:rPr>
          <w:lang w:val="en-ZA"/>
        </w:rPr>
        <w:t>And facility staff</w:t>
      </w:r>
    </w:p>
  </w:comment>
  <w:comment w:id="1639" w:author="Shobna Sawry" w:date="2023-03-05T22:00:00Z" w:initials="SS">
    <w:p w14:paraId="10A980A4" w14:textId="77777777" w:rsidR="005C2D68" w:rsidRDefault="005C2D68" w:rsidP="00A24851">
      <w:pPr>
        <w:pStyle w:val="CommentText"/>
      </w:pPr>
      <w:r>
        <w:rPr>
          <w:rStyle w:val="CommentReference"/>
        </w:rPr>
        <w:annotationRef/>
      </w:r>
      <w:r>
        <w:rPr>
          <w:lang w:val="en-ZA"/>
        </w:rPr>
        <w:t>First time this is mentioned</w:t>
      </w:r>
    </w:p>
  </w:comment>
  <w:comment w:id="1653" w:author="Shobna Sawry" w:date="2023-03-05T22:01:00Z" w:initials="SS">
    <w:p w14:paraId="003ABFDB" w14:textId="77777777" w:rsidR="005C2D68" w:rsidRDefault="005C2D68" w:rsidP="009445D0">
      <w:pPr>
        <w:pStyle w:val="CommentText"/>
      </w:pPr>
      <w:r>
        <w:rPr>
          <w:rStyle w:val="CommentReference"/>
        </w:rPr>
        <w:annotationRef/>
      </w:r>
      <w:r>
        <w:rPr>
          <w:lang w:val="en-ZA"/>
        </w:rPr>
        <w:t>Earlier we implied the project will implement these strategies… need to be consistent with this message - very important!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F3558" w15:done="0"/>
  <w15:commentEx w15:paraId="74470FDA" w15:done="0"/>
  <w15:commentEx w15:paraId="162CC5A0" w15:done="0"/>
  <w15:commentEx w15:paraId="6147B2EA" w15:done="0"/>
  <w15:commentEx w15:paraId="3EB13105" w15:done="0"/>
  <w15:commentEx w15:paraId="7EACEA5A" w15:done="0"/>
  <w15:commentEx w15:paraId="029A1A51" w15:done="0"/>
  <w15:commentEx w15:paraId="06D5B2E4" w15:done="0"/>
  <w15:commentEx w15:paraId="1F06EDA4" w15:done="0"/>
  <w15:commentEx w15:paraId="5883AB8A" w15:done="0"/>
  <w15:commentEx w15:paraId="61BFC18D" w15:done="0"/>
  <w15:commentEx w15:paraId="7977756D" w15:done="0"/>
  <w15:commentEx w15:paraId="6D9B2441" w15:done="0"/>
  <w15:commentEx w15:paraId="6808D1C9" w15:done="0"/>
  <w15:commentEx w15:paraId="1A535439" w15:paraIdParent="6808D1C9" w15:done="0"/>
  <w15:commentEx w15:paraId="36E868FB" w15:done="0"/>
  <w15:commentEx w15:paraId="1B497CB6" w15:done="0"/>
  <w15:commentEx w15:paraId="24887025" w15:done="0"/>
  <w15:commentEx w15:paraId="610FEC6A" w15:done="0"/>
  <w15:commentEx w15:paraId="707EBF72" w15:done="0"/>
  <w15:commentEx w15:paraId="32B477B8" w15:done="0"/>
  <w15:commentEx w15:paraId="5BED02ED" w15:done="0"/>
  <w15:commentEx w15:paraId="31DE4865" w15:done="0"/>
  <w15:commentEx w15:paraId="2E079F59" w15:done="0"/>
  <w15:commentEx w15:paraId="2284D666" w15:done="0"/>
  <w15:commentEx w15:paraId="6FAA789B" w15:done="0"/>
  <w15:commentEx w15:paraId="416DD904" w15:done="0"/>
  <w15:commentEx w15:paraId="6A8509F2" w15:done="0"/>
  <w15:commentEx w15:paraId="6435862D" w15:done="0"/>
  <w15:commentEx w15:paraId="5F1A73ED" w15:done="0"/>
  <w15:commentEx w15:paraId="4911CB46" w15:done="0"/>
  <w15:commentEx w15:paraId="72B3C5B2" w15:done="0"/>
  <w15:commentEx w15:paraId="2F687137" w15:done="0"/>
  <w15:commentEx w15:paraId="5B46E757" w15:paraIdParent="2F687137" w15:done="0"/>
  <w15:commentEx w15:paraId="38C8CE3F" w15:done="0"/>
  <w15:commentEx w15:paraId="01875C1A" w15:done="0"/>
  <w15:commentEx w15:paraId="7885A51F" w15:done="0"/>
  <w15:commentEx w15:paraId="34106AB7" w15:done="0"/>
  <w15:commentEx w15:paraId="29252EF0" w15:done="0"/>
  <w15:commentEx w15:paraId="632115CB" w15:done="0"/>
  <w15:commentEx w15:paraId="55F9326D" w15:done="0"/>
  <w15:commentEx w15:paraId="7D26D040" w15:done="0"/>
  <w15:commentEx w15:paraId="34D41827" w15:done="0"/>
  <w15:commentEx w15:paraId="63B39D54" w15:done="0"/>
  <w15:commentEx w15:paraId="1E785BFD" w15:done="0"/>
  <w15:commentEx w15:paraId="75360DBD" w15:done="0"/>
  <w15:commentEx w15:paraId="5AA0C38D" w15:done="0"/>
  <w15:commentEx w15:paraId="2543212B" w15:done="0"/>
  <w15:commentEx w15:paraId="45BB59A8" w15:done="0"/>
  <w15:commentEx w15:paraId="3EB2A66A" w15:done="0"/>
  <w15:commentEx w15:paraId="28045792" w15:done="0"/>
  <w15:commentEx w15:paraId="1C597391" w15:done="0"/>
  <w15:commentEx w15:paraId="3B04BC0C" w15:done="0"/>
  <w15:commentEx w15:paraId="79409179" w15:done="0"/>
  <w15:commentEx w15:paraId="5C01E720" w15:done="0"/>
  <w15:commentEx w15:paraId="7EE18ED9" w15:done="0"/>
  <w15:commentEx w15:paraId="10A980A4" w15:done="0"/>
  <w15:commentEx w15:paraId="003ABF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76D9" w16cex:dateUtc="2023-03-05T18:15:00Z"/>
  <w16cex:commentExtensible w16cex:durableId="27AF7750" w16cex:dateUtc="2023-03-05T18:17:00Z"/>
  <w16cex:commentExtensible w16cex:durableId="27AF7854" w16cex:dateUtc="2023-03-05T18:21:00Z"/>
  <w16cex:commentExtensible w16cex:durableId="2795E73F" w16cex:dateUtc="2023-02-14T08:55:00Z"/>
  <w16cex:commentExtensible w16cex:durableId="27AF797C" w16cex:dateUtc="2023-03-05T18:26:00Z"/>
  <w16cex:commentExtensible w16cex:durableId="27AF7A09" w16cex:dateUtc="2023-03-05T18:28:00Z"/>
  <w16cex:commentExtensible w16cex:durableId="27AF7AD0" w16cex:dateUtc="2023-03-05T18:32:00Z"/>
  <w16cex:commentExtensible w16cex:durableId="27AF7BC5" w16cex:dateUtc="2023-03-05T18:36:00Z"/>
  <w16cex:commentExtensible w16cex:durableId="27AF7C7A" w16cex:dateUtc="2023-03-05T18:39:00Z"/>
  <w16cex:commentExtensible w16cex:durableId="27AF7C88" w16cex:dateUtc="2023-03-05T18:39:00Z"/>
  <w16cex:commentExtensible w16cex:durableId="27AF7CA3" w16cex:dateUtc="2023-03-05T18:40:00Z"/>
  <w16cex:commentExtensible w16cex:durableId="27AF7CB3" w16cex:dateUtc="2023-03-05T18:40:00Z"/>
  <w16cex:commentExtensible w16cex:durableId="27AF7CC8" w16cex:dateUtc="2023-03-05T18:40:00Z"/>
  <w16cex:commentExtensible w16cex:durableId="27AF7D5E" w16cex:dateUtc="2023-03-05T18:43:00Z"/>
  <w16cex:commentExtensible w16cex:durableId="27B07D62" w16cex:dateUtc="2023-03-06T12:55:00Z"/>
  <w16cex:commentExtensible w16cex:durableId="27AF7EFE" w16cex:dateUtc="2023-03-05T18:50:00Z"/>
  <w16cex:commentExtensible w16cex:durableId="27AF7F1E" w16cex:dateUtc="2023-03-05T18:50:00Z"/>
  <w16cex:commentExtensible w16cex:durableId="27AF7F4B" w16cex:dateUtc="2023-03-05T18:51:00Z"/>
  <w16cex:commentExtensible w16cex:durableId="27AF7FD1" w16cex:dateUtc="2023-03-05T18:53:00Z"/>
  <w16cex:commentExtensible w16cex:durableId="27AF7FF5" w16cex:dateUtc="2023-03-05T18:54:00Z"/>
  <w16cex:commentExtensible w16cex:durableId="27AF8047" w16cex:dateUtc="2023-03-05T18:55:00Z"/>
  <w16cex:commentExtensible w16cex:durableId="27AF8027" w16cex:dateUtc="2023-03-05T18:55:00Z"/>
  <w16cex:commentExtensible w16cex:durableId="27AF82F2" w16cex:dateUtc="2023-03-05T19:06:00Z"/>
  <w16cex:commentExtensible w16cex:durableId="27AF818D" w16cex:dateUtc="2023-03-05T19:01:00Z"/>
  <w16cex:commentExtensible w16cex:durableId="27AF8199" w16cex:dateUtc="2023-03-05T19:01:00Z"/>
  <w16cex:commentExtensible w16cex:durableId="27AF81C8" w16cex:dateUtc="2023-03-05T19:02:00Z"/>
  <w16cex:commentExtensible w16cex:durableId="27AF8409" w16cex:dateUtc="2023-03-05T19:11:00Z"/>
  <w16cex:commentExtensible w16cex:durableId="27AF84BB" w16cex:dateUtc="2023-03-05T19:14:00Z"/>
  <w16cex:commentExtensible w16cex:durableId="27AF8484" w16cex:dateUtc="2023-03-05T19:13:00Z"/>
  <w16cex:commentExtensible w16cex:durableId="27AF860C" w16cex:dateUtc="2023-03-05T19:20:00Z"/>
  <w16cex:commentExtensible w16cex:durableId="27AF87A7" w16cex:dateUtc="2023-03-05T19:27:00Z"/>
  <w16cex:commentExtensible w16cex:durableId="27AF898C" w16cex:dateUtc="2023-03-05T19:35:00Z"/>
  <w16cex:commentExtensible w16cex:durableId="27AF8824" w16cex:dateUtc="2023-03-05T19:29:00Z"/>
  <w16cex:commentExtensible w16cex:durableId="27B07FC9" w16cex:dateUtc="2023-03-06T13:05:00Z"/>
  <w16cex:commentExtensible w16cex:durableId="27AF8881" w16cex:dateUtc="2023-03-05T19:30:00Z"/>
  <w16cex:commentExtensible w16cex:durableId="27AF8925" w16cex:dateUtc="2023-03-05T19:33:00Z"/>
  <w16cex:commentExtensible w16cex:durableId="27AF88E0" w16cex:dateUtc="2023-03-05T19:32:00Z"/>
  <w16cex:commentExtensible w16cex:durableId="27AF8A2D" w16cex:dateUtc="2023-03-05T19:37:00Z"/>
  <w16cex:commentExtensible w16cex:durableId="27AF8B59" w16cex:dateUtc="2023-03-05T19:42:00Z"/>
  <w16cex:commentExtensible w16cex:durableId="27AF8AA4" w16cex:dateUtc="2023-03-05T19:39:00Z"/>
  <w16cex:commentExtensible w16cex:durableId="27AF8B14" w16cex:dateUtc="2023-03-05T19:41:00Z"/>
  <w16cex:commentExtensible w16cex:durableId="27AF8C28" w16cex:dateUtc="2023-03-05T19:46:00Z"/>
  <w16cex:commentExtensible w16cex:durableId="27AF8BAA" w16cex:dateUtc="2023-03-05T19:44:00Z"/>
  <w16cex:commentExtensible w16cex:durableId="27AF8CC0" w16cex:dateUtc="2023-03-05T19:48:00Z"/>
  <w16cex:commentExtensible w16cex:durableId="27AF8D19" w16cex:dateUtc="2023-03-05T19:50:00Z"/>
  <w16cex:commentExtensible w16cex:durableId="27AF8D36" w16cex:dateUtc="2023-03-05T19:50:00Z"/>
  <w16cex:commentExtensible w16cex:durableId="27AF8D59" w16cex:dateUtc="2023-03-05T19:51:00Z"/>
  <w16cex:commentExtensible w16cex:durableId="27A873E2" w16cex:dateUtc="2023-02-28T10:36:00Z"/>
  <w16cex:commentExtensible w16cex:durableId="27AF8E4C" w16cex:dateUtc="2023-03-05T19:55:00Z"/>
  <w16cex:commentExtensible w16cex:durableId="27A87499" w16cex:dateUtc="2023-02-28T10:39:00Z"/>
  <w16cex:commentExtensible w16cex:durableId="27AF8E8D" w16cex:dateUtc="2023-03-05T19:56:00Z"/>
  <w16cex:commentExtensible w16cex:durableId="27AF8EB0" w16cex:dateUtc="2023-03-05T19:57:00Z"/>
  <w16cex:commentExtensible w16cex:durableId="27AF8ECB" w16cex:dateUtc="2023-03-05T19:57:00Z"/>
  <w16cex:commentExtensible w16cex:durableId="27AF8F36" w16cex:dateUtc="2023-03-05T19:59:00Z"/>
  <w16cex:commentExtensible w16cex:durableId="27AF8F51" w16cex:dateUtc="2023-03-05T19:59:00Z"/>
  <w16cex:commentExtensible w16cex:durableId="27AF8F67" w16cex:dateUtc="2023-03-05T20:00:00Z"/>
  <w16cex:commentExtensible w16cex:durableId="27AF8F8A" w16cex:dateUtc="2023-03-05T20:00:00Z"/>
  <w16cex:commentExtensible w16cex:durableId="27AF8FB8" w16cex:dateUtc="2023-03-05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F3558" w16cid:durableId="27AF76D9"/>
  <w16cid:commentId w16cid:paraId="74470FDA" w16cid:durableId="27AF7750"/>
  <w16cid:commentId w16cid:paraId="162CC5A0" w16cid:durableId="27AF7854"/>
  <w16cid:commentId w16cid:paraId="6147B2EA" w16cid:durableId="2795E73F"/>
  <w16cid:commentId w16cid:paraId="3EB13105" w16cid:durableId="27AF797C"/>
  <w16cid:commentId w16cid:paraId="7EACEA5A" w16cid:durableId="27AF7A09"/>
  <w16cid:commentId w16cid:paraId="029A1A51" w16cid:durableId="27AF7AD0"/>
  <w16cid:commentId w16cid:paraId="06D5B2E4" w16cid:durableId="27AF7BC5"/>
  <w16cid:commentId w16cid:paraId="1F06EDA4" w16cid:durableId="27AF7C7A"/>
  <w16cid:commentId w16cid:paraId="5883AB8A" w16cid:durableId="27AF7C88"/>
  <w16cid:commentId w16cid:paraId="61BFC18D" w16cid:durableId="27AF7CA3"/>
  <w16cid:commentId w16cid:paraId="7977756D" w16cid:durableId="27AF7CB3"/>
  <w16cid:commentId w16cid:paraId="6D9B2441" w16cid:durableId="27AF7CC8"/>
  <w16cid:commentId w16cid:paraId="6808D1C9" w16cid:durableId="27AF7D5E"/>
  <w16cid:commentId w16cid:paraId="1A535439" w16cid:durableId="27B07D62"/>
  <w16cid:commentId w16cid:paraId="36E868FB" w16cid:durableId="27AF7EFE"/>
  <w16cid:commentId w16cid:paraId="1B497CB6" w16cid:durableId="27AF7F1E"/>
  <w16cid:commentId w16cid:paraId="24887025" w16cid:durableId="27AF7F4B"/>
  <w16cid:commentId w16cid:paraId="610FEC6A" w16cid:durableId="27AF7FD1"/>
  <w16cid:commentId w16cid:paraId="707EBF72" w16cid:durableId="27AF7FF5"/>
  <w16cid:commentId w16cid:paraId="32B477B8" w16cid:durableId="27AF8047"/>
  <w16cid:commentId w16cid:paraId="5BED02ED" w16cid:durableId="27AF8027"/>
  <w16cid:commentId w16cid:paraId="31DE4865" w16cid:durableId="27AF82F2"/>
  <w16cid:commentId w16cid:paraId="2E079F59" w16cid:durableId="27AF818D"/>
  <w16cid:commentId w16cid:paraId="2284D666" w16cid:durableId="27AF8199"/>
  <w16cid:commentId w16cid:paraId="6FAA789B" w16cid:durableId="27AF81C8"/>
  <w16cid:commentId w16cid:paraId="416DD904" w16cid:durableId="27AF8409"/>
  <w16cid:commentId w16cid:paraId="6A8509F2" w16cid:durableId="27AF84BB"/>
  <w16cid:commentId w16cid:paraId="6435862D" w16cid:durableId="27AF8484"/>
  <w16cid:commentId w16cid:paraId="5F1A73ED" w16cid:durableId="27AF860C"/>
  <w16cid:commentId w16cid:paraId="4911CB46" w16cid:durableId="27AF87A7"/>
  <w16cid:commentId w16cid:paraId="72B3C5B2" w16cid:durableId="27AF898C"/>
  <w16cid:commentId w16cid:paraId="2F687137" w16cid:durableId="27AF8824"/>
  <w16cid:commentId w16cid:paraId="5B46E757" w16cid:durableId="27B07FC9"/>
  <w16cid:commentId w16cid:paraId="38C8CE3F" w16cid:durableId="27AF8881"/>
  <w16cid:commentId w16cid:paraId="01875C1A" w16cid:durableId="27AF8925"/>
  <w16cid:commentId w16cid:paraId="7885A51F" w16cid:durableId="27AF88E0"/>
  <w16cid:commentId w16cid:paraId="34106AB7" w16cid:durableId="27AF8A2D"/>
  <w16cid:commentId w16cid:paraId="29252EF0" w16cid:durableId="27AF8B59"/>
  <w16cid:commentId w16cid:paraId="632115CB" w16cid:durableId="27AF8AA4"/>
  <w16cid:commentId w16cid:paraId="55F9326D" w16cid:durableId="27AF8B14"/>
  <w16cid:commentId w16cid:paraId="7D26D040" w16cid:durableId="27AF8C28"/>
  <w16cid:commentId w16cid:paraId="34D41827" w16cid:durableId="27AF8BAA"/>
  <w16cid:commentId w16cid:paraId="63B39D54" w16cid:durableId="27AF8CC0"/>
  <w16cid:commentId w16cid:paraId="1E785BFD" w16cid:durableId="27AF8D19"/>
  <w16cid:commentId w16cid:paraId="75360DBD" w16cid:durableId="27AF8D36"/>
  <w16cid:commentId w16cid:paraId="5AA0C38D" w16cid:durableId="27AF8D59"/>
  <w16cid:commentId w16cid:paraId="2543212B" w16cid:durableId="27A873E2"/>
  <w16cid:commentId w16cid:paraId="45BB59A8" w16cid:durableId="27AF8E4C"/>
  <w16cid:commentId w16cid:paraId="3EB2A66A" w16cid:durableId="27A87499"/>
  <w16cid:commentId w16cid:paraId="28045792" w16cid:durableId="27AF8E8D"/>
  <w16cid:commentId w16cid:paraId="1C597391" w16cid:durableId="27AF8EB0"/>
  <w16cid:commentId w16cid:paraId="3B04BC0C" w16cid:durableId="27AF8ECB"/>
  <w16cid:commentId w16cid:paraId="79409179" w16cid:durableId="27AF8F36"/>
  <w16cid:commentId w16cid:paraId="5C01E720" w16cid:durableId="27AF8F51"/>
  <w16cid:commentId w16cid:paraId="7EE18ED9" w16cid:durableId="27AF8F67"/>
  <w16cid:commentId w16cid:paraId="10A980A4" w16cid:durableId="27AF8F8A"/>
  <w16cid:commentId w16cid:paraId="003ABFDB" w16cid:durableId="27AF8F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1BE6C" w14:textId="77777777" w:rsidR="00D711EE" w:rsidRDefault="00D711EE">
      <w:r>
        <w:separator/>
      </w:r>
    </w:p>
    <w:p w14:paraId="20931213" w14:textId="77777777" w:rsidR="00D711EE" w:rsidRDefault="00D711EE"/>
  </w:endnote>
  <w:endnote w:type="continuationSeparator" w:id="0">
    <w:p w14:paraId="5499F56B" w14:textId="77777777" w:rsidR="00D711EE" w:rsidRDefault="00D711EE">
      <w:r>
        <w:continuationSeparator/>
      </w:r>
    </w:p>
    <w:p w14:paraId="3168E715" w14:textId="77777777" w:rsidR="00D711EE" w:rsidRDefault="00D711EE"/>
  </w:endnote>
  <w:endnote w:type="continuationNotice" w:id="1">
    <w:p w14:paraId="667751DA" w14:textId="77777777" w:rsidR="00D711EE" w:rsidRDefault="00D711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441559"/>
      <w:docPartObj>
        <w:docPartGallery w:val="Page Numbers (Bottom of Page)"/>
        <w:docPartUnique/>
      </w:docPartObj>
    </w:sdtPr>
    <w:sdtEndPr/>
    <w:sdtContent>
      <w:sdt>
        <w:sdtPr>
          <w:id w:val="1742596204"/>
          <w:docPartObj>
            <w:docPartGallery w:val="Page Numbers (Top of Page)"/>
            <w:docPartUnique/>
          </w:docPartObj>
        </w:sdtPr>
        <w:sdtEndPr/>
        <w:sdtContent>
          <w:p w14:paraId="699D3858" w14:textId="77777777" w:rsidR="00F1042F" w:rsidRDefault="00F1042F">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6EB6462" w14:textId="77777777" w:rsidR="00EB33D2" w:rsidRDefault="00FA1400" w:rsidP="003F1770">
    <w:pPr>
      <w:pStyle w:val="Footer"/>
      <w:tabs>
        <w:tab w:val="clear" w:pos="4320"/>
        <w:tab w:val="clear" w:pos="8640"/>
        <w:tab w:val="center" w:pos="5040"/>
      </w:tabs>
      <w:rPr>
        <w:sz w:val="20"/>
        <w:szCs w:val="20"/>
      </w:rPr>
    </w:pPr>
    <w:r w:rsidRPr="00FA1400">
      <w:rPr>
        <w:sz w:val="20"/>
        <w:szCs w:val="20"/>
      </w:rPr>
      <w:t xml:space="preserve">Version </w:t>
    </w:r>
    <w:r w:rsidR="00CE5997">
      <w:rPr>
        <w:sz w:val="20"/>
        <w:szCs w:val="20"/>
      </w:rPr>
      <w:t>1</w:t>
    </w:r>
    <w:r w:rsidR="00FC69A0">
      <w:rPr>
        <w:sz w:val="20"/>
        <w:szCs w:val="20"/>
      </w:rPr>
      <w:t>.0</w:t>
    </w:r>
    <w:r>
      <w:rPr>
        <w:sz w:val="20"/>
        <w:szCs w:val="20"/>
      </w:rPr>
      <w:t xml:space="preserve"> </w:t>
    </w:r>
    <w:r w:rsidRPr="00FA1400">
      <w:rPr>
        <w:sz w:val="20"/>
        <w:szCs w:val="20"/>
      </w:rPr>
      <w:t xml:space="preserve">Dated </w:t>
    </w:r>
    <w:r w:rsidR="00FC5C6A">
      <w:rPr>
        <w:sz w:val="20"/>
        <w:szCs w:val="20"/>
      </w:rPr>
      <w:t>2</w:t>
    </w:r>
    <w:r w:rsidR="00EB33D2">
      <w:rPr>
        <w:sz w:val="20"/>
        <w:szCs w:val="20"/>
      </w:rPr>
      <w:t>8</w:t>
    </w:r>
  </w:p>
  <w:p w14:paraId="4F8787DF" w14:textId="3A3A3AB7" w:rsidR="00F1042F" w:rsidRPr="00FA1400" w:rsidRDefault="00FA1400" w:rsidP="003F1770">
    <w:pPr>
      <w:pStyle w:val="Footer"/>
      <w:tabs>
        <w:tab w:val="clear" w:pos="4320"/>
        <w:tab w:val="clear" w:pos="8640"/>
        <w:tab w:val="center" w:pos="5040"/>
      </w:tabs>
      <w:rPr>
        <w:sz w:val="20"/>
        <w:szCs w:val="20"/>
      </w:rPr>
    </w:pPr>
    <w:r w:rsidRPr="00FA1400">
      <w:rPr>
        <w:sz w:val="20"/>
        <w:szCs w:val="20"/>
      </w:rPr>
      <w:t>/</w:t>
    </w:r>
    <w:r w:rsidR="004B77AC">
      <w:rPr>
        <w:sz w:val="20"/>
        <w:szCs w:val="20"/>
      </w:rPr>
      <w:t>0</w:t>
    </w:r>
    <w:r w:rsidR="00C21E56">
      <w:rPr>
        <w:sz w:val="20"/>
        <w:szCs w:val="20"/>
      </w:rPr>
      <w:t>2</w:t>
    </w:r>
    <w:r w:rsidRPr="00FA1400">
      <w:rPr>
        <w:sz w:val="20"/>
        <w:szCs w:val="20"/>
      </w:rPr>
      <w:t>/202</w:t>
    </w:r>
    <w:r w:rsidR="004B77AC">
      <w:rPr>
        <w:sz w:val="20"/>
        <w:szCs w:val="20"/>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62226" w14:textId="77777777" w:rsidR="00D711EE" w:rsidRDefault="00D711EE">
      <w:r>
        <w:separator/>
      </w:r>
    </w:p>
    <w:p w14:paraId="3A78ABCD" w14:textId="77777777" w:rsidR="00D711EE" w:rsidRDefault="00D711EE"/>
  </w:footnote>
  <w:footnote w:type="continuationSeparator" w:id="0">
    <w:p w14:paraId="030F6FD7" w14:textId="77777777" w:rsidR="00D711EE" w:rsidRDefault="00D711EE">
      <w:r>
        <w:continuationSeparator/>
      </w:r>
    </w:p>
    <w:p w14:paraId="02423B97" w14:textId="77777777" w:rsidR="00D711EE" w:rsidRDefault="00D711EE"/>
  </w:footnote>
  <w:footnote w:type="continuationNotice" w:id="1">
    <w:p w14:paraId="63363C3B" w14:textId="77777777" w:rsidR="00D711EE" w:rsidRDefault="00D711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6477B" w14:textId="77777777" w:rsidR="0048248D" w:rsidRDefault="0048248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238FE"/>
    <w:multiLevelType w:val="hybridMultilevel"/>
    <w:tmpl w:val="478634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F1DB1CE"/>
    <w:multiLevelType w:val="hybridMultilevel"/>
    <w:tmpl w:val="FFFFFFFF"/>
    <w:lvl w:ilvl="0" w:tplc="F3466090">
      <w:start w:val="1"/>
      <w:numFmt w:val="decimal"/>
      <w:lvlText w:val="%1."/>
      <w:lvlJc w:val="left"/>
      <w:pPr>
        <w:ind w:left="720" w:hanging="360"/>
      </w:pPr>
    </w:lvl>
    <w:lvl w:ilvl="1" w:tplc="D4C2CC0E">
      <w:start w:val="1"/>
      <w:numFmt w:val="lowerLetter"/>
      <w:lvlText w:val="%2."/>
      <w:lvlJc w:val="left"/>
      <w:pPr>
        <w:ind w:left="1440" w:hanging="360"/>
      </w:pPr>
    </w:lvl>
    <w:lvl w:ilvl="2" w:tplc="AC70B0D2">
      <w:start w:val="1"/>
      <w:numFmt w:val="lowerRoman"/>
      <w:lvlText w:val="%3."/>
      <w:lvlJc w:val="right"/>
      <w:pPr>
        <w:ind w:left="2160" w:hanging="180"/>
      </w:pPr>
    </w:lvl>
    <w:lvl w:ilvl="3" w:tplc="1BC80BD6">
      <w:start w:val="1"/>
      <w:numFmt w:val="decimal"/>
      <w:lvlText w:val="%4."/>
      <w:lvlJc w:val="left"/>
      <w:pPr>
        <w:ind w:left="2880" w:hanging="360"/>
      </w:pPr>
    </w:lvl>
    <w:lvl w:ilvl="4" w:tplc="72AC8D94">
      <w:start w:val="1"/>
      <w:numFmt w:val="lowerLetter"/>
      <w:lvlText w:val="%5."/>
      <w:lvlJc w:val="left"/>
      <w:pPr>
        <w:ind w:left="3600" w:hanging="360"/>
      </w:pPr>
    </w:lvl>
    <w:lvl w:ilvl="5" w:tplc="F53C8602">
      <w:start w:val="1"/>
      <w:numFmt w:val="lowerRoman"/>
      <w:lvlText w:val="%6."/>
      <w:lvlJc w:val="right"/>
      <w:pPr>
        <w:ind w:left="4320" w:hanging="180"/>
      </w:pPr>
    </w:lvl>
    <w:lvl w:ilvl="6" w:tplc="81C6160A">
      <w:start w:val="1"/>
      <w:numFmt w:val="decimal"/>
      <w:lvlText w:val="%7."/>
      <w:lvlJc w:val="left"/>
      <w:pPr>
        <w:ind w:left="5040" w:hanging="360"/>
      </w:pPr>
    </w:lvl>
    <w:lvl w:ilvl="7" w:tplc="BCCA1DBC">
      <w:start w:val="1"/>
      <w:numFmt w:val="lowerLetter"/>
      <w:lvlText w:val="%8."/>
      <w:lvlJc w:val="left"/>
      <w:pPr>
        <w:ind w:left="5760" w:hanging="360"/>
      </w:pPr>
    </w:lvl>
    <w:lvl w:ilvl="8" w:tplc="114CF856">
      <w:start w:val="1"/>
      <w:numFmt w:val="lowerRoman"/>
      <w:lvlText w:val="%9."/>
      <w:lvlJc w:val="right"/>
      <w:pPr>
        <w:ind w:left="6480" w:hanging="180"/>
      </w:pPr>
    </w:lvl>
  </w:abstractNum>
  <w:abstractNum w:abstractNumId="2" w15:restartNumberingAfterBreak="0">
    <w:nsid w:val="22BA5FC0"/>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C1B32EA"/>
    <w:multiLevelType w:val="hybridMultilevel"/>
    <w:tmpl w:val="D7D48330"/>
    <w:lvl w:ilvl="0" w:tplc="408A582A">
      <w:start w:val="1"/>
      <w:numFmt w:val="upp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 w15:restartNumberingAfterBreak="0">
    <w:nsid w:val="2F760F07"/>
    <w:multiLevelType w:val="hybridMultilevel"/>
    <w:tmpl w:val="E95ABDAA"/>
    <w:lvl w:ilvl="0" w:tplc="1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D70A2D"/>
    <w:multiLevelType w:val="hybridMultilevel"/>
    <w:tmpl w:val="923A3C6E"/>
    <w:lvl w:ilvl="0" w:tplc="FAA2A3B2">
      <w:start w:val="1"/>
      <w:numFmt w:val="bullet"/>
      <w:pStyle w:val="Bulletlisting"/>
      <w:lvlText w:val=""/>
      <w:lvlJc w:val="left"/>
      <w:pPr>
        <w:tabs>
          <w:tab w:val="num" w:pos="216"/>
        </w:tabs>
        <w:ind w:left="216" w:hanging="360"/>
      </w:pPr>
      <w:rPr>
        <w:rFonts w:ascii="Symbol" w:hAnsi="Symbol" w:cs="Symbol" w:hint="default"/>
        <w:sz w:val="22"/>
        <w:szCs w:val="22"/>
      </w:rPr>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3773532D"/>
    <w:multiLevelType w:val="hybridMultilevel"/>
    <w:tmpl w:val="4CF41986"/>
    <w:lvl w:ilvl="0" w:tplc="FFFFFFFF">
      <w:start w:val="1"/>
      <w:numFmt w:val="decimal"/>
      <w:pStyle w:val="Bulletlisting4"/>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E312165"/>
    <w:multiLevelType w:val="hybridMultilevel"/>
    <w:tmpl w:val="9EF81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3665A77"/>
    <w:multiLevelType w:val="multilevel"/>
    <w:tmpl w:val="B2922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1ABA5A"/>
    <w:multiLevelType w:val="hybridMultilevel"/>
    <w:tmpl w:val="FFFFFFFF"/>
    <w:lvl w:ilvl="0" w:tplc="8228D090">
      <w:start w:val="1"/>
      <w:numFmt w:val="decimal"/>
      <w:lvlText w:val="%1."/>
      <w:lvlJc w:val="left"/>
      <w:pPr>
        <w:ind w:left="720" w:hanging="360"/>
      </w:pPr>
    </w:lvl>
    <w:lvl w:ilvl="1" w:tplc="A53EA792">
      <w:start w:val="1"/>
      <w:numFmt w:val="lowerLetter"/>
      <w:lvlText w:val="%2."/>
      <w:lvlJc w:val="left"/>
      <w:pPr>
        <w:ind w:left="1440" w:hanging="360"/>
      </w:pPr>
    </w:lvl>
    <w:lvl w:ilvl="2" w:tplc="13EEF972">
      <w:start w:val="1"/>
      <w:numFmt w:val="lowerRoman"/>
      <w:lvlText w:val="%3."/>
      <w:lvlJc w:val="right"/>
      <w:pPr>
        <w:ind w:left="2160" w:hanging="180"/>
      </w:pPr>
    </w:lvl>
    <w:lvl w:ilvl="3" w:tplc="10BC7B84">
      <w:start w:val="1"/>
      <w:numFmt w:val="decimal"/>
      <w:lvlText w:val="%4."/>
      <w:lvlJc w:val="left"/>
      <w:pPr>
        <w:ind w:left="2880" w:hanging="360"/>
      </w:pPr>
    </w:lvl>
    <w:lvl w:ilvl="4" w:tplc="08FE3E10">
      <w:start w:val="1"/>
      <w:numFmt w:val="lowerLetter"/>
      <w:lvlText w:val="%5."/>
      <w:lvlJc w:val="left"/>
      <w:pPr>
        <w:ind w:left="3600" w:hanging="360"/>
      </w:pPr>
    </w:lvl>
    <w:lvl w:ilvl="5" w:tplc="51A222C8">
      <w:start w:val="1"/>
      <w:numFmt w:val="lowerRoman"/>
      <w:lvlText w:val="%6."/>
      <w:lvlJc w:val="right"/>
      <w:pPr>
        <w:ind w:left="4320" w:hanging="180"/>
      </w:pPr>
    </w:lvl>
    <w:lvl w:ilvl="6" w:tplc="B540FF44">
      <w:start w:val="1"/>
      <w:numFmt w:val="decimal"/>
      <w:lvlText w:val="%7."/>
      <w:lvlJc w:val="left"/>
      <w:pPr>
        <w:ind w:left="5040" w:hanging="360"/>
      </w:pPr>
    </w:lvl>
    <w:lvl w:ilvl="7" w:tplc="9BE64A9A">
      <w:start w:val="1"/>
      <w:numFmt w:val="lowerLetter"/>
      <w:lvlText w:val="%8."/>
      <w:lvlJc w:val="left"/>
      <w:pPr>
        <w:ind w:left="5760" w:hanging="360"/>
      </w:pPr>
    </w:lvl>
    <w:lvl w:ilvl="8" w:tplc="6EFC30FE">
      <w:start w:val="1"/>
      <w:numFmt w:val="lowerRoman"/>
      <w:lvlText w:val="%9."/>
      <w:lvlJc w:val="right"/>
      <w:pPr>
        <w:ind w:left="6480" w:hanging="180"/>
      </w:pPr>
    </w:lvl>
  </w:abstractNum>
  <w:abstractNum w:abstractNumId="10" w15:restartNumberingAfterBreak="0">
    <w:nsid w:val="459E6E78"/>
    <w:multiLevelType w:val="hybridMultilevel"/>
    <w:tmpl w:val="89BA312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479E3C86"/>
    <w:multiLevelType w:val="hybridMultilevel"/>
    <w:tmpl w:val="5A6C5D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FEB3BCE"/>
    <w:multiLevelType w:val="hybridMultilevel"/>
    <w:tmpl w:val="3A589AD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502C7D63"/>
    <w:multiLevelType w:val="hybridMultilevel"/>
    <w:tmpl w:val="28D82B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03A068A"/>
    <w:multiLevelType w:val="singleLevel"/>
    <w:tmpl w:val="739A5DDC"/>
    <w:lvl w:ilvl="0">
      <w:start w:val="1"/>
      <w:numFmt w:val="bullet"/>
      <w:pStyle w:val="Bulletlisting3"/>
      <w:lvlText w:val=""/>
      <w:lvlJc w:val="left"/>
      <w:pPr>
        <w:tabs>
          <w:tab w:val="num" w:pos="1872"/>
        </w:tabs>
        <w:ind w:left="1872" w:hanging="432"/>
      </w:pPr>
      <w:rPr>
        <w:rFonts w:ascii="Symbol" w:hAnsi="Symbol" w:cs="Symbol" w:hint="default"/>
        <w:b w:val="0"/>
        <w:bCs w:val="0"/>
        <w:i w:val="0"/>
        <w:iCs w:val="0"/>
        <w:sz w:val="22"/>
        <w:szCs w:val="22"/>
      </w:rPr>
    </w:lvl>
  </w:abstractNum>
  <w:abstractNum w:abstractNumId="15" w15:restartNumberingAfterBreak="0">
    <w:nsid w:val="56703F1D"/>
    <w:multiLevelType w:val="multilevel"/>
    <w:tmpl w:val="CC82409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7B87510"/>
    <w:multiLevelType w:val="multilevel"/>
    <w:tmpl w:val="C568AB4C"/>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88400C2"/>
    <w:multiLevelType w:val="multilevel"/>
    <w:tmpl w:val="A68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447F8C"/>
    <w:multiLevelType w:val="multilevel"/>
    <w:tmpl w:val="35546598"/>
    <w:lvl w:ilvl="0">
      <w:start w:val="1"/>
      <w:numFmt w:val="decimal"/>
      <w:pStyle w:val="Heading1Times"/>
      <w:suff w:val="space"/>
      <w:lvlText w:val="%1."/>
      <w:lvlJc w:val="left"/>
      <w:pPr>
        <w:ind w:left="360" w:hanging="1080"/>
      </w:pPr>
      <w:rPr>
        <w:rFonts w:ascii="Times New Roman" w:hAnsi="Times New Roman" w:hint="default"/>
        <w:b/>
        <w:bCs/>
        <w:i w:val="0"/>
        <w:iCs w:val="0"/>
        <w:strike w:val="0"/>
        <w:dstrike w:val="0"/>
        <w:vanish w:val="0"/>
        <w:color w:val="000000"/>
        <w:spacing w:val="0"/>
        <w:kern w:val="0"/>
        <w:position w:val="0"/>
        <w:sz w:val="24"/>
        <w:szCs w:val="24"/>
        <w:vertAlign w:val="baseline"/>
        <w:em w:val="none"/>
      </w:rPr>
    </w:lvl>
    <w:lvl w:ilvl="1">
      <w:start w:val="1"/>
      <w:numFmt w:val="decimal"/>
      <w:pStyle w:val="Heading2Times"/>
      <w:suff w:val="space"/>
      <w:lvlText w:val="%1.%2"/>
      <w:lvlJc w:val="left"/>
      <w:pPr>
        <w:ind w:left="0" w:firstLine="0"/>
      </w:pPr>
      <w:rPr>
        <w:rFonts w:hint="default"/>
      </w:rPr>
    </w:lvl>
    <w:lvl w:ilvl="2">
      <w:start w:val="1"/>
      <w:numFmt w:val="decimal"/>
      <w:lvlText w:val="%1.%2.%3"/>
      <w:lvlJc w:val="left"/>
      <w:pPr>
        <w:tabs>
          <w:tab w:val="num" w:pos="720"/>
        </w:tabs>
        <w:ind w:left="720" w:firstLine="0"/>
      </w:pPr>
      <w:rPr>
        <w:rFonts w:ascii="Times New Roman" w:hAnsi="Times New Roman" w:cs="Arial" w:hint="default"/>
        <w:b w:val="0"/>
        <w:bCs/>
        <w:i w:val="0"/>
        <w:iCs w:val="0"/>
        <w:sz w:val="24"/>
        <w:szCs w:val="24"/>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64E73E3A"/>
    <w:multiLevelType w:val="multilevel"/>
    <w:tmpl w:val="D7C68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913195"/>
    <w:multiLevelType w:val="multilevel"/>
    <w:tmpl w:val="CC82409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64C3092"/>
    <w:multiLevelType w:val="multilevel"/>
    <w:tmpl w:val="CC82409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73C29D7"/>
    <w:multiLevelType w:val="multilevel"/>
    <w:tmpl w:val="BBEE3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B72829"/>
    <w:multiLevelType w:val="hybridMultilevel"/>
    <w:tmpl w:val="3C46BDB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DA57386"/>
    <w:multiLevelType w:val="hybridMultilevel"/>
    <w:tmpl w:val="1348380C"/>
    <w:lvl w:ilvl="0" w:tplc="B31256B6">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num w:numId="1" w16cid:durableId="1666592781">
    <w:abstractNumId w:val="9"/>
  </w:num>
  <w:num w:numId="2" w16cid:durableId="972297213">
    <w:abstractNumId w:val="1"/>
  </w:num>
  <w:num w:numId="3" w16cid:durableId="1661690068">
    <w:abstractNumId w:val="6"/>
  </w:num>
  <w:num w:numId="4" w16cid:durableId="14776377">
    <w:abstractNumId w:val="14"/>
  </w:num>
  <w:num w:numId="5" w16cid:durableId="1785228270">
    <w:abstractNumId w:val="5"/>
  </w:num>
  <w:num w:numId="6" w16cid:durableId="1999193172">
    <w:abstractNumId w:val="18"/>
  </w:num>
  <w:num w:numId="7" w16cid:durableId="923342251">
    <w:abstractNumId w:val="21"/>
  </w:num>
  <w:num w:numId="8" w16cid:durableId="576674953">
    <w:abstractNumId w:val="11"/>
  </w:num>
  <w:num w:numId="9" w16cid:durableId="739211258">
    <w:abstractNumId w:val="17"/>
  </w:num>
  <w:num w:numId="10" w16cid:durableId="369261205">
    <w:abstractNumId w:val="8"/>
  </w:num>
  <w:num w:numId="11" w16cid:durableId="864831961">
    <w:abstractNumId w:val="22"/>
  </w:num>
  <w:num w:numId="12" w16cid:durableId="974603382">
    <w:abstractNumId w:val="16"/>
  </w:num>
  <w:num w:numId="13" w16cid:durableId="1133134095">
    <w:abstractNumId w:val="3"/>
  </w:num>
  <w:num w:numId="14" w16cid:durableId="824509862">
    <w:abstractNumId w:val="24"/>
  </w:num>
  <w:num w:numId="15" w16cid:durableId="296493661">
    <w:abstractNumId w:val="19"/>
  </w:num>
  <w:num w:numId="16" w16cid:durableId="1797404145">
    <w:abstractNumId w:val="0"/>
  </w:num>
  <w:num w:numId="17" w16cid:durableId="979580599">
    <w:abstractNumId w:val="13"/>
  </w:num>
  <w:num w:numId="18" w16cid:durableId="63577243">
    <w:abstractNumId w:val="2"/>
  </w:num>
  <w:num w:numId="19" w16cid:durableId="188372652">
    <w:abstractNumId w:val="12"/>
  </w:num>
  <w:num w:numId="20" w16cid:durableId="2067487290">
    <w:abstractNumId w:val="15"/>
  </w:num>
  <w:num w:numId="21" w16cid:durableId="1653170916">
    <w:abstractNumId w:val="20"/>
  </w:num>
  <w:num w:numId="22" w16cid:durableId="244192796">
    <w:abstractNumId w:val="23"/>
  </w:num>
  <w:num w:numId="23" w16cid:durableId="808284715">
    <w:abstractNumId w:val="7"/>
  </w:num>
  <w:num w:numId="24" w16cid:durableId="1080643461">
    <w:abstractNumId w:val="4"/>
  </w:num>
  <w:num w:numId="25" w16cid:durableId="1705712419">
    <w:abstractNumId w:val="10"/>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Parker">
    <w15:presenceInfo w15:providerId="AD" w15:userId="S::cparker@wrhi.ac.za::19165e5f-e0a1-47d4-a6ad-d22b76848249"/>
  </w15:person>
  <w15:person w15:author="Oscar Radebe">
    <w15:presenceInfo w15:providerId="AD" w15:userId="S::oradebe@wrhi.ac.za::9b9adc1f-19d0-4219-8635-2d5e21b9902c"/>
  </w15:person>
  <w15:person w15:author="Shobna Sawry">
    <w15:presenceInfo w15:providerId="AD" w15:userId="S::ssawry@wrhi.ac.za::3d36ec30-b343-43a6-9af8-2a64eacd9a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forms" w:enforcement="0"/>
  <w:defaultTabStop w:val="720"/>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wszA2tTQHUcZmSjpKwanFxZn5eSAFJua1AGUBVpw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zwxp0er2sa0tevxamvt5a9wdes925002ws&quot;&gt;My EndNote Library RP2&lt;record-ids&gt;&lt;item&gt;385&lt;/item&gt;&lt;item&gt;386&lt;/item&gt;&lt;item&gt;387&lt;/item&gt;&lt;item&gt;388&lt;/item&gt;&lt;item&gt;389&lt;/item&gt;&lt;item&gt;390&lt;/item&gt;&lt;item&gt;392&lt;/item&gt;&lt;item&gt;393&lt;/item&gt;&lt;item&gt;394&lt;/item&gt;&lt;item&gt;395&lt;/item&gt;&lt;item&gt;401&lt;/item&gt;&lt;item&gt;408&lt;/item&gt;&lt;item&gt;410&lt;/item&gt;&lt;item&gt;413&lt;/item&gt;&lt;item&gt;415&lt;/item&gt;&lt;item&gt;417&lt;/item&gt;&lt;item&gt;419&lt;/item&gt;&lt;item&gt;420&lt;/item&gt;&lt;item&gt;421&lt;/item&gt;&lt;item&gt;422&lt;/item&gt;&lt;item&gt;424&lt;/item&gt;&lt;item&gt;425&lt;/item&gt;&lt;item&gt;426&lt;/item&gt;&lt;item&gt;430&lt;/item&gt;&lt;item&gt;432&lt;/item&gt;&lt;item&gt;433&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49&lt;/item&gt;&lt;item&gt;450&lt;/item&gt;&lt;item&gt;451&lt;/item&gt;&lt;item&gt;452&lt;/item&gt;&lt;item&gt;453&lt;/item&gt;&lt;item&gt;454&lt;/item&gt;&lt;item&gt;455&lt;/item&gt;&lt;item&gt;456&lt;/item&gt;&lt;item&gt;458&lt;/item&gt;&lt;item&gt;460&lt;/item&gt;&lt;item&gt;461&lt;/item&gt;&lt;item&gt;462&lt;/item&gt;&lt;item&gt;463&lt;/item&gt;&lt;item&gt;466&lt;/item&gt;&lt;item&gt;467&lt;/item&gt;&lt;item&gt;468&lt;/item&gt;&lt;item&gt;469&lt;/item&gt;&lt;item&gt;471&lt;/item&gt;&lt;item&gt;472&lt;/item&gt;&lt;item&gt;473&lt;/item&gt;&lt;item&gt;474&lt;/item&gt;&lt;item&gt;476&lt;/item&gt;&lt;item&gt;479&lt;/item&gt;&lt;item&gt;480&lt;/item&gt;&lt;item&gt;481&lt;/item&gt;&lt;item&gt;482&lt;/item&gt;&lt;item&gt;484&lt;/item&gt;&lt;/record-ids&gt;&lt;/item&gt;&lt;/Libraries&gt;"/>
  </w:docVars>
  <w:rsids>
    <w:rsidRoot w:val="00846E02"/>
    <w:rsid w:val="00000390"/>
    <w:rsid w:val="000003B1"/>
    <w:rsid w:val="0000042F"/>
    <w:rsid w:val="00000935"/>
    <w:rsid w:val="00000A72"/>
    <w:rsid w:val="00000B24"/>
    <w:rsid w:val="00000BDE"/>
    <w:rsid w:val="00000C62"/>
    <w:rsid w:val="00000F4E"/>
    <w:rsid w:val="00000F8F"/>
    <w:rsid w:val="0000101F"/>
    <w:rsid w:val="0000117B"/>
    <w:rsid w:val="00002AFC"/>
    <w:rsid w:val="000033D4"/>
    <w:rsid w:val="0000340E"/>
    <w:rsid w:val="00003A15"/>
    <w:rsid w:val="00003BE9"/>
    <w:rsid w:val="00005440"/>
    <w:rsid w:val="00005E22"/>
    <w:rsid w:val="00005F30"/>
    <w:rsid w:val="000068BA"/>
    <w:rsid w:val="0000713A"/>
    <w:rsid w:val="00007CAF"/>
    <w:rsid w:val="00007DDD"/>
    <w:rsid w:val="00010584"/>
    <w:rsid w:val="00011DF5"/>
    <w:rsid w:val="00011FC6"/>
    <w:rsid w:val="000129DD"/>
    <w:rsid w:val="00012AB1"/>
    <w:rsid w:val="00012D7A"/>
    <w:rsid w:val="00012E2B"/>
    <w:rsid w:val="00012FD6"/>
    <w:rsid w:val="00012FF6"/>
    <w:rsid w:val="00013B3E"/>
    <w:rsid w:val="00013F8D"/>
    <w:rsid w:val="000149EF"/>
    <w:rsid w:val="00014AF4"/>
    <w:rsid w:val="00014CFF"/>
    <w:rsid w:val="000162BA"/>
    <w:rsid w:val="000167AE"/>
    <w:rsid w:val="00016B27"/>
    <w:rsid w:val="000171C5"/>
    <w:rsid w:val="000174C4"/>
    <w:rsid w:val="00017E21"/>
    <w:rsid w:val="000200DD"/>
    <w:rsid w:val="00020464"/>
    <w:rsid w:val="00020C16"/>
    <w:rsid w:val="00020E6F"/>
    <w:rsid w:val="00021776"/>
    <w:rsid w:val="00023203"/>
    <w:rsid w:val="0002361A"/>
    <w:rsid w:val="000239FB"/>
    <w:rsid w:val="00023E5F"/>
    <w:rsid w:val="00023F9B"/>
    <w:rsid w:val="000241B4"/>
    <w:rsid w:val="0002469D"/>
    <w:rsid w:val="00024BA8"/>
    <w:rsid w:val="000251C9"/>
    <w:rsid w:val="00025520"/>
    <w:rsid w:val="00025A67"/>
    <w:rsid w:val="00025B89"/>
    <w:rsid w:val="00025E53"/>
    <w:rsid w:val="0002622D"/>
    <w:rsid w:val="000262AF"/>
    <w:rsid w:val="00026D2C"/>
    <w:rsid w:val="00027B32"/>
    <w:rsid w:val="000308BE"/>
    <w:rsid w:val="00031EEB"/>
    <w:rsid w:val="0003214C"/>
    <w:rsid w:val="000325B9"/>
    <w:rsid w:val="00032628"/>
    <w:rsid w:val="00032E5D"/>
    <w:rsid w:val="00032F98"/>
    <w:rsid w:val="00033CAA"/>
    <w:rsid w:val="00034117"/>
    <w:rsid w:val="0003455E"/>
    <w:rsid w:val="00034D92"/>
    <w:rsid w:val="000351D2"/>
    <w:rsid w:val="000352CD"/>
    <w:rsid w:val="000356E1"/>
    <w:rsid w:val="00035D9C"/>
    <w:rsid w:val="0003694C"/>
    <w:rsid w:val="0003756A"/>
    <w:rsid w:val="000376CF"/>
    <w:rsid w:val="00037F58"/>
    <w:rsid w:val="000400CD"/>
    <w:rsid w:val="000401C9"/>
    <w:rsid w:val="00040771"/>
    <w:rsid w:val="0004086F"/>
    <w:rsid w:val="00040FF7"/>
    <w:rsid w:val="000435D3"/>
    <w:rsid w:val="00043A45"/>
    <w:rsid w:val="00043BFD"/>
    <w:rsid w:val="00043F0F"/>
    <w:rsid w:val="00045198"/>
    <w:rsid w:val="00045771"/>
    <w:rsid w:val="000460F8"/>
    <w:rsid w:val="00046885"/>
    <w:rsid w:val="00046B9D"/>
    <w:rsid w:val="00046BA6"/>
    <w:rsid w:val="0004717E"/>
    <w:rsid w:val="00047187"/>
    <w:rsid w:val="00047413"/>
    <w:rsid w:val="0005031B"/>
    <w:rsid w:val="0005117C"/>
    <w:rsid w:val="00051E69"/>
    <w:rsid w:val="000527FE"/>
    <w:rsid w:val="00052960"/>
    <w:rsid w:val="00052A4B"/>
    <w:rsid w:val="00052C86"/>
    <w:rsid w:val="00052D60"/>
    <w:rsid w:val="000539EB"/>
    <w:rsid w:val="00053A7B"/>
    <w:rsid w:val="00053B46"/>
    <w:rsid w:val="00053D40"/>
    <w:rsid w:val="0005441A"/>
    <w:rsid w:val="000544DD"/>
    <w:rsid w:val="00054C38"/>
    <w:rsid w:val="00054EB6"/>
    <w:rsid w:val="000550F7"/>
    <w:rsid w:val="00055114"/>
    <w:rsid w:val="00055719"/>
    <w:rsid w:val="000557E5"/>
    <w:rsid w:val="0005580B"/>
    <w:rsid w:val="0005599B"/>
    <w:rsid w:val="00055B72"/>
    <w:rsid w:val="00055C9D"/>
    <w:rsid w:val="000564CD"/>
    <w:rsid w:val="00056896"/>
    <w:rsid w:val="00057211"/>
    <w:rsid w:val="00057744"/>
    <w:rsid w:val="00057955"/>
    <w:rsid w:val="000607A1"/>
    <w:rsid w:val="00061A83"/>
    <w:rsid w:val="0006266F"/>
    <w:rsid w:val="000630B7"/>
    <w:rsid w:val="0006310F"/>
    <w:rsid w:val="00063C1A"/>
    <w:rsid w:val="00064142"/>
    <w:rsid w:val="00064B04"/>
    <w:rsid w:val="00065128"/>
    <w:rsid w:val="000652F0"/>
    <w:rsid w:val="00066151"/>
    <w:rsid w:val="0007072A"/>
    <w:rsid w:val="00070A60"/>
    <w:rsid w:val="00070AB0"/>
    <w:rsid w:val="00070F27"/>
    <w:rsid w:val="00071249"/>
    <w:rsid w:val="000723E3"/>
    <w:rsid w:val="00073906"/>
    <w:rsid w:val="00073C0F"/>
    <w:rsid w:val="00073DF0"/>
    <w:rsid w:val="00074AC6"/>
    <w:rsid w:val="00074E8D"/>
    <w:rsid w:val="00075144"/>
    <w:rsid w:val="0007585D"/>
    <w:rsid w:val="00075C03"/>
    <w:rsid w:val="0007671F"/>
    <w:rsid w:val="000770F9"/>
    <w:rsid w:val="000777EB"/>
    <w:rsid w:val="00080ADA"/>
    <w:rsid w:val="00080CB3"/>
    <w:rsid w:val="0008115D"/>
    <w:rsid w:val="00081D7A"/>
    <w:rsid w:val="00081E47"/>
    <w:rsid w:val="00082313"/>
    <w:rsid w:val="000826BD"/>
    <w:rsid w:val="00083269"/>
    <w:rsid w:val="00083551"/>
    <w:rsid w:val="00083B58"/>
    <w:rsid w:val="00083CF0"/>
    <w:rsid w:val="0008421E"/>
    <w:rsid w:val="000843AA"/>
    <w:rsid w:val="0008553E"/>
    <w:rsid w:val="00085720"/>
    <w:rsid w:val="00085824"/>
    <w:rsid w:val="00085E2F"/>
    <w:rsid w:val="00086487"/>
    <w:rsid w:val="00087143"/>
    <w:rsid w:val="00087A18"/>
    <w:rsid w:val="000901E5"/>
    <w:rsid w:val="0009023B"/>
    <w:rsid w:val="000905C5"/>
    <w:rsid w:val="000905F5"/>
    <w:rsid w:val="00092066"/>
    <w:rsid w:val="00092C6F"/>
    <w:rsid w:val="00092E34"/>
    <w:rsid w:val="00093BEE"/>
    <w:rsid w:val="00094684"/>
    <w:rsid w:val="000949DB"/>
    <w:rsid w:val="00094B79"/>
    <w:rsid w:val="00094E63"/>
    <w:rsid w:val="000955D4"/>
    <w:rsid w:val="00095605"/>
    <w:rsid w:val="0009576F"/>
    <w:rsid w:val="00095DE3"/>
    <w:rsid w:val="00096113"/>
    <w:rsid w:val="00096417"/>
    <w:rsid w:val="00096981"/>
    <w:rsid w:val="00097E2A"/>
    <w:rsid w:val="000A012B"/>
    <w:rsid w:val="000A03E2"/>
    <w:rsid w:val="000A0E23"/>
    <w:rsid w:val="000A1B73"/>
    <w:rsid w:val="000A1D3C"/>
    <w:rsid w:val="000A3F34"/>
    <w:rsid w:val="000A4068"/>
    <w:rsid w:val="000A4F3A"/>
    <w:rsid w:val="000A5637"/>
    <w:rsid w:val="000A57EF"/>
    <w:rsid w:val="000A5E42"/>
    <w:rsid w:val="000A5FA8"/>
    <w:rsid w:val="000A6165"/>
    <w:rsid w:val="000A67CD"/>
    <w:rsid w:val="000A688C"/>
    <w:rsid w:val="000A710D"/>
    <w:rsid w:val="000A7A38"/>
    <w:rsid w:val="000B051E"/>
    <w:rsid w:val="000B1222"/>
    <w:rsid w:val="000B14CB"/>
    <w:rsid w:val="000B2966"/>
    <w:rsid w:val="000B2DD2"/>
    <w:rsid w:val="000B2E38"/>
    <w:rsid w:val="000B3B18"/>
    <w:rsid w:val="000B3B4B"/>
    <w:rsid w:val="000B48A7"/>
    <w:rsid w:val="000B4AA9"/>
    <w:rsid w:val="000B4F24"/>
    <w:rsid w:val="000B5A76"/>
    <w:rsid w:val="000B5F2C"/>
    <w:rsid w:val="000B6371"/>
    <w:rsid w:val="000B6A18"/>
    <w:rsid w:val="000B6F88"/>
    <w:rsid w:val="000C09C3"/>
    <w:rsid w:val="000C0DAB"/>
    <w:rsid w:val="000C1A21"/>
    <w:rsid w:val="000C1F37"/>
    <w:rsid w:val="000C31A8"/>
    <w:rsid w:val="000C445E"/>
    <w:rsid w:val="000C4F25"/>
    <w:rsid w:val="000C5BC1"/>
    <w:rsid w:val="000C62E5"/>
    <w:rsid w:val="000C6A68"/>
    <w:rsid w:val="000C73C0"/>
    <w:rsid w:val="000C7408"/>
    <w:rsid w:val="000C7867"/>
    <w:rsid w:val="000D0492"/>
    <w:rsid w:val="000D04F9"/>
    <w:rsid w:val="000D092C"/>
    <w:rsid w:val="000D183A"/>
    <w:rsid w:val="000D1F97"/>
    <w:rsid w:val="000D3257"/>
    <w:rsid w:val="000D3F1C"/>
    <w:rsid w:val="000D459B"/>
    <w:rsid w:val="000D4CBC"/>
    <w:rsid w:val="000D66B4"/>
    <w:rsid w:val="000D69A8"/>
    <w:rsid w:val="000D6CA2"/>
    <w:rsid w:val="000D72BA"/>
    <w:rsid w:val="000D7C3C"/>
    <w:rsid w:val="000E0512"/>
    <w:rsid w:val="000E098C"/>
    <w:rsid w:val="000E1639"/>
    <w:rsid w:val="000E2860"/>
    <w:rsid w:val="000E3490"/>
    <w:rsid w:val="000E3E2A"/>
    <w:rsid w:val="000E4845"/>
    <w:rsid w:val="000E5CF4"/>
    <w:rsid w:val="000E65B3"/>
    <w:rsid w:val="000E77F3"/>
    <w:rsid w:val="000E7A8A"/>
    <w:rsid w:val="000F0212"/>
    <w:rsid w:val="000F09DD"/>
    <w:rsid w:val="000F10D4"/>
    <w:rsid w:val="000F13F5"/>
    <w:rsid w:val="000F1D4D"/>
    <w:rsid w:val="000F2605"/>
    <w:rsid w:val="000F27D5"/>
    <w:rsid w:val="000F34E1"/>
    <w:rsid w:val="000F3509"/>
    <w:rsid w:val="000F3F45"/>
    <w:rsid w:val="000F4429"/>
    <w:rsid w:val="000F44FD"/>
    <w:rsid w:val="000F4821"/>
    <w:rsid w:val="000F4BD4"/>
    <w:rsid w:val="000F5274"/>
    <w:rsid w:val="000F5B44"/>
    <w:rsid w:val="000F64BD"/>
    <w:rsid w:val="000F6A88"/>
    <w:rsid w:val="000F7729"/>
    <w:rsid w:val="00100C7C"/>
    <w:rsid w:val="00101318"/>
    <w:rsid w:val="0010161E"/>
    <w:rsid w:val="00101C46"/>
    <w:rsid w:val="00101FFE"/>
    <w:rsid w:val="00102133"/>
    <w:rsid w:val="001023DC"/>
    <w:rsid w:val="0010243E"/>
    <w:rsid w:val="00102515"/>
    <w:rsid w:val="001029BE"/>
    <w:rsid w:val="00102D7B"/>
    <w:rsid w:val="00103C4C"/>
    <w:rsid w:val="00103E70"/>
    <w:rsid w:val="00104BDA"/>
    <w:rsid w:val="0010512E"/>
    <w:rsid w:val="00105B48"/>
    <w:rsid w:val="00105C20"/>
    <w:rsid w:val="00106B34"/>
    <w:rsid w:val="00106E7C"/>
    <w:rsid w:val="00107A32"/>
    <w:rsid w:val="00107F12"/>
    <w:rsid w:val="00111C9F"/>
    <w:rsid w:val="00111D0D"/>
    <w:rsid w:val="00111E13"/>
    <w:rsid w:val="00112650"/>
    <w:rsid w:val="00112665"/>
    <w:rsid w:val="0011336C"/>
    <w:rsid w:val="001133EF"/>
    <w:rsid w:val="00113572"/>
    <w:rsid w:val="00113C27"/>
    <w:rsid w:val="001144B6"/>
    <w:rsid w:val="00114884"/>
    <w:rsid w:val="00114D55"/>
    <w:rsid w:val="0011643B"/>
    <w:rsid w:val="00117CFE"/>
    <w:rsid w:val="00117DFB"/>
    <w:rsid w:val="00120914"/>
    <w:rsid w:val="001212DC"/>
    <w:rsid w:val="00121B87"/>
    <w:rsid w:val="00122A8B"/>
    <w:rsid w:val="001238BA"/>
    <w:rsid w:val="00124AF6"/>
    <w:rsid w:val="00124BFA"/>
    <w:rsid w:val="0012564B"/>
    <w:rsid w:val="0012566C"/>
    <w:rsid w:val="001256CD"/>
    <w:rsid w:val="001257C0"/>
    <w:rsid w:val="00125B27"/>
    <w:rsid w:val="0012629A"/>
    <w:rsid w:val="00127850"/>
    <w:rsid w:val="001278A9"/>
    <w:rsid w:val="00130061"/>
    <w:rsid w:val="00130120"/>
    <w:rsid w:val="0013058A"/>
    <w:rsid w:val="00131228"/>
    <w:rsid w:val="001313DD"/>
    <w:rsid w:val="0013171E"/>
    <w:rsid w:val="00131B2F"/>
    <w:rsid w:val="00132CF3"/>
    <w:rsid w:val="00132F94"/>
    <w:rsid w:val="00133205"/>
    <w:rsid w:val="00133AE3"/>
    <w:rsid w:val="0013446E"/>
    <w:rsid w:val="001364C8"/>
    <w:rsid w:val="00136508"/>
    <w:rsid w:val="0013650A"/>
    <w:rsid w:val="00136C3E"/>
    <w:rsid w:val="001377A8"/>
    <w:rsid w:val="00137E19"/>
    <w:rsid w:val="00140753"/>
    <w:rsid w:val="00140D2B"/>
    <w:rsid w:val="00141BB2"/>
    <w:rsid w:val="00141C62"/>
    <w:rsid w:val="00142082"/>
    <w:rsid w:val="001422C3"/>
    <w:rsid w:val="00142663"/>
    <w:rsid w:val="00142A81"/>
    <w:rsid w:val="00144871"/>
    <w:rsid w:val="00144990"/>
    <w:rsid w:val="00144CF7"/>
    <w:rsid w:val="00144D7D"/>
    <w:rsid w:val="00144FB1"/>
    <w:rsid w:val="00145776"/>
    <w:rsid w:val="00145848"/>
    <w:rsid w:val="00145880"/>
    <w:rsid w:val="001501F2"/>
    <w:rsid w:val="00150F3C"/>
    <w:rsid w:val="001530D6"/>
    <w:rsid w:val="00153898"/>
    <w:rsid w:val="00153D42"/>
    <w:rsid w:val="00153ED7"/>
    <w:rsid w:val="0015408B"/>
    <w:rsid w:val="001542BA"/>
    <w:rsid w:val="00155004"/>
    <w:rsid w:val="00155825"/>
    <w:rsid w:val="00157157"/>
    <w:rsid w:val="00157311"/>
    <w:rsid w:val="00157A0C"/>
    <w:rsid w:val="00157A1B"/>
    <w:rsid w:val="001603DD"/>
    <w:rsid w:val="00160B40"/>
    <w:rsid w:val="00161178"/>
    <w:rsid w:val="00161307"/>
    <w:rsid w:val="00161598"/>
    <w:rsid w:val="0016159E"/>
    <w:rsid w:val="001615EF"/>
    <w:rsid w:val="00161795"/>
    <w:rsid w:val="00162246"/>
    <w:rsid w:val="0016224A"/>
    <w:rsid w:val="00162265"/>
    <w:rsid w:val="00162D79"/>
    <w:rsid w:val="0016313D"/>
    <w:rsid w:val="0016314A"/>
    <w:rsid w:val="00164047"/>
    <w:rsid w:val="001642FB"/>
    <w:rsid w:val="001647B2"/>
    <w:rsid w:val="001655DB"/>
    <w:rsid w:val="00166697"/>
    <w:rsid w:val="001669AD"/>
    <w:rsid w:val="00166B8A"/>
    <w:rsid w:val="00167989"/>
    <w:rsid w:val="00167B37"/>
    <w:rsid w:val="00167E73"/>
    <w:rsid w:val="0017013E"/>
    <w:rsid w:val="00170388"/>
    <w:rsid w:val="001704F9"/>
    <w:rsid w:val="00170C1B"/>
    <w:rsid w:val="00170CD2"/>
    <w:rsid w:val="00171744"/>
    <w:rsid w:val="00172379"/>
    <w:rsid w:val="00173336"/>
    <w:rsid w:val="001734E3"/>
    <w:rsid w:val="00173879"/>
    <w:rsid w:val="00173F70"/>
    <w:rsid w:val="00175806"/>
    <w:rsid w:val="00175CC1"/>
    <w:rsid w:val="0017611B"/>
    <w:rsid w:val="00176131"/>
    <w:rsid w:val="001765C7"/>
    <w:rsid w:val="00177A47"/>
    <w:rsid w:val="00177D6B"/>
    <w:rsid w:val="00177DF6"/>
    <w:rsid w:val="0018020E"/>
    <w:rsid w:val="0018033B"/>
    <w:rsid w:val="0018050B"/>
    <w:rsid w:val="00180BDF"/>
    <w:rsid w:val="00180C87"/>
    <w:rsid w:val="00181F94"/>
    <w:rsid w:val="001829F5"/>
    <w:rsid w:val="001830AC"/>
    <w:rsid w:val="001834BE"/>
    <w:rsid w:val="0018352A"/>
    <w:rsid w:val="001839AC"/>
    <w:rsid w:val="00183DA7"/>
    <w:rsid w:val="00186746"/>
    <w:rsid w:val="00186E79"/>
    <w:rsid w:val="0018739A"/>
    <w:rsid w:val="00187784"/>
    <w:rsid w:val="00190513"/>
    <w:rsid w:val="001905AE"/>
    <w:rsid w:val="00190DE5"/>
    <w:rsid w:val="001910A9"/>
    <w:rsid w:val="00192053"/>
    <w:rsid w:val="00192AA1"/>
    <w:rsid w:val="00192BDC"/>
    <w:rsid w:val="001930D6"/>
    <w:rsid w:val="00193257"/>
    <w:rsid w:val="001935AB"/>
    <w:rsid w:val="001935F4"/>
    <w:rsid w:val="00193637"/>
    <w:rsid w:val="00194414"/>
    <w:rsid w:val="001944B4"/>
    <w:rsid w:val="0019492E"/>
    <w:rsid w:val="00195381"/>
    <w:rsid w:val="001953C3"/>
    <w:rsid w:val="00195D63"/>
    <w:rsid w:val="00196ACD"/>
    <w:rsid w:val="00196B22"/>
    <w:rsid w:val="00196B6B"/>
    <w:rsid w:val="00196D44"/>
    <w:rsid w:val="00196DDC"/>
    <w:rsid w:val="00196DE7"/>
    <w:rsid w:val="001976E1"/>
    <w:rsid w:val="00197B20"/>
    <w:rsid w:val="001A0650"/>
    <w:rsid w:val="001A3908"/>
    <w:rsid w:val="001A46DD"/>
    <w:rsid w:val="001A4ADF"/>
    <w:rsid w:val="001A4E14"/>
    <w:rsid w:val="001A5DE6"/>
    <w:rsid w:val="001A6375"/>
    <w:rsid w:val="001A6739"/>
    <w:rsid w:val="001A7525"/>
    <w:rsid w:val="001B00A2"/>
    <w:rsid w:val="001B15B8"/>
    <w:rsid w:val="001B2091"/>
    <w:rsid w:val="001B22E3"/>
    <w:rsid w:val="001B2D39"/>
    <w:rsid w:val="001B328F"/>
    <w:rsid w:val="001B3390"/>
    <w:rsid w:val="001B35CD"/>
    <w:rsid w:val="001B5899"/>
    <w:rsid w:val="001B63E1"/>
    <w:rsid w:val="001B64CB"/>
    <w:rsid w:val="001B65BF"/>
    <w:rsid w:val="001B752E"/>
    <w:rsid w:val="001B7A6E"/>
    <w:rsid w:val="001B7E72"/>
    <w:rsid w:val="001C28A7"/>
    <w:rsid w:val="001C29AD"/>
    <w:rsid w:val="001C29D7"/>
    <w:rsid w:val="001C3BCE"/>
    <w:rsid w:val="001C4250"/>
    <w:rsid w:val="001C4999"/>
    <w:rsid w:val="001C51B6"/>
    <w:rsid w:val="001C538D"/>
    <w:rsid w:val="001C5AFE"/>
    <w:rsid w:val="001C661B"/>
    <w:rsid w:val="001D05C4"/>
    <w:rsid w:val="001D1232"/>
    <w:rsid w:val="001D148D"/>
    <w:rsid w:val="001D17FD"/>
    <w:rsid w:val="001D2397"/>
    <w:rsid w:val="001D281D"/>
    <w:rsid w:val="001D28E7"/>
    <w:rsid w:val="001D42C5"/>
    <w:rsid w:val="001D4D62"/>
    <w:rsid w:val="001D5BE6"/>
    <w:rsid w:val="001D60B3"/>
    <w:rsid w:val="001D6B1D"/>
    <w:rsid w:val="001D78CC"/>
    <w:rsid w:val="001D7BBF"/>
    <w:rsid w:val="001E032B"/>
    <w:rsid w:val="001E034D"/>
    <w:rsid w:val="001E05A5"/>
    <w:rsid w:val="001E069F"/>
    <w:rsid w:val="001E0B86"/>
    <w:rsid w:val="001E0C05"/>
    <w:rsid w:val="001E0F44"/>
    <w:rsid w:val="001E1F48"/>
    <w:rsid w:val="001E25F4"/>
    <w:rsid w:val="001E2DA7"/>
    <w:rsid w:val="001E32B1"/>
    <w:rsid w:val="001E3E83"/>
    <w:rsid w:val="001E449F"/>
    <w:rsid w:val="001E53A4"/>
    <w:rsid w:val="001E54A5"/>
    <w:rsid w:val="001E5A93"/>
    <w:rsid w:val="001E5F1D"/>
    <w:rsid w:val="001E6778"/>
    <w:rsid w:val="001E6939"/>
    <w:rsid w:val="001E6E5B"/>
    <w:rsid w:val="001E74D2"/>
    <w:rsid w:val="001E7A39"/>
    <w:rsid w:val="001E7CB1"/>
    <w:rsid w:val="001F12C4"/>
    <w:rsid w:val="001F17BE"/>
    <w:rsid w:val="001F1C3C"/>
    <w:rsid w:val="001F2563"/>
    <w:rsid w:val="001F2AB8"/>
    <w:rsid w:val="001F34C3"/>
    <w:rsid w:val="001F3915"/>
    <w:rsid w:val="001F3FE3"/>
    <w:rsid w:val="001F4723"/>
    <w:rsid w:val="001F49EE"/>
    <w:rsid w:val="001F4E39"/>
    <w:rsid w:val="001F4F9D"/>
    <w:rsid w:val="001F4FF5"/>
    <w:rsid w:val="001F60FF"/>
    <w:rsid w:val="001F6363"/>
    <w:rsid w:val="001F70B5"/>
    <w:rsid w:val="001F70FC"/>
    <w:rsid w:val="001F75F9"/>
    <w:rsid w:val="001F79EE"/>
    <w:rsid w:val="00200F11"/>
    <w:rsid w:val="00201129"/>
    <w:rsid w:val="00201161"/>
    <w:rsid w:val="00201DF2"/>
    <w:rsid w:val="00201E63"/>
    <w:rsid w:val="002022C4"/>
    <w:rsid w:val="00202A08"/>
    <w:rsid w:val="00202B67"/>
    <w:rsid w:val="00202F73"/>
    <w:rsid w:val="00203BAC"/>
    <w:rsid w:val="002041EE"/>
    <w:rsid w:val="00204475"/>
    <w:rsid w:val="002047A0"/>
    <w:rsid w:val="00204B5F"/>
    <w:rsid w:val="00205161"/>
    <w:rsid w:val="00206A7D"/>
    <w:rsid w:val="00207101"/>
    <w:rsid w:val="002073EB"/>
    <w:rsid w:val="00210371"/>
    <w:rsid w:val="0021090A"/>
    <w:rsid w:val="00210DE9"/>
    <w:rsid w:val="002116A6"/>
    <w:rsid w:val="00211D78"/>
    <w:rsid w:val="00212148"/>
    <w:rsid w:val="00212C7E"/>
    <w:rsid w:val="002135D5"/>
    <w:rsid w:val="00214253"/>
    <w:rsid w:val="00214C94"/>
    <w:rsid w:val="00214EE4"/>
    <w:rsid w:val="002156A1"/>
    <w:rsid w:val="0021588C"/>
    <w:rsid w:val="00215900"/>
    <w:rsid w:val="00215B99"/>
    <w:rsid w:val="0021617C"/>
    <w:rsid w:val="0021635D"/>
    <w:rsid w:val="0021655F"/>
    <w:rsid w:val="00216A5E"/>
    <w:rsid w:val="002179FA"/>
    <w:rsid w:val="00220D92"/>
    <w:rsid w:val="00222488"/>
    <w:rsid w:val="002224E0"/>
    <w:rsid w:val="00222D62"/>
    <w:rsid w:val="00224534"/>
    <w:rsid w:val="00224FDC"/>
    <w:rsid w:val="002256A5"/>
    <w:rsid w:val="002257F6"/>
    <w:rsid w:val="00226335"/>
    <w:rsid w:val="00226C09"/>
    <w:rsid w:val="00227538"/>
    <w:rsid w:val="00227D31"/>
    <w:rsid w:val="002300A2"/>
    <w:rsid w:val="00233363"/>
    <w:rsid w:val="0023390B"/>
    <w:rsid w:val="00234E81"/>
    <w:rsid w:val="00235BEF"/>
    <w:rsid w:val="0023658E"/>
    <w:rsid w:val="002366D4"/>
    <w:rsid w:val="00236BDA"/>
    <w:rsid w:val="00237264"/>
    <w:rsid w:val="00237A26"/>
    <w:rsid w:val="00237A9D"/>
    <w:rsid w:val="00237E20"/>
    <w:rsid w:val="002404EA"/>
    <w:rsid w:val="002408B0"/>
    <w:rsid w:val="00240C38"/>
    <w:rsid w:val="0024137D"/>
    <w:rsid w:val="00241793"/>
    <w:rsid w:val="002419EB"/>
    <w:rsid w:val="00241A50"/>
    <w:rsid w:val="002423A6"/>
    <w:rsid w:val="00242881"/>
    <w:rsid w:val="00242BA4"/>
    <w:rsid w:val="0024396F"/>
    <w:rsid w:val="00244E05"/>
    <w:rsid w:val="00244E81"/>
    <w:rsid w:val="00244F31"/>
    <w:rsid w:val="002452E0"/>
    <w:rsid w:val="002457A8"/>
    <w:rsid w:val="00246094"/>
    <w:rsid w:val="002471E7"/>
    <w:rsid w:val="0025012C"/>
    <w:rsid w:val="002501C3"/>
    <w:rsid w:val="002502CC"/>
    <w:rsid w:val="00250609"/>
    <w:rsid w:val="0025227F"/>
    <w:rsid w:val="002526FA"/>
    <w:rsid w:val="00253859"/>
    <w:rsid w:val="00254297"/>
    <w:rsid w:val="00254515"/>
    <w:rsid w:val="00254CB4"/>
    <w:rsid w:val="00254DE0"/>
    <w:rsid w:val="00254F74"/>
    <w:rsid w:val="00255644"/>
    <w:rsid w:val="0025682A"/>
    <w:rsid w:val="00257182"/>
    <w:rsid w:val="002574BD"/>
    <w:rsid w:val="00257B96"/>
    <w:rsid w:val="002605C1"/>
    <w:rsid w:val="002605DB"/>
    <w:rsid w:val="002619BA"/>
    <w:rsid w:val="00261B96"/>
    <w:rsid w:val="00261F16"/>
    <w:rsid w:val="00262DB1"/>
    <w:rsid w:val="00262FA8"/>
    <w:rsid w:val="00263C4E"/>
    <w:rsid w:val="00264241"/>
    <w:rsid w:val="00264CB4"/>
    <w:rsid w:val="00264CD1"/>
    <w:rsid w:val="00265BD0"/>
    <w:rsid w:val="00266720"/>
    <w:rsid w:val="00266A08"/>
    <w:rsid w:val="00266AB4"/>
    <w:rsid w:val="00267885"/>
    <w:rsid w:val="00270121"/>
    <w:rsid w:val="00270138"/>
    <w:rsid w:val="00270275"/>
    <w:rsid w:val="002704A8"/>
    <w:rsid w:val="00271029"/>
    <w:rsid w:val="00271A46"/>
    <w:rsid w:val="00271CB2"/>
    <w:rsid w:val="0027249B"/>
    <w:rsid w:val="0027433E"/>
    <w:rsid w:val="00274646"/>
    <w:rsid w:val="00274AB3"/>
    <w:rsid w:val="00274BB7"/>
    <w:rsid w:val="00274E95"/>
    <w:rsid w:val="0027548D"/>
    <w:rsid w:val="00277FFB"/>
    <w:rsid w:val="00280542"/>
    <w:rsid w:val="00280784"/>
    <w:rsid w:val="00280E9A"/>
    <w:rsid w:val="002818C9"/>
    <w:rsid w:val="0028266E"/>
    <w:rsid w:val="00282D85"/>
    <w:rsid w:val="00283BE7"/>
    <w:rsid w:val="00283D5C"/>
    <w:rsid w:val="00283FF5"/>
    <w:rsid w:val="002840C1"/>
    <w:rsid w:val="00284393"/>
    <w:rsid w:val="00284B51"/>
    <w:rsid w:val="00284C84"/>
    <w:rsid w:val="002869EB"/>
    <w:rsid w:val="00286BC1"/>
    <w:rsid w:val="00286BC6"/>
    <w:rsid w:val="00287370"/>
    <w:rsid w:val="00287C7E"/>
    <w:rsid w:val="0029029B"/>
    <w:rsid w:val="002902C1"/>
    <w:rsid w:val="00290709"/>
    <w:rsid w:val="00290948"/>
    <w:rsid w:val="00291053"/>
    <w:rsid w:val="0029156A"/>
    <w:rsid w:val="0029171C"/>
    <w:rsid w:val="00291CE1"/>
    <w:rsid w:val="002926AA"/>
    <w:rsid w:val="00293135"/>
    <w:rsid w:val="002935C7"/>
    <w:rsid w:val="002938BD"/>
    <w:rsid w:val="00294302"/>
    <w:rsid w:val="00294425"/>
    <w:rsid w:val="00294EAD"/>
    <w:rsid w:val="00294F74"/>
    <w:rsid w:val="00295EC9"/>
    <w:rsid w:val="0029688C"/>
    <w:rsid w:val="00296EB8"/>
    <w:rsid w:val="002972D1"/>
    <w:rsid w:val="002979ED"/>
    <w:rsid w:val="002A00A2"/>
    <w:rsid w:val="002A1174"/>
    <w:rsid w:val="002A1900"/>
    <w:rsid w:val="002A1903"/>
    <w:rsid w:val="002A1B7E"/>
    <w:rsid w:val="002A211A"/>
    <w:rsid w:val="002A337D"/>
    <w:rsid w:val="002A3395"/>
    <w:rsid w:val="002A516E"/>
    <w:rsid w:val="002A5F18"/>
    <w:rsid w:val="002A624C"/>
    <w:rsid w:val="002A674B"/>
    <w:rsid w:val="002A6C4D"/>
    <w:rsid w:val="002A750B"/>
    <w:rsid w:val="002A758B"/>
    <w:rsid w:val="002B03EC"/>
    <w:rsid w:val="002B09E6"/>
    <w:rsid w:val="002B0B1E"/>
    <w:rsid w:val="002B0CF8"/>
    <w:rsid w:val="002B0F10"/>
    <w:rsid w:val="002B1054"/>
    <w:rsid w:val="002B115E"/>
    <w:rsid w:val="002B1276"/>
    <w:rsid w:val="002B239C"/>
    <w:rsid w:val="002B23FD"/>
    <w:rsid w:val="002B281C"/>
    <w:rsid w:val="002B4458"/>
    <w:rsid w:val="002B4497"/>
    <w:rsid w:val="002B45F5"/>
    <w:rsid w:val="002B5F16"/>
    <w:rsid w:val="002B5F5C"/>
    <w:rsid w:val="002B6FB1"/>
    <w:rsid w:val="002B6FFE"/>
    <w:rsid w:val="002C039E"/>
    <w:rsid w:val="002C06F0"/>
    <w:rsid w:val="002C12F8"/>
    <w:rsid w:val="002C23A9"/>
    <w:rsid w:val="002C244C"/>
    <w:rsid w:val="002C24FA"/>
    <w:rsid w:val="002C2590"/>
    <w:rsid w:val="002C4AC4"/>
    <w:rsid w:val="002C4BAF"/>
    <w:rsid w:val="002C55B1"/>
    <w:rsid w:val="002C5A73"/>
    <w:rsid w:val="002C6080"/>
    <w:rsid w:val="002C6D1E"/>
    <w:rsid w:val="002D02C1"/>
    <w:rsid w:val="002D067A"/>
    <w:rsid w:val="002D0979"/>
    <w:rsid w:val="002D0B70"/>
    <w:rsid w:val="002D13C7"/>
    <w:rsid w:val="002D1552"/>
    <w:rsid w:val="002D1599"/>
    <w:rsid w:val="002D1A0A"/>
    <w:rsid w:val="002D1F87"/>
    <w:rsid w:val="002D2899"/>
    <w:rsid w:val="002D2D47"/>
    <w:rsid w:val="002D3833"/>
    <w:rsid w:val="002D383A"/>
    <w:rsid w:val="002D3DF7"/>
    <w:rsid w:val="002D4158"/>
    <w:rsid w:val="002D41B8"/>
    <w:rsid w:val="002D4254"/>
    <w:rsid w:val="002D56C6"/>
    <w:rsid w:val="002D5A48"/>
    <w:rsid w:val="002D5F32"/>
    <w:rsid w:val="002D644C"/>
    <w:rsid w:val="002D6E40"/>
    <w:rsid w:val="002E0850"/>
    <w:rsid w:val="002E11C6"/>
    <w:rsid w:val="002E1CCE"/>
    <w:rsid w:val="002E1D2F"/>
    <w:rsid w:val="002E20C3"/>
    <w:rsid w:val="002E2DFD"/>
    <w:rsid w:val="002E42FA"/>
    <w:rsid w:val="002E44D3"/>
    <w:rsid w:val="002E4C4B"/>
    <w:rsid w:val="002E5106"/>
    <w:rsid w:val="002E523D"/>
    <w:rsid w:val="002E54B6"/>
    <w:rsid w:val="002E6950"/>
    <w:rsid w:val="002E72C3"/>
    <w:rsid w:val="002E7AC3"/>
    <w:rsid w:val="002F028D"/>
    <w:rsid w:val="002F034A"/>
    <w:rsid w:val="002F107F"/>
    <w:rsid w:val="002F1705"/>
    <w:rsid w:val="002F1765"/>
    <w:rsid w:val="002F1A40"/>
    <w:rsid w:val="002F2AE7"/>
    <w:rsid w:val="002F2B3E"/>
    <w:rsid w:val="002F34F8"/>
    <w:rsid w:val="002F3AD2"/>
    <w:rsid w:val="002F4440"/>
    <w:rsid w:val="002F4CA7"/>
    <w:rsid w:val="002F5A4E"/>
    <w:rsid w:val="002F5B0D"/>
    <w:rsid w:val="002F637F"/>
    <w:rsid w:val="002F7B17"/>
    <w:rsid w:val="002F7D7A"/>
    <w:rsid w:val="00300AE4"/>
    <w:rsid w:val="00300BC3"/>
    <w:rsid w:val="00301504"/>
    <w:rsid w:val="00301C2C"/>
    <w:rsid w:val="003024F3"/>
    <w:rsid w:val="003029E5"/>
    <w:rsid w:val="0030306A"/>
    <w:rsid w:val="00304FBE"/>
    <w:rsid w:val="00305468"/>
    <w:rsid w:val="00306052"/>
    <w:rsid w:val="003064AF"/>
    <w:rsid w:val="003064CF"/>
    <w:rsid w:val="0030664D"/>
    <w:rsid w:val="00306678"/>
    <w:rsid w:val="00307237"/>
    <w:rsid w:val="0030735B"/>
    <w:rsid w:val="00307C27"/>
    <w:rsid w:val="0031041C"/>
    <w:rsid w:val="00310E71"/>
    <w:rsid w:val="00311612"/>
    <w:rsid w:val="0031161E"/>
    <w:rsid w:val="0031166D"/>
    <w:rsid w:val="00311D66"/>
    <w:rsid w:val="00312294"/>
    <w:rsid w:val="00312B80"/>
    <w:rsid w:val="00312DB5"/>
    <w:rsid w:val="00313061"/>
    <w:rsid w:val="00313298"/>
    <w:rsid w:val="0031340E"/>
    <w:rsid w:val="003138BA"/>
    <w:rsid w:val="00313C59"/>
    <w:rsid w:val="003147AD"/>
    <w:rsid w:val="00314D28"/>
    <w:rsid w:val="003150B7"/>
    <w:rsid w:val="00315B0F"/>
    <w:rsid w:val="00315DFA"/>
    <w:rsid w:val="00317FAB"/>
    <w:rsid w:val="00320B27"/>
    <w:rsid w:val="00320F85"/>
    <w:rsid w:val="00320FD4"/>
    <w:rsid w:val="003228F6"/>
    <w:rsid w:val="00322970"/>
    <w:rsid w:val="00323455"/>
    <w:rsid w:val="00323C08"/>
    <w:rsid w:val="0032458B"/>
    <w:rsid w:val="00324710"/>
    <w:rsid w:val="003247B6"/>
    <w:rsid w:val="00325228"/>
    <w:rsid w:val="003252FB"/>
    <w:rsid w:val="003254B9"/>
    <w:rsid w:val="00325BCB"/>
    <w:rsid w:val="00325E59"/>
    <w:rsid w:val="003270F5"/>
    <w:rsid w:val="0032741A"/>
    <w:rsid w:val="00327548"/>
    <w:rsid w:val="003276A9"/>
    <w:rsid w:val="0032786B"/>
    <w:rsid w:val="00327C1C"/>
    <w:rsid w:val="0033027E"/>
    <w:rsid w:val="003315CA"/>
    <w:rsid w:val="00332D32"/>
    <w:rsid w:val="0033344A"/>
    <w:rsid w:val="00333E1D"/>
    <w:rsid w:val="00335136"/>
    <w:rsid w:val="0033538C"/>
    <w:rsid w:val="0033554E"/>
    <w:rsid w:val="00335B52"/>
    <w:rsid w:val="00336093"/>
    <w:rsid w:val="00337BF9"/>
    <w:rsid w:val="0034056F"/>
    <w:rsid w:val="00341ED1"/>
    <w:rsid w:val="0034255D"/>
    <w:rsid w:val="003425BE"/>
    <w:rsid w:val="00343679"/>
    <w:rsid w:val="00344508"/>
    <w:rsid w:val="00345068"/>
    <w:rsid w:val="0034522F"/>
    <w:rsid w:val="003455E3"/>
    <w:rsid w:val="0034766A"/>
    <w:rsid w:val="0035003E"/>
    <w:rsid w:val="0035010C"/>
    <w:rsid w:val="00350768"/>
    <w:rsid w:val="00350797"/>
    <w:rsid w:val="00350D70"/>
    <w:rsid w:val="0035123F"/>
    <w:rsid w:val="0035135A"/>
    <w:rsid w:val="0035146F"/>
    <w:rsid w:val="003516BB"/>
    <w:rsid w:val="00351A9A"/>
    <w:rsid w:val="00352785"/>
    <w:rsid w:val="0035311E"/>
    <w:rsid w:val="0035340E"/>
    <w:rsid w:val="0035359D"/>
    <w:rsid w:val="00353D07"/>
    <w:rsid w:val="0035413F"/>
    <w:rsid w:val="003542D4"/>
    <w:rsid w:val="00356059"/>
    <w:rsid w:val="00356221"/>
    <w:rsid w:val="0035650F"/>
    <w:rsid w:val="003569D6"/>
    <w:rsid w:val="00356AD4"/>
    <w:rsid w:val="0035709F"/>
    <w:rsid w:val="003577C1"/>
    <w:rsid w:val="0035795F"/>
    <w:rsid w:val="003610F2"/>
    <w:rsid w:val="003618C4"/>
    <w:rsid w:val="00361FB9"/>
    <w:rsid w:val="00362FE6"/>
    <w:rsid w:val="00363076"/>
    <w:rsid w:val="00363B0A"/>
    <w:rsid w:val="00363C68"/>
    <w:rsid w:val="003646A5"/>
    <w:rsid w:val="0036569F"/>
    <w:rsid w:val="00366457"/>
    <w:rsid w:val="0036671C"/>
    <w:rsid w:val="00366AD1"/>
    <w:rsid w:val="00366D70"/>
    <w:rsid w:val="00367228"/>
    <w:rsid w:val="00367B99"/>
    <w:rsid w:val="00367D9F"/>
    <w:rsid w:val="0037086B"/>
    <w:rsid w:val="00370983"/>
    <w:rsid w:val="0037133D"/>
    <w:rsid w:val="00371BBB"/>
    <w:rsid w:val="0037266F"/>
    <w:rsid w:val="0037306C"/>
    <w:rsid w:val="003733F2"/>
    <w:rsid w:val="00373DC0"/>
    <w:rsid w:val="003742A4"/>
    <w:rsid w:val="003743EA"/>
    <w:rsid w:val="00376131"/>
    <w:rsid w:val="003775F7"/>
    <w:rsid w:val="003803D6"/>
    <w:rsid w:val="003810F6"/>
    <w:rsid w:val="003820B1"/>
    <w:rsid w:val="003827BC"/>
    <w:rsid w:val="00382AFA"/>
    <w:rsid w:val="00382D74"/>
    <w:rsid w:val="00383494"/>
    <w:rsid w:val="003835E2"/>
    <w:rsid w:val="00383B87"/>
    <w:rsid w:val="00383F0A"/>
    <w:rsid w:val="00383F16"/>
    <w:rsid w:val="00384418"/>
    <w:rsid w:val="00384853"/>
    <w:rsid w:val="003848C8"/>
    <w:rsid w:val="0038498E"/>
    <w:rsid w:val="00384E93"/>
    <w:rsid w:val="00385142"/>
    <w:rsid w:val="003856B6"/>
    <w:rsid w:val="00386497"/>
    <w:rsid w:val="00387E49"/>
    <w:rsid w:val="00387FBD"/>
    <w:rsid w:val="0039051D"/>
    <w:rsid w:val="003905C8"/>
    <w:rsid w:val="0039068D"/>
    <w:rsid w:val="00391507"/>
    <w:rsid w:val="00391A84"/>
    <w:rsid w:val="003923D5"/>
    <w:rsid w:val="00392605"/>
    <w:rsid w:val="0039295D"/>
    <w:rsid w:val="003929BE"/>
    <w:rsid w:val="00392CAB"/>
    <w:rsid w:val="00393589"/>
    <w:rsid w:val="0039358B"/>
    <w:rsid w:val="003938EF"/>
    <w:rsid w:val="003952B5"/>
    <w:rsid w:val="00395404"/>
    <w:rsid w:val="00395A1E"/>
    <w:rsid w:val="0039664E"/>
    <w:rsid w:val="003968D3"/>
    <w:rsid w:val="0039703E"/>
    <w:rsid w:val="003A0CB9"/>
    <w:rsid w:val="003A2527"/>
    <w:rsid w:val="003A37B3"/>
    <w:rsid w:val="003A5731"/>
    <w:rsid w:val="003A5F15"/>
    <w:rsid w:val="003A6926"/>
    <w:rsid w:val="003A75F2"/>
    <w:rsid w:val="003B2137"/>
    <w:rsid w:val="003B230D"/>
    <w:rsid w:val="003B393E"/>
    <w:rsid w:val="003B4EBE"/>
    <w:rsid w:val="003B51B0"/>
    <w:rsid w:val="003B5A4B"/>
    <w:rsid w:val="003B601C"/>
    <w:rsid w:val="003B6267"/>
    <w:rsid w:val="003B6998"/>
    <w:rsid w:val="003B72F1"/>
    <w:rsid w:val="003C05DB"/>
    <w:rsid w:val="003C069E"/>
    <w:rsid w:val="003C06CA"/>
    <w:rsid w:val="003C185E"/>
    <w:rsid w:val="003C20A8"/>
    <w:rsid w:val="003C2837"/>
    <w:rsid w:val="003C34F0"/>
    <w:rsid w:val="003C3AB7"/>
    <w:rsid w:val="003C4014"/>
    <w:rsid w:val="003C4A6F"/>
    <w:rsid w:val="003C521A"/>
    <w:rsid w:val="003C544E"/>
    <w:rsid w:val="003C59B4"/>
    <w:rsid w:val="003C6AD7"/>
    <w:rsid w:val="003C730A"/>
    <w:rsid w:val="003C75DD"/>
    <w:rsid w:val="003C7605"/>
    <w:rsid w:val="003C776A"/>
    <w:rsid w:val="003D0893"/>
    <w:rsid w:val="003D0B0D"/>
    <w:rsid w:val="003D119D"/>
    <w:rsid w:val="003D1D87"/>
    <w:rsid w:val="003D5824"/>
    <w:rsid w:val="003D585A"/>
    <w:rsid w:val="003D6411"/>
    <w:rsid w:val="003D6480"/>
    <w:rsid w:val="003D71AA"/>
    <w:rsid w:val="003D7863"/>
    <w:rsid w:val="003E1740"/>
    <w:rsid w:val="003E2690"/>
    <w:rsid w:val="003E2DEB"/>
    <w:rsid w:val="003E3D0B"/>
    <w:rsid w:val="003E4FEE"/>
    <w:rsid w:val="003E5FCE"/>
    <w:rsid w:val="003E6020"/>
    <w:rsid w:val="003E6B65"/>
    <w:rsid w:val="003E7831"/>
    <w:rsid w:val="003E7EF8"/>
    <w:rsid w:val="003F07C3"/>
    <w:rsid w:val="003F07CD"/>
    <w:rsid w:val="003F0D1D"/>
    <w:rsid w:val="003F1547"/>
    <w:rsid w:val="003F1770"/>
    <w:rsid w:val="003F214C"/>
    <w:rsid w:val="003F2918"/>
    <w:rsid w:val="003F2A7C"/>
    <w:rsid w:val="003F4013"/>
    <w:rsid w:val="003F47EA"/>
    <w:rsid w:val="003F4E4E"/>
    <w:rsid w:val="003F6000"/>
    <w:rsid w:val="003F649E"/>
    <w:rsid w:val="003F69B6"/>
    <w:rsid w:val="003F69C0"/>
    <w:rsid w:val="003F6B7E"/>
    <w:rsid w:val="003F6C6F"/>
    <w:rsid w:val="003F6EF1"/>
    <w:rsid w:val="003F7FBA"/>
    <w:rsid w:val="004000AB"/>
    <w:rsid w:val="004009AB"/>
    <w:rsid w:val="00401620"/>
    <w:rsid w:val="00401BE1"/>
    <w:rsid w:val="00402886"/>
    <w:rsid w:val="004028DB"/>
    <w:rsid w:val="00402943"/>
    <w:rsid w:val="00402AE2"/>
    <w:rsid w:val="00402BFA"/>
    <w:rsid w:val="00403690"/>
    <w:rsid w:val="00403C02"/>
    <w:rsid w:val="00403EC7"/>
    <w:rsid w:val="004049AB"/>
    <w:rsid w:val="00404B18"/>
    <w:rsid w:val="00404F4D"/>
    <w:rsid w:val="00405CEB"/>
    <w:rsid w:val="004061CB"/>
    <w:rsid w:val="004067D1"/>
    <w:rsid w:val="0040694F"/>
    <w:rsid w:val="00410737"/>
    <w:rsid w:val="0041113C"/>
    <w:rsid w:val="004111BF"/>
    <w:rsid w:val="0041143D"/>
    <w:rsid w:val="004124E9"/>
    <w:rsid w:val="00412965"/>
    <w:rsid w:val="00412E0F"/>
    <w:rsid w:val="0041353C"/>
    <w:rsid w:val="00413964"/>
    <w:rsid w:val="00413BB8"/>
    <w:rsid w:val="0041436D"/>
    <w:rsid w:val="00414F0F"/>
    <w:rsid w:val="00415D61"/>
    <w:rsid w:val="00415E1A"/>
    <w:rsid w:val="00415E36"/>
    <w:rsid w:val="0041602A"/>
    <w:rsid w:val="004164FF"/>
    <w:rsid w:val="0041713C"/>
    <w:rsid w:val="0041731A"/>
    <w:rsid w:val="0042014D"/>
    <w:rsid w:val="0042138E"/>
    <w:rsid w:val="00421768"/>
    <w:rsid w:val="00421953"/>
    <w:rsid w:val="00422202"/>
    <w:rsid w:val="004224ED"/>
    <w:rsid w:val="00422648"/>
    <w:rsid w:val="00422FC1"/>
    <w:rsid w:val="004245B6"/>
    <w:rsid w:val="004249F7"/>
    <w:rsid w:val="00425138"/>
    <w:rsid w:val="00425723"/>
    <w:rsid w:val="00425AD0"/>
    <w:rsid w:val="00426707"/>
    <w:rsid w:val="00427812"/>
    <w:rsid w:val="00430233"/>
    <w:rsid w:val="004317CB"/>
    <w:rsid w:val="00432604"/>
    <w:rsid w:val="00432789"/>
    <w:rsid w:val="00433432"/>
    <w:rsid w:val="00435591"/>
    <w:rsid w:val="004361A2"/>
    <w:rsid w:val="00436B68"/>
    <w:rsid w:val="00437C7B"/>
    <w:rsid w:val="00437EF3"/>
    <w:rsid w:val="00441023"/>
    <w:rsid w:val="0044125E"/>
    <w:rsid w:val="004415A0"/>
    <w:rsid w:val="004416E4"/>
    <w:rsid w:val="00442D6A"/>
    <w:rsid w:val="00443412"/>
    <w:rsid w:val="00445B6D"/>
    <w:rsid w:val="00445BEB"/>
    <w:rsid w:val="004462BB"/>
    <w:rsid w:val="00446D10"/>
    <w:rsid w:val="004479A5"/>
    <w:rsid w:val="00450936"/>
    <w:rsid w:val="00450A61"/>
    <w:rsid w:val="004516B7"/>
    <w:rsid w:val="004518C9"/>
    <w:rsid w:val="00451A9F"/>
    <w:rsid w:val="00451D67"/>
    <w:rsid w:val="0045226B"/>
    <w:rsid w:val="00452899"/>
    <w:rsid w:val="00452FA2"/>
    <w:rsid w:val="004541B7"/>
    <w:rsid w:val="00454B3D"/>
    <w:rsid w:val="00455296"/>
    <w:rsid w:val="0045531B"/>
    <w:rsid w:val="00455999"/>
    <w:rsid w:val="00455B1F"/>
    <w:rsid w:val="00455D98"/>
    <w:rsid w:val="004560CF"/>
    <w:rsid w:val="0045657B"/>
    <w:rsid w:val="00456A28"/>
    <w:rsid w:val="00460DCC"/>
    <w:rsid w:val="00460FAB"/>
    <w:rsid w:val="00461CA9"/>
    <w:rsid w:val="00462120"/>
    <w:rsid w:val="00462419"/>
    <w:rsid w:val="00462A21"/>
    <w:rsid w:val="00463471"/>
    <w:rsid w:val="004635ED"/>
    <w:rsid w:val="004643BE"/>
    <w:rsid w:val="00464CDD"/>
    <w:rsid w:val="00465103"/>
    <w:rsid w:val="00465C2E"/>
    <w:rsid w:val="00467D78"/>
    <w:rsid w:val="00470341"/>
    <w:rsid w:val="004708B5"/>
    <w:rsid w:val="00471B25"/>
    <w:rsid w:val="00471BC2"/>
    <w:rsid w:val="00472251"/>
    <w:rsid w:val="00472BC3"/>
    <w:rsid w:val="00473087"/>
    <w:rsid w:val="00473624"/>
    <w:rsid w:val="00473642"/>
    <w:rsid w:val="004736C7"/>
    <w:rsid w:val="00473D33"/>
    <w:rsid w:val="00473D9E"/>
    <w:rsid w:val="00474420"/>
    <w:rsid w:val="0047526D"/>
    <w:rsid w:val="00475A23"/>
    <w:rsid w:val="0047688D"/>
    <w:rsid w:val="00476DCB"/>
    <w:rsid w:val="0047708E"/>
    <w:rsid w:val="00477128"/>
    <w:rsid w:val="0047714D"/>
    <w:rsid w:val="00477179"/>
    <w:rsid w:val="00477293"/>
    <w:rsid w:val="004779D0"/>
    <w:rsid w:val="0048046A"/>
    <w:rsid w:val="00481EA0"/>
    <w:rsid w:val="0048248D"/>
    <w:rsid w:val="00482A87"/>
    <w:rsid w:val="00482B39"/>
    <w:rsid w:val="00482CC4"/>
    <w:rsid w:val="004845FC"/>
    <w:rsid w:val="0048494F"/>
    <w:rsid w:val="00484D7A"/>
    <w:rsid w:val="00485739"/>
    <w:rsid w:val="00485AB6"/>
    <w:rsid w:val="00486819"/>
    <w:rsid w:val="00486B3D"/>
    <w:rsid w:val="00486CCF"/>
    <w:rsid w:val="0048714C"/>
    <w:rsid w:val="004877C8"/>
    <w:rsid w:val="004879CE"/>
    <w:rsid w:val="00487C43"/>
    <w:rsid w:val="00487E19"/>
    <w:rsid w:val="00490E53"/>
    <w:rsid w:val="00491351"/>
    <w:rsid w:val="00491468"/>
    <w:rsid w:val="00491529"/>
    <w:rsid w:val="00491B2B"/>
    <w:rsid w:val="00491BBD"/>
    <w:rsid w:val="00491D3C"/>
    <w:rsid w:val="004921E8"/>
    <w:rsid w:val="00493A3D"/>
    <w:rsid w:val="00493D9B"/>
    <w:rsid w:val="00493FC9"/>
    <w:rsid w:val="00496033"/>
    <w:rsid w:val="004962F9"/>
    <w:rsid w:val="00496FF0"/>
    <w:rsid w:val="00497DBE"/>
    <w:rsid w:val="00497FC2"/>
    <w:rsid w:val="004A0E74"/>
    <w:rsid w:val="004A1A4E"/>
    <w:rsid w:val="004A2F52"/>
    <w:rsid w:val="004A3062"/>
    <w:rsid w:val="004A372A"/>
    <w:rsid w:val="004A3A5A"/>
    <w:rsid w:val="004A3B9A"/>
    <w:rsid w:val="004A3FAE"/>
    <w:rsid w:val="004A4E33"/>
    <w:rsid w:val="004A4FD7"/>
    <w:rsid w:val="004A544D"/>
    <w:rsid w:val="004A57DA"/>
    <w:rsid w:val="004A5D6D"/>
    <w:rsid w:val="004A63D1"/>
    <w:rsid w:val="004A68FF"/>
    <w:rsid w:val="004A6CC0"/>
    <w:rsid w:val="004A6FC9"/>
    <w:rsid w:val="004A6FF8"/>
    <w:rsid w:val="004A7352"/>
    <w:rsid w:val="004A7B65"/>
    <w:rsid w:val="004B0A05"/>
    <w:rsid w:val="004B0D85"/>
    <w:rsid w:val="004B1D7F"/>
    <w:rsid w:val="004B25C2"/>
    <w:rsid w:val="004B2EBE"/>
    <w:rsid w:val="004B3B0D"/>
    <w:rsid w:val="004B3CA6"/>
    <w:rsid w:val="004B3FEE"/>
    <w:rsid w:val="004B6079"/>
    <w:rsid w:val="004B61AB"/>
    <w:rsid w:val="004B666D"/>
    <w:rsid w:val="004B6815"/>
    <w:rsid w:val="004B6DC7"/>
    <w:rsid w:val="004B7112"/>
    <w:rsid w:val="004B7783"/>
    <w:rsid w:val="004B77AC"/>
    <w:rsid w:val="004B78EE"/>
    <w:rsid w:val="004C01EA"/>
    <w:rsid w:val="004C30AC"/>
    <w:rsid w:val="004C3399"/>
    <w:rsid w:val="004C44BB"/>
    <w:rsid w:val="004C515B"/>
    <w:rsid w:val="004C5521"/>
    <w:rsid w:val="004C59A8"/>
    <w:rsid w:val="004C7C74"/>
    <w:rsid w:val="004C7E7F"/>
    <w:rsid w:val="004D05E9"/>
    <w:rsid w:val="004D2644"/>
    <w:rsid w:val="004D29EE"/>
    <w:rsid w:val="004D2C99"/>
    <w:rsid w:val="004D37A5"/>
    <w:rsid w:val="004D39FE"/>
    <w:rsid w:val="004D4384"/>
    <w:rsid w:val="004D4B4A"/>
    <w:rsid w:val="004D5C61"/>
    <w:rsid w:val="004D5CC0"/>
    <w:rsid w:val="004D6617"/>
    <w:rsid w:val="004D6B96"/>
    <w:rsid w:val="004D6CF1"/>
    <w:rsid w:val="004D6ED9"/>
    <w:rsid w:val="004D723A"/>
    <w:rsid w:val="004D7406"/>
    <w:rsid w:val="004D77B1"/>
    <w:rsid w:val="004D77D1"/>
    <w:rsid w:val="004D7A8D"/>
    <w:rsid w:val="004D7FEA"/>
    <w:rsid w:val="004E0399"/>
    <w:rsid w:val="004E0697"/>
    <w:rsid w:val="004E0AA2"/>
    <w:rsid w:val="004E1130"/>
    <w:rsid w:val="004E30D5"/>
    <w:rsid w:val="004E38D3"/>
    <w:rsid w:val="004E3AF9"/>
    <w:rsid w:val="004E501A"/>
    <w:rsid w:val="004E5824"/>
    <w:rsid w:val="004E58FD"/>
    <w:rsid w:val="004E5C88"/>
    <w:rsid w:val="004E72BD"/>
    <w:rsid w:val="004E7E66"/>
    <w:rsid w:val="004F014F"/>
    <w:rsid w:val="004F0CDC"/>
    <w:rsid w:val="004F3756"/>
    <w:rsid w:val="004F37E1"/>
    <w:rsid w:val="004F4A5E"/>
    <w:rsid w:val="004F4F54"/>
    <w:rsid w:val="004F5637"/>
    <w:rsid w:val="004F5880"/>
    <w:rsid w:val="004F5A21"/>
    <w:rsid w:val="004F5F65"/>
    <w:rsid w:val="004F6210"/>
    <w:rsid w:val="004F6827"/>
    <w:rsid w:val="004F6FB5"/>
    <w:rsid w:val="004F73AB"/>
    <w:rsid w:val="004F7F1E"/>
    <w:rsid w:val="0050018F"/>
    <w:rsid w:val="00500757"/>
    <w:rsid w:val="00500E69"/>
    <w:rsid w:val="005015AD"/>
    <w:rsid w:val="00501BF5"/>
    <w:rsid w:val="005023BF"/>
    <w:rsid w:val="00503A10"/>
    <w:rsid w:val="00503B35"/>
    <w:rsid w:val="00504429"/>
    <w:rsid w:val="00505176"/>
    <w:rsid w:val="00505E0F"/>
    <w:rsid w:val="0050652B"/>
    <w:rsid w:val="00506A19"/>
    <w:rsid w:val="00506AFF"/>
    <w:rsid w:val="005072D3"/>
    <w:rsid w:val="0050754C"/>
    <w:rsid w:val="005105FC"/>
    <w:rsid w:val="00510FF6"/>
    <w:rsid w:val="00511835"/>
    <w:rsid w:val="00511D4D"/>
    <w:rsid w:val="0051322C"/>
    <w:rsid w:val="0051365C"/>
    <w:rsid w:val="00513A6B"/>
    <w:rsid w:val="005140D8"/>
    <w:rsid w:val="00514190"/>
    <w:rsid w:val="0051470C"/>
    <w:rsid w:val="00514A76"/>
    <w:rsid w:val="00514D3F"/>
    <w:rsid w:val="0051507B"/>
    <w:rsid w:val="00515252"/>
    <w:rsid w:val="005152A0"/>
    <w:rsid w:val="00515A3A"/>
    <w:rsid w:val="00515A97"/>
    <w:rsid w:val="00516592"/>
    <w:rsid w:val="00516C6C"/>
    <w:rsid w:val="00516EA1"/>
    <w:rsid w:val="00516F8F"/>
    <w:rsid w:val="005178AA"/>
    <w:rsid w:val="00517C2F"/>
    <w:rsid w:val="00521789"/>
    <w:rsid w:val="005222BF"/>
    <w:rsid w:val="00522330"/>
    <w:rsid w:val="005224BB"/>
    <w:rsid w:val="005227AC"/>
    <w:rsid w:val="00523493"/>
    <w:rsid w:val="0052406B"/>
    <w:rsid w:val="005240DE"/>
    <w:rsid w:val="005244CA"/>
    <w:rsid w:val="005245D2"/>
    <w:rsid w:val="00524784"/>
    <w:rsid w:val="005256D6"/>
    <w:rsid w:val="00525E04"/>
    <w:rsid w:val="00525E8E"/>
    <w:rsid w:val="005260A4"/>
    <w:rsid w:val="00526930"/>
    <w:rsid w:val="00526FE3"/>
    <w:rsid w:val="00527EBB"/>
    <w:rsid w:val="0053089F"/>
    <w:rsid w:val="00531272"/>
    <w:rsid w:val="00531537"/>
    <w:rsid w:val="005315BB"/>
    <w:rsid w:val="00531B59"/>
    <w:rsid w:val="005326CF"/>
    <w:rsid w:val="00532E4F"/>
    <w:rsid w:val="00533C80"/>
    <w:rsid w:val="00533E52"/>
    <w:rsid w:val="0053452E"/>
    <w:rsid w:val="005346B8"/>
    <w:rsid w:val="005352EA"/>
    <w:rsid w:val="00535721"/>
    <w:rsid w:val="00535A64"/>
    <w:rsid w:val="00535F55"/>
    <w:rsid w:val="0053613E"/>
    <w:rsid w:val="00536FA6"/>
    <w:rsid w:val="005379E8"/>
    <w:rsid w:val="00541C82"/>
    <w:rsid w:val="005427BA"/>
    <w:rsid w:val="005429BE"/>
    <w:rsid w:val="00542CAB"/>
    <w:rsid w:val="00542D92"/>
    <w:rsid w:val="0054321E"/>
    <w:rsid w:val="00544FAF"/>
    <w:rsid w:val="00545122"/>
    <w:rsid w:val="005458A1"/>
    <w:rsid w:val="005459BA"/>
    <w:rsid w:val="00546944"/>
    <w:rsid w:val="00547AA0"/>
    <w:rsid w:val="005505C0"/>
    <w:rsid w:val="00550669"/>
    <w:rsid w:val="00550C8F"/>
    <w:rsid w:val="005519DF"/>
    <w:rsid w:val="005527E2"/>
    <w:rsid w:val="00552D19"/>
    <w:rsid w:val="0055316A"/>
    <w:rsid w:val="0055328D"/>
    <w:rsid w:val="0055333D"/>
    <w:rsid w:val="00553A10"/>
    <w:rsid w:val="00553EB0"/>
    <w:rsid w:val="005554C7"/>
    <w:rsid w:val="005554ED"/>
    <w:rsid w:val="00556005"/>
    <w:rsid w:val="005567E6"/>
    <w:rsid w:val="00556BF0"/>
    <w:rsid w:val="00556C49"/>
    <w:rsid w:val="00557AEE"/>
    <w:rsid w:val="00557BA2"/>
    <w:rsid w:val="00557C8A"/>
    <w:rsid w:val="00557EFA"/>
    <w:rsid w:val="00561022"/>
    <w:rsid w:val="005615D0"/>
    <w:rsid w:val="005619DB"/>
    <w:rsid w:val="00561DFE"/>
    <w:rsid w:val="00561FE2"/>
    <w:rsid w:val="0056222E"/>
    <w:rsid w:val="00562287"/>
    <w:rsid w:val="00562CBD"/>
    <w:rsid w:val="00563220"/>
    <w:rsid w:val="00563296"/>
    <w:rsid w:val="00563A57"/>
    <w:rsid w:val="005641B5"/>
    <w:rsid w:val="0056426E"/>
    <w:rsid w:val="00564827"/>
    <w:rsid w:val="005649BA"/>
    <w:rsid w:val="00564BFB"/>
    <w:rsid w:val="00564CCC"/>
    <w:rsid w:val="00565397"/>
    <w:rsid w:val="00565A55"/>
    <w:rsid w:val="0056697E"/>
    <w:rsid w:val="00566F5B"/>
    <w:rsid w:val="00567337"/>
    <w:rsid w:val="0056790F"/>
    <w:rsid w:val="0056793C"/>
    <w:rsid w:val="00567CE4"/>
    <w:rsid w:val="00570156"/>
    <w:rsid w:val="0057076F"/>
    <w:rsid w:val="005711D2"/>
    <w:rsid w:val="00571622"/>
    <w:rsid w:val="00571985"/>
    <w:rsid w:val="00572DBD"/>
    <w:rsid w:val="005732D9"/>
    <w:rsid w:val="00573C38"/>
    <w:rsid w:val="00573E5C"/>
    <w:rsid w:val="00574296"/>
    <w:rsid w:val="00574610"/>
    <w:rsid w:val="00575542"/>
    <w:rsid w:val="005756FD"/>
    <w:rsid w:val="00575B1E"/>
    <w:rsid w:val="00575D12"/>
    <w:rsid w:val="005772F4"/>
    <w:rsid w:val="005774E3"/>
    <w:rsid w:val="00577D6E"/>
    <w:rsid w:val="00580061"/>
    <w:rsid w:val="0058023C"/>
    <w:rsid w:val="0058029B"/>
    <w:rsid w:val="005806C7"/>
    <w:rsid w:val="005809DD"/>
    <w:rsid w:val="00580EE4"/>
    <w:rsid w:val="00581A52"/>
    <w:rsid w:val="00581ABF"/>
    <w:rsid w:val="005823DE"/>
    <w:rsid w:val="005824A0"/>
    <w:rsid w:val="0058259E"/>
    <w:rsid w:val="00582B27"/>
    <w:rsid w:val="00582EA4"/>
    <w:rsid w:val="00583077"/>
    <w:rsid w:val="005833D5"/>
    <w:rsid w:val="00583E7D"/>
    <w:rsid w:val="005842FF"/>
    <w:rsid w:val="00584E68"/>
    <w:rsid w:val="00585985"/>
    <w:rsid w:val="00585C00"/>
    <w:rsid w:val="00585E27"/>
    <w:rsid w:val="00586003"/>
    <w:rsid w:val="0058609C"/>
    <w:rsid w:val="005860FB"/>
    <w:rsid w:val="00586771"/>
    <w:rsid w:val="00587068"/>
    <w:rsid w:val="005874B3"/>
    <w:rsid w:val="0059043C"/>
    <w:rsid w:val="00590826"/>
    <w:rsid w:val="0059095A"/>
    <w:rsid w:val="00590A0C"/>
    <w:rsid w:val="00590CB2"/>
    <w:rsid w:val="00591049"/>
    <w:rsid w:val="00591904"/>
    <w:rsid w:val="00591970"/>
    <w:rsid w:val="0059265F"/>
    <w:rsid w:val="00592D6E"/>
    <w:rsid w:val="00592DFF"/>
    <w:rsid w:val="005930D2"/>
    <w:rsid w:val="005940D4"/>
    <w:rsid w:val="00595434"/>
    <w:rsid w:val="00595702"/>
    <w:rsid w:val="00596226"/>
    <w:rsid w:val="00596930"/>
    <w:rsid w:val="00597644"/>
    <w:rsid w:val="00597A0C"/>
    <w:rsid w:val="00597B0C"/>
    <w:rsid w:val="005A0053"/>
    <w:rsid w:val="005A0D66"/>
    <w:rsid w:val="005A122E"/>
    <w:rsid w:val="005A125F"/>
    <w:rsid w:val="005A1669"/>
    <w:rsid w:val="005A172D"/>
    <w:rsid w:val="005A1D44"/>
    <w:rsid w:val="005A2644"/>
    <w:rsid w:val="005A3197"/>
    <w:rsid w:val="005A3E83"/>
    <w:rsid w:val="005A415F"/>
    <w:rsid w:val="005A610E"/>
    <w:rsid w:val="005A6145"/>
    <w:rsid w:val="005A6F1E"/>
    <w:rsid w:val="005A728F"/>
    <w:rsid w:val="005A735F"/>
    <w:rsid w:val="005A7617"/>
    <w:rsid w:val="005A7C5B"/>
    <w:rsid w:val="005B0720"/>
    <w:rsid w:val="005B0842"/>
    <w:rsid w:val="005B0D24"/>
    <w:rsid w:val="005B0D55"/>
    <w:rsid w:val="005B11F9"/>
    <w:rsid w:val="005B13BB"/>
    <w:rsid w:val="005B144A"/>
    <w:rsid w:val="005B1516"/>
    <w:rsid w:val="005B23A0"/>
    <w:rsid w:val="005B23DA"/>
    <w:rsid w:val="005B258E"/>
    <w:rsid w:val="005B2A88"/>
    <w:rsid w:val="005B2D7E"/>
    <w:rsid w:val="005B300A"/>
    <w:rsid w:val="005B326D"/>
    <w:rsid w:val="005B347C"/>
    <w:rsid w:val="005B38F1"/>
    <w:rsid w:val="005B3941"/>
    <w:rsid w:val="005B483C"/>
    <w:rsid w:val="005B4C27"/>
    <w:rsid w:val="005B5770"/>
    <w:rsid w:val="005B59F6"/>
    <w:rsid w:val="005B5C16"/>
    <w:rsid w:val="005B7520"/>
    <w:rsid w:val="005B79B6"/>
    <w:rsid w:val="005C0119"/>
    <w:rsid w:val="005C02B0"/>
    <w:rsid w:val="005C0D06"/>
    <w:rsid w:val="005C25F4"/>
    <w:rsid w:val="005C28B8"/>
    <w:rsid w:val="005C2D68"/>
    <w:rsid w:val="005C42B3"/>
    <w:rsid w:val="005C5422"/>
    <w:rsid w:val="005C6213"/>
    <w:rsid w:val="005C7C99"/>
    <w:rsid w:val="005C7EF9"/>
    <w:rsid w:val="005D0586"/>
    <w:rsid w:val="005D09E9"/>
    <w:rsid w:val="005D0D22"/>
    <w:rsid w:val="005D1950"/>
    <w:rsid w:val="005D1D98"/>
    <w:rsid w:val="005D1EAE"/>
    <w:rsid w:val="005D1FCD"/>
    <w:rsid w:val="005D261B"/>
    <w:rsid w:val="005D2731"/>
    <w:rsid w:val="005D2EAF"/>
    <w:rsid w:val="005D30F7"/>
    <w:rsid w:val="005D37DB"/>
    <w:rsid w:val="005D587C"/>
    <w:rsid w:val="005D618A"/>
    <w:rsid w:val="005D65A7"/>
    <w:rsid w:val="005D6AB2"/>
    <w:rsid w:val="005E01F9"/>
    <w:rsid w:val="005E0AFE"/>
    <w:rsid w:val="005E0F20"/>
    <w:rsid w:val="005E1629"/>
    <w:rsid w:val="005E2090"/>
    <w:rsid w:val="005E2105"/>
    <w:rsid w:val="005E32E2"/>
    <w:rsid w:val="005E38C4"/>
    <w:rsid w:val="005E4237"/>
    <w:rsid w:val="005E4696"/>
    <w:rsid w:val="005E4A48"/>
    <w:rsid w:val="005E4DBE"/>
    <w:rsid w:val="005E56B4"/>
    <w:rsid w:val="005E5BC1"/>
    <w:rsid w:val="005E5F40"/>
    <w:rsid w:val="005E623B"/>
    <w:rsid w:val="005E784A"/>
    <w:rsid w:val="005E7CE7"/>
    <w:rsid w:val="005F0927"/>
    <w:rsid w:val="005F1026"/>
    <w:rsid w:val="005F19F7"/>
    <w:rsid w:val="005F1F03"/>
    <w:rsid w:val="005F21DD"/>
    <w:rsid w:val="005F2334"/>
    <w:rsid w:val="005F3916"/>
    <w:rsid w:val="005F4D5B"/>
    <w:rsid w:val="005F5566"/>
    <w:rsid w:val="005F5DC5"/>
    <w:rsid w:val="005F6B58"/>
    <w:rsid w:val="006000D5"/>
    <w:rsid w:val="00600ABD"/>
    <w:rsid w:val="00600C0A"/>
    <w:rsid w:val="00601C82"/>
    <w:rsid w:val="006024E4"/>
    <w:rsid w:val="00602822"/>
    <w:rsid w:val="006036F4"/>
    <w:rsid w:val="00603C3F"/>
    <w:rsid w:val="00604093"/>
    <w:rsid w:val="00604933"/>
    <w:rsid w:val="00604BB0"/>
    <w:rsid w:val="00604E03"/>
    <w:rsid w:val="00605861"/>
    <w:rsid w:val="00606385"/>
    <w:rsid w:val="006069F4"/>
    <w:rsid w:val="00607020"/>
    <w:rsid w:val="0060742F"/>
    <w:rsid w:val="00607B4C"/>
    <w:rsid w:val="00607E7F"/>
    <w:rsid w:val="00610263"/>
    <w:rsid w:val="00611F9F"/>
    <w:rsid w:val="00612627"/>
    <w:rsid w:val="00612CE2"/>
    <w:rsid w:val="006136A7"/>
    <w:rsid w:val="006149C1"/>
    <w:rsid w:val="0061507E"/>
    <w:rsid w:val="00615372"/>
    <w:rsid w:val="006155DE"/>
    <w:rsid w:val="00615B5A"/>
    <w:rsid w:val="00615C50"/>
    <w:rsid w:val="006164C9"/>
    <w:rsid w:val="006165F7"/>
    <w:rsid w:val="006178CB"/>
    <w:rsid w:val="00621193"/>
    <w:rsid w:val="00621326"/>
    <w:rsid w:val="00621A69"/>
    <w:rsid w:val="006228C6"/>
    <w:rsid w:val="00622A6E"/>
    <w:rsid w:val="0062380D"/>
    <w:rsid w:val="00623B1C"/>
    <w:rsid w:val="00623DC9"/>
    <w:rsid w:val="00624335"/>
    <w:rsid w:val="006249B0"/>
    <w:rsid w:val="00624F6E"/>
    <w:rsid w:val="00625C73"/>
    <w:rsid w:val="00625ED2"/>
    <w:rsid w:val="006263A2"/>
    <w:rsid w:val="0062669A"/>
    <w:rsid w:val="006269C7"/>
    <w:rsid w:val="00626A53"/>
    <w:rsid w:val="00627389"/>
    <w:rsid w:val="00630061"/>
    <w:rsid w:val="0063068C"/>
    <w:rsid w:val="00630D5F"/>
    <w:rsid w:val="00631C60"/>
    <w:rsid w:val="006321F7"/>
    <w:rsid w:val="00632D08"/>
    <w:rsid w:val="00632F72"/>
    <w:rsid w:val="00633757"/>
    <w:rsid w:val="00633FFC"/>
    <w:rsid w:val="00634BA6"/>
    <w:rsid w:val="00635354"/>
    <w:rsid w:val="00635D4F"/>
    <w:rsid w:val="00636176"/>
    <w:rsid w:val="006362BB"/>
    <w:rsid w:val="00636876"/>
    <w:rsid w:val="00636A2C"/>
    <w:rsid w:val="00636F86"/>
    <w:rsid w:val="00637A8E"/>
    <w:rsid w:val="00640140"/>
    <w:rsid w:val="006419CE"/>
    <w:rsid w:val="00642028"/>
    <w:rsid w:val="00642CE4"/>
    <w:rsid w:val="00642D99"/>
    <w:rsid w:val="0064310C"/>
    <w:rsid w:val="0064369B"/>
    <w:rsid w:val="006441D4"/>
    <w:rsid w:val="006445C3"/>
    <w:rsid w:val="00645A24"/>
    <w:rsid w:val="0064607A"/>
    <w:rsid w:val="00647CCB"/>
    <w:rsid w:val="006501C7"/>
    <w:rsid w:val="00650969"/>
    <w:rsid w:val="00650E42"/>
    <w:rsid w:val="0065162F"/>
    <w:rsid w:val="00651AB0"/>
    <w:rsid w:val="00651C50"/>
    <w:rsid w:val="00653882"/>
    <w:rsid w:val="00653B75"/>
    <w:rsid w:val="00653CB6"/>
    <w:rsid w:val="00654FEA"/>
    <w:rsid w:val="0065518E"/>
    <w:rsid w:val="006553DD"/>
    <w:rsid w:val="00656928"/>
    <w:rsid w:val="00656F86"/>
    <w:rsid w:val="00657D7F"/>
    <w:rsid w:val="00661260"/>
    <w:rsid w:val="0066143F"/>
    <w:rsid w:val="00661EE7"/>
    <w:rsid w:val="00662007"/>
    <w:rsid w:val="00662444"/>
    <w:rsid w:val="006627E0"/>
    <w:rsid w:val="00663050"/>
    <w:rsid w:val="00665517"/>
    <w:rsid w:val="00665CC4"/>
    <w:rsid w:val="00666654"/>
    <w:rsid w:val="00666811"/>
    <w:rsid w:val="006669A7"/>
    <w:rsid w:val="006674E1"/>
    <w:rsid w:val="006679CB"/>
    <w:rsid w:val="00667CDB"/>
    <w:rsid w:val="00670E58"/>
    <w:rsid w:val="00671202"/>
    <w:rsid w:val="00671896"/>
    <w:rsid w:val="00671A80"/>
    <w:rsid w:val="00672687"/>
    <w:rsid w:val="0067397A"/>
    <w:rsid w:val="00674B1D"/>
    <w:rsid w:val="00675174"/>
    <w:rsid w:val="006752F8"/>
    <w:rsid w:val="006753B4"/>
    <w:rsid w:val="006758DE"/>
    <w:rsid w:val="00675953"/>
    <w:rsid w:val="00675C09"/>
    <w:rsid w:val="0067623B"/>
    <w:rsid w:val="00677035"/>
    <w:rsid w:val="00680BA4"/>
    <w:rsid w:val="006815BB"/>
    <w:rsid w:val="006816AF"/>
    <w:rsid w:val="00681BEB"/>
    <w:rsid w:val="006823CC"/>
    <w:rsid w:val="006829B0"/>
    <w:rsid w:val="00682A22"/>
    <w:rsid w:val="00683C29"/>
    <w:rsid w:val="00684E30"/>
    <w:rsid w:val="00685A5B"/>
    <w:rsid w:val="00685D9B"/>
    <w:rsid w:val="00686FC2"/>
    <w:rsid w:val="00687C85"/>
    <w:rsid w:val="00690794"/>
    <w:rsid w:val="00690F52"/>
    <w:rsid w:val="00690FD8"/>
    <w:rsid w:val="006911E1"/>
    <w:rsid w:val="00691757"/>
    <w:rsid w:val="00692133"/>
    <w:rsid w:val="0069283C"/>
    <w:rsid w:val="00692E38"/>
    <w:rsid w:val="00693153"/>
    <w:rsid w:val="00693C8A"/>
    <w:rsid w:val="00693D2B"/>
    <w:rsid w:val="00693D98"/>
    <w:rsid w:val="00693F85"/>
    <w:rsid w:val="006951E3"/>
    <w:rsid w:val="00695332"/>
    <w:rsid w:val="00695CED"/>
    <w:rsid w:val="006960BE"/>
    <w:rsid w:val="00696D9D"/>
    <w:rsid w:val="00696F13"/>
    <w:rsid w:val="00696F9A"/>
    <w:rsid w:val="00697451"/>
    <w:rsid w:val="00697EA7"/>
    <w:rsid w:val="006A073C"/>
    <w:rsid w:val="006A1373"/>
    <w:rsid w:val="006A2069"/>
    <w:rsid w:val="006A24AC"/>
    <w:rsid w:val="006A29F5"/>
    <w:rsid w:val="006A2FE6"/>
    <w:rsid w:val="006A3618"/>
    <w:rsid w:val="006A37BF"/>
    <w:rsid w:val="006A3B06"/>
    <w:rsid w:val="006A3D88"/>
    <w:rsid w:val="006A3E18"/>
    <w:rsid w:val="006A4404"/>
    <w:rsid w:val="006A581E"/>
    <w:rsid w:val="006B102A"/>
    <w:rsid w:val="006B1BF1"/>
    <w:rsid w:val="006B1E03"/>
    <w:rsid w:val="006B1EA7"/>
    <w:rsid w:val="006B1F00"/>
    <w:rsid w:val="006B21B3"/>
    <w:rsid w:val="006B2EA8"/>
    <w:rsid w:val="006B2EBB"/>
    <w:rsid w:val="006B3277"/>
    <w:rsid w:val="006B41A2"/>
    <w:rsid w:val="006B4472"/>
    <w:rsid w:val="006B4B8E"/>
    <w:rsid w:val="006B4C1F"/>
    <w:rsid w:val="006B56B5"/>
    <w:rsid w:val="006B58CD"/>
    <w:rsid w:val="006B5E92"/>
    <w:rsid w:val="006B5EB5"/>
    <w:rsid w:val="006B6261"/>
    <w:rsid w:val="006B6499"/>
    <w:rsid w:val="006B6A05"/>
    <w:rsid w:val="006B6E67"/>
    <w:rsid w:val="006B70A0"/>
    <w:rsid w:val="006B77F7"/>
    <w:rsid w:val="006B7BFC"/>
    <w:rsid w:val="006C08B3"/>
    <w:rsid w:val="006C0B84"/>
    <w:rsid w:val="006C136F"/>
    <w:rsid w:val="006C1AA7"/>
    <w:rsid w:val="006C215E"/>
    <w:rsid w:val="006C2916"/>
    <w:rsid w:val="006C2A3A"/>
    <w:rsid w:val="006C3105"/>
    <w:rsid w:val="006C4998"/>
    <w:rsid w:val="006C50D5"/>
    <w:rsid w:val="006C53D0"/>
    <w:rsid w:val="006C5C93"/>
    <w:rsid w:val="006C603F"/>
    <w:rsid w:val="006C60A2"/>
    <w:rsid w:val="006C65E5"/>
    <w:rsid w:val="006C699B"/>
    <w:rsid w:val="006D0CA5"/>
    <w:rsid w:val="006D1F64"/>
    <w:rsid w:val="006D1F75"/>
    <w:rsid w:val="006D24A5"/>
    <w:rsid w:val="006D3233"/>
    <w:rsid w:val="006D4582"/>
    <w:rsid w:val="006D4693"/>
    <w:rsid w:val="006D46AA"/>
    <w:rsid w:val="006D4C11"/>
    <w:rsid w:val="006D5351"/>
    <w:rsid w:val="006D55AE"/>
    <w:rsid w:val="006D5B2C"/>
    <w:rsid w:val="006D6567"/>
    <w:rsid w:val="006D668A"/>
    <w:rsid w:val="006D692E"/>
    <w:rsid w:val="006D6E04"/>
    <w:rsid w:val="006D7170"/>
    <w:rsid w:val="006D7442"/>
    <w:rsid w:val="006E0C14"/>
    <w:rsid w:val="006E1912"/>
    <w:rsid w:val="006E1BC1"/>
    <w:rsid w:val="006E21F2"/>
    <w:rsid w:val="006E3220"/>
    <w:rsid w:val="006E3B08"/>
    <w:rsid w:val="006E3E1E"/>
    <w:rsid w:val="006E3E9B"/>
    <w:rsid w:val="006E532C"/>
    <w:rsid w:val="006E6158"/>
    <w:rsid w:val="006E6293"/>
    <w:rsid w:val="006E6712"/>
    <w:rsid w:val="006E6888"/>
    <w:rsid w:val="006E6DB6"/>
    <w:rsid w:val="006F004E"/>
    <w:rsid w:val="006F019B"/>
    <w:rsid w:val="006F03F3"/>
    <w:rsid w:val="006F0662"/>
    <w:rsid w:val="006F0CC8"/>
    <w:rsid w:val="006F17CF"/>
    <w:rsid w:val="006F1C3D"/>
    <w:rsid w:val="006F1C87"/>
    <w:rsid w:val="006F2138"/>
    <w:rsid w:val="006F279B"/>
    <w:rsid w:val="006F2865"/>
    <w:rsid w:val="006F2A9E"/>
    <w:rsid w:val="006F334A"/>
    <w:rsid w:val="006F3730"/>
    <w:rsid w:val="006F3BC7"/>
    <w:rsid w:val="006F3EAC"/>
    <w:rsid w:val="006F41E9"/>
    <w:rsid w:val="006F51CA"/>
    <w:rsid w:val="006F535B"/>
    <w:rsid w:val="006F60B9"/>
    <w:rsid w:val="006F6715"/>
    <w:rsid w:val="006F69A4"/>
    <w:rsid w:val="006F6A46"/>
    <w:rsid w:val="006F6E74"/>
    <w:rsid w:val="006F7675"/>
    <w:rsid w:val="006F7A2F"/>
    <w:rsid w:val="0070013C"/>
    <w:rsid w:val="007005A4"/>
    <w:rsid w:val="00700EFE"/>
    <w:rsid w:val="0070171C"/>
    <w:rsid w:val="007019D8"/>
    <w:rsid w:val="00702D58"/>
    <w:rsid w:val="00703548"/>
    <w:rsid w:val="00705101"/>
    <w:rsid w:val="00706257"/>
    <w:rsid w:val="00706919"/>
    <w:rsid w:val="00706F04"/>
    <w:rsid w:val="007074FA"/>
    <w:rsid w:val="00707540"/>
    <w:rsid w:val="00707C2B"/>
    <w:rsid w:val="00707CDC"/>
    <w:rsid w:val="007106D4"/>
    <w:rsid w:val="00710855"/>
    <w:rsid w:val="0071099C"/>
    <w:rsid w:val="0071108F"/>
    <w:rsid w:val="0071110E"/>
    <w:rsid w:val="0071111A"/>
    <w:rsid w:val="0071160B"/>
    <w:rsid w:val="0071170C"/>
    <w:rsid w:val="0071254C"/>
    <w:rsid w:val="0071266B"/>
    <w:rsid w:val="00713FD4"/>
    <w:rsid w:val="00715849"/>
    <w:rsid w:val="007159AD"/>
    <w:rsid w:val="00715BDF"/>
    <w:rsid w:val="007166EE"/>
    <w:rsid w:val="0071731B"/>
    <w:rsid w:val="00717A0A"/>
    <w:rsid w:val="00717F6E"/>
    <w:rsid w:val="00719078"/>
    <w:rsid w:val="00720508"/>
    <w:rsid w:val="0072055D"/>
    <w:rsid w:val="0072153B"/>
    <w:rsid w:val="00721C43"/>
    <w:rsid w:val="00721FD3"/>
    <w:rsid w:val="007220F3"/>
    <w:rsid w:val="00722929"/>
    <w:rsid w:val="007238B6"/>
    <w:rsid w:val="0072427E"/>
    <w:rsid w:val="007243A3"/>
    <w:rsid w:val="00725388"/>
    <w:rsid w:val="00726044"/>
    <w:rsid w:val="00726135"/>
    <w:rsid w:val="00726A4D"/>
    <w:rsid w:val="0072793B"/>
    <w:rsid w:val="00727B3B"/>
    <w:rsid w:val="007304AD"/>
    <w:rsid w:val="00730D8B"/>
    <w:rsid w:val="007329FE"/>
    <w:rsid w:val="00732BC7"/>
    <w:rsid w:val="00732F02"/>
    <w:rsid w:val="00734434"/>
    <w:rsid w:val="00734CC4"/>
    <w:rsid w:val="00734E30"/>
    <w:rsid w:val="0073677D"/>
    <w:rsid w:val="007370CA"/>
    <w:rsid w:val="007371D6"/>
    <w:rsid w:val="007379F9"/>
    <w:rsid w:val="00737B62"/>
    <w:rsid w:val="00737C9F"/>
    <w:rsid w:val="00737F59"/>
    <w:rsid w:val="007404FD"/>
    <w:rsid w:val="00740C4B"/>
    <w:rsid w:val="00741382"/>
    <w:rsid w:val="007419D5"/>
    <w:rsid w:val="00741BC6"/>
    <w:rsid w:val="007425F9"/>
    <w:rsid w:val="0074288E"/>
    <w:rsid w:val="00742C30"/>
    <w:rsid w:val="00743110"/>
    <w:rsid w:val="007434CD"/>
    <w:rsid w:val="007435DD"/>
    <w:rsid w:val="00743688"/>
    <w:rsid w:val="00743992"/>
    <w:rsid w:val="00744B13"/>
    <w:rsid w:val="00745934"/>
    <w:rsid w:val="00747015"/>
    <w:rsid w:val="00747446"/>
    <w:rsid w:val="007474CB"/>
    <w:rsid w:val="0075031D"/>
    <w:rsid w:val="00750A64"/>
    <w:rsid w:val="00751536"/>
    <w:rsid w:val="00752728"/>
    <w:rsid w:val="00753CBC"/>
    <w:rsid w:val="007540A6"/>
    <w:rsid w:val="00754C4A"/>
    <w:rsid w:val="007561B0"/>
    <w:rsid w:val="00756540"/>
    <w:rsid w:val="00756813"/>
    <w:rsid w:val="00756A7C"/>
    <w:rsid w:val="00756BB3"/>
    <w:rsid w:val="00757445"/>
    <w:rsid w:val="007577C2"/>
    <w:rsid w:val="00760726"/>
    <w:rsid w:val="007613A0"/>
    <w:rsid w:val="0076163C"/>
    <w:rsid w:val="00761865"/>
    <w:rsid w:val="00761E6B"/>
    <w:rsid w:val="007621B9"/>
    <w:rsid w:val="00762439"/>
    <w:rsid w:val="007626EF"/>
    <w:rsid w:val="00762A25"/>
    <w:rsid w:val="007632E1"/>
    <w:rsid w:val="007638A9"/>
    <w:rsid w:val="007646FD"/>
    <w:rsid w:val="00765A0D"/>
    <w:rsid w:val="007664DB"/>
    <w:rsid w:val="007667C5"/>
    <w:rsid w:val="00766CC3"/>
    <w:rsid w:val="00766CD2"/>
    <w:rsid w:val="00766DA5"/>
    <w:rsid w:val="00766FE8"/>
    <w:rsid w:val="0076757E"/>
    <w:rsid w:val="007676A3"/>
    <w:rsid w:val="00767A3D"/>
    <w:rsid w:val="00767CCE"/>
    <w:rsid w:val="0077124F"/>
    <w:rsid w:val="00772072"/>
    <w:rsid w:val="00773D4B"/>
    <w:rsid w:val="00774634"/>
    <w:rsid w:val="00775060"/>
    <w:rsid w:val="007752C5"/>
    <w:rsid w:val="00775FED"/>
    <w:rsid w:val="00777402"/>
    <w:rsid w:val="00777AE1"/>
    <w:rsid w:val="007801D7"/>
    <w:rsid w:val="00780A7B"/>
    <w:rsid w:val="007817D6"/>
    <w:rsid w:val="00781B67"/>
    <w:rsid w:val="00782E0E"/>
    <w:rsid w:val="00783647"/>
    <w:rsid w:val="00783C5E"/>
    <w:rsid w:val="00784ABF"/>
    <w:rsid w:val="00785257"/>
    <w:rsid w:val="00786C65"/>
    <w:rsid w:val="007871AD"/>
    <w:rsid w:val="00790524"/>
    <w:rsid w:val="00790706"/>
    <w:rsid w:val="00791884"/>
    <w:rsid w:val="0079211F"/>
    <w:rsid w:val="007921DC"/>
    <w:rsid w:val="007921F5"/>
    <w:rsid w:val="007927F0"/>
    <w:rsid w:val="007929F3"/>
    <w:rsid w:val="00792D01"/>
    <w:rsid w:val="00792F3F"/>
    <w:rsid w:val="007931F1"/>
    <w:rsid w:val="00793BCF"/>
    <w:rsid w:val="007941DB"/>
    <w:rsid w:val="00794664"/>
    <w:rsid w:val="0079524A"/>
    <w:rsid w:val="007955FB"/>
    <w:rsid w:val="0079638E"/>
    <w:rsid w:val="007966D4"/>
    <w:rsid w:val="0079702E"/>
    <w:rsid w:val="00797C46"/>
    <w:rsid w:val="00797D14"/>
    <w:rsid w:val="007A0FA0"/>
    <w:rsid w:val="007A121F"/>
    <w:rsid w:val="007A1F92"/>
    <w:rsid w:val="007A21CE"/>
    <w:rsid w:val="007A2607"/>
    <w:rsid w:val="007A2B58"/>
    <w:rsid w:val="007A2CE7"/>
    <w:rsid w:val="007A35AE"/>
    <w:rsid w:val="007A450F"/>
    <w:rsid w:val="007A4BED"/>
    <w:rsid w:val="007A6C6A"/>
    <w:rsid w:val="007A7B41"/>
    <w:rsid w:val="007B0094"/>
    <w:rsid w:val="007B0398"/>
    <w:rsid w:val="007B132A"/>
    <w:rsid w:val="007B15CB"/>
    <w:rsid w:val="007B15F6"/>
    <w:rsid w:val="007B1795"/>
    <w:rsid w:val="007B1A30"/>
    <w:rsid w:val="007B4A95"/>
    <w:rsid w:val="007B5A5A"/>
    <w:rsid w:val="007B68C5"/>
    <w:rsid w:val="007B6C1B"/>
    <w:rsid w:val="007B7326"/>
    <w:rsid w:val="007B74D3"/>
    <w:rsid w:val="007B76A3"/>
    <w:rsid w:val="007B7790"/>
    <w:rsid w:val="007C0202"/>
    <w:rsid w:val="007C0834"/>
    <w:rsid w:val="007C1AAA"/>
    <w:rsid w:val="007C20FD"/>
    <w:rsid w:val="007C2533"/>
    <w:rsid w:val="007C2BA9"/>
    <w:rsid w:val="007C2CD0"/>
    <w:rsid w:val="007C2D10"/>
    <w:rsid w:val="007C2FFA"/>
    <w:rsid w:val="007C3D97"/>
    <w:rsid w:val="007C3E0A"/>
    <w:rsid w:val="007C4264"/>
    <w:rsid w:val="007C497F"/>
    <w:rsid w:val="007C4AD5"/>
    <w:rsid w:val="007C4CF2"/>
    <w:rsid w:val="007C5902"/>
    <w:rsid w:val="007C5B67"/>
    <w:rsid w:val="007C5B8D"/>
    <w:rsid w:val="007C5C62"/>
    <w:rsid w:val="007C66FB"/>
    <w:rsid w:val="007C67C3"/>
    <w:rsid w:val="007C68BA"/>
    <w:rsid w:val="007C6DEE"/>
    <w:rsid w:val="007D00B5"/>
    <w:rsid w:val="007D00CA"/>
    <w:rsid w:val="007D0420"/>
    <w:rsid w:val="007D067C"/>
    <w:rsid w:val="007D08E4"/>
    <w:rsid w:val="007D10EF"/>
    <w:rsid w:val="007D1297"/>
    <w:rsid w:val="007D1912"/>
    <w:rsid w:val="007D27B4"/>
    <w:rsid w:val="007D2AEF"/>
    <w:rsid w:val="007D36F0"/>
    <w:rsid w:val="007D3C8A"/>
    <w:rsid w:val="007D3EBF"/>
    <w:rsid w:val="007D42B4"/>
    <w:rsid w:val="007D4658"/>
    <w:rsid w:val="007D4803"/>
    <w:rsid w:val="007D4D6F"/>
    <w:rsid w:val="007D5A79"/>
    <w:rsid w:val="007D64A6"/>
    <w:rsid w:val="007D6898"/>
    <w:rsid w:val="007D69F3"/>
    <w:rsid w:val="007D6B9A"/>
    <w:rsid w:val="007D7E28"/>
    <w:rsid w:val="007E06EF"/>
    <w:rsid w:val="007E075D"/>
    <w:rsid w:val="007E12C5"/>
    <w:rsid w:val="007E12F5"/>
    <w:rsid w:val="007E1654"/>
    <w:rsid w:val="007E1EA1"/>
    <w:rsid w:val="007E2169"/>
    <w:rsid w:val="007E232C"/>
    <w:rsid w:val="007E2712"/>
    <w:rsid w:val="007E29F7"/>
    <w:rsid w:val="007E2E47"/>
    <w:rsid w:val="007E3471"/>
    <w:rsid w:val="007E3B9B"/>
    <w:rsid w:val="007E4238"/>
    <w:rsid w:val="007E4DE9"/>
    <w:rsid w:val="007E5949"/>
    <w:rsid w:val="007E5B06"/>
    <w:rsid w:val="007E5DE2"/>
    <w:rsid w:val="007E6421"/>
    <w:rsid w:val="007E646D"/>
    <w:rsid w:val="007E686B"/>
    <w:rsid w:val="007E6A99"/>
    <w:rsid w:val="007E7CF6"/>
    <w:rsid w:val="007F06D9"/>
    <w:rsid w:val="007F0FE0"/>
    <w:rsid w:val="007F12B6"/>
    <w:rsid w:val="007F1E12"/>
    <w:rsid w:val="007F216F"/>
    <w:rsid w:val="007F22CB"/>
    <w:rsid w:val="007F3858"/>
    <w:rsid w:val="007F4981"/>
    <w:rsid w:val="007F4C88"/>
    <w:rsid w:val="007F515C"/>
    <w:rsid w:val="007F6E00"/>
    <w:rsid w:val="007F6E2A"/>
    <w:rsid w:val="007F7396"/>
    <w:rsid w:val="007F783A"/>
    <w:rsid w:val="007F7AA5"/>
    <w:rsid w:val="008003AB"/>
    <w:rsid w:val="00801823"/>
    <w:rsid w:val="00801FE7"/>
    <w:rsid w:val="00802826"/>
    <w:rsid w:val="008029B8"/>
    <w:rsid w:val="00802B3F"/>
    <w:rsid w:val="0080307A"/>
    <w:rsid w:val="008031D7"/>
    <w:rsid w:val="0080326B"/>
    <w:rsid w:val="008036B1"/>
    <w:rsid w:val="008040DD"/>
    <w:rsid w:val="00804CBB"/>
    <w:rsid w:val="00805887"/>
    <w:rsid w:val="0080665C"/>
    <w:rsid w:val="0080698A"/>
    <w:rsid w:val="00806D63"/>
    <w:rsid w:val="008071EB"/>
    <w:rsid w:val="008072C8"/>
    <w:rsid w:val="0080740B"/>
    <w:rsid w:val="00807D67"/>
    <w:rsid w:val="00810032"/>
    <w:rsid w:val="00810442"/>
    <w:rsid w:val="00810B7A"/>
    <w:rsid w:val="00811315"/>
    <w:rsid w:val="00811494"/>
    <w:rsid w:val="00811BC8"/>
    <w:rsid w:val="008133B2"/>
    <w:rsid w:val="00813ACB"/>
    <w:rsid w:val="00814216"/>
    <w:rsid w:val="008146BC"/>
    <w:rsid w:val="00814FCC"/>
    <w:rsid w:val="00815B17"/>
    <w:rsid w:val="00820FCB"/>
    <w:rsid w:val="0082125B"/>
    <w:rsid w:val="0082158E"/>
    <w:rsid w:val="0082215D"/>
    <w:rsid w:val="008231DF"/>
    <w:rsid w:val="0082320B"/>
    <w:rsid w:val="0082361D"/>
    <w:rsid w:val="00823A29"/>
    <w:rsid w:val="008243A4"/>
    <w:rsid w:val="0082449E"/>
    <w:rsid w:val="0082467C"/>
    <w:rsid w:val="00824B21"/>
    <w:rsid w:val="00824D08"/>
    <w:rsid w:val="0082569D"/>
    <w:rsid w:val="00825DF1"/>
    <w:rsid w:val="00826471"/>
    <w:rsid w:val="008266F2"/>
    <w:rsid w:val="00826897"/>
    <w:rsid w:val="00827D3F"/>
    <w:rsid w:val="00827F02"/>
    <w:rsid w:val="00830DF8"/>
    <w:rsid w:val="008321C9"/>
    <w:rsid w:val="00832C20"/>
    <w:rsid w:val="00833936"/>
    <w:rsid w:val="00833B22"/>
    <w:rsid w:val="008340C9"/>
    <w:rsid w:val="00834286"/>
    <w:rsid w:val="00834623"/>
    <w:rsid w:val="00834951"/>
    <w:rsid w:val="00835D0F"/>
    <w:rsid w:val="00837372"/>
    <w:rsid w:val="00840E98"/>
    <w:rsid w:val="008412C6"/>
    <w:rsid w:val="00841896"/>
    <w:rsid w:val="008418D1"/>
    <w:rsid w:val="00842215"/>
    <w:rsid w:val="00843AC0"/>
    <w:rsid w:val="00844EBB"/>
    <w:rsid w:val="008450D5"/>
    <w:rsid w:val="008451A1"/>
    <w:rsid w:val="00845325"/>
    <w:rsid w:val="0084534D"/>
    <w:rsid w:val="008459B8"/>
    <w:rsid w:val="00846ACB"/>
    <w:rsid w:val="00846E02"/>
    <w:rsid w:val="0085056E"/>
    <w:rsid w:val="00850C8F"/>
    <w:rsid w:val="00850EFD"/>
    <w:rsid w:val="0085140A"/>
    <w:rsid w:val="00851696"/>
    <w:rsid w:val="00852AA4"/>
    <w:rsid w:val="00852C98"/>
    <w:rsid w:val="00852CA7"/>
    <w:rsid w:val="0085301F"/>
    <w:rsid w:val="00853906"/>
    <w:rsid w:val="00853B77"/>
    <w:rsid w:val="00853E2D"/>
    <w:rsid w:val="0085471D"/>
    <w:rsid w:val="00854A47"/>
    <w:rsid w:val="0085515F"/>
    <w:rsid w:val="008552B8"/>
    <w:rsid w:val="008560BC"/>
    <w:rsid w:val="008563FF"/>
    <w:rsid w:val="00856F81"/>
    <w:rsid w:val="00856FE5"/>
    <w:rsid w:val="008570BF"/>
    <w:rsid w:val="008573A7"/>
    <w:rsid w:val="00857751"/>
    <w:rsid w:val="00860781"/>
    <w:rsid w:val="00860996"/>
    <w:rsid w:val="00860D07"/>
    <w:rsid w:val="008623EA"/>
    <w:rsid w:val="0086317C"/>
    <w:rsid w:val="00863FDC"/>
    <w:rsid w:val="008646A0"/>
    <w:rsid w:val="00864A66"/>
    <w:rsid w:val="00865630"/>
    <w:rsid w:val="00865924"/>
    <w:rsid w:val="0086621B"/>
    <w:rsid w:val="0086625C"/>
    <w:rsid w:val="00866F81"/>
    <w:rsid w:val="008671DB"/>
    <w:rsid w:val="008672EF"/>
    <w:rsid w:val="0086733F"/>
    <w:rsid w:val="00867FF7"/>
    <w:rsid w:val="008715C3"/>
    <w:rsid w:val="00871C76"/>
    <w:rsid w:val="00872289"/>
    <w:rsid w:val="0087268A"/>
    <w:rsid w:val="00873A3F"/>
    <w:rsid w:val="0087514F"/>
    <w:rsid w:val="008753C4"/>
    <w:rsid w:val="00875BE6"/>
    <w:rsid w:val="00876D3A"/>
    <w:rsid w:val="00877B4B"/>
    <w:rsid w:val="00877D48"/>
    <w:rsid w:val="00877EB9"/>
    <w:rsid w:val="0088078B"/>
    <w:rsid w:val="00880FE0"/>
    <w:rsid w:val="008814FD"/>
    <w:rsid w:val="00881A23"/>
    <w:rsid w:val="00882038"/>
    <w:rsid w:val="00882280"/>
    <w:rsid w:val="008829CB"/>
    <w:rsid w:val="0088432A"/>
    <w:rsid w:val="00884CA9"/>
    <w:rsid w:val="008854AA"/>
    <w:rsid w:val="00885840"/>
    <w:rsid w:val="0088589B"/>
    <w:rsid w:val="00885C77"/>
    <w:rsid w:val="00885FF0"/>
    <w:rsid w:val="0088650E"/>
    <w:rsid w:val="008870EF"/>
    <w:rsid w:val="00887488"/>
    <w:rsid w:val="00890244"/>
    <w:rsid w:val="0089037E"/>
    <w:rsid w:val="008908B4"/>
    <w:rsid w:val="008912BA"/>
    <w:rsid w:val="00892A88"/>
    <w:rsid w:val="00892C25"/>
    <w:rsid w:val="0089312D"/>
    <w:rsid w:val="00893A00"/>
    <w:rsid w:val="0089468A"/>
    <w:rsid w:val="00895371"/>
    <w:rsid w:val="0089561E"/>
    <w:rsid w:val="00895F11"/>
    <w:rsid w:val="0089620A"/>
    <w:rsid w:val="0089621F"/>
    <w:rsid w:val="00896F21"/>
    <w:rsid w:val="0089741B"/>
    <w:rsid w:val="008974C7"/>
    <w:rsid w:val="008976E6"/>
    <w:rsid w:val="00897887"/>
    <w:rsid w:val="008A01AA"/>
    <w:rsid w:val="008A0358"/>
    <w:rsid w:val="008A20C1"/>
    <w:rsid w:val="008A390C"/>
    <w:rsid w:val="008A43BD"/>
    <w:rsid w:val="008A4E67"/>
    <w:rsid w:val="008A5023"/>
    <w:rsid w:val="008A5927"/>
    <w:rsid w:val="008A6030"/>
    <w:rsid w:val="008A66DC"/>
    <w:rsid w:val="008A709B"/>
    <w:rsid w:val="008A7135"/>
    <w:rsid w:val="008B014E"/>
    <w:rsid w:val="008B0299"/>
    <w:rsid w:val="008B0525"/>
    <w:rsid w:val="008B1459"/>
    <w:rsid w:val="008B15CA"/>
    <w:rsid w:val="008B1704"/>
    <w:rsid w:val="008B1DD9"/>
    <w:rsid w:val="008B2F2C"/>
    <w:rsid w:val="008B3622"/>
    <w:rsid w:val="008B5C53"/>
    <w:rsid w:val="008B6A81"/>
    <w:rsid w:val="008B6D10"/>
    <w:rsid w:val="008B6DFD"/>
    <w:rsid w:val="008B6E76"/>
    <w:rsid w:val="008B76AA"/>
    <w:rsid w:val="008B7807"/>
    <w:rsid w:val="008BEFFA"/>
    <w:rsid w:val="008C0416"/>
    <w:rsid w:val="008C15E6"/>
    <w:rsid w:val="008C27DD"/>
    <w:rsid w:val="008C3435"/>
    <w:rsid w:val="008C36CD"/>
    <w:rsid w:val="008C3D34"/>
    <w:rsid w:val="008C464D"/>
    <w:rsid w:val="008C563F"/>
    <w:rsid w:val="008C7540"/>
    <w:rsid w:val="008C7780"/>
    <w:rsid w:val="008D0089"/>
    <w:rsid w:val="008D03BD"/>
    <w:rsid w:val="008D0875"/>
    <w:rsid w:val="008D1A42"/>
    <w:rsid w:val="008D1D5B"/>
    <w:rsid w:val="008D30A7"/>
    <w:rsid w:val="008D3191"/>
    <w:rsid w:val="008D3255"/>
    <w:rsid w:val="008D39FD"/>
    <w:rsid w:val="008D3C70"/>
    <w:rsid w:val="008D4389"/>
    <w:rsid w:val="008D4797"/>
    <w:rsid w:val="008D4E3E"/>
    <w:rsid w:val="008D66FE"/>
    <w:rsid w:val="008D6DF0"/>
    <w:rsid w:val="008D738D"/>
    <w:rsid w:val="008D7791"/>
    <w:rsid w:val="008D7E2B"/>
    <w:rsid w:val="008E07A7"/>
    <w:rsid w:val="008E0869"/>
    <w:rsid w:val="008E0F0C"/>
    <w:rsid w:val="008E1D1D"/>
    <w:rsid w:val="008E2562"/>
    <w:rsid w:val="008E2BC9"/>
    <w:rsid w:val="008E31D6"/>
    <w:rsid w:val="008E39C3"/>
    <w:rsid w:val="008E3CE0"/>
    <w:rsid w:val="008E3F54"/>
    <w:rsid w:val="008E4A15"/>
    <w:rsid w:val="008E4A63"/>
    <w:rsid w:val="008E4C08"/>
    <w:rsid w:val="008E4F47"/>
    <w:rsid w:val="008E5177"/>
    <w:rsid w:val="008E54FF"/>
    <w:rsid w:val="008E5BC6"/>
    <w:rsid w:val="008E5C53"/>
    <w:rsid w:val="008E60BD"/>
    <w:rsid w:val="008E6ADB"/>
    <w:rsid w:val="008E703D"/>
    <w:rsid w:val="008E7A60"/>
    <w:rsid w:val="008E7BE0"/>
    <w:rsid w:val="008F07B0"/>
    <w:rsid w:val="008F2983"/>
    <w:rsid w:val="008F367E"/>
    <w:rsid w:val="008F3712"/>
    <w:rsid w:val="008F379A"/>
    <w:rsid w:val="008F37E7"/>
    <w:rsid w:val="008F4022"/>
    <w:rsid w:val="008F42E6"/>
    <w:rsid w:val="008F4603"/>
    <w:rsid w:val="008F4887"/>
    <w:rsid w:val="008F4DAA"/>
    <w:rsid w:val="008F5068"/>
    <w:rsid w:val="008F5754"/>
    <w:rsid w:val="008F66DF"/>
    <w:rsid w:val="008F7140"/>
    <w:rsid w:val="008F74E0"/>
    <w:rsid w:val="008F7BEB"/>
    <w:rsid w:val="008F7CE4"/>
    <w:rsid w:val="008F7E86"/>
    <w:rsid w:val="00901418"/>
    <w:rsid w:val="009017D5"/>
    <w:rsid w:val="00901C7D"/>
    <w:rsid w:val="00901D38"/>
    <w:rsid w:val="00902933"/>
    <w:rsid w:val="00902D6C"/>
    <w:rsid w:val="00903ACF"/>
    <w:rsid w:val="00904238"/>
    <w:rsid w:val="0090467D"/>
    <w:rsid w:val="00904EEC"/>
    <w:rsid w:val="00904F27"/>
    <w:rsid w:val="00904F8F"/>
    <w:rsid w:val="0090516A"/>
    <w:rsid w:val="00905602"/>
    <w:rsid w:val="009057A4"/>
    <w:rsid w:val="00907D97"/>
    <w:rsid w:val="009119E5"/>
    <w:rsid w:val="00912BE5"/>
    <w:rsid w:val="00912F3D"/>
    <w:rsid w:val="00912FA6"/>
    <w:rsid w:val="0091366A"/>
    <w:rsid w:val="00913737"/>
    <w:rsid w:val="00913FD0"/>
    <w:rsid w:val="00914270"/>
    <w:rsid w:val="00914E6F"/>
    <w:rsid w:val="00917422"/>
    <w:rsid w:val="00917CF1"/>
    <w:rsid w:val="00917EF1"/>
    <w:rsid w:val="00920445"/>
    <w:rsid w:val="00920C3B"/>
    <w:rsid w:val="0092125E"/>
    <w:rsid w:val="009216AF"/>
    <w:rsid w:val="009223F9"/>
    <w:rsid w:val="00922805"/>
    <w:rsid w:val="00922ED7"/>
    <w:rsid w:val="00923337"/>
    <w:rsid w:val="0092392F"/>
    <w:rsid w:val="00924269"/>
    <w:rsid w:val="00924831"/>
    <w:rsid w:val="00924C15"/>
    <w:rsid w:val="009254A6"/>
    <w:rsid w:val="00925EDF"/>
    <w:rsid w:val="00926015"/>
    <w:rsid w:val="00926D0E"/>
    <w:rsid w:val="00927990"/>
    <w:rsid w:val="00927B44"/>
    <w:rsid w:val="00927D1B"/>
    <w:rsid w:val="00927E04"/>
    <w:rsid w:val="00930839"/>
    <w:rsid w:val="00930AB7"/>
    <w:rsid w:val="00930B0D"/>
    <w:rsid w:val="00930B9F"/>
    <w:rsid w:val="00930DA8"/>
    <w:rsid w:val="009321B7"/>
    <w:rsid w:val="00932CE3"/>
    <w:rsid w:val="00932D17"/>
    <w:rsid w:val="00932D86"/>
    <w:rsid w:val="009335F6"/>
    <w:rsid w:val="0093376F"/>
    <w:rsid w:val="00933ABD"/>
    <w:rsid w:val="00933C70"/>
    <w:rsid w:val="00933D80"/>
    <w:rsid w:val="00934A77"/>
    <w:rsid w:val="00934C12"/>
    <w:rsid w:val="00935023"/>
    <w:rsid w:val="0093574B"/>
    <w:rsid w:val="00937677"/>
    <w:rsid w:val="009400F7"/>
    <w:rsid w:val="00941329"/>
    <w:rsid w:val="009414B1"/>
    <w:rsid w:val="00941BAC"/>
    <w:rsid w:val="00942460"/>
    <w:rsid w:val="00943D3B"/>
    <w:rsid w:val="009441F7"/>
    <w:rsid w:val="009448F1"/>
    <w:rsid w:val="00944975"/>
    <w:rsid w:val="00944ED1"/>
    <w:rsid w:val="00945709"/>
    <w:rsid w:val="00945D2F"/>
    <w:rsid w:val="00945F0D"/>
    <w:rsid w:val="00946006"/>
    <w:rsid w:val="00946927"/>
    <w:rsid w:val="00946C7B"/>
    <w:rsid w:val="00946E38"/>
    <w:rsid w:val="009470E0"/>
    <w:rsid w:val="00947594"/>
    <w:rsid w:val="009479EE"/>
    <w:rsid w:val="00950921"/>
    <w:rsid w:val="00950AE0"/>
    <w:rsid w:val="00951705"/>
    <w:rsid w:val="009532B8"/>
    <w:rsid w:val="009548F3"/>
    <w:rsid w:val="00954A97"/>
    <w:rsid w:val="00954BC8"/>
    <w:rsid w:val="00954E56"/>
    <w:rsid w:val="009566A9"/>
    <w:rsid w:val="00956730"/>
    <w:rsid w:val="00956B74"/>
    <w:rsid w:val="00957184"/>
    <w:rsid w:val="00957932"/>
    <w:rsid w:val="009602F6"/>
    <w:rsid w:val="009614B9"/>
    <w:rsid w:val="0096169D"/>
    <w:rsid w:val="00962915"/>
    <w:rsid w:val="00962B03"/>
    <w:rsid w:val="00963691"/>
    <w:rsid w:val="00963899"/>
    <w:rsid w:val="00963976"/>
    <w:rsid w:val="00964533"/>
    <w:rsid w:val="00964909"/>
    <w:rsid w:val="00964921"/>
    <w:rsid w:val="009653DC"/>
    <w:rsid w:val="009655FE"/>
    <w:rsid w:val="0096591B"/>
    <w:rsid w:val="0096673F"/>
    <w:rsid w:val="00966920"/>
    <w:rsid w:val="009672FC"/>
    <w:rsid w:val="00970A41"/>
    <w:rsid w:val="00970CC0"/>
    <w:rsid w:val="009713B6"/>
    <w:rsid w:val="00971433"/>
    <w:rsid w:val="00971E35"/>
    <w:rsid w:val="00972738"/>
    <w:rsid w:val="00973056"/>
    <w:rsid w:val="00973888"/>
    <w:rsid w:val="00973DD2"/>
    <w:rsid w:val="00973E35"/>
    <w:rsid w:val="00973F81"/>
    <w:rsid w:val="00974207"/>
    <w:rsid w:val="0097473C"/>
    <w:rsid w:val="009748AA"/>
    <w:rsid w:val="00975281"/>
    <w:rsid w:val="00975904"/>
    <w:rsid w:val="0097590A"/>
    <w:rsid w:val="009762CA"/>
    <w:rsid w:val="00976D3A"/>
    <w:rsid w:val="009770E5"/>
    <w:rsid w:val="00977335"/>
    <w:rsid w:val="00977A19"/>
    <w:rsid w:val="00977AE6"/>
    <w:rsid w:val="00977C99"/>
    <w:rsid w:val="00977F1D"/>
    <w:rsid w:val="00977F50"/>
    <w:rsid w:val="00980B4B"/>
    <w:rsid w:val="00980D35"/>
    <w:rsid w:val="009810E6"/>
    <w:rsid w:val="009812F3"/>
    <w:rsid w:val="00981A7A"/>
    <w:rsid w:val="0098289C"/>
    <w:rsid w:val="00982DD6"/>
    <w:rsid w:val="00983335"/>
    <w:rsid w:val="00983689"/>
    <w:rsid w:val="009836DC"/>
    <w:rsid w:val="00983887"/>
    <w:rsid w:val="009839BE"/>
    <w:rsid w:val="00983A3B"/>
    <w:rsid w:val="00984316"/>
    <w:rsid w:val="00984A1C"/>
    <w:rsid w:val="00984C25"/>
    <w:rsid w:val="00984EEA"/>
    <w:rsid w:val="00985122"/>
    <w:rsid w:val="0098519F"/>
    <w:rsid w:val="00986104"/>
    <w:rsid w:val="0098622A"/>
    <w:rsid w:val="009874DE"/>
    <w:rsid w:val="0098785A"/>
    <w:rsid w:val="00987A18"/>
    <w:rsid w:val="00987F8B"/>
    <w:rsid w:val="009907C6"/>
    <w:rsid w:val="00990B9C"/>
    <w:rsid w:val="009916ED"/>
    <w:rsid w:val="00991869"/>
    <w:rsid w:val="009919DA"/>
    <w:rsid w:val="00991EFE"/>
    <w:rsid w:val="00991FE8"/>
    <w:rsid w:val="0099252E"/>
    <w:rsid w:val="00992675"/>
    <w:rsid w:val="009932A9"/>
    <w:rsid w:val="00993540"/>
    <w:rsid w:val="00993583"/>
    <w:rsid w:val="009937EF"/>
    <w:rsid w:val="00993B93"/>
    <w:rsid w:val="00993F01"/>
    <w:rsid w:val="009945C3"/>
    <w:rsid w:val="009951CA"/>
    <w:rsid w:val="009952F0"/>
    <w:rsid w:val="00995C05"/>
    <w:rsid w:val="00995E19"/>
    <w:rsid w:val="00995F0D"/>
    <w:rsid w:val="00996A61"/>
    <w:rsid w:val="00997178"/>
    <w:rsid w:val="009A05AF"/>
    <w:rsid w:val="009A0731"/>
    <w:rsid w:val="009A0ABE"/>
    <w:rsid w:val="009A0AC7"/>
    <w:rsid w:val="009A1D2C"/>
    <w:rsid w:val="009A1EB9"/>
    <w:rsid w:val="009A3236"/>
    <w:rsid w:val="009A402A"/>
    <w:rsid w:val="009A428B"/>
    <w:rsid w:val="009A4FAF"/>
    <w:rsid w:val="009A6039"/>
    <w:rsid w:val="009A68B0"/>
    <w:rsid w:val="009A7153"/>
    <w:rsid w:val="009A7770"/>
    <w:rsid w:val="009A78D3"/>
    <w:rsid w:val="009A7E63"/>
    <w:rsid w:val="009B0CC3"/>
    <w:rsid w:val="009B0D4E"/>
    <w:rsid w:val="009B0F42"/>
    <w:rsid w:val="009B1065"/>
    <w:rsid w:val="009B116A"/>
    <w:rsid w:val="009B145E"/>
    <w:rsid w:val="009B160C"/>
    <w:rsid w:val="009B19D8"/>
    <w:rsid w:val="009B1BC1"/>
    <w:rsid w:val="009B1E3B"/>
    <w:rsid w:val="009B1FCC"/>
    <w:rsid w:val="009B2411"/>
    <w:rsid w:val="009B2528"/>
    <w:rsid w:val="009B2601"/>
    <w:rsid w:val="009B2B66"/>
    <w:rsid w:val="009B30D3"/>
    <w:rsid w:val="009B3886"/>
    <w:rsid w:val="009B447E"/>
    <w:rsid w:val="009B5576"/>
    <w:rsid w:val="009B5D70"/>
    <w:rsid w:val="009B6866"/>
    <w:rsid w:val="009B6CA2"/>
    <w:rsid w:val="009B7637"/>
    <w:rsid w:val="009B76E3"/>
    <w:rsid w:val="009B7818"/>
    <w:rsid w:val="009B793D"/>
    <w:rsid w:val="009C034B"/>
    <w:rsid w:val="009C08C4"/>
    <w:rsid w:val="009C0B44"/>
    <w:rsid w:val="009C10EB"/>
    <w:rsid w:val="009C19B5"/>
    <w:rsid w:val="009C226A"/>
    <w:rsid w:val="009C2BEA"/>
    <w:rsid w:val="009C30B0"/>
    <w:rsid w:val="009C3819"/>
    <w:rsid w:val="009C38A4"/>
    <w:rsid w:val="009C40F4"/>
    <w:rsid w:val="009C46A7"/>
    <w:rsid w:val="009C4DA3"/>
    <w:rsid w:val="009C6207"/>
    <w:rsid w:val="009C73D9"/>
    <w:rsid w:val="009C76E8"/>
    <w:rsid w:val="009D1181"/>
    <w:rsid w:val="009D2ED0"/>
    <w:rsid w:val="009D2FCA"/>
    <w:rsid w:val="009D5062"/>
    <w:rsid w:val="009D5183"/>
    <w:rsid w:val="009D5801"/>
    <w:rsid w:val="009D7520"/>
    <w:rsid w:val="009D7CBE"/>
    <w:rsid w:val="009E0FB1"/>
    <w:rsid w:val="009E1A47"/>
    <w:rsid w:val="009E1C11"/>
    <w:rsid w:val="009E2B3E"/>
    <w:rsid w:val="009E2C47"/>
    <w:rsid w:val="009E2D2A"/>
    <w:rsid w:val="009E3ADD"/>
    <w:rsid w:val="009E3E5E"/>
    <w:rsid w:val="009E43F6"/>
    <w:rsid w:val="009E4824"/>
    <w:rsid w:val="009E53AC"/>
    <w:rsid w:val="009E5EE3"/>
    <w:rsid w:val="009E64C1"/>
    <w:rsid w:val="009F0158"/>
    <w:rsid w:val="009F0486"/>
    <w:rsid w:val="009F119B"/>
    <w:rsid w:val="009F1231"/>
    <w:rsid w:val="009F14DA"/>
    <w:rsid w:val="009F1B7A"/>
    <w:rsid w:val="009F26BB"/>
    <w:rsid w:val="009F2E27"/>
    <w:rsid w:val="009F32CF"/>
    <w:rsid w:val="009F4396"/>
    <w:rsid w:val="009F4E11"/>
    <w:rsid w:val="009F5919"/>
    <w:rsid w:val="009F6972"/>
    <w:rsid w:val="009F7B85"/>
    <w:rsid w:val="009F7F53"/>
    <w:rsid w:val="00A012DB"/>
    <w:rsid w:val="00A01A98"/>
    <w:rsid w:val="00A02E2E"/>
    <w:rsid w:val="00A031B7"/>
    <w:rsid w:val="00A03CC1"/>
    <w:rsid w:val="00A04877"/>
    <w:rsid w:val="00A048D7"/>
    <w:rsid w:val="00A05407"/>
    <w:rsid w:val="00A058F1"/>
    <w:rsid w:val="00A05B0F"/>
    <w:rsid w:val="00A06914"/>
    <w:rsid w:val="00A076D1"/>
    <w:rsid w:val="00A079CA"/>
    <w:rsid w:val="00A10047"/>
    <w:rsid w:val="00A101F5"/>
    <w:rsid w:val="00A11347"/>
    <w:rsid w:val="00A115B3"/>
    <w:rsid w:val="00A11CE9"/>
    <w:rsid w:val="00A12174"/>
    <w:rsid w:val="00A12A92"/>
    <w:rsid w:val="00A12B13"/>
    <w:rsid w:val="00A12B6C"/>
    <w:rsid w:val="00A13C5E"/>
    <w:rsid w:val="00A13E60"/>
    <w:rsid w:val="00A1476B"/>
    <w:rsid w:val="00A15105"/>
    <w:rsid w:val="00A160C5"/>
    <w:rsid w:val="00A17898"/>
    <w:rsid w:val="00A21383"/>
    <w:rsid w:val="00A23FCD"/>
    <w:rsid w:val="00A245FA"/>
    <w:rsid w:val="00A2464A"/>
    <w:rsid w:val="00A248E3"/>
    <w:rsid w:val="00A24BFE"/>
    <w:rsid w:val="00A258EC"/>
    <w:rsid w:val="00A25B86"/>
    <w:rsid w:val="00A26DE5"/>
    <w:rsid w:val="00A27142"/>
    <w:rsid w:val="00A27800"/>
    <w:rsid w:val="00A301FB"/>
    <w:rsid w:val="00A303EB"/>
    <w:rsid w:val="00A30650"/>
    <w:rsid w:val="00A30FF3"/>
    <w:rsid w:val="00A311FE"/>
    <w:rsid w:val="00A31545"/>
    <w:rsid w:val="00A31550"/>
    <w:rsid w:val="00A3222C"/>
    <w:rsid w:val="00A32CF2"/>
    <w:rsid w:val="00A349D5"/>
    <w:rsid w:val="00A34BE0"/>
    <w:rsid w:val="00A34FBA"/>
    <w:rsid w:val="00A35249"/>
    <w:rsid w:val="00A35351"/>
    <w:rsid w:val="00A356F0"/>
    <w:rsid w:val="00A35B07"/>
    <w:rsid w:val="00A36264"/>
    <w:rsid w:val="00A36CAE"/>
    <w:rsid w:val="00A37F69"/>
    <w:rsid w:val="00A402B2"/>
    <w:rsid w:val="00A40CD2"/>
    <w:rsid w:val="00A40FB6"/>
    <w:rsid w:val="00A422E0"/>
    <w:rsid w:val="00A42B4E"/>
    <w:rsid w:val="00A431BC"/>
    <w:rsid w:val="00A43B02"/>
    <w:rsid w:val="00A44204"/>
    <w:rsid w:val="00A44812"/>
    <w:rsid w:val="00A456CC"/>
    <w:rsid w:val="00A45CF6"/>
    <w:rsid w:val="00A47873"/>
    <w:rsid w:val="00A47B0E"/>
    <w:rsid w:val="00A47C22"/>
    <w:rsid w:val="00A51D80"/>
    <w:rsid w:val="00A52FF1"/>
    <w:rsid w:val="00A535CD"/>
    <w:rsid w:val="00A53912"/>
    <w:rsid w:val="00A53AF6"/>
    <w:rsid w:val="00A548C6"/>
    <w:rsid w:val="00A54A26"/>
    <w:rsid w:val="00A54ECD"/>
    <w:rsid w:val="00A559B6"/>
    <w:rsid w:val="00A55D48"/>
    <w:rsid w:val="00A566FC"/>
    <w:rsid w:val="00A57144"/>
    <w:rsid w:val="00A57944"/>
    <w:rsid w:val="00A57962"/>
    <w:rsid w:val="00A57A15"/>
    <w:rsid w:val="00A57CB7"/>
    <w:rsid w:val="00A57D11"/>
    <w:rsid w:val="00A57D1F"/>
    <w:rsid w:val="00A606A8"/>
    <w:rsid w:val="00A60B58"/>
    <w:rsid w:val="00A60C32"/>
    <w:rsid w:val="00A60FCC"/>
    <w:rsid w:val="00A6106F"/>
    <w:rsid w:val="00A6108B"/>
    <w:rsid w:val="00A611A5"/>
    <w:rsid w:val="00A625EB"/>
    <w:rsid w:val="00A625F9"/>
    <w:rsid w:val="00A627E3"/>
    <w:rsid w:val="00A62F2F"/>
    <w:rsid w:val="00A63026"/>
    <w:rsid w:val="00A638E7"/>
    <w:rsid w:val="00A63E45"/>
    <w:rsid w:val="00A64478"/>
    <w:rsid w:val="00A64754"/>
    <w:rsid w:val="00A649A9"/>
    <w:rsid w:val="00A64C17"/>
    <w:rsid w:val="00A65E49"/>
    <w:rsid w:val="00A664D4"/>
    <w:rsid w:val="00A66ACC"/>
    <w:rsid w:val="00A673E9"/>
    <w:rsid w:val="00A70266"/>
    <w:rsid w:val="00A7047A"/>
    <w:rsid w:val="00A7123F"/>
    <w:rsid w:val="00A7152B"/>
    <w:rsid w:val="00A717A5"/>
    <w:rsid w:val="00A71D1C"/>
    <w:rsid w:val="00A72617"/>
    <w:rsid w:val="00A72D04"/>
    <w:rsid w:val="00A73C2A"/>
    <w:rsid w:val="00A74AF4"/>
    <w:rsid w:val="00A74EC2"/>
    <w:rsid w:val="00A7584E"/>
    <w:rsid w:val="00A75E7E"/>
    <w:rsid w:val="00A7615C"/>
    <w:rsid w:val="00A76729"/>
    <w:rsid w:val="00A7757C"/>
    <w:rsid w:val="00A775F5"/>
    <w:rsid w:val="00A778A1"/>
    <w:rsid w:val="00A77EAC"/>
    <w:rsid w:val="00A81380"/>
    <w:rsid w:val="00A81567"/>
    <w:rsid w:val="00A8246F"/>
    <w:rsid w:val="00A825A5"/>
    <w:rsid w:val="00A82601"/>
    <w:rsid w:val="00A82969"/>
    <w:rsid w:val="00A82B93"/>
    <w:rsid w:val="00A82ECA"/>
    <w:rsid w:val="00A82F66"/>
    <w:rsid w:val="00A838BB"/>
    <w:rsid w:val="00A839D2"/>
    <w:rsid w:val="00A83C78"/>
    <w:rsid w:val="00A83DA4"/>
    <w:rsid w:val="00A8439B"/>
    <w:rsid w:val="00A84B07"/>
    <w:rsid w:val="00A84BCA"/>
    <w:rsid w:val="00A8714E"/>
    <w:rsid w:val="00A9070E"/>
    <w:rsid w:val="00A90EF0"/>
    <w:rsid w:val="00A911D2"/>
    <w:rsid w:val="00A91ECA"/>
    <w:rsid w:val="00A93FD1"/>
    <w:rsid w:val="00A9408B"/>
    <w:rsid w:val="00A94567"/>
    <w:rsid w:val="00A945CA"/>
    <w:rsid w:val="00A94D58"/>
    <w:rsid w:val="00A961BC"/>
    <w:rsid w:val="00A9687D"/>
    <w:rsid w:val="00A96CE9"/>
    <w:rsid w:val="00A9700E"/>
    <w:rsid w:val="00A97CDB"/>
    <w:rsid w:val="00A97D72"/>
    <w:rsid w:val="00AA0A00"/>
    <w:rsid w:val="00AA0FFD"/>
    <w:rsid w:val="00AA136A"/>
    <w:rsid w:val="00AA1496"/>
    <w:rsid w:val="00AA1885"/>
    <w:rsid w:val="00AA263A"/>
    <w:rsid w:val="00AA26DD"/>
    <w:rsid w:val="00AA291E"/>
    <w:rsid w:val="00AA2962"/>
    <w:rsid w:val="00AA2F1B"/>
    <w:rsid w:val="00AA34EA"/>
    <w:rsid w:val="00AA35E5"/>
    <w:rsid w:val="00AA4068"/>
    <w:rsid w:val="00AA4857"/>
    <w:rsid w:val="00AA4926"/>
    <w:rsid w:val="00AA5256"/>
    <w:rsid w:val="00AA52CA"/>
    <w:rsid w:val="00AA5BB6"/>
    <w:rsid w:val="00AA6E40"/>
    <w:rsid w:val="00AA7039"/>
    <w:rsid w:val="00AA71BB"/>
    <w:rsid w:val="00AA7747"/>
    <w:rsid w:val="00AA7CF7"/>
    <w:rsid w:val="00AB1032"/>
    <w:rsid w:val="00AB1CAF"/>
    <w:rsid w:val="00AB1D07"/>
    <w:rsid w:val="00AB265D"/>
    <w:rsid w:val="00AB2833"/>
    <w:rsid w:val="00AB3371"/>
    <w:rsid w:val="00AB3ED7"/>
    <w:rsid w:val="00AB3F60"/>
    <w:rsid w:val="00AB52CE"/>
    <w:rsid w:val="00AB593D"/>
    <w:rsid w:val="00AB63F8"/>
    <w:rsid w:val="00AB65AA"/>
    <w:rsid w:val="00AB689C"/>
    <w:rsid w:val="00AB69B2"/>
    <w:rsid w:val="00AB6D3B"/>
    <w:rsid w:val="00AB7936"/>
    <w:rsid w:val="00AB7AFC"/>
    <w:rsid w:val="00AB7CD2"/>
    <w:rsid w:val="00AC04C3"/>
    <w:rsid w:val="00AC105D"/>
    <w:rsid w:val="00AC1836"/>
    <w:rsid w:val="00AC21FC"/>
    <w:rsid w:val="00AC2CC3"/>
    <w:rsid w:val="00AC37CE"/>
    <w:rsid w:val="00AC38D8"/>
    <w:rsid w:val="00AC3C77"/>
    <w:rsid w:val="00AC4C35"/>
    <w:rsid w:val="00AC510B"/>
    <w:rsid w:val="00AC5233"/>
    <w:rsid w:val="00AC565D"/>
    <w:rsid w:val="00AC5E69"/>
    <w:rsid w:val="00AC5FF5"/>
    <w:rsid w:val="00AC6030"/>
    <w:rsid w:val="00AC60AA"/>
    <w:rsid w:val="00AC6555"/>
    <w:rsid w:val="00AC73F3"/>
    <w:rsid w:val="00AD02E2"/>
    <w:rsid w:val="00AD04A6"/>
    <w:rsid w:val="00AD0B2A"/>
    <w:rsid w:val="00AD2A62"/>
    <w:rsid w:val="00AD2D59"/>
    <w:rsid w:val="00AD30E9"/>
    <w:rsid w:val="00AD3785"/>
    <w:rsid w:val="00AD3941"/>
    <w:rsid w:val="00AD3957"/>
    <w:rsid w:val="00AD3E74"/>
    <w:rsid w:val="00AD4B3A"/>
    <w:rsid w:val="00AD5242"/>
    <w:rsid w:val="00AD548B"/>
    <w:rsid w:val="00AD697F"/>
    <w:rsid w:val="00AD6B1F"/>
    <w:rsid w:val="00AD6DCE"/>
    <w:rsid w:val="00AD7058"/>
    <w:rsid w:val="00AD7386"/>
    <w:rsid w:val="00AD7C35"/>
    <w:rsid w:val="00AE032F"/>
    <w:rsid w:val="00AE085F"/>
    <w:rsid w:val="00AE0A0D"/>
    <w:rsid w:val="00AE1518"/>
    <w:rsid w:val="00AE1FD5"/>
    <w:rsid w:val="00AE236F"/>
    <w:rsid w:val="00AE2385"/>
    <w:rsid w:val="00AE25C2"/>
    <w:rsid w:val="00AE29B3"/>
    <w:rsid w:val="00AE2A97"/>
    <w:rsid w:val="00AE2AE8"/>
    <w:rsid w:val="00AE3027"/>
    <w:rsid w:val="00AE3139"/>
    <w:rsid w:val="00AE4102"/>
    <w:rsid w:val="00AE41EF"/>
    <w:rsid w:val="00AE43F9"/>
    <w:rsid w:val="00AE444D"/>
    <w:rsid w:val="00AE4875"/>
    <w:rsid w:val="00AE5F05"/>
    <w:rsid w:val="00AE654F"/>
    <w:rsid w:val="00AE691A"/>
    <w:rsid w:val="00AE6C50"/>
    <w:rsid w:val="00AF03C2"/>
    <w:rsid w:val="00AF03E5"/>
    <w:rsid w:val="00AF0BCF"/>
    <w:rsid w:val="00AF0E47"/>
    <w:rsid w:val="00AF1669"/>
    <w:rsid w:val="00AF1F3B"/>
    <w:rsid w:val="00AF46FD"/>
    <w:rsid w:val="00AF5AE0"/>
    <w:rsid w:val="00AF5EA6"/>
    <w:rsid w:val="00AF5EDB"/>
    <w:rsid w:val="00AF62AB"/>
    <w:rsid w:val="00AF647B"/>
    <w:rsid w:val="00AF6727"/>
    <w:rsid w:val="00AF6D4A"/>
    <w:rsid w:val="00AF7949"/>
    <w:rsid w:val="00AF7965"/>
    <w:rsid w:val="00AF7DC3"/>
    <w:rsid w:val="00B00158"/>
    <w:rsid w:val="00B001DE"/>
    <w:rsid w:val="00B018E9"/>
    <w:rsid w:val="00B023A5"/>
    <w:rsid w:val="00B02EA5"/>
    <w:rsid w:val="00B02F5D"/>
    <w:rsid w:val="00B03DEC"/>
    <w:rsid w:val="00B03F1C"/>
    <w:rsid w:val="00B05A87"/>
    <w:rsid w:val="00B05E45"/>
    <w:rsid w:val="00B06096"/>
    <w:rsid w:val="00B06887"/>
    <w:rsid w:val="00B073FA"/>
    <w:rsid w:val="00B07401"/>
    <w:rsid w:val="00B07462"/>
    <w:rsid w:val="00B07BC8"/>
    <w:rsid w:val="00B07F83"/>
    <w:rsid w:val="00B10149"/>
    <w:rsid w:val="00B10507"/>
    <w:rsid w:val="00B10CAF"/>
    <w:rsid w:val="00B10EC3"/>
    <w:rsid w:val="00B1170E"/>
    <w:rsid w:val="00B11AD1"/>
    <w:rsid w:val="00B11BE5"/>
    <w:rsid w:val="00B11F9C"/>
    <w:rsid w:val="00B124EE"/>
    <w:rsid w:val="00B125B3"/>
    <w:rsid w:val="00B12D34"/>
    <w:rsid w:val="00B1365D"/>
    <w:rsid w:val="00B137CC"/>
    <w:rsid w:val="00B146AE"/>
    <w:rsid w:val="00B14A97"/>
    <w:rsid w:val="00B14EC5"/>
    <w:rsid w:val="00B156C7"/>
    <w:rsid w:val="00B15933"/>
    <w:rsid w:val="00B1599F"/>
    <w:rsid w:val="00B15AB3"/>
    <w:rsid w:val="00B15CED"/>
    <w:rsid w:val="00B16079"/>
    <w:rsid w:val="00B166AF"/>
    <w:rsid w:val="00B172C9"/>
    <w:rsid w:val="00B20A80"/>
    <w:rsid w:val="00B20D71"/>
    <w:rsid w:val="00B219A0"/>
    <w:rsid w:val="00B22497"/>
    <w:rsid w:val="00B22890"/>
    <w:rsid w:val="00B2322C"/>
    <w:rsid w:val="00B241ED"/>
    <w:rsid w:val="00B24572"/>
    <w:rsid w:val="00B24651"/>
    <w:rsid w:val="00B257EE"/>
    <w:rsid w:val="00B26721"/>
    <w:rsid w:val="00B268BA"/>
    <w:rsid w:val="00B26B0C"/>
    <w:rsid w:val="00B26D8E"/>
    <w:rsid w:val="00B26FE3"/>
    <w:rsid w:val="00B303E5"/>
    <w:rsid w:val="00B30725"/>
    <w:rsid w:val="00B31D41"/>
    <w:rsid w:val="00B31E95"/>
    <w:rsid w:val="00B321F6"/>
    <w:rsid w:val="00B3227B"/>
    <w:rsid w:val="00B3337F"/>
    <w:rsid w:val="00B333B5"/>
    <w:rsid w:val="00B34A48"/>
    <w:rsid w:val="00B34CE4"/>
    <w:rsid w:val="00B3621D"/>
    <w:rsid w:val="00B3656E"/>
    <w:rsid w:val="00B36854"/>
    <w:rsid w:val="00B36F00"/>
    <w:rsid w:val="00B40249"/>
    <w:rsid w:val="00B403C0"/>
    <w:rsid w:val="00B40435"/>
    <w:rsid w:val="00B409C0"/>
    <w:rsid w:val="00B40AEA"/>
    <w:rsid w:val="00B410E9"/>
    <w:rsid w:val="00B43901"/>
    <w:rsid w:val="00B43C27"/>
    <w:rsid w:val="00B43F5B"/>
    <w:rsid w:val="00B4544C"/>
    <w:rsid w:val="00B4556D"/>
    <w:rsid w:val="00B45D44"/>
    <w:rsid w:val="00B466DF"/>
    <w:rsid w:val="00B46D47"/>
    <w:rsid w:val="00B472BA"/>
    <w:rsid w:val="00B47993"/>
    <w:rsid w:val="00B47E4E"/>
    <w:rsid w:val="00B47EBD"/>
    <w:rsid w:val="00B503CD"/>
    <w:rsid w:val="00B50895"/>
    <w:rsid w:val="00B51D27"/>
    <w:rsid w:val="00B52774"/>
    <w:rsid w:val="00B52BDC"/>
    <w:rsid w:val="00B52CC5"/>
    <w:rsid w:val="00B5321A"/>
    <w:rsid w:val="00B533F1"/>
    <w:rsid w:val="00B535D4"/>
    <w:rsid w:val="00B549FD"/>
    <w:rsid w:val="00B54CA0"/>
    <w:rsid w:val="00B550B9"/>
    <w:rsid w:val="00B55C4F"/>
    <w:rsid w:val="00B568BC"/>
    <w:rsid w:val="00B56BEA"/>
    <w:rsid w:val="00B571CF"/>
    <w:rsid w:val="00B578A7"/>
    <w:rsid w:val="00B57A8C"/>
    <w:rsid w:val="00B602B4"/>
    <w:rsid w:val="00B61340"/>
    <w:rsid w:val="00B62108"/>
    <w:rsid w:val="00B631D2"/>
    <w:rsid w:val="00B63337"/>
    <w:rsid w:val="00B6347A"/>
    <w:rsid w:val="00B635D5"/>
    <w:rsid w:val="00B638C3"/>
    <w:rsid w:val="00B64188"/>
    <w:rsid w:val="00B6423B"/>
    <w:rsid w:val="00B64CCB"/>
    <w:rsid w:val="00B65349"/>
    <w:rsid w:val="00B65D13"/>
    <w:rsid w:val="00B662EA"/>
    <w:rsid w:val="00B663FB"/>
    <w:rsid w:val="00B66A3F"/>
    <w:rsid w:val="00B66D15"/>
    <w:rsid w:val="00B66DB5"/>
    <w:rsid w:val="00B67694"/>
    <w:rsid w:val="00B70CB1"/>
    <w:rsid w:val="00B719BC"/>
    <w:rsid w:val="00B71CC6"/>
    <w:rsid w:val="00B71F2A"/>
    <w:rsid w:val="00B72322"/>
    <w:rsid w:val="00B73A29"/>
    <w:rsid w:val="00B73D1F"/>
    <w:rsid w:val="00B73D71"/>
    <w:rsid w:val="00B73E0A"/>
    <w:rsid w:val="00B74AA9"/>
    <w:rsid w:val="00B74F85"/>
    <w:rsid w:val="00B75C96"/>
    <w:rsid w:val="00B75F0B"/>
    <w:rsid w:val="00B76819"/>
    <w:rsid w:val="00B779A2"/>
    <w:rsid w:val="00B77EB8"/>
    <w:rsid w:val="00B816D1"/>
    <w:rsid w:val="00B82D74"/>
    <w:rsid w:val="00B83879"/>
    <w:rsid w:val="00B84021"/>
    <w:rsid w:val="00B849F9"/>
    <w:rsid w:val="00B8529A"/>
    <w:rsid w:val="00B8534E"/>
    <w:rsid w:val="00B85400"/>
    <w:rsid w:val="00B85783"/>
    <w:rsid w:val="00B85834"/>
    <w:rsid w:val="00B86204"/>
    <w:rsid w:val="00B86342"/>
    <w:rsid w:val="00B86606"/>
    <w:rsid w:val="00B86994"/>
    <w:rsid w:val="00B869C1"/>
    <w:rsid w:val="00B8702C"/>
    <w:rsid w:val="00B87394"/>
    <w:rsid w:val="00B9003A"/>
    <w:rsid w:val="00B90E6F"/>
    <w:rsid w:val="00B9104C"/>
    <w:rsid w:val="00B91350"/>
    <w:rsid w:val="00B91798"/>
    <w:rsid w:val="00B9190B"/>
    <w:rsid w:val="00B91CFD"/>
    <w:rsid w:val="00B92AD5"/>
    <w:rsid w:val="00B93455"/>
    <w:rsid w:val="00B946D1"/>
    <w:rsid w:val="00B948DC"/>
    <w:rsid w:val="00B94E8E"/>
    <w:rsid w:val="00B952CB"/>
    <w:rsid w:val="00B95408"/>
    <w:rsid w:val="00B96546"/>
    <w:rsid w:val="00B96E11"/>
    <w:rsid w:val="00BA0AD7"/>
    <w:rsid w:val="00BA12CB"/>
    <w:rsid w:val="00BA2471"/>
    <w:rsid w:val="00BA2D3A"/>
    <w:rsid w:val="00BA36D6"/>
    <w:rsid w:val="00BA3789"/>
    <w:rsid w:val="00BA407F"/>
    <w:rsid w:val="00BA44C1"/>
    <w:rsid w:val="00BA56F4"/>
    <w:rsid w:val="00BA581E"/>
    <w:rsid w:val="00BA6056"/>
    <w:rsid w:val="00BA6504"/>
    <w:rsid w:val="00BA650A"/>
    <w:rsid w:val="00BA6727"/>
    <w:rsid w:val="00BA6BBA"/>
    <w:rsid w:val="00BA6F46"/>
    <w:rsid w:val="00BA75BA"/>
    <w:rsid w:val="00BA7D76"/>
    <w:rsid w:val="00BA7F8A"/>
    <w:rsid w:val="00BB0389"/>
    <w:rsid w:val="00BB050A"/>
    <w:rsid w:val="00BB1B9E"/>
    <w:rsid w:val="00BB1C51"/>
    <w:rsid w:val="00BB2801"/>
    <w:rsid w:val="00BB2935"/>
    <w:rsid w:val="00BB2C89"/>
    <w:rsid w:val="00BB342E"/>
    <w:rsid w:val="00BB458D"/>
    <w:rsid w:val="00BB4D1F"/>
    <w:rsid w:val="00BB5A61"/>
    <w:rsid w:val="00BB623E"/>
    <w:rsid w:val="00BC0332"/>
    <w:rsid w:val="00BC0601"/>
    <w:rsid w:val="00BC0FE1"/>
    <w:rsid w:val="00BC176F"/>
    <w:rsid w:val="00BC1D86"/>
    <w:rsid w:val="00BC1FCD"/>
    <w:rsid w:val="00BC2170"/>
    <w:rsid w:val="00BC253A"/>
    <w:rsid w:val="00BC2F53"/>
    <w:rsid w:val="00BC3009"/>
    <w:rsid w:val="00BC3576"/>
    <w:rsid w:val="00BC4483"/>
    <w:rsid w:val="00BC5105"/>
    <w:rsid w:val="00BC533B"/>
    <w:rsid w:val="00BC5A93"/>
    <w:rsid w:val="00BC69A0"/>
    <w:rsid w:val="00BC7922"/>
    <w:rsid w:val="00BC7F59"/>
    <w:rsid w:val="00BD0766"/>
    <w:rsid w:val="00BD08A2"/>
    <w:rsid w:val="00BD0900"/>
    <w:rsid w:val="00BD0CDE"/>
    <w:rsid w:val="00BD1404"/>
    <w:rsid w:val="00BD18CD"/>
    <w:rsid w:val="00BD1A29"/>
    <w:rsid w:val="00BD21E4"/>
    <w:rsid w:val="00BD2AC2"/>
    <w:rsid w:val="00BD2FDD"/>
    <w:rsid w:val="00BD36B4"/>
    <w:rsid w:val="00BD36BC"/>
    <w:rsid w:val="00BD37DB"/>
    <w:rsid w:val="00BD3EB8"/>
    <w:rsid w:val="00BD4205"/>
    <w:rsid w:val="00BD5194"/>
    <w:rsid w:val="00BD6377"/>
    <w:rsid w:val="00BD6908"/>
    <w:rsid w:val="00BD6D99"/>
    <w:rsid w:val="00BD7236"/>
    <w:rsid w:val="00BD77E4"/>
    <w:rsid w:val="00BD7B0F"/>
    <w:rsid w:val="00BE0913"/>
    <w:rsid w:val="00BE0B38"/>
    <w:rsid w:val="00BE16A4"/>
    <w:rsid w:val="00BE16F6"/>
    <w:rsid w:val="00BE21F3"/>
    <w:rsid w:val="00BE2322"/>
    <w:rsid w:val="00BE246F"/>
    <w:rsid w:val="00BE319E"/>
    <w:rsid w:val="00BE320D"/>
    <w:rsid w:val="00BE34AB"/>
    <w:rsid w:val="00BE39A8"/>
    <w:rsid w:val="00BE4793"/>
    <w:rsid w:val="00BE49B1"/>
    <w:rsid w:val="00BE509C"/>
    <w:rsid w:val="00BE5102"/>
    <w:rsid w:val="00BE527D"/>
    <w:rsid w:val="00BE7B03"/>
    <w:rsid w:val="00BF0439"/>
    <w:rsid w:val="00BF1349"/>
    <w:rsid w:val="00BF1B8F"/>
    <w:rsid w:val="00BF26BC"/>
    <w:rsid w:val="00BF282E"/>
    <w:rsid w:val="00BF332F"/>
    <w:rsid w:val="00BF337A"/>
    <w:rsid w:val="00BF3AFC"/>
    <w:rsid w:val="00BF4109"/>
    <w:rsid w:val="00BF42D7"/>
    <w:rsid w:val="00BF489F"/>
    <w:rsid w:val="00BF526A"/>
    <w:rsid w:val="00BF5AE4"/>
    <w:rsid w:val="00BF6C6B"/>
    <w:rsid w:val="00BF6D2E"/>
    <w:rsid w:val="00BF73AE"/>
    <w:rsid w:val="00BF7469"/>
    <w:rsid w:val="00BF7698"/>
    <w:rsid w:val="00C008C4"/>
    <w:rsid w:val="00C00D09"/>
    <w:rsid w:val="00C015CD"/>
    <w:rsid w:val="00C022DA"/>
    <w:rsid w:val="00C02BEA"/>
    <w:rsid w:val="00C02DD1"/>
    <w:rsid w:val="00C035A7"/>
    <w:rsid w:val="00C04951"/>
    <w:rsid w:val="00C049B0"/>
    <w:rsid w:val="00C04ECE"/>
    <w:rsid w:val="00C057A3"/>
    <w:rsid w:val="00C05974"/>
    <w:rsid w:val="00C06651"/>
    <w:rsid w:val="00C0687C"/>
    <w:rsid w:val="00C06CA8"/>
    <w:rsid w:val="00C07380"/>
    <w:rsid w:val="00C10246"/>
    <w:rsid w:val="00C10BE7"/>
    <w:rsid w:val="00C10D10"/>
    <w:rsid w:val="00C1237B"/>
    <w:rsid w:val="00C12F27"/>
    <w:rsid w:val="00C13051"/>
    <w:rsid w:val="00C13560"/>
    <w:rsid w:val="00C135A8"/>
    <w:rsid w:val="00C136A5"/>
    <w:rsid w:val="00C1443A"/>
    <w:rsid w:val="00C150A4"/>
    <w:rsid w:val="00C150B1"/>
    <w:rsid w:val="00C151B0"/>
    <w:rsid w:val="00C15448"/>
    <w:rsid w:val="00C1623E"/>
    <w:rsid w:val="00C1640A"/>
    <w:rsid w:val="00C16DF5"/>
    <w:rsid w:val="00C17141"/>
    <w:rsid w:val="00C17528"/>
    <w:rsid w:val="00C1758B"/>
    <w:rsid w:val="00C17775"/>
    <w:rsid w:val="00C17B66"/>
    <w:rsid w:val="00C201C9"/>
    <w:rsid w:val="00C20417"/>
    <w:rsid w:val="00C2076D"/>
    <w:rsid w:val="00C20DF1"/>
    <w:rsid w:val="00C21BF6"/>
    <w:rsid w:val="00C21E56"/>
    <w:rsid w:val="00C222E9"/>
    <w:rsid w:val="00C22867"/>
    <w:rsid w:val="00C239A0"/>
    <w:rsid w:val="00C23D62"/>
    <w:rsid w:val="00C242DA"/>
    <w:rsid w:val="00C25391"/>
    <w:rsid w:val="00C25FC3"/>
    <w:rsid w:val="00C2618D"/>
    <w:rsid w:val="00C267F5"/>
    <w:rsid w:val="00C26C21"/>
    <w:rsid w:val="00C274F1"/>
    <w:rsid w:val="00C27D33"/>
    <w:rsid w:val="00C27D71"/>
    <w:rsid w:val="00C301BA"/>
    <w:rsid w:val="00C3040B"/>
    <w:rsid w:val="00C307D4"/>
    <w:rsid w:val="00C312AD"/>
    <w:rsid w:val="00C31398"/>
    <w:rsid w:val="00C31DDB"/>
    <w:rsid w:val="00C31E0D"/>
    <w:rsid w:val="00C3290C"/>
    <w:rsid w:val="00C33B95"/>
    <w:rsid w:val="00C33C90"/>
    <w:rsid w:val="00C3459F"/>
    <w:rsid w:val="00C353B6"/>
    <w:rsid w:val="00C354AF"/>
    <w:rsid w:val="00C36C6A"/>
    <w:rsid w:val="00C36CCB"/>
    <w:rsid w:val="00C3703C"/>
    <w:rsid w:val="00C371B5"/>
    <w:rsid w:val="00C37559"/>
    <w:rsid w:val="00C37584"/>
    <w:rsid w:val="00C3762A"/>
    <w:rsid w:val="00C379EB"/>
    <w:rsid w:val="00C37CBB"/>
    <w:rsid w:val="00C40030"/>
    <w:rsid w:val="00C401D2"/>
    <w:rsid w:val="00C40587"/>
    <w:rsid w:val="00C40B49"/>
    <w:rsid w:val="00C41BF6"/>
    <w:rsid w:val="00C41C9A"/>
    <w:rsid w:val="00C4236C"/>
    <w:rsid w:val="00C424A1"/>
    <w:rsid w:val="00C4262D"/>
    <w:rsid w:val="00C42B77"/>
    <w:rsid w:val="00C42C34"/>
    <w:rsid w:val="00C439A2"/>
    <w:rsid w:val="00C441D0"/>
    <w:rsid w:val="00C448C8"/>
    <w:rsid w:val="00C44953"/>
    <w:rsid w:val="00C452CD"/>
    <w:rsid w:val="00C457AA"/>
    <w:rsid w:val="00C4642C"/>
    <w:rsid w:val="00C468FA"/>
    <w:rsid w:val="00C471F0"/>
    <w:rsid w:val="00C472D4"/>
    <w:rsid w:val="00C47685"/>
    <w:rsid w:val="00C4768D"/>
    <w:rsid w:val="00C47825"/>
    <w:rsid w:val="00C47C1A"/>
    <w:rsid w:val="00C507AA"/>
    <w:rsid w:val="00C50ABD"/>
    <w:rsid w:val="00C50F7B"/>
    <w:rsid w:val="00C512E9"/>
    <w:rsid w:val="00C51C69"/>
    <w:rsid w:val="00C52255"/>
    <w:rsid w:val="00C52736"/>
    <w:rsid w:val="00C5385C"/>
    <w:rsid w:val="00C539FB"/>
    <w:rsid w:val="00C5484A"/>
    <w:rsid w:val="00C55197"/>
    <w:rsid w:val="00C56EAD"/>
    <w:rsid w:val="00C57495"/>
    <w:rsid w:val="00C57E64"/>
    <w:rsid w:val="00C57FE6"/>
    <w:rsid w:val="00C6036D"/>
    <w:rsid w:val="00C60DA6"/>
    <w:rsid w:val="00C624D0"/>
    <w:rsid w:val="00C64AED"/>
    <w:rsid w:val="00C64EAA"/>
    <w:rsid w:val="00C6553A"/>
    <w:rsid w:val="00C6729E"/>
    <w:rsid w:val="00C675C3"/>
    <w:rsid w:val="00C67A10"/>
    <w:rsid w:val="00C67EDE"/>
    <w:rsid w:val="00C70346"/>
    <w:rsid w:val="00C71BFF"/>
    <w:rsid w:val="00C71C43"/>
    <w:rsid w:val="00C71E80"/>
    <w:rsid w:val="00C73468"/>
    <w:rsid w:val="00C7391D"/>
    <w:rsid w:val="00C73939"/>
    <w:rsid w:val="00C749F5"/>
    <w:rsid w:val="00C74A1B"/>
    <w:rsid w:val="00C74A94"/>
    <w:rsid w:val="00C75118"/>
    <w:rsid w:val="00C754A8"/>
    <w:rsid w:val="00C7664A"/>
    <w:rsid w:val="00C767A3"/>
    <w:rsid w:val="00C77810"/>
    <w:rsid w:val="00C80E94"/>
    <w:rsid w:val="00C81E8B"/>
    <w:rsid w:val="00C820AD"/>
    <w:rsid w:val="00C8243C"/>
    <w:rsid w:val="00C82DF0"/>
    <w:rsid w:val="00C82FC8"/>
    <w:rsid w:val="00C837A5"/>
    <w:rsid w:val="00C83C48"/>
    <w:rsid w:val="00C85023"/>
    <w:rsid w:val="00C85D4E"/>
    <w:rsid w:val="00C87187"/>
    <w:rsid w:val="00C8760F"/>
    <w:rsid w:val="00C87866"/>
    <w:rsid w:val="00C9037A"/>
    <w:rsid w:val="00C90741"/>
    <w:rsid w:val="00C90AA5"/>
    <w:rsid w:val="00C91091"/>
    <w:rsid w:val="00C91DEF"/>
    <w:rsid w:val="00C9238B"/>
    <w:rsid w:val="00C92394"/>
    <w:rsid w:val="00C9280A"/>
    <w:rsid w:val="00C9300A"/>
    <w:rsid w:val="00C938B6"/>
    <w:rsid w:val="00C939CF"/>
    <w:rsid w:val="00C943EA"/>
    <w:rsid w:val="00C94639"/>
    <w:rsid w:val="00C9515C"/>
    <w:rsid w:val="00C95678"/>
    <w:rsid w:val="00C95DA5"/>
    <w:rsid w:val="00C96A60"/>
    <w:rsid w:val="00C97158"/>
    <w:rsid w:val="00C97484"/>
    <w:rsid w:val="00C97AD5"/>
    <w:rsid w:val="00CA01E9"/>
    <w:rsid w:val="00CA074A"/>
    <w:rsid w:val="00CA0C86"/>
    <w:rsid w:val="00CA14DC"/>
    <w:rsid w:val="00CA15C8"/>
    <w:rsid w:val="00CA2449"/>
    <w:rsid w:val="00CA28E6"/>
    <w:rsid w:val="00CA2D23"/>
    <w:rsid w:val="00CA2E36"/>
    <w:rsid w:val="00CA337E"/>
    <w:rsid w:val="00CA352A"/>
    <w:rsid w:val="00CA4484"/>
    <w:rsid w:val="00CA4870"/>
    <w:rsid w:val="00CA4C75"/>
    <w:rsid w:val="00CA541F"/>
    <w:rsid w:val="00CA562C"/>
    <w:rsid w:val="00CA6354"/>
    <w:rsid w:val="00CA6455"/>
    <w:rsid w:val="00CA6755"/>
    <w:rsid w:val="00CA69E8"/>
    <w:rsid w:val="00CA6EA7"/>
    <w:rsid w:val="00CA7807"/>
    <w:rsid w:val="00CA7A13"/>
    <w:rsid w:val="00CA7B4E"/>
    <w:rsid w:val="00CB06CF"/>
    <w:rsid w:val="00CB0CFE"/>
    <w:rsid w:val="00CB0E35"/>
    <w:rsid w:val="00CB216F"/>
    <w:rsid w:val="00CB2FA9"/>
    <w:rsid w:val="00CB3122"/>
    <w:rsid w:val="00CB403C"/>
    <w:rsid w:val="00CB407A"/>
    <w:rsid w:val="00CB4370"/>
    <w:rsid w:val="00CB4856"/>
    <w:rsid w:val="00CB51F2"/>
    <w:rsid w:val="00CB55DC"/>
    <w:rsid w:val="00CB5953"/>
    <w:rsid w:val="00CB6324"/>
    <w:rsid w:val="00CB650A"/>
    <w:rsid w:val="00CB71E9"/>
    <w:rsid w:val="00CB77FE"/>
    <w:rsid w:val="00CC0E92"/>
    <w:rsid w:val="00CC10B0"/>
    <w:rsid w:val="00CC182D"/>
    <w:rsid w:val="00CC1F83"/>
    <w:rsid w:val="00CC33C7"/>
    <w:rsid w:val="00CC3621"/>
    <w:rsid w:val="00CC3FBD"/>
    <w:rsid w:val="00CC4328"/>
    <w:rsid w:val="00CC4663"/>
    <w:rsid w:val="00CC4B5D"/>
    <w:rsid w:val="00CC4E1F"/>
    <w:rsid w:val="00CC514E"/>
    <w:rsid w:val="00CC53EE"/>
    <w:rsid w:val="00CC6B29"/>
    <w:rsid w:val="00CC7A59"/>
    <w:rsid w:val="00CC7C2E"/>
    <w:rsid w:val="00CD005D"/>
    <w:rsid w:val="00CD07FF"/>
    <w:rsid w:val="00CD08D0"/>
    <w:rsid w:val="00CD0C2F"/>
    <w:rsid w:val="00CD0CA4"/>
    <w:rsid w:val="00CD15E1"/>
    <w:rsid w:val="00CD227B"/>
    <w:rsid w:val="00CD24FD"/>
    <w:rsid w:val="00CD3074"/>
    <w:rsid w:val="00CD321F"/>
    <w:rsid w:val="00CD343E"/>
    <w:rsid w:val="00CD390B"/>
    <w:rsid w:val="00CD43F4"/>
    <w:rsid w:val="00CD547E"/>
    <w:rsid w:val="00CD609B"/>
    <w:rsid w:val="00CD7300"/>
    <w:rsid w:val="00CD752A"/>
    <w:rsid w:val="00CD766C"/>
    <w:rsid w:val="00CD7D13"/>
    <w:rsid w:val="00CD7F3E"/>
    <w:rsid w:val="00CE0402"/>
    <w:rsid w:val="00CE0FDA"/>
    <w:rsid w:val="00CE12DD"/>
    <w:rsid w:val="00CE17B9"/>
    <w:rsid w:val="00CE1A7B"/>
    <w:rsid w:val="00CE1CAE"/>
    <w:rsid w:val="00CE2200"/>
    <w:rsid w:val="00CE2439"/>
    <w:rsid w:val="00CE29F4"/>
    <w:rsid w:val="00CE3829"/>
    <w:rsid w:val="00CE3848"/>
    <w:rsid w:val="00CE38EC"/>
    <w:rsid w:val="00CE4E52"/>
    <w:rsid w:val="00CE51B4"/>
    <w:rsid w:val="00CE5997"/>
    <w:rsid w:val="00CE62E7"/>
    <w:rsid w:val="00CE6B83"/>
    <w:rsid w:val="00CE7650"/>
    <w:rsid w:val="00CE7B1C"/>
    <w:rsid w:val="00CE7C9E"/>
    <w:rsid w:val="00CF019B"/>
    <w:rsid w:val="00CF0DA1"/>
    <w:rsid w:val="00CF1844"/>
    <w:rsid w:val="00CF29C1"/>
    <w:rsid w:val="00CF31C1"/>
    <w:rsid w:val="00CF3442"/>
    <w:rsid w:val="00CF36A6"/>
    <w:rsid w:val="00CF3C08"/>
    <w:rsid w:val="00CF40A4"/>
    <w:rsid w:val="00CF4140"/>
    <w:rsid w:val="00CF4769"/>
    <w:rsid w:val="00CF4E9F"/>
    <w:rsid w:val="00CF5877"/>
    <w:rsid w:val="00CF6F0D"/>
    <w:rsid w:val="00CF6F7E"/>
    <w:rsid w:val="00D0016E"/>
    <w:rsid w:val="00D016C7"/>
    <w:rsid w:val="00D0202D"/>
    <w:rsid w:val="00D02333"/>
    <w:rsid w:val="00D02932"/>
    <w:rsid w:val="00D031CE"/>
    <w:rsid w:val="00D0326D"/>
    <w:rsid w:val="00D03C87"/>
    <w:rsid w:val="00D03E3E"/>
    <w:rsid w:val="00D04837"/>
    <w:rsid w:val="00D05464"/>
    <w:rsid w:val="00D069BD"/>
    <w:rsid w:val="00D06C5B"/>
    <w:rsid w:val="00D06CB7"/>
    <w:rsid w:val="00D075E1"/>
    <w:rsid w:val="00D07FE3"/>
    <w:rsid w:val="00D10241"/>
    <w:rsid w:val="00D103CA"/>
    <w:rsid w:val="00D10543"/>
    <w:rsid w:val="00D10EFF"/>
    <w:rsid w:val="00D114D4"/>
    <w:rsid w:val="00D116F9"/>
    <w:rsid w:val="00D11A2A"/>
    <w:rsid w:val="00D127F7"/>
    <w:rsid w:val="00D1517A"/>
    <w:rsid w:val="00D16A66"/>
    <w:rsid w:val="00D16B25"/>
    <w:rsid w:val="00D16D9F"/>
    <w:rsid w:val="00D17210"/>
    <w:rsid w:val="00D17881"/>
    <w:rsid w:val="00D17D73"/>
    <w:rsid w:val="00D208A0"/>
    <w:rsid w:val="00D21DDB"/>
    <w:rsid w:val="00D2208B"/>
    <w:rsid w:val="00D22DF0"/>
    <w:rsid w:val="00D2330E"/>
    <w:rsid w:val="00D23BDB"/>
    <w:rsid w:val="00D23F12"/>
    <w:rsid w:val="00D23FA8"/>
    <w:rsid w:val="00D2401B"/>
    <w:rsid w:val="00D2410C"/>
    <w:rsid w:val="00D24A94"/>
    <w:rsid w:val="00D24D2D"/>
    <w:rsid w:val="00D25E07"/>
    <w:rsid w:val="00D26742"/>
    <w:rsid w:val="00D26DE1"/>
    <w:rsid w:val="00D279F3"/>
    <w:rsid w:val="00D30342"/>
    <w:rsid w:val="00D3128F"/>
    <w:rsid w:val="00D31591"/>
    <w:rsid w:val="00D317EC"/>
    <w:rsid w:val="00D31834"/>
    <w:rsid w:val="00D31DEB"/>
    <w:rsid w:val="00D321D1"/>
    <w:rsid w:val="00D329E0"/>
    <w:rsid w:val="00D3345E"/>
    <w:rsid w:val="00D340DA"/>
    <w:rsid w:val="00D347A2"/>
    <w:rsid w:val="00D35455"/>
    <w:rsid w:val="00D373BB"/>
    <w:rsid w:val="00D37708"/>
    <w:rsid w:val="00D414C9"/>
    <w:rsid w:val="00D41BFF"/>
    <w:rsid w:val="00D428BF"/>
    <w:rsid w:val="00D42A7F"/>
    <w:rsid w:val="00D42EC3"/>
    <w:rsid w:val="00D4325A"/>
    <w:rsid w:val="00D432D3"/>
    <w:rsid w:val="00D4380A"/>
    <w:rsid w:val="00D43D94"/>
    <w:rsid w:val="00D44032"/>
    <w:rsid w:val="00D44135"/>
    <w:rsid w:val="00D442EC"/>
    <w:rsid w:val="00D44576"/>
    <w:rsid w:val="00D45367"/>
    <w:rsid w:val="00D45821"/>
    <w:rsid w:val="00D45C62"/>
    <w:rsid w:val="00D467C2"/>
    <w:rsid w:val="00D46B10"/>
    <w:rsid w:val="00D46BBC"/>
    <w:rsid w:val="00D46C5E"/>
    <w:rsid w:val="00D472BD"/>
    <w:rsid w:val="00D473F1"/>
    <w:rsid w:val="00D47430"/>
    <w:rsid w:val="00D4792F"/>
    <w:rsid w:val="00D50517"/>
    <w:rsid w:val="00D51748"/>
    <w:rsid w:val="00D51B0C"/>
    <w:rsid w:val="00D53061"/>
    <w:rsid w:val="00D534CB"/>
    <w:rsid w:val="00D53C9C"/>
    <w:rsid w:val="00D54198"/>
    <w:rsid w:val="00D5456A"/>
    <w:rsid w:val="00D54735"/>
    <w:rsid w:val="00D54922"/>
    <w:rsid w:val="00D54C70"/>
    <w:rsid w:val="00D54F0B"/>
    <w:rsid w:val="00D5522E"/>
    <w:rsid w:val="00D55408"/>
    <w:rsid w:val="00D55586"/>
    <w:rsid w:val="00D56778"/>
    <w:rsid w:val="00D567A8"/>
    <w:rsid w:val="00D56DB2"/>
    <w:rsid w:val="00D60181"/>
    <w:rsid w:val="00D601F1"/>
    <w:rsid w:val="00D603D8"/>
    <w:rsid w:val="00D617C0"/>
    <w:rsid w:val="00D6251E"/>
    <w:rsid w:val="00D639E0"/>
    <w:rsid w:val="00D63CEF"/>
    <w:rsid w:val="00D63EEA"/>
    <w:rsid w:val="00D63EFE"/>
    <w:rsid w:val="00D641F5"/>
    <w:rsid w:val="00D64275"/>
    <w:rsid w:val="00D65057"/>
    <w:rsid w:val="00D6509A"/>
    <w:rsid w:val="00D6537B"/>
    <w:rsid w:val="00D678D5"/>
    <w:rsid w:val="00D67F4F"/>
    <w:rsid w:val="00D7018F"/>
    <w:rsid w:val="00D70BA5"/>
    <w:rsid w:val="00D711EE"/>
    <w:rsid w:val="00D71A51"/>
    <w:rsid w:val="00D71DAA"/>
    <w:rsid w:val="00D721D1"/>
    <w:rsid w:val="00D72239"/>
    <w:rsid w:val="00D72819"/>
    <w:rsid w:val="00D72993"/>
    <w:rsid w:val="00D7358F"/>
    <w:rsid w:val="00D739B3"/>
    <w:rsid w:val="00D73E39"/>
    <w:rsid w:val="00D751CB"/>
    <w:rsid w:val="00D75B14"/>
    <w:rsid w:val="00D75B60"/>
    <w:rsid w:val="00D75BEB"/>
    <w:rsid w:val="00D7657F"/>
    <w:rsid w:val="00D7689F"/>
    <w:rsid w:val="00D77146"/>
    <w:rsid w:val="00D7718B"/>
    <w:rsid w:val="00D80059"/>
    <w:rsid w:val="00D8005F"/>
    <w:rsid w:val="00D802D4"/>
    <w:rsid w:val="00D806D0"/>
    <w:rsid w:val="00D80910"/>
    <w:rsid w:val="00D80968"/>
    <w:rsid w:val="00D81279"/>
    <w:rsid w:val="00D818EB"/>
    <w:rsid w:val="00D81FC5"/>
    <w:rsid w:val="00D82BCA"/>
    <w:rsid w:val="00D83862"/>
    <w:rsid w:val="00D842C7"/>
    <w:rsid w:val="00D85047"/>
    <w:rsid w:val="00D866B0"/>
    <w:rsid w:val="00D8676F"/>
    <w:rsid w:val="00D86CEA"/>
    <w:rsid w:val="00D8775E"/>
    <w:rsid w:val="00D879FA"/>
    <w:rsid w:val="00D9035F"/>
    <w:rsid w:val="00D9163A"/>
    <w:rsid w:val="00D92071"/>
    <w:rsid w:val="00D92271"/>
    <w:rsid w:val="00D92798"/>
    <w:rsid w:val="00D92A9A"/>
    <w:rsid w:val="00D93126"/>
    <w:rsid w:val="00D948B9"/>
    <w:rsid w:val="00D94AB6"/>
    <w:rsid w:val="00D957BF"/>
    <w:rsid w:val="00D95DC2"/>
    <w:rsid w:val="00D96C16"/>
    <w:rsid w:val="00D96DBD"/>
    <w:rsid w:val="00D96DC3"/>
    <w:rsid w:val="00D970D1"/>
    <w:rsid w:val="00D974E7"/>
    <w:rsid w:val="00D9759A"/>
    <w:rsid w:val="00D976B0"/>
    <w:rsid w:val="00D97C51"/>
    <w:rsid w:val="00DA0507"/>
    <w:rsid w:val="00DA0509"/>
    <w:rsid w:val="00DA056B"/>
    <w:rsid w:val="00DA11EC"/>
    <w:rsid w:val="00DA140B"/>
    <w:rsid w:val="00DA16C0"/>
    <w:rsid w:val="00DA1A05"/>
    <w:rsid w:val="00DA26F9"/>
    <w:rsid w:val="00DA3605"/>
    <w:rsid w:val="00DA370E"/>
    <w:rsid w:val="00DA4186"/>
    <w:rsid w:val="00DA4477"/>
    <w:rsid w:val="00DA45C3"/>
    <w:rsid w:val="00DA560D"/>
    <w:rsid w:val="00DA59B2"/>
    <w:rsid w:val="00DA5C14"/>
    <w:rsid w:val="00DA6BEB"/>
    <w:rsid w:val="00DA6FE6"/>
    <w:rsid w:val="00DA76AE"/>
    <w:rsid w:val="00DA776C"/>
    <w:rsid w:val="00DA7C22"/>
    <w:rsid w:val="00DB00E8"/>
    <w:rsid w:val="00DB00F4"/>
    <w:rsid w:val="00DB0222"/>
    <w:rsid w:val="00DB0A3B"/>
    <w:rsid w:val="00DB0D70"/>
    <w:rsid w:val="00DB111F"/>
    <w:rsid w:val="00DB1202"/>
    <w:rsid w:val="00DB18D1"/>
    <w:rsid w:val="00DB25C4"/>
    <w:rsid w:val="00DB263C"/>
    <w:rsid w:val="00DB2A8D"/>
    <w:rsid w:val="00DB32EC"/>
    <w:rsid w:val="00DB32F5"/>
    <w:rsid w:val="00DB3C8A"/>
    <w:rsid w:val="00DB4AEA"/>
    <w:rsid w:val="00DB4DED"/>
    <w:rsid w:val="00DB537A"/>
    <w:rsid w:val="00DB7352"/>
    <w:rsid w:val="00DB7786"/>
    <w:rsid w:val="00DB781C"/>
    <w:rsid w:val="00DB7CBF"/>
    <w:rsid w:val="00DC27EA"/>
    <w:rsid w:val="00DC28CD"/>
    <w:rsid w:val="00DC386B"/>
    <w:rsid w:val="00DC4515"/>
    <w:rsid w:val="00DC4520"/>
    <w:rsid w:val="00DC45D8"/>
    <w:rsid w:val="00DC482F"/>
    <w:rsid w:val="00DC56D2"/>
    <w:rsid w:val="00DC5CDF"/>
    <w:rsid w:val="00DC652D"/>
    <w:rsid w:val="00DC69F6"/>
    <w:rsid w:val="00DC6CEB"/>
    <w:rsid w:val="00DD02CC"/>
    <w:rsid w:val="00DD0D1C"/>
    <w:rsid w:val="00DD0DDE"/>
    <w:rsid w:val="00DD10AC"/>
    <w:rsid w:val="00DD1262"/>
    <w:rsid w:val="00DD1AC3"/>
    <w:rsid w:val="00DD24AB"/>
    <w:rsid w:val="00DD2B37"/>
    <w:rsid w:val="00DD38D0"/>
    <w:rsid w:val="00DD3AC4"/>
    <w:rsid w:val="00DD3F3D"/>
    <w:rsid w:val="00DD4407"/>
    <w:rsid w:val="00DD4989"/>
    <w:rsid w:val="00DD4AA1"/>
    <w:rsid w:val="00DD6EC5"/>
    <w:rsid w:val="00DD70B9"/>
    <w:rsid w:val="00DD75F3"/>
    <w:rsid w:val="00DD7EC7"/>
    <w:rsid w:val="00DE0789"/>
    <w:rsid w:val="00DE1737"/>
    <w:rsid w:val="00DE17D0"/>
    <w:rsid w:val="00DE18FB"/>
    <w:rsid w:val="00DE1CF2"/>
    <w:rsid w:val="00DE29C7"/>
    <w:rsid w:val="00DE2D87"/>
    <w:rsid w:val="00DE2FD1"/>
    <w:rsid w:val="00DE328B"/>
    <w:rsid w:val="00DE468F"/>
    <w:rsid w:val="00DE5194"/>
    <w:rsid w:val="00DE5492"/>
    <w:rsid w:val="00DE5D34"/>
    <w:rsid w:val="00DE5FCA"/>
    <w:rsid w:val="00DE639F"/>
    <w:rsid w:val="00DE63A6"/>
    <w:rsid w:val="00DE683E"/>
    <w:rsid w:val="00DE6DEF"/>
    <w:rsid w:val="00DE6F25"/>
    <w:rsid w:val="00DE72AE"/>
    <w:rsid w:val="00DE73B8"/>
    <w:rsid w:val="00DE7665"/>
    <w:rsid w:val="00DE778D"/>
    <w:rsid w:val="00DF0007"/>
    <w:rsid w:val="00DF06EC"/>
    <w:rsid w:val="00DF1029"/>
    <w:rsid w:val="00DF1374"/>
    <w:rsid w:val="00DF137F"/>
    <w:rsid w:val="00DF1552"/>
    <w:rsid w:val="00DF1F54"/>
    <w:rsid w:val="00DF284B"/>
    <w:rsid w:val="00DF2B3A"/>
    <w:rsid w:val="00DF2FCB"/>
    <w:rsid w:val="00DF3989"/>
    <w:rsid w:val="00DF4139"/>
    <w:rsid w:val="00DF424E"/>
    <w:rsid w:val="00DF438E"/>
    <w:rsid w:val="00DF448C"/>
    <w:rsid w:val="00DF51AA"/>
    <w:rsid w:val="00DF61C6"/>
    <w:rsid w:val="00DF6524"/>
    <w:rsid w:val="00DF6991"/>
    <w:rsid w:val="00DF6F39"/>
    <w:rsid w:val="00E00525"/>
    <w:rsid w:val="00E00A22"/>
    <w:rsid w:val="00E010CA"/>
    <w:rsid w:val="00E01748"/>
    <w:rsid w:val="00E02338"/>
    <w:rsid w:val="00E029B8"/>
    <w:rsid w:val="00E03343"/>
    <w:rsid w:val="00E033EF"/>
    <w:rsid w:val="00E03C49"/>
    <w:rsid w:val="00E03CCB"/>
    <w:rsid w:val="00E04279"/>
    <w:rsid w:val="00E042B9"/>
    <w:rsid w:val="00E0506D"/>
    <w:rsid w:val="00E05406"/>
    <w:rsid w:val="00E05553"/>
    <w:rsid w:val="00E057FA"/>
    <w:rsid w:val="00E05F94"/>
    <w:rsid w:val="00E06EDE"/>
    <w:rsid w:val="00E07588"/>
    <w:rsid w:val="00E077B5"/>
    <w:rsid w:val="00E10581"/>
    <w:rsid w:val="00E113CC"/>
    <w:rsid w:val="00E11A22"/>
    <w:rsid w:val="00E11BE6"/>
    <w:rsid w:val="00E11E2B"/>
    <w:rsid w:val="00E1361D"/>
    <w:rsid w:val="00E13F6A"/>
    <w:rsid w:val="00E1431D"/>
    <w:rsid w:val="00E14429"/>
    <w:rsid w:val="00E15155"/>
    <w:rsid w:val="00E1560A"/>
    <w:rsid w:val="00E1674F"/>
    <w:rsid w:val="00E16CC0"/>
    <w:rsid w:val="00E16F71"/>
    <w:rsid w:val="00E17F0E"/>
    <w:rsid w:val="00E1B838"/>
    <w:rsid w:val="00E20334"/>
    <w:rsid w:val="00E20F11"/>
    <w:rsid w:val="00E20F67"/>
    <w:rsid w:val="00E21EA4"/>
    <w:rsid w:val="00E22338"/>
    <w:rsid w:val="00E229BB"/>
    <w:rsid w:val="00E22D09"/>
    <w:rsid w:val="00E2323F"/>
    <w:rsid w:val="00E23B57"/>
    <w:rsid w:val="00E24219"/>
    <w:rsid w:val="00E25CEE"/>
    <w:rsid w:val="00E25EBC"/>
    <w:rsid w:val="00E26119"/>
    <w:rsid w:val="00E266A2"/>
    <w:rsid w:val="00E279B2"/>
    <w:rsid w:val="00E30BBF"/>
    <w:rsid w:val="00E31829"/>
    <w:rsid w:val="00E32091"/>
    <w:rsid w:val="00E332C4"/>
    <w:rsid w:val="00E333BC"/>
    <w:rsid w:val="00E335A5"/>
    <w:rsid w:val="00E338F8"/>
    <w:rsid w:val="00E339F5"/>
    <w:rsid w:val="00E33E38"/>
    <w:rsid w:val="00E33EC4"/>
    <w:rsid w:val="00E34370"/>
    <w:rsid w:val="00E34452"/>
    <w:rsid w:val="00E350DD"/>
    <w:rsid w:val="00E36666"/>
    <w:rsid w:val="00E36BEE"/>
    <w:rsid w:val="00E37035"/>
    <w:rsid w:val="00E378B0"/>
    <w:rsid w:val="00E37A29"/>
    <w:rsid w:val="00E4175F"/>
    <w:rsid w:val="00E41824"/>
    <w:rsid w:val="00E41CA2"/>
    <w:rsid w:val="00E41CF3"/>
    <w:rsid w:val="00E42602"/>
    <w:rsid w:val="00E4299A"/>
    <w:rsid w:val="00E4304F"/>
    <w:rsid w:val="00E432DA"/>
    <w:rsid w:val="00E4358A"/>
    <w:rsid w:val="00E46213"/>
    <w:rsid w:val="00E469B1"/>
    <w:rsid w:val="00E47463"/>
    <w:rsid w:val="00E4787D"/>
    <w:rsid w:val="00E478FC"/>
    <w:rsid w:val="00E5026E"/>
    <w:rsid w:val="00E503B8"/>
    <w:rsid w:val="00E50599"/>
    <w:rsid w:val="00E50EB2"/>
    <w:rsid w:val="00E50F6A"/>
    <w:rsid w:val="00E51677"/>
    <w:rsid w:val="00E51A18"/>
    <w:rsid w:val="00E51CA5"/>
    <w:rsid w:val="00E52462"/>
    <w:rsid w:val="00E5337D"/>
    <w:rsid w:val="00E54551"/>
    <w:rsid w:val="00E54A65"/>
    <w:rsid w:val="00E54EF9"/>
    <w:rsid w:val="00E55A1F"/>
    <w:rsid w:val="00E55AA5"/>
    <w:rsid w:val="00E55EF7"/>
    <w:rsid w:val="00E560B8"/>
    <w:rsid w:val="00E56935"/>
    <w:rsid w:val="00E57F34"/>
    <w:rsid w:val="00E60F30"/>
    <w:rsid w:val="00E629DD"/>
    <w:rsid w:val="00E62E6D"/>
    <w:rsid w:val="00E635E7"/>
    <w:rsid w:val="00E66736"/>
    <w:rsid w:val="00E66926"/>
    <w:rsid w:val="00E66D0D"/>
    <w:rsid w:val="00E66E5C"/>
    <w:rsid w:val="00E675CF"/>
    <w:rsid w:val="00E67EAE"/>
    <w:rsid w:val="00E705B8"/>
    <w:rsid w:val="00E71F13"/>
    <w:rsid w:val="00E72296"/>
    <w:rsid w:val="00E733FF"/>
    <w:rsid w:val="00E735AB"/>
    <w:rsid w:val="00E736B6"/>
    <w:rsid w:val="00E73E58"/>
    <w:rsid w:val="00E7430E"/>
    <w:rsid w:val="00E7546D"/>
    <w:rsid w:val="00E75670"/>
    <w:rsid w:val="00E77091"/>
    <w:rsid w:val="00E775B8"/>
    <w:rsid w:val="00E7780F"/>
    <w:rsid w:val="00E77F1A"/>
    <w:rsid w:val="00E80DAE"/>
    <w:rsid w:val="00E80DFC"/>
    <w:rsid w:val="00E81C8A"/>
    <w:rsid w:val="00E82809"/>
    <w:rsid w:val="00E8283C"/>
    <w:rsid w:val="00E82D9C"/>
    <w:rsid w:val="00E83676"/>
    <w:rsid w:val="00E83D01"/>
    <w:rsid w:val="00E83D2A"/>
    <w:rsid w:val="00E85266"/>
    <w:rsid w:val="00E859CD"/>
    <w:rsid w:val="00E85C49"/>
    <w:rsid w:val="00E85D75"/>
    <w:rsid w:val="00E86306"/>
    <w:rsid w:val="00E86CC5"/>
    <w:rsid w:val="00E873F3"/>
    <w:rsid w:val="00E87F6C"/>
    <w:rsid w:val="00E90E05"/>
    <w:rsid w:val="00E91410"/>
    <w:rsid w:val="00E91417"/>
    <w:rsid w:val="00E914ED"/>
    <w:rsid w:val="00E9160A"/>
    <w:rsid w:val="00E91DE7"/>
    <w:rsid w:val="00E91E4A"/>
    <w:rsid w:val="00E91EBC"/>
    <w:rsid w:val="00E92197"/>
    <w:rsid w:val="00E92654"/>
    <w:rsid w:val="00E9302E"/>
    <w:rsid w:val="00E93640"/>
    <w:rsid w:val="00E93D7C"/>
    <w:rsid w:val="00E93E0D"/>
    <w:rsid w:val="00E942F6"/>
    <w:rsid w:val="00E946E1"/>
    <w:rsid w:val="00E94AEB"/>
    <w:rsid w:val="00E94C84"/>
    <w:rsid w:val="00E951F5"/>
    <w:rsid w:val="00E952DA"/>
    <w:rsid w:val="00E95C78"/>
    <w:rsid w:val="00E96056"/>
    <w:rsid w:val="00EA0C90"/>
    <w:rsid w:val="00EA1324"/>
    <w:rsid w:val="00EA1C10"/>
    <w:rsid w:val="00EA2271"/>
    <w:rsid w:val="00EA3410"/>
    <w:rsid w:val="00EA3643"/>
    <w:rsid w:val="00EA3986"/>
    <w:rsid w:val="00EA3DA9"/>
    <w:rsid w:val="00EA3F10"/>
    <w:rsid w:val="00EA5F21"/>
    <w:rsid w:val="00EA682A"/>
    <w:rsid w:val="00EA6953"/>
    <w:rsid w:val="00EA799B"/>
    <w:rsid w:val="00EA7E05"/>
    <w:rsid w:val="00EB0510"/>
    <w:rsid w:val="00EB053A"/>
    <w:rsid w:val="00EB0B70"/>
    <w:rsid w:val="00EB12FE"/>
    <w:rsid w:val="00EB2337"/>
    <w:rsid w:val="00EB23BA"/>
    <w:rsid w:val="00EB2436"/>
    <w:rsid w:val="00EB262E"/>
    <w:rsid w:val="00EB26D1"/>
    <w:rsid w:val="00EB2A7D"/>
    <w:rsid w:val="00EB3176"/>
    <w:rsid w:val="00EB33D2"/>
    <w:rsid w:val="00EB3AAC"/>
    <w:rsid w:val="00EB410B"/>
    <w:rsid w:val="00EB42EA"/>
    <w:rsid w:val="00EB50E3"/>
    <w:rsid w:val="00EB5A96"/>
    <w:rsid w:val="00EB5ED5"/>
    <w:rsid w:val="00EB6132"/>
    <w:rsid w:val="00EB668F"/>
    <w:rsid w:val="00EB77F1"/>
    <w:rsid w:val="00EC0621"/>
    <w:rsid w:val="00EC082E"/>
    <w:rsid w:val="00EC09DB"/>
    <w:rsid w:val="00EC1BB6"/>
    <w:rsid w:val="00EC227F"/>
    <w:rsid w:val="00EC2796"/>
    <w:rsid w:val="00EC2E01"/>
    <w:rsid w:val="00EC32B9"/>
    <w:rsid w:val="00EC32D2"/>
    <w:rsid w:val="00EC37FE"/>
    <w:rsid w:val="00EC5182"/>
    <w:rsid w:val="00EC531D"/>
    <w:rsid w:val="00EC54E8"/>
    <w:rsid w:val="00EC770D"/>
    <w:rsid w:val="00EC7F26"/>
    <w:rsid w:val="00EC7FDA"/>
    <w:rsid w:val="00ED01DB"/>
    <w:rsid w:val="00ED0763"/>
    <w:rsid w:val="00ED09B1"/>
    <w:rsid w:val="00ED0ED7"/>
    <w:rsid w:val="00ED11BD"/>
    <w:rsid w:val="00ED1725"/>
    <w:rsid w:val="00ED19A6"/>
    <w:rsid w:val="00ED1E71"/>
    <w:rsid w:val="00ED2E29"/>
    <w:rsid w:val="00ED345F"/>
    <w:rsid w:val="00ED34FF"/>
    <w:rsid w:val="00ED3C1C"/>
    <w:rsid w:val="00ED3C9D"/>
    <w:rsid w:val="00ED44D0"/>
    <w:rsid w:val="00ED4BF0"/>
    <w:rsid w:val="00ED4C81"/>
    <w:rsid w:val="00ED534C"/>
    <w:rsid w:val="00ED55AB"/>
    <w:rsid w:val="00ED5CF8"/>
    <w:rsid w:val="00ED6047"/>
    <w:rsid w:val="00ED66F2"/>
    <w:rsid w:val="00ED7769"/>
    <w:rsid w:val="00EE026D"/>
    <w:rsid w:val="00EE02F5"/>
    <w:rsid w:val="00EE083C"/>
    <w:rsid w:val="00EE1A1B"/>
    <w:rsid w:val="00EE1AB4"/>
    <w:rsid w:val="00EE1E10"/>
    <w:rsid w:val="00EE1EDD"/>
    <w:rsid w:val="00EE2378"/>
    <w:rsid w:val="00EE2F75"/>
    <w:rsid w:val="00EE3065"/>
    <w:rsid w:val="00EE33A2"/>
    <w:rsid w:val="00EE3A1A"/>
    <w:rsid w:val="00EE3A2B"/>
    <w:rsid w:val="00EE3C5F"/>
    <w:rsid w:val="00EE3F4A"/>
    <w:rsid w:val="00EE40D9"/>
    <w:rsid w:val="00EE4357"/>
    <w:rsid w:val="00EE4E87"/>
    <w:rsid w:val="00EE4FE7"/>
    <w:rsid w:val="00EE5466"/>
    <w:rsid w:val="00EE6928"/>
    <w:rsid w:val="00EF0279"/>
    <w:rsid w:val="00EF04C7"/>
    <w:rsid w:val="00EF0830"/>
    <w:rsid w:val="00EF0B67"/>
    <w:rsid w:val="00EF1922"/>
    <w:rsid w:val="00EF1EF6"/>
    <w:rsid w:val="00EF3617"/>
    <w:rsid w:val="00EF3A44"/>
    <w:rsid w:val="00EF3E35"/>
    <w:rsid w:val="00EF46D9"/>
    <w:rsid w:val="00EF46E8"/>
    <w:rsid w:val="00EF4A14"/>
    <w:rsid w:val="00EF4CB5"/>
    <w:rsid w:val="00EF50E1"/>
    <w:rsid w:val="00EF5986"/>
    <w:rsid w:val="00EF5B6F"/>
    <w:rsid w:val="00EF5B76"/>
    <w:rsid w:val="00EF60AC"/>
    <w:rsid w:val="00EF6B52"/>
    <w:rsid w:val="00EF6C81"/>
    <w:rsid w:val="00EF6EDB"/>
    <w:rsid w:val="00EF7213"/>
    <w:rsid w:val="00EF7A76"/>
    <w:rsid w:val="00F00A61"/>
    <w:rsid w:val="00F00DF8"/>
    <w:rsid w:val="00F014BB"/>
    <w:rsid w:val="00F0285F"/>
    <w:rsid w:val="00F029CA"/>
    <w:rsid w:val="00F02B9F"/>
    <w:rsid w:val="00F043D6"/>
    <w:rsid w:val="00F05802"/>
    <w:rsid w:val="00F05867"/>
    <w:rsid w:val="00F05AFB"/>
    <w:rsid w:val="00F06416"/>
    <w:rsid w:val="00F072C5"/>
    <w:rsid w:val="00F074C0"/>
    <w:rsid w:val="00F07727"/>
    <w:rsid w:val="00F1042F"/>
    <w:rsid w:val="00F10D79"/>
    <w:rsid w:val="00F11329"/>
    <w:rsid w:val="00F113A6"/>
    <w:rsid w:val="00F11525"/>
    <w:rsid w:val="00F127A4"/>
    <w:rsid w:val="00F12C9B"/>
    <w:rsid w:val="00F12E0B"/>
    <w:rsid w:val="00F13222"/>
    <w:rsid w:val="00F13A6F"/>
    <w:rsid w:val="00F13FB1"/>
    <w:rsid w:val="00F142BF"/>
    <w:rsid w:val="00F143D4"/>
    <w:rsid w:val="00F1492F"/>
    <w:rsid w:val="00F14971"/>
    <w:rsid w:val="00F15BD4"/>
    <w:rsid w:val="00F164F9"/>
    <w:rsid w:val="00F16652"/>
    <w:rsid w:val="00F169A5"/>
    <w:rsid w:val="00F16A4E"/>
    <w:rsid w:val="00F16C5B"/>
    <w:rsid w:val="00F1785E"/>
    <w:rsid w:val="00F17B8B"/>
    <w:rsid w:val="00F20134"/>
    <w:rsid w:val="00F204D5"/>
    <w:rsid w:val="00F20503"/>
    <w:rsid w:val="00F215D1"/>
    <w:rsid w:val="00F2333C"/>
    <w:rsid w:val="00F23A72"/>
    <w:rsid w:val="00F23AC6"/>
    <w:rsid w:val="00F23AD3"/>
    <w:rsid w:val="00F242AB"/>
    <w:rsid w:val="00F2472A"/>
    <w:rsid w:val="00F24817"/>
    <w:rsid w:val="00F2491F"/>
    <w:rsid w:val="00F24A25"/>
    <w:rsid w:val="00F24F7E"/>
    <w:rsid w:val="00F25631"/>
    <w:rsid w:val="00F26523"/>
    <w:rsid w:val="00F266ED"/>
    <w:rsid w:val="00F26CD4"/>
    <w:rsid w:val="00F27755"/>
    <w:rsid w:val="00F2792E"/>
    <w:rsid w:val="00F27F02"/>
    <w:rsid w:val="00F31092"/>
    <w:rsid w:val="00F312D5"/>
    <w:rsid w:val="00F31651"/>
    <w:rsid w:val="00F326D5"/>
    <w:rsid w:val="00F327A1"/>
    <w:rsid w:val="00F331BF"/>
    <w:rsid w:val="00F333A1"/>
    <w:rsid w:val="00F338F7"/>
    <w:rsid w:val="00F3409A"/>
    <w:rsid w:val="00F342AE"/>
    <w:rsid w:val="00F348A2"/>
    <w:rsid w:val="00F3514A"/>
    <w:rsid w:val="00F363D9"/>
    <w:rsid w:val="00F406B1"/>
    <w:rsid w:val="00F408DE"/>
    <w:rsid w:val="00F40FCF"/>
    <w:rsid w:val="00F411A2"/>
    <w:rsid w:val="00F416E6"/>
    <w:rsid w:val="00F42F36"/>
    <w:rsid w:val="00F43086"/>
    <w:rsid w:val="00F43524"/>
    <w:rsid w:val="00F44B0C"/>
    <w:rsid w:val="00F450E1"/>
    <w:rsid w:val="00F451D4"/>
    <w:rsid w:val="00F451EF"/>
    <w:rsid w:val="00F453CD"/>
    <w:rsid w:val="00F457FF"/>
    <w:rsid w:val="00F4629A"/>
    <w:rsid w:val="00F465C2"/>
    <w:rsid w:val="00F465C5"/>
    <w:rsid w:val="00F46BB0"/>
    <w:rsid w:val="00F47341"/>
    <w:rsid w:val="00F4756B"/>
    <w:rsid w:val="00F47650"/>
    <w:rsid w:val="00F47B21"/>
    <w:rsid w:val="00F505A3"/>
    <w:rsid w:val="00F50A45"/>
    <w:rsid w:val="00F50F91"/>
    <w:rsid w:val="00F51041"/>
    <w:rsid w:val="00F51600"/>
    <w:rsid w:val="00F52E5F"/>
    <w:rsid w:val="00F532B7"/>
    <w:rsid w:val="00F53730"/>
    <w:rsid w:val="00F53977"/>
    <w:rsid w:val="00F53D3C"/>
    <w:rsid w:val="00F541D2"/>
    <w:rsid w:val="00F5489A"/>
    <w:rsid w:val="00F54AD5"/>
    <w:rsid w:val="00F55438"/>
    <w:rsid w:val="00F56159"/>
    <w:rsid w:val="00F56454"/>
    <w:rsid w:val="00F56509"/>
    <w:rsid w:val="00F572FD"/>
    <w:rsid w:val="00F5752A"/>
    <w:rsid w:val="00F5755A"/>
    <w:rsid w:val="00F57DF3"/>
    <w:rsid w:val="00F601BA"/>
    <w:rsid w:val="00F60B1D"/>
    <w:rsid w:val="00F6109D"/>
    <w:rsid w:val="00F611E9"/>
    <w:rsid w:val="00F617C9"/>
    <w:rsid w:val="00F621E8"/>
    <w:rsid w:val="00F6221B"/>
    <w:rsid w:val="00F62C37"/>
    <w:rsid w:val="00F63649"/>
    <w:rsid w:val="00F644D6"/>
    <w:rsid w:val="00F6459B"/>
    <w:rsid w:val="00F64D28"/>
    <w:rsid w:val="00F652D6"/>
    <w:rsid w:val="00F664BF"/>
    <w:rsid w:val="00F66D1F"/>
    <w:rsid w:val="00F66DD2"/>
    <w:rsid w:val="00F67274"/>
    <w:rsid w:val="00F67DD0"/>
    <w:rsid w:val="00F7019F"/>
    <w:rsid w:val="00F714DC"/>
    <w:rsid w:val="00F71FD2"/>
    <w:rsid w:val="00F72684"/>
    <w:rsid w:val="00F72B49"/>
    <w:rsid w:val="00F72E88"/>
    <w:rsid w:val="00F7323D"/>
    <w:rsid w:val="00F7369C"/>
    <w:rsid w:val="00F73718"/>
    <w:rsid w:val="00F73F27"/>
    <w:rsid w:val="00F74165"/>
    <w:rsid w:val="00F74C5E"/>
    <w:rsid w:val="00F74FC9"/>
    <w:rsid w:val="00F75A8B"/>
    <w:rsid w:val="00F75D24"/>
    <w:rsid w:val="00F76A04"/>
    <w:rsid w:val="00F76B2D"/>
    <w:rsid w:val="00F76EB6"/>
    <w:rsid w:val="00F774E5"/>
    <w:rsid w:val="00F80474"/>
    <w:rsid w:val="00F805E2"/>
    <w:rsid w:val="00F8062C"/>
    <w:rsid w:val="00F806B4"/>
    <w:rsid w:val="00F80C01"/>
    <w:rsid w:val="00F80F91"/>
    <w:rsid w:val="00F81332"/>
    <w:rsid w:val="00F818E8"/>
    <w:rsid w:val="00F81C12"/>
    <w:rsid w:val="00F82056"/>
    <w:rsid w:val="00F82CB0"/>
    <w:rsid w:val="00F837FB"/>
    <w:rsid w:val="00F84007"/>
    <w:rsid w:val="00F84539"/>
    <w:rsid w:val="00F8474A"/>
    <w:rsid w:val="00F84E30"/>
    <w:rsid w:val="00F85014"/>
    <w:rsid w:val="00F850FA"/>
    <w:rsid w:val="00F855EC"/>
    <w:rsid w:val="00F85BAA"/>
    <w:rsid w:val="00F867B0"/>
    <w:rsid w:val="00F868B7"/>
    <w:rsid w:val="00F869C9"/>
    <w:rsid w:val="00F869EB"/>
    <w:rsid w:val="00F87197"/>
    <w:rsid w:val="00F87639"/>
    <w:rsid w:val="00F87709"/>
    <w:rsid w:val="00F8780C"/>
    <w:rsid w:val="00F90D27"/>
    <w:rsid w:val="00F915FC"/>
    <w:rsid w:val="00F91C1C"/>
    <w:rsid w:val="00F93A59"/>
    <w:rsid w:val="00F93C47"/>
    <w:rsid w:val="00F9455D"/>
    <w:rsid w:val="00F9463B"/>
    <w:rsid w:val="00F94B4B"/>
    <w:rsid w:val="00F9593B"/>
    <w:rsid w:val="00F95B9C"/>
    <w:rsid w:val="00F95F79"/>
    <w:rsid w:val="00F972EF"/>
    <w:rsid w:val="00F97BA9"/>
    <w:rsid w:val="00F97C05"/>
    <w:rsid w:val="00FA1400"/>
    <w:rsid w:val="00FA145E"/>
    <w:rsid w:val="00FA191A"/>
    <w:rsid w:val="00FA230F"/>
    <w:rsid w:val="00FA62A9"/>
    <w:rsid w:val="00FA6D92"/>
    <w:rsid w:val="00FA7C8B"/>
    <w:rsid w:val="00FA7E27"/>
    <w:rsid w:val="00FB01F7"/>
    <w:rsid w:val="00FB051F"/>
    <w:rsid w:val="00FB06A2"/>
    <w:rsid w:val="00FB0F2B"/>
    <w:rsid w:val="00FB1706"/>
    <w:rsid w:val="00FB2327"/>
    <w:rsid w:val="00FB26B5"/>
    <w:rsid w:val="00FB2A09"/>
    <w:rsid w:val="00FB3047"/>
    <w:rsid w:val="00FB396F"/>
    <w:rsid w:val="00FB41E4"/>
    <w:rsid w:val="00FB4764"/>
    <w:rsid w:val="00FB530D"/>
    <w:rsid w:val="00FB59A8"/>
    <w:rsid w:val="00FB5F37"/>
    <w:rsid w:val="00FB6F1E"/>
    <w:rsid w:val="00FB74D8"/>
    <w:rsid w:val="00FB766E"/>
    <w:rsid w:val="00FB791A"/>
    <w:rsid w:val="00FB7FE3"/>
    <w:rsid w:val="00FC047C"/>
    <w:rsid w:val="00FC0EB0"/>
    <w:rsid w:val="00FC0F87"/>
    <w:rsid w:val="00FC12F7"/>
    <w:rsid w:val="00FC26FA"/>
    <w:rsid w:val="00FC2F03"/>
    <w:rsid w:val="00FC3722"/>
    <w:rsid w:val="00FC3BFF"/>
    <w:rsid w:val="00FC41F5"/>
    <w:rsid w:val="00FC46CC"/>
    <w:rsid w:val="00FC5629"/>
    <w:rsid w:val="00FC5AB5"/>
    <w:rsid w:val="00FC5C6A"/>
    <w:rsid w:val="00FC5F19"/>
    <w:rsid w:val="00FC62D5"/>
    <w:rsid w:val="00FC6422"/>
    <w:rsid w:val="00FC69A0"/>
    <w:rsid w:val="00FC6B4A"/>
    <w:rsid w:val="00FC7804"/>
    <w:rsid w:val="00FC7EAA"/>
    <w:rsid w:val="00FD0055"/>
    <w:rsid w:val="00FD0C75"/>
    <w:rsid w:val="00FD1150"/>
    <w:rsid w:val="00FD1E75"/>
    <w:rsid w:val="00FD30EE"/>
    <w:rsid w:val="00FD33BB"/>
    <w:rsid w:val="00FD3686"/>
    <w:rsid w:val="00FD36E5"/>
    <w:rsid w:val="00FD3957"/>
    <w:rsid w:val="00FD3C2C"/>
    <w:rsid w:val="00FD4FC3"/>
    <w:rsid w:val="00FD51D3"/>
    <w:rsid w:val="00FD54F1"/>
    <w:rsid w:val="00FD66B8"/>
    <w:rsid w:val="00FD6D9A"/>
    <w:rsid w:val="00FD76F5"/>
    <w:rsid w:val="00FD7B39"/>
    <w:rsid w:val="00FE003F"/>
    <w:rsid w:val="00FE1125"/>
    <w:rsid w:val="00FE1386"/>
    <w:rsid w:val="00FE2BE4"/>
    <w:rsid w:val="00FE2DCF"/>
    <w:rsid w:val="00FE33A6"/>
    <w:rsid w:val="00FE34A1"/>
    <w:rsid w:val="00FE36F0"/>
    <w:rsid w:val="00FE4384"/>
    <w:rsid w:val="00FE4EC7"/>
    <w:rsid w:val="00FE55B1"/>
    <w:rsid w:val="00FE6A0D"/>
    <w:rsid w:val="00FE6F53"/>
    <w:rsid w:val="00FE7959"/>
    <w:rsid w:val="00FF0AC6"/>
    <w:rsid w:val="00FF0E41"/>
    <w:rsid w:val="00FF1CB3"/>
    <w:rsid w:val="00FF265E"/>
    <w:rsid w:val="00FF3066"/>
    <w:rsid w:val="00FF3463"/>
    <w:rsid w:val="00FF3D7E"/>
    <w:rsid w:val="00FF471B"/>
    <w:rsid w:val="00FF50EA"/>
    <w:rsid w:val="00FF5394"/>
    <w:rsid w:val="00FF57AE"/>
    <w:rsid w:val="00FF5AA0"/>
    <w:rsid w:val="00FF64EA"/>
    <w:rsid w:val="00FF6D7F"/>
    <w:rsid w:val="00FF78AC"/>
    <w:rsid w:val="010C4CA2"/>
    <w:rsid w:val="01172D77"/>
    <w:rsid w:val="01176B52"/>
    <w:rsid w:val="012D228B"/>
    <w:rsid w:val="0139F4E4"/>
    <w:rsid w:val="017BF67B"/>
    <w:rsid w:val="0188F68B"/>
    <w:rsid w:val="0189F10A"/>
    <w:rsid w:val="019D9E7E"/>
    <w:rsid w:val="01D928C7"/>
    <w:rsid w:val="01DC02A1"/>
    <w:rsid w:val="01DF0E7B"/>
    <w:rsid w:val="020B0D88"/>
    <w:rsid w:val="023F9763"/>
    <w:rsid w:val="025FB81B"/>
    <w:rsid w:val="0283A276"/>
    <w:rsid w:val="02886341"/>
    <w:rsid w:val="02A6C4D1"/>
    <w:rsid w:val="02CBCA65"/>
    <w:rsid w:val="02F19868"/>
    <w:rsid w:val="02F6F5D8"/>
    <w:rsid w:val="030FC189"/>
    <w:rsid w:val="030FD773"/>
    <w:rsid w:val="0340F770"/>
    <w:rsid w:val="0349E78C"/>
    <w:rsid w:val="03503537"/>
    <w:rsid w:val="0356DFA9"/>
    <w:rsid w:val="035C6442"/>
    <w:rsid w:val="035E4B83"/>
    <w:rsid w:val="0393894F"/>
    <w:rsid w:val="03A09088"/>
    <w:rsid w:val="0402ED7E"/>
    <w:rsid w:val="040CD487"/>
    <w:rsid w:val="047E2BE3"/>
    <w:rsid w:val="04833FBC"/>
    <w:rsid w:val="04866685"/>
    <w:rsid w:val="04B311D3"/>
    <w:rsid w:val="04EA8AC6"/>
    <w:rsid w:val="04F1BEC8"/>
    <w:rsid w:val="04F462AF"/>
    <w:rsid w:val="05147F75"/>
    <w:rsid w:val="05173FA7"/>
    <w:rsid w:val="056DC846"/>
    <w:rsid w:val="057ABAFC"/>
    <w:rsid w:val="05C6CA0F"/>
    <w:rsid w:val="05D687DD"/>
    <w:rsid w:val="05F453D5"/>
    <w:rsid w:val="06070AFA"/>
    <w:rsid w:val="0621F0C8"/>
    <w:rsid w:val="068FDCEF"/>
    <w:rsid w:val="069CF146"/>
    <w:rsid w:val="06A6DB79"/>
    <w:rsid w:val="06B2219D"/>
    <w:rsid w:val="06E0DD4F"/>
    <w:rsid w:val="06FF986E"/>
    <w:rsid w:val="071EA741"/>
    <w:rsid w:val="07234A11"/>
    <w:rsid w:val="07264013"/>
    <w:rsid w:val="072CA6DA"/>
    <w:rsid w:val="0730A734"/>
    <w:rsid w:val="0748FEB4"/>
    <w:rsid w:val="075A6B39"/>
    <w:rsid w:val="075D290B"/>
    <w:rsid w:val="075F1F72"/>
    <w:rsid w:val="07779582"/>
    <w:rsid w:val="0786E7DC"/>
    <w:rsid w:val="07A0557B"/>
    <w:rsid w:val="07A4A978"/>
    <w:rsid w:val="07B4DF38"/>
    <w:rsid w:val="07B9BF1F"/>
    <w:rsid w:val="07D4DE6B"/>
    <w:rsid w:val="07E555C0"/>
    <w:rsid w:val="07F62800"/>
    <w:rsid w:val="08512DD8"/>
    <w:rsid w:val="08523541"/>
    <w:rsid w:val="085E166D"/>
    <w:rsid w:val="08B546A2"/>
    <w:rsid w:val="08F8B22E"/>
    <w:rsid w:val="08FF53C9"/>
    <w:rsid w:val="092CA02A"/>
    <w:rsid w:val="092FC8FA"/>
    <w:rsid w:val="09349D25"/>
    <w:rsid w:val="09430814"/>
    <w:rsid w:val="095760F7"/>
    <w:rsid w:val="0960695F"/>
    <w:rsid w:val="0961322D"/>
    <w:rsid w:val="098C2045"/>
    <w:rsid w:val="09A1D92D"/>
    <w:rsid w:val="09A6E57C"/>
    <w:rsid w:val="09A7AFA3"/>
    <w:rsid w:val="09B62A7A"/>
    <w:rsid w:val="09D9D54D"/>
    <w:rsid w:val="09E3BAB1"/>
    <w:rsid w:val="09FF4A61"/>
    <w:rsid w:val="0A361378"/>
    <w:rsid w:val="0A3F4D2C"/>
    <w:rsid w:val="0A4BD593"/>
    <w:rsid w:val="0A4CB299"/>
    <w:rsid w:val="0A83E618"/>
    <w:rsid w:val="0A83F8DC"/>
    <w:rsid w:val="0AADD6AD"/>
    <w:rsid w:val="0B0ADECF"/>
    <w:rsid w:val="0B183C62"/>
    <w:rsid w:val="0B19D4A7"/>
    <w:rsid w:val="0B3FA8F7"/>
    <w:rsid w:val="0B47B4E5"/>
    <w:rsid w:val="0B58E12E"/>
    <w:rsid w:val="0B5E6AA0"/>
    <w:rsid w:val="0B70902C"/>
    <w:rsid w:val="0B73DA82"/>
    <w:rsid w:val="0B850AD2"/>
    <w:rsid w:val="0B857D21"/>
    <w:rsid w:val="0B8F8BCC"/>
    <w:rsid w:val="0B98837F"/>
    <w:rsid w:val="0BA20241"/>
    <w:rsid w:val="0BAFF89E"/>
    <w:rsid w:val="0BC6AFD8"/>
    <w:rsid w:val="0BC9CF9B"/>
    <w:rsid w:val="0BF36FF8"/>
    <w:rsid w:val="0C0339B4"/>
    <w:rsid w:val="0C1C16CE"/>
    <w:rsid w:val="0C3DD23F"/>
    <w:rsid w:val="0C5A706E"/>
    <w:rsid w:val="0C898FB4"/>
    <w:rsid w:val="0CA419BC"/>
    <w:rsid w:val="0CA67DDF"/>
    <w:rsid w:val="0CD90A3B"/>
    <w:rsid w:val="0CF2A24C"/>
    <w:rsid w:val="0D1650C7"/>
    <w:rsid w:val="0D3D9877"/>
    <w:rsid w:val="0D512872"/>
    <w:rsid w:val="0D60100E"/>
    <w:rsid w:val="0D7E213C"/>
    <w:rsid w:val="0DAB6648"/>
    <w:rsid w:val="0DB61EE5"/>
    <w:rsid w:val="0DD38E09"/>
    <w:rsid w:val="0DD75F2A"/>
    <w:rsid w:val="0DEE8F8A"/>
    <w:rsid w:val="0DFEE204"/>
    <w:rsid w:val="0E23E06F"/>
    <w:rsid w:val="0E2F9059"/>
    <w:rsid w:val="0E3A15FE"/>
    <w:rsid w:val="0E6135B3"/>
    <w:rsid w:val="0E641A1D"/>
    <w:rsid w:val="0E6E4FA3"/>
    <w:rsid w:val="0E7FEF21"/>
    <w:rsid w:val="0EBAA37D"/>
    <w:rsid w:val="0EF3DBD0"/>
    <w:rsid w:val="0EF64321"/>
    <w:rsid w:val="0EFD54FA"/>
    <w:rsid w:val="0F20D878"/>
    <w:rsid w:val="0F2F344B"/>
    <w:rsid w:val="0F598FB5"/>
    <w:rsid w:val="0F6A51A6"/>
    <w:rsid w:val="0F73C83F"/>
    <w:rsid w:val="0F77AD34"/>
    <w:rsid w:val="0F86BDEB"/>
    <w:rsid w:val="0F890F56"/>
    <w:rsid w:val="0FA67CDC"/>
    <w:rsid w:val="0FC568CF"/>
    <w:rsid w:val="0FE1428C"/>
    <w:rsid w:val="0FE24EC3"/>
    <w:rsid w:val="0FF71D41"/>
    <w:rsid w:val="100C9CD0"/>
    <w:rsid w:val="10187BAE"/>
    <w:rsid w:val="10266A6F"/>
    <w:rsid w:val="102D64EC"/>
    <w:rsid w:val="103C0C10"/>
    <w:rsid w:val="1070FEE4"/>
    <w:rsid w:val="10848706"/>
    <w:rsid w:val="10A64B25"/>
    <w:rsid w:val="10B2AAB8"/>
    <w:rsid w:val="10CFAC60"/>
    <w:rsid w:val="10DE6E53"/>
    <w:rsid w:val="10E5322A"/>
    <w:rsid w:val="10F713FA"/>
    <w:rsid w:val="11142B2C"/>
    <w:rsid w:val="111A0056"/>
    <w:rsid w:val="11278B58"/>
    <w:rsid w:val="1133A1ED"/>
    <w:rsid w:val="11699313"/>
    <w:rsid w:val="118ECF86"/>
    <w:rsid w:val="119D47DB"/>
    <w:rsid w:val="11B33F20"/>
    <w:rsid w:val="11DD96F1"/>
    <w:rsid w:val="11DF6361"/>
    <w:rsid w:val="11EFFDCC"/>
    <w:rsid w:val="1217C5E8"/>
    <w:rsid w:val="12195A2F"/>
    <w:rsid w:val="121FE8C2"/>
    <w:rsid w:val="1228A97E"/>
    <w:rsid w:val="1245FE2B"/>
    <w:rsid w:val="124858B8"/>
    <w:rsid w:val="1255BBB3"/>
    <w:rsid w:val="12B44EA6"/>
    <w:rsid w:val="12C98035"/>
    <w:rsid w:val="12D644FD"/>
    <w:rsid w:val="13069DBB"/>
    <w:rsid w:val="1317811F"/>
    <w:rsid w:val="13299F43"/>
    <w:rsid w:val="13B8C331"/>
    <w:rsid w:val="13E104D6"/>
    <w:rsid w:val="13E26604"/>
    <w:rsid w:val="13EA8560"/>
    <w:rsid w:val="13F1BCB4"/>
    <w:rsid w:val="13FE4640"/>
    <w:rsid w:val="141E8A52"/>
    <w:rsid w:val="142ED141"/>
    <w:rsid w:val="1473524F"/>
    <w:rsid w:val="147623F3"/>
    <w:rsid w:val="148D80FC"/>
    <w:rsid w:val="149524F2"/>
    <w:rsid w:val="14A1EE2F"/>
    <w:rsid w:val="14AF3D2A"/>
    <w:rsid w:val="14B99F6D"/>
    <w:rsid w:val="14BE80AD"/>
    <w:rsid w:val="14C9571C"/>
    <w:rsid w:val="14CD2B4D"/>
    <w:rsid w:val="14CF6838"/>
    <w:rsid w:val="14F004BA"/>
    <w:rsid w:val="14F70185"/>
    <w:rsid w:val="1515C311"/>
    <w:rsid w:val="151890E0"/>
    <w:rsid w:val="151E7281"/>
    <w:rsid w:val="15402DB3"/>
    <w:rsid w:val="154BECB0"/>
    <w:rsid w:val="155688C4"/>
    <w:rsid w:val="15BE14EF"/>
    <w:rsid w:val="15D05F88"/>
    <w:rsid w:val="15D40384"/>
    <w:rsid w:val="15F989C7"/>
    <w:rsid w:val="165DF212"/>
    <w:rsid w:val="16633996"/>
    <w:rsid w:val="16774111"/>
    <w:rsid w:val="16810920"/>
    <w:rsid w:val="169DAE2C"/>
    <w:rsid w:val="16B8E885"/>
    <w:rsid w:val="16C0E559"/>
    <w:rsid w:val="16D3D9D2"/>
    <w:rsid w:val="16EB0682"/>
    <w:rsid w:val="16F369BA"/>
    <w:rsid w:val="16FFF567"/>
    <w:rsid w:val="1707912E"/>
    <w:rsid w:val="170FC8BD"/>
    <w:rsid w:val="17157206"/>
    <w:rsid w:val="17227140"/>
    <w:rsid w:val="175F64A8"/>
    <w:rsid w:val="176B4AEE"/>
    <w:rsid w:val="176C6E15"/>
    <w:rsid w:val="17B45C77"/>
    <w:rsid w:val="17B960C4"/>
    <w:rsid w:val="17BDC826"/>
    <w:rsid w:val="17CAD998"/>
    <w:rsid w:val="17ED2AFD"/>
    <w:rsid w:val="1803D6AC"/>
    <w:rsid w:val="181BA19E"/>
    <w:rsid w:val="18321AEB"/>
    <w:rsid w:val="184DFBFB"/>
    <w:rsid w:val="184F18C9"/>
    <w:rsid w:val="18581478"/>
    <w:rsid w:val="18657163"/>
    <w:rsid w:val="189FAE81"/>
    <w:rsid w:val="18A645CC"/>
    <w:rsid w:val="18BAB587"/>
    <w:rsid w:val="18C77DB9"/>
    <w:rsid w:val="18DE351D"/>
    <w:rsid w:val="18EECCC9"/>
    <w:rsid w:val="18FE380B"/>
    <w:rsid w:val="19190E8E"/>
    <w:rsid w:val="1930237A"/>
    <w:rsid w:val="19399336"/>
    <w:rsid w:val="1942359B"/>
    <w:rsid w:val="1942DB22"/>
    <w:rsid w:val="194B01AC"/>
    <w:rsid w:val="195219B0"/>
    <w:rsid w:val="1972E849"/>
    <w:rsid w:val="19AE71C8"/>
    <w:rsid w:val="19AFA340"/>
    <w:rsid w:val="19BA5F8E"/>
    <w:rsid w:val="19CCE23B"/>
    <w:rsid w:val="19D5C182"/>
    <w:rsid w:val="19EC0203"/>
    <w:rsid w:val="19FE1A32"/>
    <w:rsid w:val="1A03B4F5"/>
    <w:rsid w:val="1A079CA8"/>
    <w:rsid w:val="1A294ED5"/>
    <w:rsid w:val="1A423CB0"/>
    <w:rsid w:val="1A4B9387"/>
    <w:rsid w:val="1A823293"/>
    <w:rsid w:val="1A8C3AAC"/>
    <w:rsid w:val="1AA2A0A9"/>
    <w:rsid w:val="1AE3B657"/>
    <w:rsid w:val="1B061AAF"/>
    <w:rsid w:val="1B0AF836"/>
    <w:rsid w:val="1B209A7E"/>
    <w:rsid w:val="1B22E364"/>
    <w:rsid w:val="1B2E73EB"/>
    <w:rsid w:val="1B33C1B1"/>
    <w:rsid w:val="1B3E249C"/>
    <w:rsid w:val="1B4D6EAB"/>
    <w:rsid w:val="1B7C4DD2"/>
    <w:rsid w:val="1B80A1AB"/>
    <w:rsid w:val="1B98A001"/>
    <w:rsid w:val="1BB18788"/>
    <w:rsid w:val="1BBF722D"/>
    <w:rsid w:val="1BECCAFE"/>
    <w:rsid w:val="1BF8F3F2"/>
    <w:rsid w:val="1BFE6BD6"/>
    <w:rsid w:val="1C106C12"/>
    <w:rsid w:val="1C10C738"/>
    <w:rsid w:val="1C563A8A"/>
    <w:rsid w:val="1C715CE4"/>
    <w:rsid w:val="1C76C5FC"/>
    <w:rsid w:val="1C7B4C2C"/>
    <w:rsid w:val="1CB9430B"/>
    <w:rsid w:val="1CC7297D"/>
    <w:rsid w:val="1CE41F78"/>
    <w:rsid w:val="1D0683B4"/>
    <w:rsid w:val="1D081140"/>
    <w:rsid w:val="1D133994"/>
    <w:rsid w:val="1D22992A"/>
    <w:rsid w:val="1D2306C3"/>
    <w:rsid w:val="1D5367D4"/>
    <w:rsid w:val="1D70C06E"/>
    <w:rsid w:val="1D7531BA"/>
    <w:rsid w:val="1D7F4F65"/>
    <w:rsid w:val="1DB04D11"/>
    <w:rsid w:val="1DB46E38"/>
    <w:rsid w:val="1DBEEDFF"/>
    <w:rsid w:val="1DD61D98"/>
    <w:rsid w:val="1E02BE50"/>
    <w:rsid w:val="1E313A26"/>
    <w:rsid w:val="1E39549C"/>
    <w:rsid w:val="1E3B2CDB"/>
    <w:rsid w:val="1E60AD4F"/>
    <w:rsid w:val="1EB0D82A"/>
    <w:rsid w:val="1EBED724"/>
    <w:rsid w:val="1EBF7326"/>
    <w:rsid w:val="1ECD9C50"/>
    <w:rsid w:val="1EE9AF1C"/>
    <w:rsid w:val="1F06C7F5"/>
    <w:rsid w:val="1F210E36"/>
    <w:rsid w:val="1F448073"/>
    <w:rsid w:val="1F549391"/>
    <w:rsid w:val="1F576312"/>
    <w:rsid w:val="1F84B676"/>
    <w:rsid w:val="1F92A2DD"/>
    <w:rsid w:val="1FB1B48B"/>
    <w:rsid w:val="1FB33619"/>
    <w:rsid w:val="1FB4CBF7"/>
    <w:rsid w:val="1FB549C3"/>
    <w:rsid w:val="1FD3BC1F"/>
    <w:rsid w:val="1FE85997"/>
    <w:rsid w:val="1FF6CB12"/>
    <w:rsid w:val="200E6313"/>
    <w:rsid w:val="20465515"/>
    <w:rsid w:val="206B1371"/>
    <w:rsid w:val="206E3F0C"/>
    <w:rsid w:val="2088FDD6"/>
    <w:rsid w:val="209B39AB"/>
    <w:rsid w:val="20B96A05"/>
    <w:rsid w:val="20CEF741"/>
    <w:rsid w:val="20E15401"/>
    <w:rsid w:val="21208047"/>
    <w:rsid w:val="2121C9E4"/>
    <w:rsid w:val="214C8228"/>
    <w:rsid w:val="2159BB6B"/>
    <w:rsid w:val="215FA119"/>
    <w:rsid w:val="2185CE4B"/>
    <w:rsid w:val="21B72FE0"/>
    <w:rsid w:val="21BDE5E8"/>
    <w:rsid w:val="21C41BB0"/>
    <w:rsid w:val="21C49D20"/>
    <w:rsid w:val="21C53BFB"/>
    <w:rsid w:val="21DA5CE5"/>
    <w:rsid w:val="220F3FE3"/>
    <w:rsid w:val="223F19D4"/>
    <w:rsid w:val="22413AF0"/>
    <w:rsid w:val="224C4B37"/>
    <w:rsid w:val="224DA4E9"/>
    <w:rsid w:val="2257B1EF"/>
    <w:rsid w:val="226800DD"/>
    <w:rsid w:val="22955ACF"/>
    <w:rsid w:val="229A2878"/>
    <w:rsid w:val="22AA52FC"/>
    <w:rsid w:val="22B6D1CF"/>
    <w:rsid w:val="22BAD60B"/>
    <w:rsid w:val="22BEB82B"/>
    <w:rsid w:val="230885A8"/>
    <w:rsid w:val="234B050F"/>
    <w:rsid w:val="2356A363"/>
    <w:rsid w:val="23631255"/>
    <w:rsid w:val="236DA77D"/>
    <w:rsid w:val="236EBBE4"/>
    <w:rsid w:val="23BCEDB4"/>
    <w:rsid w:val="23C40468"/>
    <w:rsid w:val="23C973F5"/>
    <w:rsid w:val="23E0B0F0"/>
    <w:rsid w:val="2401AC50"/>
    <w:rsid w:val="240CAFFF"/>
    <w:rsid w:val="240DBC01"/>
    <w:rsid w:val="245E4E8C"/>
    <w:rsid w:val="24667148"/>
    <w:rsid w:val="24668976"/>
    <w:rsid w:val="2467B2CB"/>
    <w:rsid w:val="246B0513"/>
    <w:rsid w:val="247134C5"/>
    <w:rsid w:val="2472D06C"/>
    <w:rsid w:val="24A8ED4C"/>
    <w:rsid w:val="24B22421"/>
    <w:rsid w:val="24CA2C39"/>
    <w:rsid w:val="24DD6DB3"/>
    <w:rsid w:val="2545DACF"/>
    <w:rsid w:val="255EAC0D"/>
    <w:rsid w:val="25B4A395"/>
    <w:rsid w:val="25ED64D2"/>
    <w:rsid w:val="25F92465"/>
    <w:rsid w:val="25FECCE2"/>
    <w:rsid w:val="26230A19"/>
    <w:rsid w:val="26330666"/>
    <w:rsid w:val="2637A8FE"/>
    <w:rsid w:val="2672D79B"/>
    <w:rsid w:val="268947CB"/>
    <w:rsid w:val="26A60BAE"/>
    <w:rsid w:val="26BE51F7"/>
    <w:rsid w:val="26CE8E52"/>
    <w:rsid w:val="26CF812D"/>
    <w:rsid w:val="26DC68CC"/>
    <w:rsid w:val="2713A412"/>
    <w:rsid w:val="27373DAB"/>
    <w:rsid w:val="2762E854"/>
    <w:rsid w:val="278B8755"/>
    <w:rsid w:val="27DC2F37"/>
    <w:rsid w:val="27E1AD84"/>
    <w:rsid w:val="280E3D1B"/>
    <w:rsid w:val="281C6AC8"/>
    <w:rsid w:val="2828A98D"/>
    <w:rsid w:val="2848AB92"/>
    <w:rsid w:val="284AAC60"/>
    <w:rsid w:val="286DDB57"/>
    <w:rsid w:val="287EF4E8"/>
    <w:rsid w:val="288BC8EA"/>
    <w:rsid w:val="28ACB5B7"/>
    <w:rsid w:val="28C5033E"/>
    <w:rsid w:val="28C57E62"/>
    <w:rsid w:val="28C84B7D"/>
    <w:rsid w:val="28CED077"/>
    <w:rsid w:val="28D183C5"/>
    <w:rsid w:val="28D9B3EE"/>
    <w:rsid w:val="28FC30A5"/>
    <w:rsid w:val="2911DF31"/>
    <w:rsid w:val="292505C9"/>
    <w:rsid w:val="296F49C0"/>
    <w:rsid w:val="29A2522F"/>
    <w:rsid w:val="29AC31DB"/>
    <w:rsid w:val="29B2443B"/>
    <w:rsid w:val="29B94821"/>
    <w:rsid w:val="29BF483C"/>
    <w:rsid w:val="29C50DE5"/>
    <w:rsid w:val="29E951C1"/>
    <w:rsid w:val="29ED7DB5"/>
    <w:rsid w:val="29EEC440"/>
    <w:rsid w:val="29F8CA61"/>
    <w:rsid w:val="2A0AEBDA"/>
    <w:rsid w:val="2A7282CB"/>
    <w:rsid w:val="2A796423"/>
    <w:rsid w:val="2A89C4C1"/>
    <w:rsid w:val="2A953534"/>
    <w:rsid w:val="2ABA4782"/>
    <w:rsid w:val="2B0050AB"/>
    <w:rsid w:val="2B0E4529"/>
    <w:rsid w:val="2B159B37"/>
    <w:rsid w:val="2B18ED61"/>
    <w:rsid w:val="2B4C484B"/>
    <w:rsid w:val="2B504FAC"/>
    <w:rsid w:val="2B6EB3B4"/>
    <w:rsid w:val="2B70BD8D"/>
    <w:rsid w:val="2B735036"/>
    <w:rsid w:val="2B88241D"/>
    <w:rsid w:val="2BA5E209"/>
    <w:rsid w:val="2BA5E3B4"/>
    <w:rsid w:val="2BAC8B95"/>
    <w:rsid w:val="2BBB2B18"/>
    <w:rsid w:val="2BD16540"/>
    <w:rsid w:val="2BECCD9C"/>
    <w:rsid w:val="2BF38FCC"/>
    <w:rsid w:val="2C02D589"/>
    <w:rsid w:val="2C055CFE"/>
    <w:rsid w:val="2C167AAA"/>
    <w:rsid w:val="2C16AC26"/>
    <w:rsid w:val="2C26065E"/>
    <w:rsid w:val="2C3C9572"/>
    <w:rsid w:val="2C8640F0"/>
    <w:rsid w:val="2CA81E81"/>
    <w:rsid w:val="2CD0B1C5"/>
    <w:rsid w:val="2CE6B2CF"/>
    <w:rsid w:val="2D0B3AE7"/>
    <w:rsid w:val="2D119EA4"/>
    <w:rsid w:val="2D274F4C"/>
    <w:rsid w:val="2D3769C7"/>
    <w:rsid w:val="2D4ADA28"/>
    <w:rsid w:val="2D810440"/>
    <w:rsid w:val="2D89E249"/>
    <w:rsid w:val="2D8EEA98"/>
    <w:rsid w:val="2DDED3A9"/>
    <w:rsid w:val="2DF33F26"/>
    <w:rsid w:val="2E2681F2"/>
    <w:rsid w:val="2E381735"/>
    <w:rsid w:val="2E4F2596"/>
    <w:rsid w:val="2E574EDC"/>
    <w:rsid w:val="2E7282BE"/>
    <w:rsid w:val="2E7DE7FA"/>
    <w:rsid w:val="2E887571"/>
    <w:rsid w:val="2E8B29CC"/>
    <w:rsid w:val="2EBD7FB1"/>
    <w:rsid w:val="2ECA1ABD"/>
    <w:rsid w:val="2ED21DA5"/>
    <w:rsid w:val="2ED459A2"/>
    <w:rsid w:val="2EE3EA61"/>
    <w:rsid w:val="2EE6AA89"/>
    <w:rsid w:val="2EF155C5"/>
    <w:rsid w:val="2F0B5604"/>
    <w:rsid w:val="2F0B6C00"/>
    <w:rsid w:val="2F281BB8"/>
    <w:rsid w:val="2F295D65"/>
    <w:rsid w:val="2F4C30B5"/>
    <w:rsid w:val="2F504C49"/>
    <w:rsid w:val="2F5B85DB"/>
    <w:rsid w:val="2F657BD1"/>
    <w:rsid w:val="2F7F744A"/>
    <w:rsid w:val="2F9CA382"/>
    <w:rsid w:val="2F9F5E5E"/>
    <w:rsid w:val="2FA89C26"/>
    <w:rsid w:val="2FAC34C7"/>
    <w:rsid w:val="2FC58059"/>
    <w:rsid w:val="2FCEECB3"/>
    <w:rsid w:val="2FDDB904"/>
    <w:rsid w:val="2FFF7230"/>
    <w:rsid w:val="300D0F98"/>
    <w:rsid w:val="301EC470"/>
    <w:rsid w:val="3028C84A"/>
    <w:rsid w:val="30350C06"/>
    <w:rsid w:val="303FDE02"/>
    <w:rsid w:val="30461FEB"/>
    <w:rsid w:val="3058E5EA"/>
    <w:rsid w:val="30827ADA"/>
    <w:rsid w:val="3094B08C"/>
    <w:rsid w:val="30BC9FA8"/>
    <w:rsid w:val="30DFD946"/>
    <w:rsid w:val="312E32CF"/>
    <w:rsid w:val="31378A16"/>
    <w:rsid w:val="314E90ED"/>
    <w:rsid w:val="317DEC4F"/>
    <w:rsid w:val="3189ADE3"/>
    <w:rsid w:val="3195C50D"/>
    <w:rsid w:val="3199B3AB"/>
    <w:rsid w:val="31AA4F08"/>
    <w:rsid w:val="31B711E6"/>
    <w:rsid w:val="31C34F53"/>
    <w:rsid w:val="31CE3A5E"/>
    <w:rsid w:val="320B3CD4"/>
    <w:rsid w:val="32188E19"/>
    <w:rsid w:val="321AA667"/>
    <w:rsid w:val="321E4B4B"/>
    <w:rsid w:val="3228D7AD"/>
    <w:rsid w:val="322FE8F9"/>
    <w:rsid w:val="32343CF6"/>
    <w:rsid w:val="3268D7BF"/>
    <w:rsid w:val="329D64E4"/>
    <w:rsid w:val="32B04D2E"/>
    <w:rsid w:val="32BC34DC"/>
    <w:rsid w:val="32C49F86"/>
    <w:rsid w:val="32C56242"/>
    <w:rsid w:val="32C9BB91"/>
    <w:rsid w:val="32CB32D6"/>
    <w:rsid w:val="32D4E31F"/>
    <w:rsid w:val="32F932D1"/>
    <w:rsid w:val="334862C5"/>
    <w:rsid w:val="336DAFB8"/>
    <w:rsid w:val="337BD68B"/>
    <w:rsid w:val="33905B71"/>
    <w:rsid w:val="33B5CD34"/>
    <w:rsid w:val="33E2D22F"/>
    <w:rsid w:val="33E75607"/>
    <w:rsid w:val="3440D619"/>
    <w:rsid w:val="34658BF2"/>
    <w:rsid w:val="348E4719"/>
    <w:rsid w:val="34A6C81F"/>
    <w:rsid w:val="34A7D420"/>
    <w:rsid w:val="34AF431A"/>
    <w:rsid w:val="34D95159"/>
    <w:rsid w:val="34EA166E"/>
    <w:rsid w:val="3515E854"/>
    <w:rsid w:val="35202B74"/>
    <w:rsid w:val="3535FCE0"/>
    <w:rsid w:val="3542C85D"/>
    <w:rsid w:val="3554D645"/>
    <w:rsid w:val="3560D2BC"/>
    <w:rsid w:val="356218EA"/>
    <w:rsid w:val="356BE1A9"/>
    <w:rsid w:val="358C7FB8"/>
    <w:rsid w:val="358F8058"/>
    <w:rsid w:val="359A643C"/>
    <w:rsid w:val="35C961C0"/>
    <w:rsid w:val="35C98987"/>
    <w:rsid w:val="35E54046"/>
    <w:rsid w:val="35EF4A13"/>
    <w:rsid w:val="35F7A08C"/>
    <w:rsid w:val="35F924D6"/>
    <w:rsid w:val="35FC7DD1"/>
    <w:rsid w:val="360D4D68"/>
    <w:rsid w:val="36432A0A"/>
    <w:rsid w:val="364AD25A"/>
    <w:rsid w:val="3665542B"/>
    <w:rsid w:val="3668C7D1"/>
    <w:rsid w:val="366CD9E8"/>
    <w:rsid w:val="3683CD44"/>
    <w:rsid w:val="368996FA"/>
    <w:rsid w:val="36B17510"/>
    <w:rsid w:val="36C46DB6"/>
    <w:rsid w:val="36C9FAE8"/>
    <w:rsid w:val="36FB4E02"/>
    <w:rsid w:val="370E329B"/>
    <w:rsid w:val="37224F20"/>
    <w:rsid w:val="37264819"/>
    <w:rsid w:val="374C0863"/>
    <w:rsid w:val="375DEDB1"/>
    <w:rsid w:val="37806EAA"/>
    <w:rsid w:val="379B3701"/>
    <w:rsid w:val="37B7E3D3"/>
    <w:rsid w:val="37BCFA8E"/>
    <w:rsid w:val="37C418A8"/>
    <w:rsid w:val="37C72252"/>
    <w:rsid w:val="37D0BD25"/>
    <w:rsid w:val="38099E55"/>
    <w:rsid w:val="3814CF30"/>
    <w:rsid w:val="3821A27E"/>
    <w:rsid w:val="38551ACA"/>
    <w:rsid w:val="38575D0B"/>
    <w:rsid w:val="38644C48"/>
    <w:rsid w:val="38748068"/>
    <w:rsid w:val="38764383"/>
    <w:rsid w:val="38885CA4"/>
    <w:rsid w:val="389993E7"/>
    <w:rsid w:val="38A5A977"/>
    <w:rsid w:val="38BBCC72"/>
    <w:rsid w:val="38C235A9"/>
    <w:rsid w:val="38CC4F24"/>
    <w:rsid w:val="38E61ACA"/>
    <w:rsid w:val="38E75F10"/>
    <w:rsid w:val="38EDB61B"/>
    <w:rsid w:val="38F2050F"/>
    <w:rsid w:val="39082E72"/>
    <w:rsid w:val="39190287"/>
    <w:rsid w:val="39335551"/>
    <w:rsid w:val="39349D54"/>
    <w:rsid w:val="39635CF1"/>
    <w:rsid w:val="3974AEE9"/>
    <w:rsid w:val="39C1A8ED"/>
    <w:rsid w:val="39E15B1D"/>
    <w:rsid w:val="39EA07DF"/>
    <w:rsid w:val="39F3051F"/>
    <w:rsid w:val="3A07A13C"/>
    <w:rsid w:val="3A0A6367"/>
    <w:rsid w:val="3A165193"/>
    <w:rsid w:val="3A298646"/>
    <w:rsid w:val="3A2AB07A"/>
    <w:rsid w:val="3A34E765"/>
    <w:rsid w:val="3A4A9672"/>
    <w:rsid w:val="3A4AD6BF"/>
    <w:rsid w:val="3A5CA8AD"/>
    <w:rsid w:val="3A7E4520"/>
    <w:rsid w:val="3A8AFB1B"/>
    <w:rsid w:val="3AAE9E41"/>
    <w:rsid w:val="3ACD640D"/>
    <w:rsid w:val="3ACE8DCB"/>
    <w:rsid w:val="3ADBAAEE"/>
    <w:rsid w:val="3AE6FD34"/>
    <w:rsid w:val="3AF09940"/>
    <w:rsid w:val="3AF60258"/>
    <w:rsid w:val="3B0FDB27"/>
    <w:rsid w:val="3B130E68"/>
    <w:rsid w:val="3B193C01"/>
    <w:rsid w:val="3B229C6C"/>
    <w:rsid w:val="3B2E2A45"/>
    <w:rsid w:val="3B654EE6"/>
    <w:rsid w:val="3B7A0AFA"/>
    <w:rsid w:val="3B814546"/>
    <w:rsid w:val="3B8BDDFA"/>
    <w:rsid w:val="3BAAEB47"/>
    <w:rsid w:val="3BBB3201"/>
    <w:rsid w:val="3BD315FE"/>
    <w:rsid w:val="3BD51306"/>
    <w:rsid w:val="3BF28472"/>
    <w:rsid w:val="3BFBC3C5"/>
    <w:rsid w:val="3C07FD64"/>
    <w:rsid w:val="3C44ACC0"/>
    <w:rsid w:val="3C44DCD0"/>
    <w:rsid w:val="3C515C50"/>
    <w:rsid w:val="3C5BDE72"/>
    <w:rsid w:val="3C6C5806"/>
    <w:rsid w:val="3C892438"/>
    <w:rsid w:val="3C9039B3"/>
    <w:rsid w:val="3CB91694"/>
    <w:rsid w:val="3CCEE1E5"/>
    <w:rsid w:val="3CD6095D"/>
    <w:rsid w:val="3CDA8DED"/>
    <w:rsid w:val="3CEF30BF"/>
    <w:rsid w:val="3CF2606C"/>
    <w:rsid w:val="3D0B8A32"/>
    <w:rsid w:val="3D1BCB6E"/>
    <w:rsid w:val="3D2695B1"/>
    <w:rsid w:val="3D28D993"/>
    <w:rsid w:val="3D2BE9C2"/>
    <w:rsid w:val="3D348B1D"/>
    <w:rsid w:val="3D3E46AF"/>
    <w:rsid w:val="3D4B7EA0"/>
    <w:rsid w:val="3D802C94"/>
    <w:rsid w:val="3DC24F2D"/>
    <w:rsid w:val="3DC5E1B3"/>
    <w:rsid w:val="3DC7DF77"/>
    <w:rsid w:val="3E2861B2"/>
    <w:rsid w:val="3E894D9F"/>
    <w:rsid w:val="3E8B4520"/>
    <w:rsid w:val="3E9E406D"/>
    <w:rsid w:val="3EA9ADEF"/>
    <w:rsid w:val="3EAB1D62"/>
    <w:rsid w:val="3EBB6339"/>
    <w:rsid w:val="3EDFF0E4"/>
    <w:rsid w:val="3EE7E998"/>
    <w:rsid w:val="3F22AF57"/>
    <w:rsid w:val="3F251E65"/>
    <w:rsid w:val="3F33903A"/>
    <w:rsid w:val="3F35581B"/>
    <w:rsid w:val="3F3AE5F1"/>
    <w:rsid w:val="3F4F927F"/>
    <w:rsid w:val="3FB04A2D"/>
    <w:rsid w:val="3FB5BFA2"/>
    <w:rsid w:val="3FBFDE00"/>
    <w:rsid w:val="3FEE4B53"/>
    <w:rsid w:val="3FF80056"/>
    <w:rsid w:val="4007D262"/>
    <w:rsid w:val="400A9EFB"/>
    <w:rsid w:val="40402106"/>
    <w:rsid w:val="408791D9"/>
    <w:rsid w:val="409003CB"/>
    <w:rsid w:val="409E54E8"/>
    <w:rsid w:val="409FC8E3"/>
    <w:rsid w:val="40A7B556"/>
    <w:rsid w:val="40ADCC63"/>
    <w:rsid w:val="40D3FEBA"/>
    <w:rsid w:val="40DC1DC6"/>
    <w:rsid w:val="40F06B46"/>
    <w:rsid w:val="40FE5594"/>
    <w:rsid w:val="414D0C56"/>
    <w:rsid w:val="415282B4"/>
    <w:rsid w:val="4154A0C0"/>
    <w:rsid w:val="415E56D3"/>
    <w:rsid w:val="4174D3BB"/>
    <w:rsid w:val="417922B4"/>
    <w:rsid w:val="4179D62A"/>
    <w:rsid w:val="417A45AD"/>
    <w:rsid w:val="417EBB95"/>
    <w:rsid w:val="41C5EF4A"/>
    <w:rsid w:val="41C64E20"/>
    <w:rsid w:val="41C76032"/>
    <w:rsid w:val="41F35573"/>
    <w:rsid w:val="41F37D59"/>
    <w:rsid w:val="42038593"/>
    <w:rsid w:val="4209971D"/>
    <w:rsid w:val="4224B99F"/>
    <w:rsid w:val="4225784E"/>
    <w:rsid w:val="423BB8E0"/>
    <w:rsid w:val="42468477"/>
    <w:rsid w:val="42539DB7"/>
    <w:rsid w:val="425B80E0"/>
    <w:rsid w:val="425E730A"/>
    <w:rsid w:val="4262E6A4"/>
    <w:rsid w:val="4270D399"/>
    <w:rsid w:val="4278F2E6"/>
    <w:rsid w:val="429CC139"/>
    <w:rsid w:val="42A6050A"/>
    <w:rsid w:val="42D021C6"/>
    <w:rsid w:val="42D5C562"/>
    <w:rsid w:val="42E06C4F"/>
    <w:rsid w:val="42EE6C2D"/>
    <w:rsid w:val="43066AA5"/>
    <w:rsid w:val="4326D7BD"/>
    <w:rsid w:val="432CA1C9"/>
    <w:rsid w:val="4336AE1C"/>
    <w:rsid w:val="43454AE1"/>
    <w:rsid w:val="4349402B"/>
    <w:rsid w:val="4375F1BF"/>
    <w:rsid w:val="43880B8D"/>
    <w:rsid w:val="4391E88C"/>
    <w:rsid w:val="43DA1270"/>
    <w:rsid w:val="43DB6C50"/>
    <w:rsid w:val="43E072C2"/>
    <w:rsid w:val="43EF294F"/>
    <w:rsid w:val="43FB72D5"/>
    <w:rsid w:val="442F13F5"/>
    <w:rsid w:val="44436144"/>
    <w:rsid w:val="44490E87"/>
    <w:rsid w:val="4484E358"/>
    <w:rsid w:val="448C2E19"/>
    <w:rsid w:val="44B2D822"/>
    <w:rsid w:val="44D60915"/>
    <w:rsid w:val="44E11B42"/>
    <w:rsid w:val="44ED5C2C"/>
    <w:rsid w:val="4507C4E3"/>
    <w:rsid w:val="45165FBD"/>
    <w:rsid w:val="45819AAD"/>
    <w:rsid w:val="4586B742"/>
    <w:rsid w:val="4587FDA0"/>
    <w:rsid w:val="4589F14E"/>
    <w:rsid w:val="458BE853"/>
    <w:rsid w:val="4599F321"/>
    <w:rsid w:val="459B8F93"/>
    <w:rsid w:val="45A1F06C"/>
    <w:rsid w:val="45AA3D98"/>
    <w:rsid w:val="45CBBD35"/>
    <w:rsid w:val="462811E3"/>
    <w:rsid w:val="463124B2"/>
    <w:rsid w:val="468BD562"/>
    <w:rsid w:val="4690480D"/>
    <w:rsid w:val="46BB32A8"/>
    <w:rsid w:val="46BFA592"/>
    <w:rsid w:val="4705689C"/>
    <w:rsid w:val="47128761"/>
    <w:rsid w:val="47200458"/>
    <w:rsid w:val="47252A37"/>
    <w:rsid w:val="47303467"/>
    <w:rsid w:val="4731189C"/>
    <w:rsid w:val="47417747"/>
    <w:rsid w:val="478AE4A0"/>
    <w:rsid w:val="478FAB06"/>
    <w:rsid w:val="47963366"/>
    <w:rsid w:val="47A96ABA"/>
    <w:rsid w:val="47C8150F"/>
    <w:rsid w:val="47D545D4"/>
    <w:rsid w:val="47D9C3FA"/>
    <w:rsid w:val="47DA383E"/>
    <w:rsid w:val="47E9698F"/>
    <w:rsid w:val="47EE861C"/>
    <w:rsid w:val="47F49094"/>
    <w:rsid w:val="480B828F"/>
    <w:rsid w:val="481811A7"/>
    <w:rsid w:val="4819DAA8"/>
    <w:rsid w:val="482267CA"/>
    <w:rsid w:val="48580BBD"/>
    <w:rsid w:val="48A14915"/>
    <w:rsid w:val="48C583D0"/>
    <w:rsid w:val="48D87413"/>
    <w:rsid w:val="48E3346E"/>
    <w:rsid w:val="48F48A4C"/>
    <w:rsid w:val="48F511CE"/>
    <w:rsid w:val="48F5DB1C"/>
    <w:rsid w:val="48FB32DA"/>
    <w:rsid w:val="49035DF7"/>
    <w:rsid w:val="492591EC"/>
    <w:rsid w:val="4940CA81"/>
    <w:rsid w:val="4961CBAD"/>
    <w:rsid w:val="4977E728"/>
    <w:rsid w:val="49911E1E"/>
    <w:rsid w:val="4991EBFD"/>
    <w:rsid w:val="49C0DAD2"/>
    <w:rsid w:val="49F47717"/>
    <w:rsid w:val="49FD3A5D"/>
    <w:rsid w:val="4A01D5FA"/>
    <w:rsid w:val="4A208D0F"/>
    <w:rsid w:val="4A477506"/>
    <w:rsid w:val="4A489A28"/>
    <w:rsid w:val="4A560E63"/>
    <w:rsid w:val="4A698FFE"/>
    <w:rsid w:val="4A6C0673"/>
    <w:rsid w:val="4A6ED787"/>
    <w:rsid w:val="4A75B50F"/>
    <w:rsid w:val="4AAD5F5E"/>
    <w:rsid w:val="4AC3DD30"/>
    <w:rsid w:val="4B395027"/>
    <w:rsid w:val="4B692159"/>
    <w:rsid w:val="4B693B8B"/>
    <w:rsid w:val="4B7A3832"/>
    <w:rsid w:val="4B9119A1"/>
    <w:rsid w:val="4B9F9B3C"/>
    <w:rsid w:val="4BA2F674"/>
    <w:rsid w:val="4BC15FB0"/>
    <w:rsid w:val="4BE4C301"/>
    <w:rsid w:val="4BE7D407"/>
    <w:rsid w:val="4BF781B5"/>
    <w:rsid w:val="4BFF3DFD"/>
    <w:rsid w:val="4C14ED2A"/>
    <w:rsid w:val="4C5A1737"/>
    <w:rsid w:val="4C5FF7FC"/>
    <w:rsid w:val="4C6DCEE1"/>
    <w:rsid w:val="4C94A4AB"/>
    <w:rsid w:val="4C9ED696"/>
    <w:rsid w:val="4CA7F2E4"/>
    <w:rsid w:val="4CCBA374"/>
    <w:rsid w:val="4CE208E6"/>
    <w:rsid w:val="4CFB011B"/>
    <w:rsid w:val="4D0E3B4A"/>
    <w:rsid w:val="4D46E525"/>
    <w:rsid w:val="4DA017FB"/>
    <w:rsid w:val="4DF35E96"/>
    <w:rsid w:val="4DFD2EC9"/>
    <w:rsid w:val="4E060AB8"/>
    <w:rsid w:val="4E142E3B"/>
    <w:rsid w:val="4E15C023"/>
    <w:rsid w:val="4E562F00"/>
    <w:rsid w:val="4E65CFDB"/>
    <w:rsid w:val="4E8648AE"/>
    <w:rsid w:val="4EB8349A"/>
    <w:rsid w:val="4EC69C7D"/>
    <w:rsid w:val="4EE8B1FE"/>
    <w:rsid w:val="4EFD2C98"/>
    <w:rsid w:val="4F1F98BD"/>
    <w:rsid w:val="4F2157C9"/>
    <w:rsid w:val="4F22525A"/>
    <w:rsid w:val="4F2C71A5"/>
    <w:rsid w:val="4F44F873"/>
    <w:rsid w:val="4F508904"/>
    <w:rsid w:val="4F5EA21D"/>
    <w:rsid w:val="4F66A3AA"/>
    <w:rsid w:val="4F927A5F"/>
    <w:rsid w:val="4F98FF2A"/>
    <w:rsid w:val="4FA4CEE6"/>
    <w:rsid w:val="4FAD436B"/>
    <w:rsid w:val="4FB19084"/>
    <w:rsid w:val="4FB9520B"/>
    <w:rsid w:val="4FECEF5F"/>
    <w:rsid w:val="50001284"/>
    <w:rsid w:val="501058C3"/>
    <w:rsid w:val="501A130A"/>
    <w:rsid w:val="505E3256"/>
    <w:rsid w:val="506FC963"/>
    <w:rsid w:val="509B3139"/>
    <w:rsid w:val="509EAE90"/>
    <w:rsid w:val="50B9E7A9"/>
    <w:rsid w:val="50D0A004"/>
    <w:rsid w:val="50DC3C94"/>
    <w:rsid w:val="51226EE0"/>
    <w:rsid w:val="512A30A8"/>
    <w:rsid w:val="512B92AD"/>
    <w:rsid w:val="5150F7F6"/>
    <w:rsid w:val="51652AAC"/>
    <w:rsid w:val="51732E55"/>
    <w:rsid w:val="51BA7CBD"/>
    <w:rsid w:val="51BC69A0"/>
    <w:rsid w:val="51E5078C"/>
    <w:rsid w:val="51E64542"/>
    <w:rsid w:val="51F03019"/>
    <w:rsid w:val="52035B15"/>
    <w:rsid w:val="520B5500"/>
    <w:rsid w:val="52168DBB"/>
    <w:rsid w:val="5226CC8B"/>
    <w:rsid w:val="523FF4E8"/>
    <w:rsid w:val="52503B8B"/>
    <w:rsid w:val="528F3B96"/>
    <w:rsid w:val="529A38E0"/>
    <w:rsid w:val="52AC6FD6"/>
    <w:rsid w:val="52AD430F"/>
    <w:rsid w:val="52C4665F"/>
    <w:rsid w:val="52DFFD04"/>
    <w:rsid w:val="52E77A02"/>
    <w:rsid w:val="52F7E756"/>
    <w:rsid w:val="52FD5C44"/>
    <w:rsid w:val="5315F37B"/>
    <w:rsid w:val="533DE4E8"/>
    <w:rsid w:val="533E7DF2"/>
    <w:rsid w:val="53780162"/>
    <w:rsid w:val="5383998F"/>
    <w:rsid w:val="5389A5B5"/>
    <w:rsid w:val="539BD2A6"/>
    <w:rsid w:val="53A03742"/>
    <w:rsid w:val="53E22BA0"/>
    <w:rsid w:val="53F6005C"/>
    <w:rsid w:val="54166F04"/>
    <w:rsid w:val="541EDC41"/>
    <w:rsid w:val="541F1786"/>
    <w:rsid w:val="542E5CD1"/>
    <w:rsid w:val="54321413"/>
    <w:rsid w:val="54436142"/>
    <w:rsid w:val="546190E8"/>
    <w:rsid w:val="54633E6F"/>
    <w:rsid w:val="5472F246"/>
    <w:rsid w:val="5477414B"/>
    <w:rsid w:val="5488FFE5"/>
    <w:rsid w:val="549B1452"/>
    <w:rsid w:val="54AC8883"/>
    <w:rsid w:val="54BEEAB4"/>
    <w:rsid w:val="54C09215"/>
    <w:rsid w:val="54C7321C"/>
    <w:rsid w:val="55025687"/>
    <w:rsid w:val="5536C1A2"/>
    <w:rsid w:val="553E7E8D"/>
    <w:rsid w:val="555E6D4D"/>
    <w:rsid w:val="55680B4B"/>
    <w:rsid w:val="55693E15"/>
    <w:rsid w:val="557ED34A"/>
    <w:rsid w:val="55917ED1"/>
    <w:rsid w:val="55960FA0"/>
    <w:rsid w:val="55997437"/>
    <w:rsid w:val="55A6CB5B"/>
    <w:rsid w:val="55D50B7D"/>
    <w:rsid w:val="55F2BD05"/>
    <w:rsid w:val="55F5AE5E"/>
    <w:rsid w:val="55FD87D0"/>
    <w:rsid w:val="56003E0E"/>
    <w:rsid w:val="560C83C2"/>
    <w:rsid w:val="560D8B33"/>
    <w:rsid w:val="56257029"/>
    <w:rsid w:val="562A47E9"/>
    <w:rsid w:val="567CA6B3"/>
    <w:rsid w:val="56961608"/>
    <w:rsid w:val="569D0141"/>
    <w:rsid w:val="56A05371"/>
    <w:rsid w:val="56A4CE75"/>
    <w:rsid w:val="56BA7E2B"/>
    <w:rsid w:val="56BEB688"/>
    <w:rsid w:val="56E6B83B"/>
    <w:rsid w:val="56EB08DB"/>
    <w:rsid w:val="56EEBA12"/>
    <w:rsid w:val="56FF3E83"/>
    <w:rsid w:val="57161570"/>
    <w:rsid w:val="573F65EC"/>
    <w:rsid w:val="5742B78A"/>
    <w:rsid w:val="5745FAC5"/>
    <w:rsid w:val="57476B17"/>
    <w:rsid w:val="5775E120"/>
    <w:rsid w:val="57D005C8"/>
    <w:rsid w:val="57FB36BA"/>
    <w:rsid w:val="58086839"/>
    <w:rsid w:val="581F91DA"/>
    <w:rsid w:val="582D4CFC"/>
    <w:rsid w:val="58518A25"/>
    <w:rsid w:val="58552C97"/>
    <w:rsid w:val="5867233E"/>
    <w:rsid w:val="58761CB8"/>
    <w:rsid w:val="58960E0F"/>
    <w:rsid w:val="58A658B1"/>
    <w:rsid w:val="58A82243"/>
    <w:rsid w:val="58B25308"/>
    <w:rsid w:val="58D4DA71"/>
    <w:rsid w:val="58DC9530"/>
    <w:rsid w:val="58DD858D"/>
    <w:rsid w:val="58F417B4"/>
    <w:rsid w:val="59097A64"/>
    <w:rsid w:val="591A5007"/>
    <w:rsid w:val="592D24C4"/>
    <w:rsid w:val="5931C3FB"/>
    <w:rsid w:val="596A2812"/>
    <w:rsid w:val="596D89F1"/>
    <w:rsid w:val="5987B3C9"/>
    <w:rsid w:val="59A02F28"/>
    <w:rsid w:val="59A2A930"/>
    <w:rsid w:val="59A5EE41"/>
    <w:rsid w:val="59ADA6D9"/>
    <w:rsid w:val="59B39D9B"/>
    <w:rsid w:val="59BF8D10"/>
    <w:rsid w:val="59D28697"/>
    <w:rsid w:val="59D3830D"/>
    <w:rsid w:val="59E7AC3F"/>
    <w:rsid w:val="5A048A98"/>
    <w:rsid w:val="5A2AC60E"/>
    <w:rsid w:val="5A31DE70"/>
    <w:rsid w:val="5A3AF33B"/>
    <w:rsid w:val="5A3B05D5"/>
    <w:rsid w:val="5A73BFCA"/>
    <w:rsid w:val="5ABC575A"/>
    <w:rsid w:val="5AC00796"/>
    <w:rsid w:val="5AC1CAE9"/>
    <w:rsid w:val="5B03C95B"/>
    <w:rsid w:val="5B0F1E77"/>
    <w:rsid w:val="5B10821A"/>
    <w:rsid w:val="5B1E1F14"/>
    <w:rsid w:val="5B286ABC"/>
    <w:rsid w:val="5B36DBC5"/>
    <w:rsid w:val="5B3DE42A"/>
    <w:rsid w:val="5B42AC3F"/>
    <w:rsid w:val="5B4D5783"/>
    <w:rsid w:val="5B57E4F5"/>
    <w:rsid w:val="5B5CC790"/>
    <w:rsid w:val="5B6794C1"/>
    <w:rsid w:val="5B6877C2"/>
    <w:rsid w:val="5BA542EE"/>
    <w:rsid w:val="5BB5294A"/>
    <w:rsid w:val="5BE3B057"/>
    <w:rsid w:val="5BEC4166"/>
    <w:rsid w:val="5BFA3436"/>
    <w:rsid w:val="5C0FCCAC"/>
    <w:rsid w:val="5C1C0EA8"/>
    <w:rsid w:val="5C292DF1"/>
    <w:rsid w:val="5C2E6F91"/>
    <w:rsid w:val="5C50B963"/>
    <w:rsid w:val="5C689A74"/>
    <w:rsid w:val="5C6F00FB"/>
    <w:rsid w:val="5C76B8E4"/>
    <w:rsid w:val="5C89F75D"/>
    <w:rsid w:val="5C9F6D2A"/>
    <w:rsid w:val="5CA884DF"/>
    <w:rsid w:val="5CD21600"/>
    <w:rsid w:val="5CDC82E3"/>
    <w:rsid w:val="5D59BDD8"/>
    <w:rsid w:val="5D5E7DF0"/>
    <w:rsid w:val="5D861481"/>
    <w:rsid w:val="5DA4941D"/>
    <w:rsid w:val="5DAC43CC"/>
    <w:rsid w:val="5DAD0D5C"/>
    <w:rsid w:val="5DBFA6B7"/>
    <w:rsid w:val="5DC81898"/>
    <w:rsid w:val="5DDFE8ED"/>
    <w:rsid w:val="5DE36C18"/>
    <w:rsid w:val="5E05D94A"/>
    <w:rsid w:val="5E109CEB"/>
    <w:rsid w:val="5E110112"/>
    <w:rsid w:val="5E14A09E"/>
    <w:rsid w:val="5E1D1714"/>
    <w:rsid w:val="5E592C81"/>
    <w:rsid w:val="5E733F93"/>
    <w:rsid w:val="5E840E48"/>
    <w:rsid w:val="5EB0833A"/>
    <w:rsid w:val="5ED02874"/>
    <w:rsid w:val="5F0E5619"/>
    <w:rsid w:val="5F227FCF"/>
    <w:rsid w:val="5F511007"/>
    <w:rsid w:val="5F75C2B6"/>
    <w:rsid w:val="5FA89DE3"/>
    <w:rsid w:val="5FC02F39"/>
    <w:rsid w:val="5FCF3E22"/>
    <w:rsid w:val="5FE7DF30"/>
    <w:rsid w:val="5FF406E2"/>
    <w:rsid w:val="5FFC88B6"/>
    <w:rsid w:val="604F2BBC"/>
    <w:rsid w:val="6060E421"/>
    <w:rsid w:val="60658937"/>
    <w:rsid w:val="606EAE88"/>
    <w:rsid w:val="60BF74C0"/>
    <w:rsid w:val="60C8E25B"/>
    <w:rsid w:val="60D2954A"/>
    <w:rsid w:val="60DFFF30"/>
    <w:rsid w:val="60FB4468"/>
    <w:rsid w:val="616F35DB"/>
    <w:rsid w:val="61A3F38C"/>
    <w:rsid w:val="61C8D195"/>
    <w:rsid w:val="61D6290E"/>
    <w:rsid w:val="61DA6CD5"/>
    <w:rsid w:val="621041D5"/>
    <w:rsid w:val="623CF055"/>
    <w:rsid w:val="62548A4E"/>
    <w:rsid w:val="6258AF3A"/>
    <w:rsid w:val="627E862D"/>
    <w:rsid w:val="628AD4D8"/>
    <w:rsid w:val="62A5D1F2"/>
    <w:rsid w:val="62AFEE05"/>
    <w:rsid w:val="62B27273"/>
    <w:rsid w:val="62C290BC"/>
    <w:rsid w:val="62CFB17B"/>
    <w:rsid w:val="62D0554A"/>
    <w:rsid w:val="62EAB5FA"/>
    <w:rsid w:val="62F3E287"/>
    <w:rsid w:val="63309F90"/>
    <w:rsid w:val="6374328F"/>
    <w:rsid w:val="637A3635"/>
    <w:rsid w:val="638DBE40"/>
    <w:rsid w:val="639E8D3D"/>
    <w:rsid w:val="63AC71B4"/>
    <w:rsid w:val="63DFE8D7"/>
    <w:rsid w:val="63F946FF"/>
    <w:rsid w:val="63FE8531"/>
    <w:rsid w:val="640CC5C2"/>
    <w:rsid w:val="640FB947"/>
    <w:rsid w:val="6414AC6C"/>
    <w:rsid w:val="6415F0D9"/>
    <w:rsid w:val="644F2989"/>
    <w:rsid w:val="6477CD7F"/>
    <w:rsid w:val="64A1E2E7"/>
    <w:rsid w:val="64C5E6C9"/>
    <w:rsid w:val="64D25C09"/>
    <w:rsid w:val="64DC0D8B"/>
    <w:rsid w:val="64EC6E58"/>
    <w:rsid w:val="65001F39"/>
    <w:rsid w:val="650A58D4"/>
    <w:rsid w:val="6517ADCD"/>
    <w:rsid w:val="652A3312"/>
    <w:rsid w:val="65419F60"/>
    <w:rsid w:val="65559CC4"/>
    <w:rsid w:val="656B1439"/>
    <w:rsid w:val="656D151D"/>
    <w:rsid w:val="65704A07"/>
    <w:rsid w:val="657E756E"/>
    <w:rsid w:val="6589A0BF"/>
    <w:rsid w:val="65B530B6"/>
    <w:rsid w:val="65BB7E41"/>
    <w:rsid w:val="65CC4559"/>
    <w:rsid w:val="65E15236"/>
    <w:rsid w:val="65EF432E"/>
    <w:rsid w:val="65F40B5B"/>
    <w:rsid w:val="66013768"/>
    <w:rsid w:val="660AD8BF"/>
    <w:rsid w:val="6621A188"/>
    <w:rsid w:val="663B8A36"/>
    <w:rsid w:val="6655BD0D"/>
    <w:rsid w:val="665A8038"/>
    <w:rsid w:val="665FCBA7"/>
    <w:rsid w:val="6662AF6F"/>
    <w:rsid w:val="66666163"/>
    <w:rsid w:val="66B4338D"/>
    <w:rsid w:val="66D4171C"/>
    <w:rsid w:val="67135DA2"/>
    <w:rsid w:val="67218718"/>
    <w:rsid w:val="673F6DA6"/>
    <w:rsid w:val="675BC12D"/>
    <w:rsid w:val="675E852A"/>
    <w:rsid w:val="6765E5D9"/>
    <w:rsid w:val="67936A9E"/>
    <w:rsid w:val="67BE7402"/>
    <w:rsid w:val="67BF5511"/>
    <w:rsid w:val="67F2B58B"/>
    <w:rsid w:val="68095F48"/>
    <w:rsid w:val="681A3A12"/>
    <w:rsid w:val="68357A96"/>
    <w:rsid w:val="684AF79A"/>
    <w:rsid w:val="685092B1"/>
    <w:rsid w:val="68554763"/>
    <w:rsid w:val="687790C0"/>
    <w:rsid w:val="687F0D70"/>
    <w:rsid w:val="68D03E2C"/>
    <w:rsid w:val="68D69943"/>
    <w:rsid w:val="68DC26F1"/>
    <w:rsid w:val="68F0317A"/>
    <w:rsid w:val="68F7462B"/>
    <w:rsid w:val="690A5BCF"/>
    <w:rsid w:val="69108332"/>
    <w:rsid w:val="69113687"/>
    <w:rsid w:val="69207F2E"/>
    <w:rsid w:val="69270FA2"/>
    <w:rsid w:val="694DD538"/>
    <w:rsid w:val="695CF304"/>
    <w:rsid w:val="6971152F"/>
    <w:rsid w:val="6995FDF9"/>
    <w:rsid w:val="69A65B23"/>
    <w:rsid w:val="69B7CCF8"/>
    <w:rsid w:val="69BFCC43"/>
    <w:rsid w:val="69CDFBD0"/>
    <w:rsid w:val="69ED4AB4"/>
    <w:rsid w:val="69FDACF4"/>
    <w:rsid w:val="6A030B9D"/>
    <w:rsid w:val="6A1BB338"/>
    <w:rsid w:val="6A21B5F9"/>
    <w:rsid w:val="6A2E2EC5"/>
    <w:rsid w:val="6A4BA4B5"/>
    <w:rsid w:val="6A93168C"/>
    <w:rsid w:val="6ADC757F"/>
    <w:rsid w:val="6AE715E3"/>
    <w:rsid w:val="6B0CE590"/>
    <w:rsid w:val="6B4BAB00"/>
    <w:rsid w:val="6B55CAD9"/>
    <w:rsid w:val="6B698890"/>
    <w:rsid w:val="6B85BDBF"/>
    <w:rsid w:val="6B876EAA"/>
    <w:rsid w:val="6B92552F"/>
    <w:rsid w:val="6BB06585"/>
    <w:rsid w:val="6BB2B83B"/>
    <w:rsid w:val="6BB49F13"/>
    <w:rsid w:val="6BC1B888"/>
    <w:rsid w:val="6BCD8276"/>
    <w:rsid w:val="6BD1AD3D"/>
    <w:rsid w:val="6C1B66B4"/>
    <w:rsid w:val="6C4DF76F"/>
    <w:rsid w:val="6C4FDEA9"/>
    <w:rsid w:val="6C56CAA8"/>
    <w:rsid w:val="6C64CF9A"/>
    <w:rsid w:val="6C8BF4CC"/>
    <w:rsid w:val="6C92D662"/>
    <w:rsid w:val="6C94BE11"/>
    <w:rsid w:val="6C9CE3D6"/>
    <w:rsid w:val="6CA28239"/>
    <w:rsid w:val="6CD0F8AE"/>
    <w:rsid w:val="6CE6C9CA"/>
    <w:rsid w:val="6D00067D"/>
    <w:rsid w:val="6D1AC9F1"/>
    <w:rsid w:val="6D2D4C9E"/>
    <w:rsid w:val="6D3E4C1C"/>
    <w:rsid w:val="6D4C35E6"/>
    <w:rsid w:val="6D53965B"/>
    <w:rsid w:val="6D79719D"/>
    <w:rsid w:val="6D97EFF5"/>
    <w:rsid w:val="6D99E3A9"/>
    <w:rsid w:val="6DC7A282"/>
    <w:rsid w:val="6DCAB74E"/>
    <w:rsid w:val="6DD6F669"/>
    <w:rsid w:val="6DE3F1C1"/>
    <w:rsid w:val="6DF39778"/>
    <w:rsid w:val="6E3D1558"/>
    <w:rsid w:val="6E49832A"/>
    <w:rsid w:val="6E4F23F8"/>
    <w:rsid w:val="6E891B83"/>
    <w:rsid w:val="6E9E4109"/>
    <w:rsid w:val="6EA21E9D"/>
    <w:rsid w:val="6EEBB239"/>
    <w:rsid w:val="6EF67976"/>
    <w:rsid w:val="6EFA16B7"/>
    <w:rsid w:val="6F1DE8CC"/>
    <w:rsid w:val="6F2ACB69"/>
    <w:rsid w:val="6F5E9221"/>
    <w:rsid w:val="6F5EDD87"/>
    <w:rsid w:val="6F5F7D99"/>
    <w:rsid w:val="6F67A9BA"/>
    <w:rsid w:val="6F69CF8E"/>
    <w:rsid w:val="6F8D73B8"/>
    <w:rsid w:val="6FA0E4D4"/>
    <w:rsid w:val="6FACBA92"/>
    <w:rsid w:val="6FBB951D"/>
    <w:rsid w:val="6FD9937A"/>
    <w:rsid w:val="6FFE3C47"/>
    <w:rsid w:val="7028122E"/>
    <w:rsid w:val="702E0460"/>
    <w:rsid w:val="70477F0C"/>
    <w:rsid w:val="704B47D1"/>
    <w:rsid w:val="7060D59D"/>
    <w:rsid w:val="70716CE1"/>
    <w:rsid w:val="707E0364"/>
    <w:rsid w:val="708075EB"/>
    <w:rsid w:val="70A1B399"/>
    <w:rsid w:val="70A6A46C"/>
    <w:rsid w:val="70CB5488"/>
    <w:rsid w:val="71000D8D"/>
    <w:rsid w:val="71467FE4"/>
    <w:rsid w:val="714A1435"/>
    <w:rsid w:val="7151BBC2"/>
    <w:rsid w:val="71664ACC"/>
    <w:rsid w:val="71680FCD"/>
    <w:rsid w:val="71821155"/>
    <w:rsid w:val="718A9430"/>
    <w:rsid w:val="71A9D319"/>
    <w:rsid w:val="71DABB77"/>
    <w:rsid w:val="71E9DD54"/>
    <w:rsid w:val="71F2BA3B"/>
    <w:rsid w:val="72070DB0"/>
    <w:rsid w:val="720851FB"/>
    <w:rsid w:val="72265561"/>
    <w:rsid w:val="72355054"/>
    <w:rsid w:val="7258D23B"/>
    <w:rsid w:val="725E3D4B"/>
    <w:rsid w:val="7267F14D"/>
    <w:rsid w:val="7297C473"/>
    <w:rsid w:val="72B7DD27"/>
    <w:rsid w:val="72DAF9DD"/>
    <w:rsid w:val="72DB81F7"/>
    <w:rsid w:val="72F33BD4"/>
    <w:rsid w:val="72F8B736"/>
    <w:rsid w:val="73043E03"/>
    <w:rsid w:val="730A56A5"/>
    <w:rsid w:val="733E1669"/>
    <w:rsid w:val="733FC83A"/>
    <w:rsid w:val="734F5DE0"/>
    <w:rsid w:val="73555394"/>
    <w:rsid w:val="735ABFFA"/>
    <w:rsid w:val="73A14A01"/>
    <w:rsid w:val="73BC9C00"/>
    <w:rsid w:val="73D7784A"/>
    <w:rsid w:val="7426727D"/>
    <w:rsid w:val="742E28E4"/>
    <w:rsid w:val="742F500F"/>
    <w:rsid w:val="743126F6"/>
    <w:rsid w:val="745115FE"/>
    <w:rsid w:val="7469CFB6"/>
    <w:rsid w:val="747DEDAF"/>
    <w:rsid w:val="74944C9E"/>
    <w:rsid w:val="74ADA0B8"/>
    <w:rsid w:val="74B4ECC8"/>
    <w:rsid w:val="74BDDECA"/>
    <w:rsid w:val="74DA110E"/>
    <w:rsid w:val="74E0CB4D"/>
    <w:rsid w:val="75278D83"/>
    <w:rsid w:val="754535E6"/>
    <w:rsid w:val="755479D0"/>
    <w:rsid w:val="757E7FAF"/>
    <w:rsid w:val="757FABA7"/>
    <w:rsid w:val="7592A267"/>
    <w:rsid w:val="759568F2"/>
    <w:rsid w:val="75A4F636"/>
    <w:rsid w:val="75D346E9"/>
    <w:rsid w:val="75ED7C2C"/>
    <w:rsid w:val="75F76478"/>
    <w:rsid w:val="760F0AD7"/>
    <w:rsid w:val="761DF654"/>
    <w:rsid w:val="7627E1BE"/>
    <w:rsid w:val="762C4F80"/>
    <w:rsid w:val="76605ACF"/>
    <w:rsid w:val="76887A0C"/>
    <w:rsid w:val="769FE9CA"/>
    <w:rsid w:val="76A2FE2C"/>
    <w:rsid w:val="76E18412"/>
    <w:rsid w:val="76F5F8AC"/>
    <w:rsid w:val="76F905BB"/>
    <w:rsid w:val="77182372"/>
    <w:rsid w:val="772B1E6B"/>
    <w:rsid w:val="775487E7"/>
    <w:rsid w:val="776A6679"/>
    <w:rsid w:val="7788481B"/>
    <w:rsid w:val="779E53FD"/>
    <w:rsid w:val="77A7CB2D"/>
    <w:rsid w:val="77AA2582"/>
    <w:rsid w:val="77E4BB74"/>
    <w:rsid w:val="77F9E0AF"/>
    <w:rsid w:val="77FD728E"/>
    <w:rsid w:val="78285025"/>
    <w:rsid w:val="783524E4"/>
    <w:rsid w:val="7851D632"/>
    <w:rsid w:val="7868AC28"/>
    <w:rsid w:val="78A333F7"/>
    <w:rsid w:val="78ACEF29"/>
    <w:rsid w:val="78D9F774"/>
    <w:rsid w:val="78DA21A5"/>
    <w:rsid w:val="78DB8363"/>
    <w:rsid w:val="78E445FD"/>
    <w:rsid w:val="78F1F69C"/>
    <w:rsid w:val="78FFD4A0"/>
    <w:rsid w:val="791B05DB"/>
    <w:rsid w:val="792842E3"/>
    <w:rsid w:val="793BC13A"/>
    <w:rsid w:val="7966D98C"/>
    <w:rsid w:val="798B9EDC"/>
    <w:rsid w:val="798FB1C8"/>
    <w:rsid w:val="79A4ABC4"/>
    <w:rsid w:val="79ACFD98"/>
    <w:rsid w:val="79DAB22B"/>
    <w:rsid w:val="79F97BC8"/>
    <w:rsid w:val="7A2D5797"/>
    <w:rsid w:val="7A2E67A2"/>
    <w:rsid w:val="7A5741D6"/>
    <w:rsid w:val="7A5C4DB8"/>
    <w:rsid w:val="7A74B36F"/>
    <w:rsid w:val="7A94295C"/>
    <w:rsid w:val="7A94D473"/>
    <w:rsid w:val="7AB69DEA"/>
    <w:rsid w:val="7AD7EA9D"/>
    <w:rsid w:val="7AEFA52A"/>
    <w:rsid w:val="7AF24472"/>
    <w:rsid w:val="7B0327B5"/>
    <w:rsid w:val="7B148F5F"/>
    <w:rsid w:val="7B2643F9"/>
    <w:rsid w:val="7B41123C"/>
    <w:rsid w:val="7B4A82C9"/>
    <w:rsid w:val="7B67D436"/>
    <w:rsid w:val="7B71FEB7"/>
    <w:rsid w:val="7B7507E7"/>
    <w:rsid w:val="7B948F7F"/>
    <w:rsid w:val="7B963B6E"/>
    <w:rsid w:val="7BA67FE3"/>
    <w:rsid w:val="7BB5A0F0"/>
    <w:rsid w:val="7BB5CBE4"/>
    <w:rsid w:val="7BC22BE2"/>
    <w:rsid w:val="7BD29DA7"/>
    <w:rsid w:val="7BF63517"/>
    <w:rsid w:val="7BF965C3"/>
    <w:rsid w:val="7C14505B"/>
    <w:rsid w:val="7C3F1C55"/>
    <w:rsid w:val="7C6DE8C6"/>
    <w:rsid w:val="7C8E89CD"/>
    <w:rsid w:val="7C90E7C8"/>
    <w:rsid w:val="7C95A73B"/>
    <w:rsid w:val="7CA088BE"/>
    <w:rsid w:val="7CA7C727"/>
    <w:rsid w:val="7CB8A77F"/>
    <w:rsid w:val="7CD4D93F"/>
    <w:rsid w:val="7CF5BD01"/>
    <w:rsid w:val="7D1CE8BB"/>
    <w:rsid w:val="7D2B3D22"/>
    <w:rsid w:val="7D389457"/>
    <w:rsid w:val="7D45E479"/>
    <w:rsid w:val="7D5DD085"/>
    <w:rsid w:val="7D5E6D9C"/>
    <w:rsid w:val="7D9977AA"/>
    <w:rsid w:val="7D9A9918"/>
    <w:rsid w:val="7DFDC832"/>
    <w:rsid w:val="7E06DE43"/>
    <w:rsid w:val="7E4D3264"/>
    <w:rsid w:val="7E8ADA5F"/>
    <w:rsid w:val="7E920890"/>
    <w:rsid w:val="7EA1D6B2"/>
    <w:rsid w:val="7EA21B7B"/>
    <w:rsid w:val="7EBCB057"/>
    <w:rsid w:val="7ED1E4BC"/>
    <w:rsid w:val="7EDB45D4"/>
    <w:rsid w:val="7EE01AEA"/>
    <w:rsid w:val="7EF78F2A"/>
    <w:rsid w:val="7EFFE3C8"/>
    <w:rsid w:val="7F320D82"/>
    <w:rsid w:val="7F40491A"/>
    <w:rsid w:val="7F5D6DE4"/>
    <w:rsid w:val="7F6B6F21"/>
    <w:rsid w:val="7F7241DB"/>
    <w:rsid w:val="7F98C7AD"/>
    <w:rsid w:val="7F9EEC9C"/>
    <w:rsid w:val="7FA3E74E"/>
    <w:rsid w:val="7FA98987"/>
    <w:rsid w:val="7FB14932"/>
    <w:rsid w:val="7FB1E434"/>
    <w:rsid w:val="7FBE009E"/>
    <w:rsid w:val="7FFBAC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644C6C3"/>
  <w15:docId w15:val="{E636BDD2-F5D7-4AF5-A603-FBE5D736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EB"/>
    <w:rPr>
      <w:sz w:val="24"/>
      <w:szCs w:val="24"/>
    </w:rPr>
  </w:style>
  <w:style w:type="paragraph" w:styleId="Heading1">
    <w:name w:val="heading 1"/>
    <w:aliases w:val="H1-Sec.Head"/>
    <w:basedOn w:val="Normal"/>
    <w:next w:val="Normal"/>
    <w:qFormat/>
    <w:rsid w:val="00CB3122"/>
    <w:pPr>
      <w:keepNext/>
      <w:tabs>
        <w:tab w:val="left" w:pos="1152"/>
      </w:tabs>
      <w:spacing w:before="360" w:after="120" w:line="240" w:lineRule="atLeast"/>
      <w:ind w:left="1152" w:hanging="1152"/>
      <w:outlineLvl w:val="0"/>
    </w:pPr>
    <w:rPr>
      <w:rFonts w:ascii="Arial Bold" w:hAnsi="Arial Bold"/>
      <w:b/>
      <w:sz w:val="32"/>
      <w:szCs w:val="20"/>
    </w:rPr>
  </w:style>
  <w:style w:type="paragraph" w:styleId="Heading2">
    <w:name w:val="heading 2"/>
    <w:aliases w:val="H2-Sec. Head"/>
    <w:basedOn w:val="Normal"/>
    <w:next w:val="Normal"/>
    <w:qFormat/>
    <w:rsid w:val="00052D60"/>
    <w:pPr>
      <w:keepNext/>
      <w:tabs>
        <w:tab w:val="left" w:pos="1152"/>
      </w:tabs>
      <w:spacing w:before="240" w:after="120" w:line="240" w:lineRule="atLeast"/>
      <w:ind w:left="1080" w:hanging="720"/>
      <w:outlineLvl w:val="1"/>
    </w:pPr>
    <w:rPr>
      <w:rFonts w:ascii="Arial Bold" w:hAnsi="Arial Bold"/>
      <w:b/>
      <w:szCs w:val="20"/>
    </w:rPr>
  </w:style>
  <w:style w:type="paragraph" w:styleId="Heading3">
    <w:name w:val="heading 3"/>
    <w:aliases w:val="H3-Sec. Head"/>
    <w:basedOn w:val="Normal"/>
    <w:next w:val="Normal"/>
    <w:qFormat/>
    <w:rsid w:val="001F2AB8"/>
    <w:pPr>
      <w:keepNext/>
      <w:spacing w:after="120" w:line="360" w:lineRule="atLeast"/>
      <w:ind w:left="1800" w:hanging="720"/>
      <w:jc w:val="both"/>
      <w:outlineLvl w:val="2"/>
    </w:pPr>
    <w:rPr>
      <w:rFonts w:ascii="Arial" w:hAnsi="Arial"/>
      <w:b/>
      <w:sz w:val="22"/>
      <w:szCs w:val="20"/>
    </w:rPr>
  </w:style>
  <w:style w:type="paragraph" w:styleId="Heading4">
    <w:name w:val="heading 4"/>
    <w:aliases w:val="H4 Sec.Heading"/>
    <w:basedOn w:val="Normal"/>
    <w:next w:val="Normal"/>
    <w:qFormat/>
    <w:rsid w:val="00815B17"/>
    <w:pPr>
      <w:keepNext/>
      <w:tabs>
        <w:tab w:val="left" w:pos="1152"/>
      </w:tabs>
      <w:spacing w:before="240" w:after="120" w:line="240" w:lineRule="atLeast"/>
      <w:ind w:left="2232" w:hanging="1152"/>
      <w:jc w:val="both"/>
      <w:outlineLvl w:val="3"/>
    </w:pPr>
    <w:rPr>
      <w:rFonts w:ascii="Arial" w:hAnsi="Arial"/>
      <w:i/>
      <w:sz w:val="22"/>
      <w:szCs w:val="20"/>
      <w:u w:val="single"/>
    </w:rPr>
  </w:style>
  <w:style w:type="paragraph" w:styleId="Heading5">
    <w:name w:val="heading 5"/>
    <w:basedOn w:val="Normal"/>
    <w:next w:val="Normal"/>
    <w:qFormat/>
    <w:rsid w:val="00C17141"/>
    <w:pPr>
      <w:keepLines/>
      <w:spacing w:before="360" w:line="360" w:lineRule="atLeast"/>
      <w:jc w:val="center"/>
      <w:outlineLvl w:val="4"/>
    </w:pPr>
    <w:rPr>
      <w:szCs w:val="20"/>
    </w:rPr>
  </w:style>
  <w:style w:type="paragraph" w:styleId="Heading6">
    <w:name w:val="heading 6"/>
    <w:basedOn w:val="Normal"/>
    <w:next w:val="Normal"/>
    <w:link w:val="Heading6Char"/>
    <w:qFormat/>
    <w:rsid w:val="00C17141"/>
    <w:pPr>
      <w:keepNext/>
      <w:spacing w:before="240" w:line="240" w:lineRule="atLeast"/>
      <w:jc w:val="center"/>
      <w:outlineLvl w:val="5"/>
    </w:pPr>
    <w:rPr>
      <w:b/>
      <w:caps/>
      <w:szCs w:val="20"/>
    </w:rPr>
  </w:style>
  <w:style w:type="paragraph" w:styleId="Heading7">
    <w:name w:val="heading 7"/>
    <w:basedOn w:val="Normal"/>
    <w:next w:val="Normal"/>
    <w:link w:val="Heading7Char"/>
    <w:qFormat/>
    <w:rsid w:val="00C17141"/>
    <w:pPr>
      <w:spacing w:before="240" w:after="60" w:line="240" w:lineRule="atLeast"/>
      <w:jc w:val="both"/>
      <w:outlineLvl w:val="6"/>
    </w:pPr>
    <w:rPr>
      <w:szCs w:val="20"/>
    </w:rPr>
  </w:style>
  <w:style w:type="paragraph" w:styleId="Heading8">
    <w:name w:val="heading 8"/>
    <w:basedOn w:val="Normal"/>
    <w:next w:val="Normal"/>
    <w:link w:val="Heading8Char"/>
    <w:qFormat/>
    <w:rsid w:val="00C17141"/>
    <w:pPr>
      <w:keepNext/>
      <w:tabs>
        <w:tab w:val="center" w:pos="4680"/>
      </w:tabs>
      <w:suppressAutoHyphens/>
      <w:spacing w:line="240" w:lineRule="atLeast"/>
      <w:ind w:left="1800" w:firstLine="360"/>
      <w:jc w:val="both"/>
      <w:outlineLvl w:val="7"/>
    </w:pPr>
    <w:rPr>
      <w:b/>
      <w:bCs/>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2D60"/>
    <w:pPr>
      <w:widowControl w:val="0"/>
      <w:autoSpaceDE w:val="0"/>
      <w:autoSpaceDN w:val="0"/>
      <w:adjustRightInd w:val="0"/>
      <w:spacing w:after="120"/>
      <w:ind w:left="1080"/>
    </w:pPr>
    <w:rPr>
      <w:i/>
      <w:color w:val="000000"/>
      <w:sz w:val="24"/>
      <w:szCs w:val="24"/>
    </w:rPr>
  </w:style>
  <w:style w:type="paragraph" w:styleId="Header">
    <w:name w:val="header"/>
    <w:basedOn w:val="Normal"/>
    <w:link w:val="HeaderChar"/>
    <w:uiPriority w:val="99"/>
    <w:rsid w:val="00DA6BEB"/>
    <w:pPr>
      <w:tabs>
        <w:tab w:val="center" w:pos="4320"/>
        <w:tab w:val="right" w:pos="8640"/>
      </w:tabs>
    </w:pPr>
  </w:style>
  <w:style w:type="paragraph" w:styleId="Footer">
    <w:name w:val="footer"/>
    <w:basedOn w:val="Normal"/>
    <w:link w:val="FooterChar"/>
    <w:uiPriority w:val="99"/>
    <w:rsid w:val="00DA6BEB"/>
    <w:pPr>
      <w:tabs>
        <w:tab w:val="center" w:pos="4320"/>
        <w:tab w:val="right" w:pos="8640"/>
      </w:tabs>
    </w:pPr>
  </w:style>
  <w:style w:type="character" w:styleId="PageNumber">
    <w:name w:val="page number"/>
    <w:basedOn w:val="DefaultParagraphFont"/>
    <w:rsid w:val="00DA6BEB"/>
  </w:style>
  <w:style w:type="character" w:styleId="CommentReference">
    <w:name w:val="annotation reference"/>
    <w:uiPriority w:val="99"/>
    <w:semiHidden/>
    <w:rsid w:val="00DA6BEB"/>
    <w:rPr>
      <w:sz w:val="16"/>
      <w:szCs w:val="16"/>
    </w:rPr>
  </w:style>
  <w:style w:type="paragraph" w:styleId="CommentText">
    <w:name w:val="annotation text"/>
    <w:basedOn w:val="Normal"/>
    <w:semiHidden/>
    <w:rsid w:val="00DA6BEB"/>
    <w:rPr>
      <w:sz w:val="20"/>
      <w:szCs w:val="20"/>
    </w:rPr>
  </w:style>
  <w:style w:type="paragraph" w:styleId="CommentSubject">
    <w:name w:val="annotation subject"/>
    <w:basedOn w:val="CommentText"/>
    <w:next w:val="CommentText"/>
    <w:semiHidden/>
    <w:rsid w:val="00DA6BEB"/>
    <w:rPr>
      <w:b/>
      <w:bCs/>
    </w:rPr>
  </w:style>
  <w:style w:type="paragraph" w:styleId="BalloonText">
    <w:name w:val="Balloon Text"/>
    <w:basedOn w:val="Normal"/>
    <w:semiHidden/>
    <w:rsid w:val="00DA6BEB"/>
    <w:rPr>
      <w:rFonts w:ascii="Tahoma" w:hAnsi="Tahoma" w:cs="Tahoma"/>
      <w:sz w:val="16"/>
      <w:szCs w:val="16"/>
    </w:rPr>
  </w:style>
  <w:style w:type="paragraph" w:styleId="BodyText">
    <w:name w:val="Body Text"/>
    <w:basedOn w:val="Normal"/>
    <w:rsid w:val="00DA6BEB"/>
    <w:pPr>
      <w:spacing w:before="240" w:line="274" w:lineRule="auto"/>
    </w:pPr>
    <w:rPr>
      <w:rFonts w:ascii="Arial" w:hAnsi="Arial" w:cs="Arial"/>
      <w:sz w:val="22"/>
      <w:szCs w:val="22"/>
    </w:rPr>
  </w:style>
  <w:style w:type="paragraph" w:styleId="BodyTextIndent">
    <w:name w:val="Body Text Indent"/>
    <w:basedOn w:val="Normal"/>
    <w:rsid w:val="00DA6BEB"/>
    <w:pPr>
      <w:spacing w:after="120" w:line="480" w:lineRule="auto"/>
    </w:pPr>
  </w:style>
  <w:style w:type="paragraph" w:customStyle="1" w:styleId="Bulletlisting3">
    <w:name w:val="Bullet (listing)3"/>
    <w:basedOn w:val="Normal"/>
    <w:rsid w:val="00DA6BEB"/>
    <w:pPr>
      <w:numPr>
        <w:numId w:val="4"/>
      </w:numPr>
      <w:tabs>
        <w:tab w:val="num" w:pos="1080"/>
      </w:tabs>
      <w:spacing w:before="120" w:line="274" w:lineRule="auto"/>
      <w:ind w:left="1080" w:hanging="360"/>
    </w:pPr>
    <w:rPr>
      <w:rFonts w:ascii="Arial" w:hAnsi="Arial" w:cs="Arial"/>
      <w:sz w:val="22"/>
      <w:szCs w:val="22"/>
    </w:rPr>
  </w:style>
  <w:style w:type="paragraph" w:styleId="BodyText3">
    <w:name w:val="Body Text 3"/>
    <w:basedOn w:val="Normal"/>
    <w:rsid w:val="00DA6BEB"/>
    <w:pPr>
      <w:spacing w:after="120"/>
    </w:pPr>
    <w:rPr>
      <w:sz w:val="16"/>
      <w:szCs w:val="16"/>
    </w:rPr>
  </w:style>
  <w:style w:type="paragraph" w:customStyle="1" w:styleId="Bulletlisting">
    <w:name w:val="Bullet (listing)"/>
    <w:basedOn w:val="Normal"/>
    <w:rsid w:val="00DA6BEB"/>
    <w:pPr>
      <w:numPr>
        <w:numId w:val="5"/>
      </w:numPr>
      <w:spacing w:before="120" w:line="274" w:lineRule="auto"/>
    </w:pPr>
    <w:rPr>
      <w:rFonts w:ascii="Arial" w:hAnsi="Arial" w:cs="Arial"/>
      <w:sz w:val="22"/>
      <w:szCs w:val="22"/>
    </w:rPr>
  </w:style>
  <w:style w:type="paragraph" w:customStyle="1" w:styleId="Bulletlisting4">
    <w:name w:val="Bullet (listing)4"/>
    <w:basedOn w:val="Bulletlisting3"/>
    <w:rsid w:val="00DA6BEB"/>
    <w:pPr>
      <w:numPr>
        <w:numId w:val="3"/>
      </w:numPr>
      <w:tabs>
        <w:tab w:val="num" w:pos="1080"/>
        <w:tab w:val="num" w:pos="1872"/>
      </w:tabs>
      <w:ind w:left="1080" w:hanging="360"/>
    </w:pPr>
  </w:style>
  <w:style w:type="paragraph" w:customStyle="1" w:styleId="Heading1Times">
    <w:name w:val="Heading 1 Times"/>
    <w:basedOn w:val="Heading1"/>
    <w:next w:val="NormalIndent"/>
    <w:rsid w:val="00C17141"/>
    <w:pPr>
      <w:numPr>
        <w:numId w:val="6"/>
      </w:numPr>
      <w:spacing w:before="100" w:beforeAutospacing="1"/>
    </w:pPr>
    <w:rPr>
      <w:rFonts w:ascii="Times New Roman" w:hAnsi="Times New Roman"/>
      <w:u w:val="single"/>
    </w:rPr>
  </w:style>
  <w:style w:type="paragraph" w:customStyle="1" w:styleId="Heading2Times">
    <w:name w:val="Heading 2 Times"/>
    <w:basedOn w:val="Heading2"/>
    <w:rsid w:val="00C17141"/>
    <w:pPr>
      <w:numPr>
        <w:ilvl w:val="1"/>
        <w:numId w:val="6"/>
      </w:numPr>
      <w:tabs>
        <w:tab w:val="left" w:pos="720"/>
      </w:tabs>
    </w:pPr>
    <w:rPr>
      <w:rFonts w:ascii="Times New Roman" w:hAnsi="Times New Roman"/>
    </w:rPr>
  </w:style>
  <w:style w:type="paragraph" w:styleId="NormalIndent">
    <w:name w:val="Normal Indent"/>
    <w:basedOn w:val="Normal"/>
    <w:rsid w:val="00590A0C"/>
    <w:pPr>
      <w:ind w:left="720"/>
    </w:pPr>
  </w:style>
  <w:style w:type="paragraph" w:styleId="TOC1">
    <w:name w:val="toc 1"/>
    <w:basedOn w:val="Normal"/>
    <w:next w:val="Normal"/>
    <w:autoRedefine/>
    <w:uiPriority w:val="39"/>
    <w:rsid w:val="00FE33A6"/>
    <w:pPr>
      <w:tabs>
        <w:tab w:val="left" w:pos="480"/>
        <w:tab w:val="right" w:leader="dot" w:pos="9360"/>
      </w:tabs>
      <w:spacing w:before="240" w:after="120"/>
    </w:pPr>
    <w:rPr>
      <w:b/>
      <w:bCs/>
      <w:szCs w:val="20"/>
    </w:rPr>
  </w:style>
  <w:style w:type="paragraph" w:styleId="TOC2">
    <w:name w:val="toc 2"/>
    <w:basedOn w:val="Normal"/>
    <w:next w:val="Normal"/>
    <w:autoRedefine/>
    <w:uiPriority w:val="39"/>
    <w:rsid w:val="0093574B"/>
    <w:pPr>
      <w:spacing w:before="120"/>
      <w:ind w:left="240"/>
    </w:pPr>
    <w:rPr>
      <w:iCs/>
      <w:szCs w:val="20"/>
    </w:rPr>
  </w:style>
  <w:style w:type="paragraph" w:styleId="TOC3">
    <w:name w:val="toc 3"/>
    <w:basedOn w:val="Normal"/>
    <w:next w:val="Normal"/>
    <w:autoRedefine/>
    <w:uiPriority w:val="39"/>
    <w:rsid w:val="0093574B"/>
    <w:pPr>
      <w:ind w:left="480"/>
    </w:pPr>
    <w:rPr>
      <w:szCs w:val="20"/>
    </w:rPr>
  </w:style>
  <w:style w:type="character" w:styleId="Hyperlink">
    <w:name w:val="Hyperlink"/>
    <w:uiPriority w:val="99"/>
    <w:rsid w:val="006F69A4"/>
    <w:rPr>
      <w:color w:val="0000FF"/>
      <w:u w:val="single"/>
    </w:rPr>
  </w:style>
  <w:style w:type="paragraph" w:styleId="TOC4">
    <w:name w:val="toc 4"/>
    <w:basedOn w:val="Normal"/>
    <w:next w:val="Normal"/>
    <w:autoRedefine/>
    <w:semiHidden/>
    <w:rsid w:val="006F69A4"/>
    <w:pPr>
      <w:ind w:left="720"/>
    </w:pPr>
    <w:rPr>
      <w:sz w:val="20"/>
      <w:szCs w:val="20"/>
    </w:rPr>
  </w:style>
  <w:style w:type="paragraph" w:styleId="TOC5">
    <w:name w:val="toc 5"/>
    <w:basedOn w:val="Normal"/>
    <w:next w:val="Normal"/>
    <w:autoRedefine/>
    <w:semiHidden/>
    <w:rsid w:val="006F69A4"/>
    <w:pPr>
      <w:ind w:left="960"/>
    </w:pPr>
    <w:rPr>
      <w:sz w:val="20"/>
      <w:szCs w:val="20"/>
    </w:rPr>
  </w:style>
  <w:style w:type="paragraph" w:styleId="TOC6">
    <w:name w:val="toc 6"/>
    <w:basedOn w:val="Normal"/>
    <w:next w:val="Normal"/>
    <w:autoRedefine/>
    <w:semiHidden/>
    <w:rsid w:val="006F69A4"/>
    <w:pPr>
      <w:ind w:left="1200"/>
    </w:pPr>
    <w:rPr>
      <w:sz w:val="20"/>
      <w:szCs w:val="20"/>
    </w:rPr>
  </w:style>
  <w:style w:type="paragraph" w:styleId="TOC7">
    <w:name w:val="toc 7"/>
    <w:basedOn w:val="Normal"/>
    <w:next w:val="Normal"/>
    <w:autoRedefine/>
    <w:semiHidden/>
    <w:rsid w:val="006F69A4"/>
    <w:pPr>
      <w:ind w:left="1440"/>
    </w:pPr>
    <w:rPr>
      <w:sz w:val="20"/>
      <w:szCs w:val="20"/>
    </w:rPr>
  </w:style>
  <w:style w:type="paragraph" w:styleId="TOC8">
    <w:name w:val="toc 8"/>
    <w:basedOn w:val="Normal"/>
    <w:next w:val="Normal"/>
    <w:autoRedefine/>
    <w:semiHidden/>
    <w:rsid w:val="006F69A4"/>
    <w:pPr>
      <w:ind w:left="1680"/>
    </w:pPr>
    <w:rPr>
      <w:sz w:val="20"/>
      <w:szCs w:val="20"/>
    </w:rPr>
  </w:style>
  <w:style w:type="paragraph" w:styleId="TOC9">
    <w:name w:val="toc 9"/>
    <w:basedOn w:val="Normal"/>
    <w:next w:val="Normal"/>
    <w:autoRedefine/>
    <w:semiHidden/>
    <w:rsid w:val="006F69A4"/>
    <w:pPr>
      <w:ind w:left="1920"/>
    </w:pPr>
    <w:rPr>
      <w:sz w:val="20"/>
      <w:szCs w:val="20"/>
    </w:rPr>
  </w:style>
  <w:style w:type="paragraph" w:customStyle="1" w:styleId="StyleBodyTextTimesNewRoman12ptItalicLeft05">
    <w:name w:val="Style Body Text + Times New Roman 12 pt Italic Left:  0.5&quot;"/>
    <w:basedOn w:val="BodyText"/>
    <w:rsid w:val="00784ABF"/>
    <w:pPr>
      <w:spacing w:before="0" w:after="120"/>
      <w:ind w:left="720"/>
    </w:pPr>
    <w:rPr>
      <w:rFonts w:ascii="Times New Roman" w:hAnsi="Times New Roman" w:cs="Times New Roman"/>
      <w:i/>
      <w:iCs/>
      <w:sz w:val="24"/>
      <w:szCs w:val="20"/>
    </w:rPr>
  </w:style>
  <w:style w:type="paragraph" w:customStyle="1" w:styleId="StyleBodyTextTimesNewRoman12ptItalicLeft05Line">
    <w:name w:val="Style Body Text + Times New Roman 12 pt Italic Left:  0.5&quot; Line..."/>
    <w:basedOn w:val="BodyText"/>
    <w:rsid w:val="00784ABF"/>
    <w:pPr>
      <w:spacing w:before="120" w:line="240" w:lineRule="auto"/>
      <w:ind w:left="720"/>
    </w:pPr>
    <w:rPr>
      <w:rFonts w:ascii="Times New Roman" w:hAnsi="Times New Roman" w:cs="Times New Roman"/>
      <w:i/>
      <w:iCs/>
      <w:sz w:val="24"/>
      <w:szCs w:val="20"/>
    </w:rPr>
  </w:style>
  <w:style w:type="paragraph" w:customStyle="1" w:styleId="StyleHeading1TimesNewRoman12pt">
    <w:name w:val="Style Heading 1 + Times New Roman 12 pt"/>
    <w:basedOn w:val="Heading1"/>
    <w:rsid w:val="001C29D7"/>
    <w:pPr>
      <w:spacing w:before="0" w:after="240"/>
    </w:pPr>
    <w:rPr>
      <w:rFonts w:ascii="Times New Roman" w:hAnsi="Times New Roman"/>
    </w:rPr>
  </w:style>
  <w:style w:type="paragraph" w:styleId="Revision">
    <w:name w:val="Revision"/>
    <w:hidden/>
    <w:uiPriority w:val="99"/>
    <w:semiHidden/>
    <w:rsid w:val="00913737"/>
    <w:rPr>
      <w:sz w:val="24"/>
      <w:szCs w:val="24"/>
    </w:rPr>
  </w:style>
  <w:style w:type="paragraph" w:customStyle="1" w:styleId="C1-CtrBoldHd">
    <w:name w:val="C1-Ctr BoldHd"/>
    <w:rsid w:val="00C17141"/>
    <w:pPr>
      <w:keepNext/>
      <w:spacing w:after="720" w:line="240" w:lineRule="atLeast"/>
      <w:jc w:val="center"/>
    </w:pPr>
    <w:rPr>
      <w:rFonts w:ascii="Arial" w:hAnsi="Arial"/>
      <w:b/>
      <w:caps/>
      <w:sz w:val="32"/>
    </w:rPr>
  </w:style>
  <w:style w:type="paragraph" w:customStyle="1" w:styleId="C2-CtrSglSp">
    <w:name w:val="C2-Ctr Sgl Sp"/>
    <w:rsid w:val="00B07401"/>
    <w:pPr>
      <w:keepLines/>
      <w:spacing w:after="240" w:line="240" w:lineRule="atLeast"/>
      <w:jc w:val="center"/>
    </w:pPr>
    <w:rPr>
      <w:rFonts w:ascii="Arial" w:hAnsi="Arial"/>
      <w:b/>
      <w:sz w:val="28"/>
    </w:rPr>
  </w:style>
  <w:style w:type="paragraph" w:customStyle="1" w:styleId="C3-CtrSp12">
    <w:name w:val="C3-Ctr Sp&amp;1/2"/>
    <w:rsid w:val="00C17141"/>
    <w:pPr>
      <w:keepLines/>
      <w:spacing w:line="360" w:lineRule="atLeast"/>
      <w:jc w:val="center"/>
    </w:pPr>
    <w:rPr>
      <w:sz w:val="24"/>
    </w:rPr>
  </w:style>
  <w:style w:type="paragraph" w:customStyle="1" w:styleId="Header-1">
    <w:name w:val="Header-1"/>
    <w:basedOn w:val="Heading1"/>
    <w:rsid w:val="00C17141"/>
    <w:pPr>
      <w:framePr w:hSpace="187" w:wrap="around" w:vAnchor="text" w:hAnchor="text" w:y="1"/>
      <w:tabs>
        <w:tab w:val="clear" w:pos="1152"/>
      </w:tabs>
      <w:spacing w:after="0"/>
      <w:suppressOverlap/>
      <w:jc w:val="right"/>
    </w:pPr>
    <w:rPr>
      <w:sz w:val="20"/>
    </w:rPr>
  </w:style>
  <w:style w:type="paragraph" w:customStyle="1" w:styleId="Heading0">
    <w:name w:val="Heading 0"/>
    <w:aliases w:val="H0-Chap Head"/>
    <w:basedOn w:val="Heading1"/>
    <w:rsid w:val="00C17141"/>
    <w:pPr>
      <w:tabs>
        <w:tab w:val="clear" w:pos="1152"/>
      </w:tabs>
      <w:spacing w:after="0"/>
      <w:ind w:left="0" w:firstLine="0"/>
      <w:jc w:val="center"/>
    </w:pPr>
    <w:rPr>
      <w:sz w:val="52"/>
    </w:rPr>
  </w:style>
  <w:style w:type="character" w:customStyle="1" w:styleId="Heading6Char">
    <w:name w:val="Heading 6 Char"/>
    <w:link w:val="Heading6"/>
    <w:rsid w:val="00C17141"/>
    <w:rPr>
      <w:b/>
      <w:caps/>
      <w:sz w:val="24"/>
    </w:rPr>
  </w:style>
  <w:style w:type="character" w:customStyle="1" w:styleId="Heading7Char">
    <w:name w:val="Heading 7 Char"/>
    <w:link w:val="Heading7"/>
    <w:rsid w:val="00C17141"/>
    <w:rPr>
      <w:sz w:val="24"/>
    </w:rPr>
  </w:style>
  <w:style w:type="character" w:customStyle="1" w:styleId="Heading8Char">
    <w:name w:val="Heading 8 Char"/>
    <w:link w:val="Heading8"/>
    <w:rsid w:val="00C17141"/>
    <w:rPr>
      <w:b/>
      <w:bCs/>
      <w:i/>
      <w:iCs/>
      <w:sz w:val="24"/>
    </w:rPr>
  </w:style>
  <w:style w:type="paragraph" w:customStyle="1" w:styleId="TT-TableTitle">
    <w:name w:val="TT-Table Title"/>
    <w:rsid w:val="00C17141"/>
    <w:pPr>
      <w:tabs>
        <w:tab w:val="left" w:pos="1152"/>
      </w:tabs>
      <w:spacing w:line="240" w:lineRule="atLeast"/>
      <w:ind w:left="1152" w:hanging="1152"/>
    </w:pPr>
    <w:rPr>
      <w:sz w:val="24"/>
    </w:rPr>
  </w:style>
  <w:style w:type="paragraph" w:customStyle="1" w:styleId="TH-TableHeading">
    <w:name w:val="TH-Table Heading"/>
    <w:basedOn w:val="Heading1"/>
    <w:rsid w:val="00C17141"/>
    <w:pPr>
      <w:spacing w:after="0"/>
      <w:ind w:left="0" w:firstLine="0"/>
      <w:jc w:val="center"/>
    </w:pPr>
    <w:rPr>
      <w:sz w:val="20"/>
    </w:rPr>
  </w:style>
  <w:style w:type="paragraph" w:customStyle="1" w:styleId="TF-TblFN">
    <w:name w:val="TF-Tbl FN"/>
    <w:basedOn w:val="FootnoteText"/>
    <w:rsid w:val="00C17141"/>
    <w:pPr>
      <w:tabs>
        <w:tab w:val="left" w:pos="120"/>
      </w:tabs>
      <w:spacing w:before="120" w:line="200" w:lineRule="atLeast"/>
      <w:ind w:left="115" w:hanging="115"/>
      <w:jc w:val="both"/>
    </w:pPr>
    <w:rPr>
      <w:rFonts w:ascii="Franklin Gothic Medium" w:hAnsi="Franklin Gothic Medium"/>
      <w:sz w:val="18"/>
    </w:rPr>
  </w:style>
  <w:style w:type="paragraph" w:styleId="FootnoteText">
    <w:name w:val="footnote text"/>
    <w:basedOn w:val="Normal"/>
    <w:link w:val="FootnoteTextChar"/>
    <w:uiPriority w:val="99"/>
    <w:semiHidden/>
    <w:unhideWhenUsed/>
    <w:rsid w:val="00C17141"/>
    <w:rPr>
      <w:sz w:val="20"/>
      <w:szCs w:val="20"/>
    </w:rPr>
  </w:style>
  <w:style w:type="character" w:customStyle="1" w:styleId="FootnoteTextChar">
    <w:name w:val="Footnote Text Char"/>
    <w:basedOn w:val="DefaultParagraphFont"/>
    <w:link w:val="FootnoteText"/>
    <w:uiPriority w:val="99"/>
    <w:semiHidden/>
    <w:rsid w:val="00C17141"/>
  </w:style>
  <w:style w:type="character" w:customStyle="1" w:styleId="HeaderChar">
    <w:name w:val="Header Char"/>
    <w:link w:val="Header"/>
    <w:uiPriority w:val="99"/>
    <w:rsid w:val="00435591"/>
    <w:rPr>
      <w:sz w:val="24"/>
      <w:szCs w:val="24"/>
    </w:rPr>
  </w:style>
  <w:style w:type="character" w:customStyle="1" w:styleId="FooterChar">
    <w:name w:val="Footer Char"/>
    <w:link w:val="Footer"/>
    <w:uiPriority w:val="99"/>
    <w:rsid w:val="00435591"/>
    <w:rPr>
      <w:sz w:val="24"/>
      <w:szCs w:val="24"/>
    </w:rPr>
  </w:style>
  <w:style w:type="paragraph" w:styleId="ListParagraph">
    <w:name w:val="List Paragraph"/>
    <w:basedOn w:val="Normal"/>
    <w:uiPriority w:val="1"/>
    <w:qFormat/>
    <w:rsid w:val="003733F2"/>
    <w:pPr>
      <w:ind w:left="720"/>
      <w:contextualSpacing/>
    </w:pPr>
  </w:style>
  <w:style w:type="paragraph" w:styleId="Bibliography">
    <w:name w:val="Bibliography"/>
    <w:basedOn w:val="Normal"/>
    <w:next w:val="Normal"/>
    <w:uiPriority w:val="37"/>
    <w:unhideWhenUsed/>
    <w:rsid w:val="003968D3"/>
    <w:pPr>
      <w:tabs>
        <w:tab w:val="left" w:pos="264"/>
      </w:tabs>
      <w:spacing w:after="240"/>
      <w:ind w:left="264" w:hanging="264"/>
    </w:pPr>
  </w:style>
  <w:style w:type="character" w:styleId="UnresolvedMention">
    <w:name w:val="Unresolved Mention"/>
    <w:basedOn w:val="DefaultParagraphFont"/>
    <w:uiPriority w:val="99"/>
    <w:semiHidden/>
    <w:unhideWhenUsed/>
    <w:rsid w:val="001029BE"/>
    <w:rPr>
      <w:color w:val="605E5C"/>
      <w:shd w:val="clear" w:color="auto" w:fill="E1DFDD"/>
    </w:rPr>
  </w:style>
  <w:style w:type="character" w:styleId="LineNumber">
    <w:name w:val="line number"/>
    <w:basedOn w:val="DefaultParagraphFont"/>
    <w:uiPriority w:val="99"/>
    <w:semiHidden/>
    <w:unhideWhenUsed/>
    <w:rsid w:val="0003455E"/>
  </w:style>
  <w:style w:type="paragraph" w:styleId="NormalWeb">
    <w:name w:val="Normal (Web)"/>
    <w:basedOn w:val="Normal"/>
    <w:uiPriority w:val="99"/>
    <w:unhideWhenUsed/>
    <w:rsid w:val="00B20D71"/>
    <w:pPr>
      <w:spacing w:before="100" w:beforeAutospacing="1" w:after="100" w:afterAutospacing="1"/>
    </w:pPr>
    <w:rPr>
      <w:lang w:val="en-ZA" w:eastAsia="en-ZA"/>
    </w:rPr>
  </w:style>
  <w:style w:type="character" w:customStyle="1" w:styleId="normaltextrun">
    <w:name w:val="normaltextrun"/>
    <w:basedOn w:val="DefaultParagraphFont"/>
    <w:rsid w:val="00B43F5B"/>
  </w:style>
  <w:style w:type="paragraph" w:customStyle="1" w:styleId="TableParagraph">
    <w:name w:val="Table Paragraph"/>
    <w:basedOn w:val="Normal"/>
    <w:uiPriority w:val="1"/>
    <w:qFormat/>
    <w:rsid w:val="00C74A1B"/>
    <w:pPr>
      <w:widowControl w:val="0"/>
      <w:autoSpaceDE w:val="0"/>
      <w:autoSpaceDN w:val="0"/>
      <w:spacing w:before="2"/>
      <w:jc w:val="center"/>
    </w:pPr>
    <w:rPr>
      <w:rFonts w:ascii="Arial" w:eastAsia="Arial" w:hAnsi="Arial" w:cs="Arial"/>
      <w:sz w:val="22"/>
      <w:szCs w:val="22"/>
    </w:rPr>
  </w:style>
  <w:style w:type="paragraph" w:styleId="TOCHeading">
    <w:name w:val="TOC Heading"/>
    <w:basedOn w:val="Heading1"/>
    <w:next w:val="Normal"/>
    <w:uiPriority w:val="39"/>
    <w:unhideWhenUsed/>
    <w:qFormat/>
    <w:rsid w:val="00B268BA"/>
    <w:pPr>
      <w:keepLines/>
      <w:tabs>
        <w:tab w:val="clear" w:pos="1152"/>
      </w:tabs>
      <w:spacing w:before="240" w:after="0" w:line="259" w:lineRule="auto"/>
      <w:ind w:left="0" w:firstLine="0"/>
      <w:outlineLvl w:val="9"/>
    </w:pPr>
    <w:rPr>
      <w:rFonts w:asciiTheme="majorHAnsi" w:eastAsiaTheme="majorEastAsia" w:hAnsiTheme="majorHAnsi" w:cstheme="majorBidi"/>
      <w:b w:val="0"/>
      <w:color w:val="365F91" w:themeColor="accent1" w:themeShade="BF"/>
      <w:szCs w:val="32"/>
    </w:rPr>
  </w:style>
  <w:style w:type="character" w:customStyle="1" w:styleId="eop">
    <w:name w:val="eop"/>
    <w:basedOn w:val="DefaultParagraphFont"/>
    <w:rsid w:val="008A5023"/>
  </w:style>
  <w:style w:type="paragraph" w:styleId="Caption">
    <w:name w:val="caption"/>
    <w:basedOn w:val="Normal"/>
    <w:next w:val="Normal"/>
    <w:uiPriority w:val="35"/>
    <w:unhideWhenUsed/>
    <w:qFormat/>
    <w:rsid w:val="00932D17"/>
    <w:pPr>
      <w:spacing w:after="200"/>
    </w:pPr>
    <w:rPr>
      <w:i/>
      <w:iCs/>
      <w:color w:val="1F497D" w:themeColor="text2"/>
      <w:sz w:val="18"/>
      <w:szCs w:val="18"/>
    </w:rPr>
  </w:style>
  <w:style w:type="paragraph" w:styleId="TableofFigures">
    <w:name w:val="table of figures"/>
    <w:basedOn w:val="Normal"/>
    <w:next w:val="Normal"/>
    <w:uiPriority w:val="99"/>
    <w:unhideWhenUsed/>
    <w:rsid w:val="00932D17"/>
  </w:style>
  <w:style w:type="table" w:styleId="TableGrid">
    <w:name w:val="Table Grid"/>
    <w:basedOn w:val="TableNormal"/>
    <w:uiPriority w:val="59"/>
    <w:rsid w:val="00144FB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f1">
    <w:name w:val="pf1"/>
    <w:basedOn w:val="Normal"/>
    <w:rsid w:val="00584E68"/>
    <w:pPr>
      <w:spacing w:before="100" w:beforeAutospacing="1" w:after="100" w:afterAutospacing="1"/>
      <w:ind w:left="720"/>
    </w:pPr>
    <w:rPr>
      <w:lang w:val="en-ZW" w:eastAsia="en-ZW"/>
    </w:rPr>
  </w:style>
  <w:style w:type="paragraph" w:customStyle="1" w:styleId="pf0">
    <w:name w:val="pf0"/>
    <w:basedOn w:val="Normal"/>
    <w:rsid w:val="00584E68"/>
    <w:pPr>
      <w:spacing w:before="100" w:beforeAutospacing="1" w:after="100" w:afterAutospacing="1"/>
    </w:pPr>
    <w:rPr>
      <w:lang w:val="en-ZW" w:eastAsia="en-ZW"/>
    </w:rPr>
  </w:style>
  <w:style w:type="character" w:customStyle="1" w:styleId="cf01">
    <w:name w:val="cf01"/>
    <w:basedOn w:val="DefaultParagraphFont"/>
    <w:rsid w:val="00584E68"/>
    <w:rPr>
      <w:rFonts w:ascii="Segoe UI" w:hAnsi="Segoe UI" w:cs="Segoe UI" w:hint="default"/>
      <w:color w:val="374151"/>
      <w:sz w:val="18"/>
      <w:szCs w:val="18"/>
      <w:shd w:val="clear" w:color="auto" w:fill="FFFFFF"/>
    </w:rPr>
  </w:style>
  <w:style w:type="paragraph" w:customStyle="1" w:styleId="EndNoteBibliography">
    <w:name w:val="EndNote Bibliography"/>
    <w:basedOn w:val="Normal"/>
    <w:link w:val="EndNoteBibliographyChar"/>
    <w:rsid w:val="00D06C5B"/>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06C5B"/>
    <w:rPr>
      <w:rFonts w:eastAsiaTheme="minorHAnsi"/>
      <w:noProof/>
      <w:sz w:val="24"/>
      <w:szCs w:val="22"/>
    </w:rPr>
  </w:style>
  <w:style w:type="paragraph" w:customStyle="1" w:styleId="EndNoteBibliographyTitle">
    <w:name w:val="EndNote Bibliography Title"/>
    <w:basedOn w:val="Normal"/>
    <w:link w:val="EndNoteBibliographyTitleChar"/>
    <w:rsid w:val="00C3040B"/>
    <w:pPr>
      <w:jc w:val="center"/>
    </w:pPr>
    <w:rPr>
      <w:noProof/>
    </w:rPr>
  </w:style>
  <w:style w:type="character" w:customStyle="1" w:styleId="EndNoteBibliographyTitleChar">
    <w:name w:val="EndNote Bibliography Title Char"/>
    <w:basedOn w:val="DefaultParagraphFont"/>
    <w:link w:val="EndNoteBibliographyTitle"/>
    <w:rsid w:val="00C3040B"/>
    <w:rPr>
      <w:noProof/>
      <w:sz w:val="24"/>
      <w:szCs w:val="24"/>
    </w:rPr>
  </w:style>
  <w:style w:type="character" w:customStyle="1" w:styleId="gloss">
    <w:name w:val="gloss"/>
    <w:basedOn w:val="DefaultParagraphFont"/>
    <w:rsid w:val="007C497F"/>
  </w:style>
  <w:style w:type="paragraph" w:customStyle="1" w:styleId="NoSpacing1">
    <w:name w:val="No Spacing1"/>
    <w:next w:val="NoSpacing"/>
    <w:link w:val="NoSpacingChar"/>
    <w:uiPriority w:val="1"/>
    <w:qFormat/>
    <w:rsid w:val="005E38C4"/>
    <w:rPr>
      <w:rFonts w:ascii="Calibri" w:hAnsi="Calibri"/>
      <w:sz w:val="22"/>
      <w:szCs w:val="22"/>
    </w:rPr>
  </w:style>
  <w:style w:type="character" w:customStyle="1" w:styleId="NoSpacingChar">
    <w:name w:val="No Spacing Char"/>
    <w:basedOn w:val="DefaultParagraphFont"/>
    <w:link w:val="NoSpacing1"/>
    <w:uiPriority w:val="1"/>
    <w:rsid w:val="005E38C4"/>
    <w:rPr>
      <w:rFonts w:eastAsia="Times New Roman"/>
    </w:rPr>
  </w:style>
  <w:style w:type="paragraph" w:styleId="NoSpacing">
    <w:name w:val="No Spacing"/>
    <w:uiPriority w:val="1"/>
    <w:qFormat/>
    <w:rsid w:val="005E38C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23785">
      <w:bodyDiv w:val="1"/>
      <w:marLeft w:val="0"/>
      <w:marRight w:val="0"/>
      <w:marTop w:val="0"/>
      <w:marBottom w:val="0"/>
      <w:divBdr>
        <w:top w:val="none" w:sz="0" w:space="0" w:color="auto"/>
        <w:left w:val="none" w:sz="0" w:space="0" w:color="auto"/>
        <w:bottom w:val="none" w:sz="0" w:space="0" w:color="auto"/>
        <w:right w:val="none" w:sz="0" w:space="0" w:color="auto"/>
      </w:divBdr>
      <w:divsChild>
        <w:div w:id="523448060">
          <w:marLeft w:val="0"/>
          <w:marRight w:val="0"/>
          <w:marTop w:val="0"/>
          <w:marBottom w:val="0"/>
          <w:divBdr>
            <w:top w:val="single" w:sz="2" w:space="0" w:color="D9D9E3"/>
            <w:left w:val="single" w:sz="2" w:space="0" w:color="D9D9E3"/>
            <w:bottom w:val="single" w:sz="2" w:space="0" w:color="D9D9E3"/>
            <w:right w:val="single" w:sz="2" w:space="0" w:color="D9D9E3"/>
          </w:divBdr>
          <w:divsChild>
            <w:div w:id="2143762590">
              <w:marLeft w:val="0"/>
              <w:marRight w:val="0"/>
              <w:marTop w:val="0"/>
              <w:marBottom w:val="0"/>
              <w:divBdr>
                <w:top w:val="single" w:sz="2" w:space="0" w:color="D9D9E3"/>
                <w:left w:val="single" w:sz="2" w:space="0" w:color="D9D9E3"/>
                <w:bottom w:val="single" w:sz="2" w:space="0" w:color="D9D9E3"/>
                <w:right w:val="single" w:sz="2" w:space="0" w:color="D9D9E3"/>
              </w:divBdr>
              <w:divsChild>
                <w:div w:id="2134474000">
                  <w:marLeft w:val="0"/>
                  <w:marRight w:val="0"/>
                  <w:marTop w:val="0"/>
                  <w:marBottom w:val="0"/>
                  <w:divBdr>
                    <w:top w:val="single" w:sz="2" w:space="0" w:color="D9D9E3"/>
                    <w:left w:val="single" w:sz="2" w:space="0" w:color="D9D9E3"/>
                    <w:bottom w:val="single" w:sz="2" w:space="0" w:color="D9D9E3"/>
                    <w:right w:val="single" w:sz="2" w:space="0" w:color="D9D9E3"/>
                  </w:divBdr>
                  <w:divsChild>
                    <w:div w:id="532966384">
                      <w:marLeft w:val="0"/>
                      <w:marRight w:val="0"/>
                      <w:marTop w:val="0"/>
                      <w:marBottom w:val="0"/>
                      <w:divBdr>
                        <w:top w:val="single" w:sz="2" w:space="0" w:color="D9D9E3"/>
                        <w:left w:val="single" w:sz="2" w:space="0" w:color="D9D9E3"/>
                        <w:bottom w:val="single" w:sz="2" w:space="0" w:color="D9D9E3"/>
                        <w:right w:val="single" w:sz="2" w:space="0" w:color="D9D9E3"/>
                      </w:divBdr>
                      <w:divsChild>
                        <w:div w:id="1013454150">
                          <w:marLeft w:val="0"/>
                          <w:marRight w:val="0"/>
                          <w:marTop w:val="0"/>
                          <w:marBottom w:val="0"/>
                          <w:divBdr>
                            <w:top w:val="single" w:sz="2" w:space="0" w:color="auto"/>
                            <w:left w:val="single" w:sz="2" w:space="0" w:color="auto"/>
                            <w:bottom w:val="single" w:sz="6" w:space="0" w:color="auto"/>
                            <w:right w:val="single" w:sz="2" w:space="0" w:color="auto"/>
                          </w:divBdr>
                          <w:divsChild>
                            <w:div w:id="1420561781">
                              <w:marLeft w:val="0"/>
                              <w:marRight w:val="0"/>
                              <w:marTop w:val="100"/>
                              <w:marBottom w:val="100"/>
                              <w:divBdr>
                                <w:top w:val="single" w:sz="2" w:space="0" w:color="D9D9E3"/>
                                <w:left w:val="single" w:sz="2" w:space="0" w:color="D9D9E3"/>
                                <w:bottom w:val="single" w:sz="2" w:space="0" w:color="D9D9E3"/>
                                <w:right w:val="single" w:sz="2" w:space="0" w:color="D9D9E3"/>
                              </w:divBdr>
                              <w:divsChild>
                                <w:div w:id="526717435">
                                  <w:marLeft w:val="0"/>
                                  <w:marRight w:val="0"/>
                                  <w:marTop w:val="0"/>
                                  <w:marBottom w:val="0"/>
                                  <w:divBdr>
                                    <w:top w:val="single" w:sz="2" w:space="0" w:color="D9D9E3"/>
                                    <w:left w:val="single" w:sz="2" w:space="0" w:color="D9D9E3"/>
                                    <w:bottom w:val="single" w:sz="2" w:space="0" w:color="D9D9E3"/>
                                    <w:right w:val="single" w:sz="2" w:space="0" w:color="D9D9E3"/>
                                  </w:divBdr>
                                  <w:divsChild>
                                    <w:div w:id="762606030">
                                      <w:marLeft w:val="0"/>
                                      <w:marRight w:val="0"/>
                                      <w:marTop w:val="0"/>
                                      <w:marBottom w:val="0"/>
                                      <w:divBdr>
                                        <w:top w:val="single" w:sz="2" w:space="0" w:color="D9D9E3"/>
                                        <w:left w:val="single" w:sz="2" w:space="0" w:color="D9D9E3"/>
                                        <w:bottom w:val="single" w:sz="2" w:space="0" w:color="D9D9E3"/>
                                        <w:right w:val="single" w:sz="2" w:space="0" w:color="D9D9E3"/>
                                      </w:divBdr>
                                      <w:divsChild>
                                        <w:div w:id="1692560413">
                                          <w:marLeft w:val="0"/>
                                          <w:marRight w:val="0"/>
                                          <w:marTop w:val="0"/>
                                          <w:marBottom w:val="0"/>
                                          <w:divBdr>
                                            <w:top w:val="single" w:sz="2" w:space="0" w:color="D9D9E3"/>
                                            <w:left w:val="single" w:sz="2" w:space="0" w:color="D9D9E3"/>
                                            <w:bottom w:val="single" w:sz="2" w:space="0" w:color="D9D9E3"/>
                                            <w:right w:val="single" w:sz="2" w:space="0" w:color="D9D9E3"/>
                                          </w:divBdr>
                                          <w:divsChild>
                                            <w:div w:id="1212351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8686630">
          <w:marLeft w:val="0"/>
          <w:marRight w:val="0"/>
          <w:marTop w:val="0"/>
          <w:marBottom w:val="0"/>
          <w:divBdr>
            <w:top w:val="none" w:sz="0" w:space="0" w:color="auto"/>
            <w:left w:val="none" w:sz="0" w:space="0" w:color="auto"/>
            <w:bottom w:val="none" w:sz="0" w:space="0" w:color="auto"/>
            <w:right w:val="none" w:sz="0" w:space="0" w:color="auto"/>
          </w:divBdr>
          <w:divsChild>
            <w:div w:id="1977442637">
              <w:marLeft w:val="0"/>
              <w:marRight w:val="0"/>
              <w:marTop w:val="0"/>
              <w:marBottom w:val="0"/>
              <w:divBdr>
                <w:top w:val="single" w:sz="2" w:space="0" w:color="D9D9E3"/>
                <w:left w:val="single" w:sz="2" w:space="0" w:color="D9D9E3"/>
                <w:bottom w:val="single" w:sz="2" w:space="0" w:color="D9D9E3"/>
                <w:right w:val="single" w:sz="2" w:space="0" w:color="D9D9E3"/>
              </w:divBdr>
              <w:divsChild>
                <w:div w:id="3028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5915">
      <w:bodyDiv w:val="1"/>
      <w:marLeft w:val="0"/>
      <w:marRight w:val="0"/>
      <w:marTop w:val="0"/>
      <w:marBottom w:val="0"/>
      <w:divBdr>
        <w:top w:val="none" w:sz="0" w:space="0" w:color="auto"/>
        <w:left w:val="none" w:sz="0" w:space="0" w:color="auto"/>
        <w:bottom w:val="none" w:sz="0" w:space="0" w:color="auto"/>
        <w:right w:val="none" w:sz="0" w:space="0" w:color="auto"/>
      </w:divBdr>
    </w:div>
    <w:div w:id="58140652">
      <w:bodyDiv w:val="1"/>
      <w:marLeft w:val="0"/>
      <w:marRight w:val="0"/>
      <w:marTop w:val="0"/>
      <w:marBottom w:val="0"/>
      <w:divBdr>
        <w:top w:val="none" w:sz="0" w:space="0" w:color="auto"/>
        <w:left w:val="none" w:sz="0" w:space="0" w:color="auto"/>
        <w:bottom w:val="none" w:sz="0" w:space="0" w:color="auto"/>
        <w:right w:val="none" w:sz="0" w:space="0" w:color="auto"/>
      </w:divBdr>
      <w:divsChild>
        <w:div w:id="17703276">
          <w:marLeft w:val="0"/>
          <w:marRight w:val="0"/>
          <w:marTop w:val="0"/>
          <w:marBottom w:val="0"/>
          <w:divBdr>
            <w:top w:val="single" w:sz="2" w:space="0" w:color="D9D9E3"/>
            <w:left w:val="single" w:sz="2" w:space="0" w:color="D9D9E3"/>
            <w:bottom w:val="single" w:sz="2" w:space="0" w:color="D9D9E3"/>
            <w:right w:val="single" w:sz="2" w:space="0" w:color="D9D9E3"/>
          </w:divBdr>
          <w:divsChild>
            <w:div w:id="1265386687">
              <w:marLeft w:val="0"/>
              <w:marRight w:val="0"/>
              <w:marTop w:val="0"/>
              <w:marBottom w:val="0"/>
              <w:divBdr>
                <w:top w:val="single" w:sz="2" w:space="0" w:color="D9D9E3"/>
                <w:left w:val="single" w:sz="2" w:space="0" w:color="D9D9E3"/>
                <w:bottom w:val="single" w:sz="2" w:space="0" w:color="D9D9E3"/>
                <w:right w:val="single" w:sz="2" w:space="0" w:color="D9D9E3"/>
              </w:divBdr>
              <w:divsChild>
                <w:div w:id="1458329748">
                  <w:marLeft w:val="0"/>
                  <w:marRight w:val="0"/>
                  <w:marTop w:val="0"/>
                  <w:marBottom w:val="0"/>
                  <w:divBdr>
                    <w:top w:val="single" w:sz="2" w:space="0" w:color="D9D9E3"/>
                    <w:left w:val="single" w:sz="2" w:space="0" w:color="D9D9E3"/>
                    <w:bottom w:val="single" w:sz="2" w:space="0" w:color="D9D9E3"/>
                    <w:right w:val="single" w:sz="2" w:space="0" w:color="D9D9E3"/>
                  </w:divBdr>
                  <w:divsChild>
                    <w:div w:id="916548441">
                      <w:marLeft w:val="0"/>
                      <w:marRight w:val="0"/>
                      <w:marTop w:val="0"/>
                      <w:marBottom w:val="0"/>
                      <w:divBdr>
                        <w:top w:val="single" w:sz="2" w:space="0" w:color="D9D9E3"/>
                        <w:left w:val="single" w:sz="2" w:space="0" w:color="D9D9E3"/>
                        <w:bottom w:val="single" w:sz="2" w:space="0" w:color="D9D9E3"/>
                        <w:right w:val="single" w:sz="2" w:space="0" w:color="D9D9E3"/>
                      </w:divBdr>
                      <w:divsChild>
                        <w:div w:id="2074812466">
                          <w:marLeft w:val="0"/>
                          <w:marRight w:val="0"/>
                          <w:marTop w:val="0"/>
                          <w:marBottom w:val="0"/>
                          <w:divBdr>
                            <w:top w:val="single" w:sz="2" w:space="0" w:color="auto"/>
                            <w:left w:val="single" w:sz="2" w:space="0" w:color="auto"/>
                            <w:bottom w:val="single" w:sz="6" w:space="0" w:color="auto"/>
                            <w:right w:val="single" w:sz="2" w:space="0" w:color="auto"/>
                          </w:divBdr>
                          <w:divsChild>
                            <w:div w:id="177015977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35063">
                                  <w:marLeft w:val="0"/>
                                  <w:marRight w:val="0"/>
                                  <w:marTop w:val="0"/>
                                  <w:marBottom w:val="0"/>
                                  <w:divBdr>
                                    <w:top w:val="single" w:sz="2" w:space="0" w:color="D9D9E3"/>
                                    <w:left w:val="single" w:sz="2" w:space="0" w:color="D9D9E3"/>
                                    <w:bottom w:val="single" w:sz="2" w:space="0" w:color="D9D9E3"/>
                                    <w:right w:val="single" w:sz="2" w:space="0" w:color="D9D9E3"/>
                                  </w:divBdr>
                                  <w:divsChild>
                                    <w:div w:id="1015427836">
                                      <w:marLeft w:val="0"/>
                                      <w:marRight w:val="0"/>
                                      <w:marTop w:val="0"/>
                                      <w:marBottom w:val="0"/>
                                      <w:divBdr>
                                        <w:top w:val="single" w:sz="2" w:space="0" w:color="D9D9E3"/>
                                        <w:left w:val="single" w:sz="2" w:space="0" w:color="D9D9E3"/>
                                        <w:bottom w:val="single" w:sz="2" w:space="0" w:color="D9D9E3"/>
                                        <w:right w:val="single" w:sz="2" w:space="0" w:color="D9D9E3"/>
                                      </w:divBdr>
                                      <w:divsChild>
                                        <w:div w:id="1386567494">
                                          <w:marLeft w:val="0"/>
                                          <w:marRight w:val="0"/>
                                          <w:marTop w:val="0"/>
                                          <w:marBottom w:val="0"/>
                                          <w:divBdr>
                                            <w:top w:val="single" w:sz="2" w:space="0" w:color="D9D9E3"/>
                                            <w:left w:val="single" w:sz="2" w:space="0" w:color="D9D9E3"/>
                                            <w:bottom w:val="single" w:sz="2" w:space="0" w:color="D9D9E3"/>
                                            <w:right w:val="single" w:sz="2" w:space="0" w:color="D9D9E3"/>
                                          </w:divBdr>
                                          <w:divsChild>
                                            <w:div w:id="2125614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13669124">
          <w:marLeft w:val="0"/>
          <w:marRight w:val="0"/>
          <w:marTop w:val="0"/>
          <w:marBottom w:val="0"/>
          <w:divBdr>
            <w:top w:val="none" w:sz="0" w:space="0" w:color="auto"/>
            <w:left w:val="none" w:sz="0" w:space="0" w:color="auto"/>
            <w:bottom w:val="none" w:sz="0" w:space="0" w:color="auto"/>
            <w:right w:val="none" w:sz="0" w:space="0" w:color="auto"/>
          </w:divBdr>
        </w:div>
      </w:divsChild>
    </w:div>
    <w:div w:id="66535622">
      <w:bodyDiv w:val="1"/>
      <w:marLeft w:val="0"/>
      <w:marRight w:val="0"/>
      <w:marTop w:val="0"/>
      <w:marBottom w:val="0"/>
      <w:divBdr>
        <w:top w:val="none" w:sz="0" w:space="0" w:color="auto"/>
        <w:left w:val="none" w:sz="0" w:space="0" w:color="auto"/>
        <w:bottom w:val="none" w:sz="0" w:space="0" w:color="auto"/>
        <w:right w:val="none" w:sz="0" w:space="0" w:color="auto"/>
      </w:divBdr>
      <w:divsChild>
        <w:div w:id="1653481374">
          <w:marLeft w:val="0"/>
          <w:marRight w:val="0"/>
          <w:marTop w:val="0"/>
          <w:marBottom w:val="0"/>
          <w:divBdr>
            <w:top w:val="none" w:sz="0" w:space="0" w:color="auto"/>
            <w:left w:val="none" w:sz="0" w:space="0" w:color="auto"/>
            <w:bottom w:val="none" w:sz="0" w:space="0" w:color="auto"/>
            <w:right w:val="none" w:sz="0" w:space="0" w:color="auto"/>
          </w:divBdr>
        </w:div>
        <w:div w:id="1827476949">
          <w:marLeft w:val="0"/>
          <w:marRight w:val="0"/>
          <w:marTop w:val="0"/>
          <w:marBottom w:val="0"/>
          <w:divBdr>
            <w:top w:val="single" w:sz="2" w:space="0" w:color="D9D9E3"/>
            <w:left w:val="single" w:sz="2" w:space="0" w:color="D9D9E3"/>
            <w:bottom w:val="single" w:sz="2" w:space="0" w:color="D9D9E3"/>
            <w:right w:val="single" w:sz="2" w:space="0" w:color="D9D9E3"/>
          </w:divBdr>
          <w:divsChild>
            <w:div w:id="1492679898">
              <w:marLeft w:val="0"/>
              <w:marRight w:val="0"/>
              <w:marTop w:val="0"/>
              <w:marBottom w:val="0"/>
              <w:divBdr>
                <w:top w:val="single" w:sz="2" w:space="0" w:color="D9D9E3"/>
                <w:left w:val="single" w:sz="2" w:space="0" w:color="D9D9E3"/>
                <w:bottom w:val="single" w:sz="2" w:space="0" w:color="D9D9E3"/>
                <w:right w:val="single" w:sz="2" w:space="0" w:color="D9D9E3"/>
              </w:divBdr>
              <w:divsChild>
                <w:div w:id="860244759">
                  <w:marLeft w:val="0"/>
                  <w:marRight w:val="0"/>
                  <w:marTop w:val="0"/>
                  <w:marBottom w:val="0"/>
                  <w:divBdr>
                    <w:top w:val="single" w:sz="2" w:space="0" w:color="D9D9E3"/>
                    <w:left w:val="single" w:sz="2" w:space="0" w:color="D9D9E3"/>
                    <w:bottom w:val="single" w:sz="2" w:space="0" w:color="D9D9E3"/>
                    <w:right w:val="single" w:sz="2" w:space="0" w:color="D9D9E3"/>
                  </w:divBdr>
                  <w:divsChild>
                    <w:div w:id="760487242">
                      <w:marLeft w:val="0"/>
                      <w:marRight w:val="0"/>
                      <w:marTop w:val="0"/>
                      <w:marBottom w:val="0"/>
                      <w:divBdr>
                        <w:top w:val="single" w:sz="2" w:space="0" w:color="D9D9E3"/>
                        <w:left w:val="single" w:sz="2" w:space="0" w:color="D9D9E3"/>
                        <w:bottom w:val="single" w:sz="2" w:space="0" w:color="D9D9E3"/>
                        <w:right w:val="single" w:sz="2" w:space="0" w:color="D9D9E3"/>
                      </w:divBdr>
                      <w:divsChild>
                        <w:div w:id="1729182455">
                          <w:marLeft w:val="0"/>
                          <w:marRight w:val="0"/>
                          <w:marTop w:val="0"/>
                          <w:marBottom w:val="0"/>
                          <w:divBdr>
                            <w:top w:val="single" w:sz="2" w:space="0" w:color="auto"/>
                            <w:left w:val="single" w:sz="2" w:space="0" w:color="auto"/>
                            <w:bottom w:val="single" w:sz="6" w:space="0" w:color="auto"/>
                            <w:right w:val="single" w:sz="2" w:space="0" w:color="auto"/>
                          </w:divBdr>
                          <w:divsChild>
                            <w:div w:id="2032602926">
                              <w:marLeft w:val="0"/>
                              <w:marRight w:val="0"/>
                              <w:marTop w:val="100"/>
                              <w:marBottom w:val="100"/>
                              <w:divBdr>
                                <w:top w:val="single" w:sz="2" w:space="0" w:color="D9D9E3"/>
                                <w:left w:val="single" w:sz="2" w:space="0" w:color="D9D9E3"/>
                                <w:bottom w:val="single" w:sz="2" w:space="0" w:color="D9D9E3"/>
                                <w:right w:val="single" w:sz="2" w:space="0" w:color="D9D9E3"/>
                              </w:divBdr>
                              <w:divsChild>
                                <w:div w:id="545946969">
                                  <w:marLeft w:val="0"/>
                                  <w:marRight w:val="0"/>
                                  <w:marTop w:val="0"/>
                                  <w:marBottom w:val="0"/>
                                  <w:divBdr>
                                    <w:top w:val="single" w:sz="2" w:space="0" w:color="D9D9E3"/>
                                    <w:left w:val="single" w:sz="2" w:space="0" w:color="D9D9E3"/>
                                    <w:bottom w:val="single" w:sz="2" w:space="0" w:color="D9D9E3"/>
                                    <w:right w:val="single" w:sz="2" w:space="0" w:color="D9D9E3"/>
                                  </w:divBdr>
                                  <w:divsChild>
                                    <w:div w:id="1376345165">
                                      <w:marLeft w:val="0"/>
                                      <w:marRight w:val="0"/>
                                      <w:marTop w:val="0"/>
                                      <w:marBottom w:val="0"/>
                                      <w:divBdr>
                                        <w:top w:val="single" w:sz="2" w:space="0" w:color="D9D9E3"/>
                                        <w:left w:val="single" w:sz="2" w:space="0" w:color="D9D9E3"/>
                                        <w:bottom w:val="single" w:sz="2" w:space="0" w:color="D9D9E3"/>
                                        <w:right w:val="single" w:sz="2" w:space="0" w:color="D9D9E3"/>
                                      </w:divBdr>
                                      <w:divsChild>
                                        <w:div w:id="2125416021">
                                          <w:marLeft w:val="0"/>
                                          <w:marRight w:val="0"/>
                                          <w:marTop w:val="0"/>
                                          <w:marBottom w:val="0"/>
                                          <w:divBdr>
                                            <w:top w:val="single" w:sz="2" w:space="0" w:color="D9D9E3"/>
                                            <w:left w:val="single" w:sz="2" w:space="0" w:color="D9D9E3"/>
                                            <w:bottom w:val="single" w:sz="2" w:space="0" w:color="D9D9E3"/>
                                            <w:right w:val="single" w:sz="2" w:space="0" w:color="D9D9E3"/>
                                          </w:divBdr>
                                          <w:divsChild>
                                            <w:div w:id="502745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941124">
      <w:bodyDiv w:val="1"/>
      <w:marLeft w:val="0"/>
      <w:marRight w:val="0"/>
      <w:marTop w:val="0"/>
      <w:marBottom w:val="0"/>
      <w:divBdr>
        <w:top w:val="none" w:sz="0" w:space="0" w:color="auto"/>
        <w:left w:val="none" w:sz="0" w:space="0" w:color="auto"/>
        <w:bottom w:val="none" w:sz="0" w:space="0" w:color="auto"/>
        <w:right w:val="none" w:sz="0" w:space="0" w:color="auto"/>
      </w:divBdr>
    </w:div>
    <w:div w:id="175728028">
      <w:bodyDiv w:val="1"/>
      <w:marLeft w:val="0"/>
      <w:marRight w:val="0"/>
      <w:marTop w:val="0"/>
      <w:marBottom w:val="0"/>
      <w:divBdr>
        <w:top w:val="none" w:sz="0" w:space="0" w:color="auto"/>
        <w:left w:val="none" w:sz="0" w:space="0" w:color="auto"/>
        <w:bottom w:val="none" w:sz="0" w:space="0" w:color="auto"/>
        <w:right w:val="none" w:sz="0" w:space="0" w:color="auto"/>
      </w:divBdr>
    </w:div>
    <w:div w:id="18043225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69">
          <w:marLeft w:val="0"/>
          <w:marRight w:val="0"/>
          <w:marTop w:val="0"/>
          <w:marBottom w:val="0"/>
          <w:divBdr>
            <w:top w:val="none" w:sz="0" w:space="0" w:color="auto"/>
            <w:left w:val="none" w:sz="0" w:space="0" w:color="auto"/>
            <w:bottom w:val="none" w:sz="0" w:space="0" w:color="auto"/>
            <w:right w:val="none" w:sz="0" w:space="0" w:color="auto"/>
          </w:divBdr>
        </w:div>
        <w:div w:id="1594825057">
          <w:marLeft w:val="0"/>
          <w:marRight w:val="0"/>
          <w:marTop w:val="0"/>
          <w:marBottom w:val="0"/>
          <w:divBdr>
            <w:top w:val="single" w:sz="2" w:space="0" w:color="D9D9E3"/>
            <w:left w:val="single" w:sz="2" w:space="0" w:color="D9D9E3"/>
            <w:bottom w:val="single" w:sz="2" w:space="0" w:color="D9D9E3"/>
            <w:right w:val="single" w:sz="2" w:space="0" w:color="D9D9E3"/>
          </w:divBdr>
          <w:divsChild>
            <w:div w:id="419957466">
              <w:marLeft w:val="0"/>
              <w:marRight w:val="0"/>
              <w:marTop w:val="0"/>
              <w:marBottom w:val="0"/>
              <w:divBdr>
                <w:top w:val="single" w:sz="2" w:space="0" w:color="D9D9E3"/>
                <w:left w:val="single" w:sz="2" w:space="0" w:color="D9D9E3"/>
                <w:bottom w:val="single" w:sz="2" w:space="0" w:color="D9D9E3"/>
                <w:right w:val="single" w:sz="2" w:space="0" w:color="D9D9E3"/>
              </w:divBdr>
              <w:divsChild>
                <w:div w:id="2056469976">
                  <w:marLeft w:val="0"/>
                  <w:marRight w:val="0"/>
                  <w:marTop w:val="0"/>
                  <w:marBottom w:val="0"/>
                  <w:divBdr>
                    <w:top w:val="single" w:sz="2" w:space="0" w:color="D9D9E3"/>
                    <w:left w:val="single" w:sz="2" w:space="0" w:color="D9D9E3"/>
                    <w:bottom w:val="single" w:sz="2" w:space="0" w:color="D9D9E3"/>
                    <w:right w:val="single" w:sz="2" w:space="0" w:color="D9D9E3"/>
                  </w:divBdr>
                  <w:divsChild>
                    <w:div w:id="1119911701">
                      <w:marLeft w:val="0"/>
                      <w:marRight w:val="0"/>
                      <w:marTop w:val="0"/>
                      <w:marBottom w:val="0"/>
                      <w:divBdr>
                        <w:top w:val="single" w:sz="2" w:space="0" w:color="D9D9E3"/>
                        <w:left w:val="single" w:sz="2" w:space="0" w:color="D9D9E3"/>
                        <w:bottom w:val="single" w:sz="2" w:space="0" w:color="D9D9E3"/>
                        <w:right w:val="single" w:sz="2" w:space="0" w:color="D9D9E3"/>
                      </w:divBdr>
                      <w:divsChild>
                        <w:div w:id="2068455378">
                          <w:marLeft w:val="0"/>
                          <w:marRight w:val="0"/>
                          <w:marTop w:val="0"/>
                          <w:marBottom w:val="0"/>
                          <w:divBdr>
                            <w:top w:val="single" w:sz="2" w:space="0" w:color="auto"/>
                            <w:left w:val="single" w:sz="2" w:space="0" w:color="auto"/>
                            <w:bottom w:val="single" w:sz="6" w:space="0" w:color="auto"/>
                            <w:right w:val="single" w:sz="2" w:space="0" w:color="auto"/>
                          </w:divBdr>
                          <w:divsChild>
                            <w:div w:id="863398352">
                              <w:marLeft w:val="0"/>
                              <w:marRight w:val="0"/>
                              <w:marTop w:val="100"/>
                              <w:marBottom w:val="100"/>
                              <w:divBdr>
                                <w:top w:val="single" w:sz="2" w:space="0" w:color="D9D9E3"/>
                                <w:left w:val="single" w:sz="2" w:space="0" w:color="D9D9E3"/>
                                <w:bottom w:val="single" w:sz="2" w:space="0" w:color="D9D9E3"/>
                                <w:right w:val="single" w:sz="2" w:space="0" w:color="D9D9E3"/>
                              </w:divBdr>
                              <w:divsChild>
                                <w:div w:id="26831991">
                                  <w:marLeft w:val="0"/>
                                  <w:marRight w:val="0"/>
                                  <w:marTop w:val="0"/>
                                  <w:marBottom w:val="0"/>
                                  <w:divBdr>
                                    <w:top w:val="single" w:sz="2" w:space="0" w:color="D9D9E3"/>
                                    <w:left w:val="single" w:sz="2" w:space="0" w:color="D9D9E3"/>
                                    <w:bottom w:val="single" w:sz="2" w:space="0" w:color="D9D9E3"/>
                                    <w:right w:val="single" w:sz="2" w:space="0" w:color="D9D9E3"/>
                                  </w:divBdr>
                                  <w:divsChild>
                                    <w:div w:id="313144290">
                                      <w:marLeft w:val="0"/>
                                      <w:marRight w:val="0"/>
                                      <w:marTop w:val="0"/>
                                      <w:marBottom w:val="0"/>
                                      <w:divBdr>
                                        <w:top w:val="single" w:sz="2" w:space="0" w:color="D9D9E3"/>
                                        <w:left w:val="single" w:sz="2" w:space="0" w:color="D9D9E3"/>
                                        <w:bottom w:val="single" w:sz="2" w:space="0" w:color="D9D9E3"/>
                                        <w:right w:val="single" w:sz="2" w:space="0" w:color="D9D9E3"/>
                                      </w:divBdr>
                                      <w:divsChild>
                                        <w:div w:id="271404772">
                                          <w:marLeft w:val="0"/>
                                          <w:marRight w:val="0"/>
                                          <w:marTop w:val="0"/>
                                          <w:marBottom w:val="0"/>
                                          <w:divBdr>
                                            <w:top w:val="single" w:sz="2" w:space="0" w:color="D9D9E3"/>
                                            <w:left w:val="single" w:sz="2" w:space="0" w:color="D9D9E3"/>
                                            <w:bottom w:val="single" w:sz="2" w:space="0" w:color="D9D9E3"/>
                                            <w:right w:val="single" w:sz="2" w:space="0" w:color="D9D9E3"/>
                                          </w:divBdr>
                                          <w:divsChild>
                                            <w:div w:id="1836149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37907553">
      <w:bodyDiv w:val="1"/>
      <w:marLeft w:val="0"/>
      <w:marRight w:val="0"/>
      <w:marTop w:val="0"/>
      <w:marBottom w:val="0"/>
      <w:divBdr>
        <w:top w:val="none" w:sz="0" w:space="0" w:color="auto"/>
        <w:left w:val="none" w:sz="0" w:space="0" w:color="auto"/>
        <w:bottom w:val="none" w:sz="0" w:space="0" w:color="auto"/>
        <w:right w:val="none" w:sz="0" w:space="0" w:color="auto"/>
      </w:divBdr>
    </w:div>
    <w:div w:id="281114363">
      <w:bodyDiv w:val="1"/>
      <w:marLeft w:val="0"/>
      <w:marRight w:val="0"/>
      <w:marTop w:val="0"/>
      <w:marBottom w:val="0"/>
      <w:divBdr>
        <w:top w:val="none" w:sz="0" w:space="0" w:color="auto"/>
        <w:left w:val="none" w:sz="0" w:space="0" w:color="auto"/>
        <w:bottom w:val="none" w:sz="0" w:space="0" w:color="auto"/>
        <w:right w:val="none" w:sz="0" w:space="0" w:color="auto"/>
      </w:divBdr>
      <w:divsChild>
        <w:div w:id="955329498">
          <w:marLeft w:val="0"/>
          <w:marRight w:val="0"/>
          <w:marTop w:val="0"/>
          <w:marBottom w:val="0"/>
          <w:divBdr>
            <w:top w:val="single" w:sz="2" w:space="0" w:color="D9D9E3"/>
            <w:left w:val="single" w:sz="2" w:space="0" w:color="D9D9E3"/>
            <w:bottom w:val="single" w:sz="2" w:space="0" w:color="D9D9E3"/>
            <w:right w:val="single" w:sz="2" w:space="0" w:color="D9D9E3"/>
          </w:divBdr>
          <w:divsChild>
            <w:div w:id="226915254">
              <w:marLeft w:val="0"/>
              <w:marRight w:val="0"/>
              <w:marTop w:val="0"/>
              <w:marBottom w:val="0"/>
              <w:divBdr>
                <w:top w:val="single" w:sz="2" w:space="0" w:color="D9D9E3"/>
                <w:left w:val="single" w:sz="2" w:space="0" w:color="D9D9E3"/>
                <w:bottom w:val="single" w:sz="2" w:space="0" w:color="D9D9E3"/>
                <w:right w:val="single" w:sz="2" w:space="0" w:color="D9D9E3"/>
              </w:divBdr>
              <w:divsChild>
                <w:div w:id="600573376">
                  <w:marLeft w:val="0"/>
                  <w:marRight w:val="0"/>
                  <w:marTop w:val="0"/>
                  <w:marBottom w:val="0"/>
                  <w:divBdr>
                    <w:top w:val="single" w:sz="2" w:space="0" w:color="D9D9E3"/>
                    <w:left w:val="single" w:sz="2" w:space="0" w:color="D9D9E3"/>
                    <w:bottom w:val="single" w:sz="2" w:space="0" w:color="D9D9E3"/>
                    <w:right w:val="single" w:sz="2" w:space="0" w:color="D9D9E3"/>
                  </w:divBdr>
                  <w:divsChild>
                    <w:div w:id="64378043">
                      <w:marLeft w:val="0"/>
                      <w:marRight w:val="0"/>
                      <w:marTop w:val="0"/>
                      <w:marBottom w:val="0"/>
                      <w:divBdr>
                        <w:top w:val="single" w:sz="2" w:space="0" w:color="D9D9E3"/>
                        <w:left w:val="single" w:sz="2" w:space="0" w:color="D9D9E3"/>
                        <w:bottom w:val="single" w:sz="2" w:space="0" w:color="D9D9E3"/>
                        <w:right w:val="single" w:sz="2" w:space="0" w:color="D9D9E3"/>
                      </w:divBdr>
                      <w:divsChild>
                        <w:div w:id="2023776720">
                          <w:marLeft w:val="0"/>
                          <w:marRight w:val="0"/>
                          <w:marTop w:val="0"/>
                          <w:marBottom w:val="0"/>
                          <w:divBdr>
                            <w:top w:val="single" w:sz="2" w:space="0" w:color="auto"/>
                            <w:left w:val="single" w:sz="2" w:space="0" w:color="auto"/>
                            <w:bottom w:val="single" w:sz="6" w:space="0" w:color="auto"/>
                            <w:right w:val="single" w:sz="2" w:space="0" w:color="auto"/>
                          </w:divBdr>
                          <w:divsChild>
                            <w:div w:id="3419754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602963">
                                  <w:marLeft w:val="0"/>
                                  <w:marRight w:val="0"/>
                                  <w:marTop w:val="0"/>
                                  <w:marBottom w:val="0"/>
                                  <w:divBdr>
                                    <w:top w:val="single" w:sz="2" w:space="0" w:color="D9D9E3"/>
                                    <w:left w:val="single" w:sz="2" w:space="0" w:color="D9D9E3"/>
                                    <w:bottom w:val="single" w:sz="2" w:space="0" w:color="D9D9E3"/>
                                    <w:right w:val="single" w:sz="2" w:space="0" w:color="D9D9E3"/>
                                  </w:divBdr>
                                  <w:divsChild>
                                    <w:div w:id="68697571">
                                      <w:marLeft w:val="0"/>
                                      <w:marRight w:val="0"/>
                                      <w:marTop w:val="0"/>
                                      <w:marBottom w:val="0"/>
                                      <w:divBdr>
                                        <w:top w:val="single" w:sz="2" w:space="0" w:color="D9D9E3"/>
                                        <w:left w:val="single" w:sz="2" w:space="0" w:color="D9D9E3"/>
                                        <w:bottom w:val="single" w:sz="2" w:space="0" w:color="D9D9E3"/>
                                        <w:right w:val="single" w:sz="2" w:space="0" w:color="D9D9E3"/>
                                      </w:divBdr>
                                      <w:divsChild>
                                        <w:div w:id="1743335611">
                                          <w:marLeft w:val="0"/>
                                          <w:marRight w:val="0"/>
                                          <w:marTop w:val="0"/>
                                          <w:marBottom w:val="0"/>
                                          <w:divBdr>
                                            <w:top w:val="single" w:sz="2" w:space="0" w:color="D9D9E3"/>
                                            <w:left w:val="single" w:sz="2" w:space="0" w:color="D9D9E3"/>
                                            <w:bottom w:val="single" w:sz="2" w:space="0" w:color="D9D9E3"/>
                                            <w:right w:val="single" w:sz="2" w:space="0" w:color="D9D9E3"/>
                                          </w:divBdr>
                                          <w:divsChild>
                                            <w:div w:id="1513764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3350676">
          <w:marLeft w:val="0"/>
          <w:marRight w:val="0"/>
          <w:marTop w:val="0"/>
          <w:marBottom w:val="0"/>
          <w:divBdr>
            <w:top w:val="none" w:sz="0" w:space="0" w:color="auto"/>
            <w:left w:val="none" w:sz="0" w:space="0" w:color="auto"/>
            <w:bottom w:val="none" w:sz="0" w:space="0" w:color="auto"/>
            <w:right w:val="none" w:sz="0" w:space="0" w:color="auto"/>
          </w:divBdr>
        </w:div>
      </w:divsChild>
    </w:div>
    <w:div w:id="360517395">
      <w:bodyDiv w:val="1"/>
      <w:marLeft w:val="0"/>
      <w:marRight w:val="0"/>
      <w:marTop w:val="0"/>
      <w:marBottom w:val="0"/>
      <w:divBdr>
        <w:top w:val="none" w:sz="0" w:space="0" w:color="auto"/>
        <w:left w:val="none" w:sz="0" w:space="0" w:color="auto"/>
        <w:bottom w:val="none" w:sz="0" w:space="0" w:color="auto"/>
        <w:right w:val="none" w:sz="0" w:space="0" w:color="auto"/>
      </w:divBdr>
      <w:divsChild>
        <w:div w:id="1466584211">
          <w:marLeft w:val="0"/>
          <w:marRight w:val="0"/>
          <w:marTop w:val="0"/>
          <w:marBottom w:val="0"/>
          <w:divBdr>
            <w:top w:val="single" w:sz="2" w:space="0" w:color="D9D9E3"/>
            <w:left w:val="single" w:sz="2" w:space="0" w:color="D9D9E3"/>
            <w:bottom w:val="single" w:sz="2" w:space="0" w:color="D9D9E3"/>
            <w:right w:val="single" w:sz="2" w:space="0" w:color="D9D9E3"/>
          </w:divBdr>
          <w:divsChild>
            <w:div w:id="711077196">
              <w:marLeft w:val="0"/>
              <w:marRight w:val="0"/>
              <w:marTop w:val="0"/>
              <w:marBottom w:val="0"/>
              <w:divBdr>
                <w:top w:val="single" w:sz="2" w:space="0" w:color="D9D9E3"/>
                <w:left w:val="single" w:sz="2" w:space="0" w:color="D9D9E3"/>
                <w:bottom w:val="single" w:sz="2" w:space="0" w:color="D9D9E3"/>
                <w:right w:val="single" w:sz="2" w:space="0" w:color="D9D9E3"/>
              </w:divBdr>
              <w:divsChild>
                <w:div w:id="239755889">
                  <w:marLeft w:val="0"/>
                  <w:marRight w:val="0"/>
                  <w:marTop w:val="0"/>
                  <w:marBottom w:val="0"/>
                  <w:divBdr>
                    <w:top w:val="single" w:sz="2" w:space="0" w:color="D9D9E3"/>
                    <w:left w:val="single" w:sz="2" w:space="0" w:color="D9D9E3"/>
                    <w:bottom w:val="single" w:sz="2" w:space="0" w:color="D9D9E3"/>
                    <w:right w:val="single" w:sz="2" w:space="0" w:color="D9D9E3"/>
                  </w:divBdr>
                  <w:divsChild>
                    <w:div w:id="1580599450">
                      <w:marLeft w:val="0"/>
                      <w:marRight w:val="0"/>
                      <w:marTop w:val="0"/>
                      <w:marBottom w:val="0"/>
                      <w:divBdr>
                        <w:top w:val="single" w:sz="2" w:space="0" w:color="D9D9E3"/>
                        <w:left w:val="single" w:sz="2" w:space="0" w:color="D9D9E3"/>
                        <w:bottom w:val="single" w:sz="2" w:space="0" w:color="D9D9E3"/>
                        <w:right w:val="single" w:sz="2" w:space="0" w:color="D9D9E3"/>
                      </w:divBdr>
                      <w:divsChild>
                        <w:div w:id="445782123">
                          <w:marLeft w:val="0"/>
                          <w:marRight w:val="0"/>
                          <w:marTop w:val="0"/>
                          <w:marBottom w:val="0"/>
                          <w:divBdr>
                            <w:top w:val="single" w:sz="2" w:space="0" w:color="auto"/>
                            <w:left w:val="single" w:sz="2" w:space="0" w:color="auto"/>
                            <w:bottom w:val="single" w:sz="6" w:space="0" w:color="auto"/>
                            <w:right w:val="single" w:sz="2" w:space="0" w:color="auto"/>
                          </w:divBdr>
                          <w:divsChild>
                            <w:div w:id="2011105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414768">
                                  <w:marLeft w:val="0"/>
                                  <w:marRight w:val="0"/>
                                  <w:marTop w:val="0"/>
                                  <w:marBottom w:val="0"/>
                                  <w:divBdr>
                                    <w:top w:val="single" w:sz="2" w:space="0" w:color="D9D9E3"/>
                                    <w:left w:val="single" w:sz="2" w:space="0" w:color="D9D9E3"/>
                                    <w:bottom w:val="single" w:sz="2" w:space="0" w:color="D9D9E3"/>
                                    <w:right w:val="single" w:sz="2" w:space="0" w:color="D9D9E3"/>
                                  </w:divBdr>
                                  <w:divsChild>
                                    <w:div w:id="1523860847">
                                      <w:marLeft w:val="0"/>
                                      <w:marRight w:val="0"/>
                                      <w:marTop w:val="0"/>
                                      <w:marBottom w:val="0"/>
                                      <w:divBdr>
                                        <w:top w:val="single" w:sz="2" w:space="0" w:color="D9D9E3"/>
                                        <w:left w:val="single" w:sz="2" w:space="0" w:color="D9D9E3"/>
                                        <w:bottom w:val="single" w:sz="2" w:space="0" w:color="D9D9E3"/>
                                        <w:right w:val="single" w:sz="2" w:space="0" w:color="D9D9E3"/>
                                      </w:divBdr>
                                      <w:divsChild>
                                        <w:div w:id="1478230645">
                                          <w:marLeft w:val="0"/>
                                          <w:marRight w:val="0"/>
                                          <w:marTop w:val="0"/>
                                          <w:marBottom w:val="0"/>
                                          <w:divBdr>
                                            <w:top w:val="single" w:sz="2" w:space="0" w:color="D9D9E3"/>
                                            <w:left w:val="single" w:sz="2" w:space="0" w:color="D9D9E3"/>
                                            <w:bottom w:val="single" w:sz="2" w:space="0" w:color="D9D9E3"/>
                                            <w:right w:val="single" w:sz="2" w:space="0" w:color="D9D9E3"/>
                                          </w:divBdr>
                                          <w:divsChild>
                                            <w:div w:id="1422721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3913056">
          <w:marLeft w:val="0"/>
          <w:marRight w:val="0"/>
          <w:marTop w:val="0"/>
          <w:marBottom w:val="0"/>
          <w:divBdr>
            <w:top w:val="none" w:sz="0" w:space="0" w:color="auto"/>
            <w:left w:val="none" w:sz="0" w:space="0" w:color="auto"/>
            <w:bottom w:val="none" w:sz="0" w:space="0" w:color="auto"/>
            <w:right w:val="none" w:sz="0" w:space="0" w:color="auto"/>
          </w:divBdr>
        </w:div>
      </w:divsChild>
    </w:div>
    <w:div w:id="414401890">
      <w:bodyDiv w:val="1"/>
      <w:marLeft w:val="0"/>
      <w:marRight w:val="0"/>
      <w:marTop w:val="0"/>
      <w:marBottom w:val="0"/>
      <w:divBdr>
        <w:top w:val="none" w:sz="0" w:space="0" w:color="auto"/>
        <w:left w:val="none" w:sz="0" w:space="0" w:color="auto"/>
        <w:bottom w:val="none" w:sz="0" w:space="0" w:color="auto"/>
        <w:right w:val="none" w:sz="0" w:space="0" w:color="auto"/>
      </w:divBdr>
      <w:divsChild>
        <w:div w:id="1074930436">
          <w:marLeft w:val="0"/>
          <w:marRight w:val="0"/>
          <w:marTop w:val="0"/>
          <w:marBottom w:val="0"/>
          <w:divBdr>
            <w:top w:val="single" w:sz="2" w:space="0" w:color="D9D9E3"/>
            <w:left w:val="single" w:sz="2" w:space="0" w:color="D9D9E3"/>
            <w:bottom w:val="single" w:sz="2" w:space="0" w:color="D9D9E3"/>
            <w:right w:val="single" w:sz="2" w:space="0" w:color="D9D9E3"/>
          </w:divBdr>
          <w:divsChild>
            <w:div w:id="1806967408">
              <w:marLeft w:val="0"/>
              <w:marRight w:val="0"/>
              <w:marTop w:val="0"/>
              <w:marBottom w:val="0"/>
              <w:divBdr>
                <w:top w:val="single" w:sz="2" w:space="0" w:color="D9D9E3"/>
                <w:left w:val="single" w:sz="2" w:space="0" w:color="D9D9E3"/>
                <w:bottom w:val="single" w:sz="2" w:space="0" w:color="D9D9E3"/>
                <w:right w:val="single" w:sz="2" w:space="0" w:color="D9D9E3"/>
              </w:divBdr>
              <w:divsChild>
                <w:div w:id="809327088">
                  <w:marLeft w:val="0"/>
                  <w:marRight w:val="0"/>
                  <w:marTop w:val="0"/>
                  <w:marBottom w:val="0"/>
                  <w:divBdr>
                    <w:top w:val="single" w:sz="2" w:space="0" w:color="D9D9E3"/>
                    <w:left w:val="single" w:sz="2" w:space="0" w:color="D9D9E3"/>
                    <w:bottom w:val="single" w:sz="2" w:space="0" w:color="D9D9E3"/>
                    <w:right w:val="single" w:sz="2" w:space="0" w:color="D9D9E3"/>
                  </w:divBdr>
                  <w:divsChild>
                    <w:div w:id="290592737">
                      <w:marLeft w:val="0"/>
                      <w:marRight w:val="0"/>
                      <w:marTop w:val="0"/>
                      <w:marBottom w:val="0"/>
                      <w:divBdr>
                        <w:top w:val="single" w:sz="2" w:space="0" w:color="D9D9E3"/>
                        <w:left w:val="single" w:sz="2" w:space="0" w:color="D9D9E3"/>
                        <w:bottom w:val="single" w:sz="2" w:space="0" w:color="D9D9E3"/>
                        <w:right w:val="single" w:sz="2" w:space="0" w:color="D9D9E3"/>
                      </w:divBdr>
                      <w:divsChild>
                        <w:div w:id="801389973">
                          <w:marLeft w:val="0"/>
                          <w:marRight w:val="0"/>
                          <w:marTop w:val="0"/>
                          <w:marBottom w:val="0"/>
                          <w:divBdr>
                            <w:top w:val="single" w:sz="2" w:space="0" w:color="auto"/>
                            <w:left w:val="single" w:sz="2" w:space="0" w:color="auto"/>
                            <w:bottom w:val="single" w:sz="6" w:space="0" w:color="auto"/>
                            <w:right w:val="single" w:sz="2" w:space="0" w:color="auto"/>
                          </w:divBdr>
                          <w:divsChild>
                            <w:div w:id="105168611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907695">
                                  <w:marLeft w:val="0"/>
                                  <w:marRight w:val="0"/>
                                  <w:marTop w:val="0"/>
                                  <w:marBottom w:val="0"/>
                                  <w:divBdr>
                                    <w:top w:val="single" w:sz="2" w:space="0" w:color="D9D9E3"/>
                                    <w:left w:val="single" w:sz="2" w:space="0" w:color="D9D9E3"/>
                                    <w:bottom w:val="single" w:sz="2" w:space="0" w:color="D9D9E3"/>
                                    <w:right w:val="single" w:sz="2" w:space="0" w:color="D9D9E3"/>
                                  </w:divBdr>
                                  <w:divsChild>
                                    <w:div w:id="1719089561">
                                      <w:marLeft w:val="0"/>
                                      <w:marRight w:val="0"/>
                                      <w:marTop w:val="0"/>
                                      <w:marBottom w:val="0"/>
                                      <w:divBdr>
                                        <w:top w:val="single" w:sz="2" w:space="0" w:color="D9D9E3"/>
                                        <w:left w:val="single" w:sz="2" w:space="0" w:color="D9D9E3"/>
                                        <w:bottom w:val="single" w:sz="2" w:space="0" w:color="D9D9E3"/>
                                        <w:right w:val="single" w:sz="2" w:space="0" w:color="D9D9E3"/>
                                      </w:divBdr>
                                      <w:divsChild>
                                        <w:div w:id="1056900502">
                                          <w:marLeft w:val="0"/>
                                          <w:marRight w:val="0"/>
                                          <w:marTop w:val="0"/>
                                          <w:marBottom w:val="0"/>
                                          <w:divBdr>
                                            <w:top w:val="single" w:sz="2" w:space="0" w:color="D9D9E3"/>
                                            <w:left w:val="single" w:sz="2" w:space="0" w:color="D9D9E3"/>
                                            <w:bottom w:val="single" w:sz="2" w:space="0" w:color="D9D9E3"/>
                                            <w:right w:val="single" w:sz="2" w:space="0" w:color="D9D9E3"/>
                                          </w:divBdr>
                                          <w:divsChild>
                                            <w:div w:id="1409228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2425970">
          <w:marLeft w:val="0"/>
          <w:marRight w:val="0"/>
          <w:marTop w:val="0"/>
          <w:marBottom w:val="0"/>
          <w:divBdr>
            <w:top w:val="none" w:sz="0" w:space="0" w:color="auto"/>
            <w:left w:val="none" w:sz="0" w:space="0" w:color="auto"/>
            <w:bottom w:val="none" w:sz="0" w:space="0" w:color="auto"/>
            <w:right w:val="none" w:sz="0" w:space="0" w:color="auto"/>
          </w:divBdr>
        </w:div>
      </w:divsChild>
    </w:div>
    <w:div w:id="419723087">
      <w:bodyDiv w:val="1"/>
      <w:marLeft w:val="0"/>
      <w:marRight w:val="0"/>
      <w:marTop w:val="0"/>
      <w:marBottom w:val="0"/>
      <w:divBdr>
        <w:top w:val="none" w:sz="0" w:space="0" w:color="auto"/>
        <w:left w:val="none" w:sz="0" w:space="0" w:color="auto"/>
        <w:bottom w:val="none" w:sz="0" w:space="0" w:color="auto"/>
        <w:right w:val="none" w:sz="0" w:space="0" w:color="auto"/>
      </w:divBdr>
    </w:div>
    <w:div w:id="434598807">
      <w:bodyDiv w:val="1"/>
      <w:marLeft w:val="0"/>
      <w:marRight w:val="0"/>
      <w:marTop w:val="0"/>
      <w:marBottom w:val="0"/>
      <w:divBdr>
        <w:top w:val="none" w:sz="0" w:space="0" w:color="auto"/>
        <w:left w:val="none" w:sz="0" w:space="0" w:color="auto"/>
        <w:bottom w:val="none" w:sz="0" w:space="0" w:color="auto"/>
        <w:right w:val="none" w:sz="0" w:space="0" w:color="auto"/>
      </w:divBdr>
    </w:div>
    <w:div w:id="485435333">
      <w:bodyDiv w:val="1"/>
      <w:marLeft w:val="0"/>
      <w:marRight w:val="0"/>
      <w:marTop w:val="0"/>
      <w:marBottom w:val="0"/>
      <w:divBdr>
        <w:top w:val="none" w:sz="0" w:space="0" w:color="auto"/>
        <w:left w:val="none" w:sz="0" w:space="0" w:color="auto"/>
        <w:bottom w:val="none" w:sz="0" w:space="0" w:color="auto"/>
        <w:right w:val="none" w:sz="0" w:space="0" w:color="auto"/>
      </w:divBdr>
    </w:div>
    <w:div w:id="495995186">
      <w:bodyDiv w:val="1"/>
      <w:marLeft w:val="0"/>
      <w:marRight w:val="0"/>
      <w:marTop w:val="0"/>
      <w:marBottom w:val="0"/>
      <w:divBdr>
        <w:top w:val="none" w:sz="0" w:space="0" w:color="auto"/>
        <w:left w:val="none" w:sz="0" w:space="0" w:color="auto"/>
        <w:bottom w:val="none" w:sz="0" w:space="0" w:color="auto"/>
        <w:right w:val="none" w:sz="0" w:space="0" w:color="auto"/>
      </w:divBdr>
    </w:div>
    <w:div w:id="538517111">
      <w:bodyDiv w:val="1"/>
      <w:marLeft w:val="0"/>
      <w:marRight w:val="0"/>
      <w:marTop w:val="0"/>
      <w:marBottom w:val="0"/>
      <w:divBdr>
        <w:top w:val="none" w:sz="0" w:space="0" w:color="auto"/>
        <w:left w:val="none" w:sz="0" w:space="0" w:color="auto"/>
        <w:bottom w:val="none" w:sz="0" w:space="0" w:color="auto"/>
        <w:right w:val="none" w:sz="0" w:space="0" w:color="auto"/>
      </w:divBdr>
      <w:divsChild>
        <w:div w:id="616523307">
          <w:marLeft w:val="0"/>
          <w:marRight w:val="0"/>
          <w:marTop w:val="0"/>
          <w:marBottom w:val="0"/>
          <w:divBdr>
            <w:top w:val="none" w:sz="0" w:space="0" w:color="auto"/>
            <w:left w:val="none" w:sz="0" w:space="0" w:color="auto"/>
            <w:bottom w:val="none" w:sz="0" w:space="0" w:color="auto"/>
            <w:right w:val="none" w:sz="0" w:space="0" w:color="auto"/>
          </w:divBdr>
          <w:divsChild>
            <w:div w:id="1774084200">
              <w:marLeft w:val="0"/>
              <w:marRight w:val="0"/>
              <w:marTop w:val="0"/>
              <w:marBottom w:val="0"/>
              <w:divBdr>
                <w:top w:val="none" w:sz="0" w:space="0" w:color="auto"/>
                <w:left w:val="none" w:sz="0" w:space="0" w:color="auto"/>
                <w:bottom w:val="none" w:sz="0" w:space="0" w:color="auto"/>
                <w:right w:val="none" w:sz="0" w:space="0" w:color="auto"/>
              </w:divBdr>
              <w:divsChild>
                <w:div w:id="791443994">
                  <w:marLeft w:val="0"/>
                  <w:marRight w:val="0"/>
                  <w:marTop w:val="0"/>
                  <w:marBottom w:val="0"/>
                  <w:divBdr>
                    <w:top w:val="none" w:sz="0" w:space="0" w:color="auto"/>
                    <w:left w:val="none" w:sz="0" w:space="0" w:color="auto"/>
                    <w:bottom w:val="none" w:sz="0" w:space="0" w:color="auto"/>
                    <w:right w:val="none" w:sz="0" w:space="0" w:color="auto"/>
                  </w:divBdr>
                  <w:divsChild>
                    <w:div w:id="1422989095">
                      <w:marLeft w:val="0"/>
                      <w:marRight w:val="0"/>
                      <w:marTop w:val="0"/>
                      <w:marBottom w:val="0"/>
                      <w:divBdr>
                        <w:top w:val="none" w:sz="0" w:space="0" w:color="auto"/>
                        <w:left w:val="none" w:sz="0" w:space="0" w:color="auto"/>
                        <w:bottom w:val="none" w:sz="0" w:space="0" w:color="auto"/>
                        <w:right w:val="none" w:sz="0" w:space="0" w:color="auto"/>
                      </w:divBdr>
                      <w:divsChild>
                        <w:div w:id="304315610">
                          <w:marLeft w:val="0"/>
                          <w:marRight w:val="0"/>
                          <w:marTop w:val="0"/>
                          <w:marBottom w:val="0"/>
                          <w:divBdr>
                            <w:top w:val="none" w:sz="0" w:space="0" w:color="auto"/>
                            <w:left w:val="none" w:sz="0" w:space="0" w:color="auto"/>
                            <w:bottom w:val="none" w:sz="0" w:space="0" w:color="auto"/>
                            <w:right w:val="none" w:sz="0" w:space="0" w:color="auto"/>
                          </w:divBdr>
                          <w:divsChild>
                            <w:div w:id="451871217">
                              <w:marLeft w:val="0"/>
                              <w:marRight w:val="0"/>
                              <w:marTop w:val="0"/>
                              <w:marBottom w:val="0"/>
                              <w:divBdr>
                                <w:top w:val="none" w:sz="0" w:space="0" w:color="auto"/>
                                <w:left w:val="none" w:sz="0" w:space="0" w:color="auto"/>
                                <w:bottom w:val="none" w:sz="0" w:space="0" w:color="auto"/>
                                <w:right w:val="none" w:sz="0" w:space="0" w:color="auto"/>
                              </w:divBdr>
                              <w:divsChild>
                                <w:div w:id="203059886">
                                  <w:marLeft w:val="0"/>
                                  <w:marRight w:val="0"/>
                                  <w:marTop w:val="0"/>
                                  <w:marBottom w:val="0"/>
                                  <w:divBdr>
                                    <w:top w:val="none" w:sz="0" w:space="0" w:color="auto"/>
                                    <w:left w:val="none" w:sz="0" w:space="0" w:color="auto"/>
                                    <w:bottom w:val="none" w:sz="0" w:space="0" w:color="auto"/>
                                    <w:right w:val="none" w:sz="0" w:space="0" w:color="auto"/>
                                  </w:divBdr>
                                  <w:divsChild>
                                    <w:div w:id="368536107">
                                      <w:marLeft w:val="0"/>
                                      <w:marRight w:val="0"/>
                                      <w:marTop w:val="0"/>
                                      <w:marBottom w:val="0"/>
                                      <w:divBdr>
                                        <w:top w:val="none" w:sz="0" w:space="0" w:color="auto"/>
                                        <w:left w:val="none" w:sz="0" w:space="0" w:color="auto"/>
                                        <w:bottom w:val="none" w:sz="0" w:space="0" w:color="auto"/>
                                        <w:right w:val="none" w:sz="0" w:space="0" w:color="auto"/>
                                      </w:divBdr>
                                      <w:divsChild>
                                        <w:div w:id="1956861672">
                                          <w:marLeft w:val="0"/>
                                          <w:marRight w:val="0"/>
                                          <w:marTop w:val="0"/>
                                          <w:marBottom w:val="0"/>
                                          <w:divBdr>
                                            <w:top w:val="none" w:sz="0" w:space="0" w:color="auto"/>
                                            <w:left w:val="none" w:sz="0" w:space="0" w:color="auto"/>
                                            <w:bottom w:val="none" w:sz="0" w:space="0" w:color="auto"/>
                                            <w:right w:val="none" w:sz="0" w:space="0" w:color="auto"/>
                                          </w:divBdr>
                                          <w:divsChild>
                                            <w:div w:id="20556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9786025">
      <w:bodyDiv w:val="1"/>
      <w:marLeft w:val="0"/>
      <w:marRight w:val="0"/>
      <w:marTop w:val="0"/>
      <w:marBottom w:val="0"/>
      <w:divBdr>
        <w:top w:val="none" w:sz="0" w:space="0" w:color="auto"/>
        <w:left w:val="none" w:sz="0" w:space="0" w:color="auto"/>
        <w:bottom w:val="none" w:sz="0" w:space="0" w:color="auto"/>
        <w:right w:val="none" w:sz="0" w:space="0" w:color="auto"/>
      </w:divBdr>
    </w:div>
    <w:div w:id="608395600">
      <w:bodyDiv w:val="1"/>
      <w:marLeft w:val="0"/>
      <w:marRight w:val="0"/>
      <w:marTop w:val="0"/>
      <w:marBottom w:val="0"/>
      <w:divBdr>
        <w:top w:val="none" w:sz="0" w:space="0" w:color="auto"/>
        <w:left w:val="none" w:sz="0" w:space="0" w:color="auto"/>
        <w:bottom w:val="none" w:sz="0" w:space="0" w:color="auto"/>
        <w:right w:val="none" w:sz="0" w:space="0" w:color="auto"/>
      </w:divBdr>
    </w:div>
    <w:div w:id="666788124">
      <w:bodyDiv w:val="1"/>
      <w:marLeft w:val="0"/>
      <w:marRight w:val="0"/>
      <w:marTop w:val="0"/>
      <w:marBottom w:val="0"/>
      <w:divBdr>
        <w:top w:val="none" w:sz="0" w:space="0" w:color="auto"/>
        <w:left w:val="none" w:sz="0" w:space="0" w:color="auto"/>
        <w:bottom w:val="none" w:sz="0" w:space="0" w:color="auto"/>
        <w:right w:val="none" w:sz="0" w:space="0" w:color="auto"/>
      </w:divBdr>
      <w:divsChild>
        <w:div w:id="153879039">
          <w:marLeft w:val="0"/>
          <w:marRight w:val="0"/>
          <w:marTop w:val="0"/>
          <w:marBottom w:val="0"/>
          <w:divBdr>
            <w:top w:val="none" w:sz="0" w:space="0" w:color="auto"/>
            <w:left w:val="none" w:sz="0" w:space="0" w:color="auto"/>
            <w:bottom w:val="none" w:sz="0" w:space="0" w:color="auto"/>
            <w:right w:val="none" w:sz="0" w:space="0" w:color="auto"/>
          </w:divBdr>
        </w:div>
        <w:div w:id="2087219235">
          <w:marLeft w:val="0"/>
          <w:marRight w:val="0"/>
          <w:marTop w:val="0"/>
          <w:marBottom w:val="0"/>
          <w:divBdr>
            <w:top w:val="single" w:sz="2" w:space="0" w:color="D9D9E3"/>
            <w:left w:val="single" w:sz="2" w:space="0" w:color="D9D9E3"/>
            <w:bottom w:val="single" w:sz="2" w:space="0" w:color="D9D9E3"/>
            <w:right w:val="single" w:sz="2" w:space="0" w:color="D9D9E3"/>
          </w:divBdr>
          <w:divsChild>
            <w:div w:id="468131468">
              <w:marLeft w:val="0"/>
              <w:marRight w:val="0"/>
              <w:marTop w:val="0"/>
              <w:marBottom w:val="0"/>
              <w:divBdr>
                <w:top w:val="single" w:sz="2" w:space="0" w:color="D9D9E3"/>
                <w:left w:val="single" w:sz="2" w:space="0" w:color="D9D9E3"/>
                <w:bottom w:val="single" w:sz="2" w:space="0" w:color="D9D9E3"/>
                <w:right w:val="single" w:sz="2" w:space="0" w:color="D9D9E3"/>
              </w:divBdr>
              <w:divsChild>
                <w:div w:id="104885276">
                  <w:marLeft w:val="0"/>
                  <w:marRight w:val="0"/>
                  <w:marTop w:val="0"/>
                  <w:marBottom w:val="0"/>
                  <w:divBdr>
                    <w:top w:val="single" w:sz="2" w:space="0" w:color="D9D9E3"/>
                    <w:left w:val="single" w:sz="2" w:space="0" w:color="D9D9E3"/>
                    <w:bottom w:val="single" w:sz="2" w:space="0" w:color="D9D9E3"/>
                    <w:right w:val="single" w:sz="2" w:space="0" w:color="D9D9E3"/>
                  </w:divBdr>
                  <w:divsChild>
                    <w:div w:id="218563501">
                      <w:marLeft w:val="0"/>
                      <w:marRight w:val="0"/>
                      <w:marTop w:val="0"/>
                      <w:marBottom w:val="0"/>
                      <w:divBdr>
                        <w:top w:val="single" w:sz="2" w:space="0" w:color="D9D9E3"/>
                        <w:left w:val="single" w:sz="2" w:space="0" w:color="D9D9E3"/>
                        <w:bottom w:val="single" w:sz="2" w:space="0" w:color="D9D9E3"/>
                        <w:right w:val="single" w:sz="2" w:space="0" w:color="D9D9E3"/>
                      </w:divBdr>
                      <w:divsChild>
                        <w:div w:id="1665746579">
                          <w:marLeft w:val="0"/>
                          <w:marRight w:val="0"/>
                          <w:marTop w:val="0"/>
                          <w:marBottom w:val="0"/>
                          <w:divBdr>
                            <w:top w:val="single" w:sz="2" w:space="0" w:color="auto"/>
                            <w:left w:val="single" w:sz="2" w:space="0" w:color="auto"/>
                            <w:bottom w:val="single" w:sz="6" w:space="0" w:color="auto"/>
                            <w:right w:val="single" w:sz="2" w:space="0" w:color="auto"/>
                          </w:divBdr>
                          <w:divsChild>
                            <w:div w:id="2002811835">
                              <w:marLeft w:val="0"/>
                              <w:marRight w:val="0"/>
                              <w:marTop w:val="100"/>
                              <w:marBottom w:val="100"/>
                              <w:divBdr>
                                <w:top w:val="single" w:sz="2" w:space="0" w:color="D9D9E3"/>
                                <w:left w:val="single" w:sz="2" w:space="0" w:color="D9D9E3"/>
                                <w:bottom w:val="single" w:sz="2" w:space="0" w:color="D9D9E3"/>
                                <w:right w:val="single" w:sz="2" w:space="0" w:color="D9D9E3"/>
                              </w:divBdr>
                              <w:divsChild>
                                <w:div w:id="877161936">
                                  <w:marLeft w:val="0"/>
                                  <w:marRight w:val="0"/>
                                  <w:marTop w:val="0"/>
                                  <w:marBottom w:val="0"/>
                                  <w:divBdr>
                                    <w:top w:val="single" w:sz="2" w:space="0" w:color="D9D9E3"/>
                                    <w:left w:val="single" w:sz="2" w:space="0" w:color="D9D9E3"/>
                                    <w:bottom w:val="single" w:sz="2" w:space="0" w:color="D9D9E3"/>
                                    <w:right w:val="single" w:sz="2" w:space="0" w:color="D9D9E3"/>
                                  </w:divBdr>
                                  <w:divsChild>
                                    <w:div w:id="850996202">
                                      <w:marLeft w:val="0"/>
                                      <w:marRight w:val="0"/>
                                      <w:marTop w:val="0"/>
                                      <w:marBottom w:val="0"/>
                                      <w:divBdr>
                                        <w:top w:val="single" w:sz="2" w:space="0" w:color="D9D9E3"/>
                                        <w:left w:val="single" w:sz="2" w:space="0" w:color="D9D9E3"/>
                                        <w:bottom w:val="single" w:sz="2" w:space="0" w:color="D9D9E3"/>
                                        <w:right w:val="single" w:sz="2" w:space="0" w:color="D9D9E3"/>
                                      </w:divBdr>
                                      <w:divsChild>
                                        <w:div w:id="585264947">
                                          <w:marLeft w:val="0"/>
                                          <w:marRight w:val="0"/>
                                          <w:marTop w:val="0"/>
                                          <w:marBottom w:val="0"/>
                                          <w:divBdr>
                                            <w:top w:val="single" w:sz="2" w:space="0" w:color="D9D9E3"/>
                                            <w:left w:val="single" w:sz="2" w:space="0" w:color="D9D9E3"/>
                                            <w:bottom w:val="single" w:sz="2" w:space="0" w:color="D9D9E3"/>
                                            <w:right w:val="single" w:sz="2" w:space="0" w:color="D9D9E3"/>
                                          </w:divBdr>
                                          <w:divsChild>
                                            <w:div w:id="186174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48887195">
      <w:bodyDiv w:val="1"/>
      <w:marLeft w:val="0"/>
      <w:marRight w:val="0"/>
      <w:marTop w:val="0"/>
      <w:marBottom w:val="0"/>
      <w:divBdr>
        <w:top w:val="none" w:sz="0" w:space="0" w:color="auto"/>
        <w:left w:val="none" w:sz="0" w:space="0" w:color="auto"/>
        <w:bottom w:val="none" w:sz="0" w:space="0" w:color="auto"/>
        <w:right w:val="none" w:sz="0" w:space="0" w:color="auto"/>
      </w:divBdr>
    </w:div>
    <w:div w:id="764692782">
      <w:bodyDiv w:val="1"/>
      <w:marLeft w:val="0"/>
      <w:marRight w:val="0"/>
      <w:marTop w:val="0"/>
      <w:marBottom w:val="0"/>
      <w:divBdr>
        <w:top w:val="none" w:sz="0" w:space="0" w:color="auto"/>
        <w:left w:val="none" w:sz="0" w:space="0" w:color="auto"/>
        <w:bottom w:val="none" w:sz="0" w:space="0" w:color="auto"/>
        <w:right w:val="none" w:sz="0" w:space="0" w:color="auto"/>
      </w:divBdr>
      <w:divsChild>
        <w:div w:id="571086840">
          <w:marLeft w:val="0"/>
          <w:marRight w:val="0"/>
          <w:marTop w:val="0"/>
          <w:marBottom w:val="0"/>
          <w:divBdr>
            <w:top w:val="none" w:sz="0" w:space="0" w:color="auto"/>
            <w:left w:val="none" w:sz="0" w:space="0" w:color="auto"/>
            <w:bottom w:val="none" w:sz="0" w:space="0" w:color="auto"/>
            <w:right w:val="none" w:sz="0" w:space="0" w:color="auto"/>
          </w:divBdr>
        </w:div>
        <w:div w:id="604701376">
          <w:marLeft w:val="0"/>
          <w:marRight w:val="0"/>
          <w:marTop w:val="0"/>
          <w:marBottom w:val="0"/>
          <w:divBdr>
            <w:top w:val="none" w:sz="0" w:space="0" w:color="auto"/>
            <w:left w:val="none" w:sz="0" w:space="0" w:color="auto"/>
            <w:bottom w:val="none" w:sz="0" w:space="0" w:color="auto"/>
            <w:right w:val="none" w:sz="0" w:space="0" w:color="auto"/>
          </w:divBdr>
        </w:div>
        <w:div w:id="614144300">
          <w:marLeft w:val="0"/>
          <w:marRight w:val="0"/>
          <w:marTop w:val="0"/>
          <w:marBottom w:val="0"/>
          <w:divBdr>
            <w:top w:val="none" w:sz="0" w:space="0" w:color="auto"/>
            <w:left w:val="none" w:sz="0" w:space="0" w:color="auto"/>
            <w:bottom w:val="none" w:sz="0" w:space="0" w:color="auto"/>
            <w:right w:val="none" w:sz="0" w:space="0" w:color="auto"/>
          </w:divBdr>
        </w:div>
        <w:div w:id="629365908">
          <w:marLeft w:val="0"/>
          <w:marRight w:val="0"/>
          <w:marTop w:val="0"/>
          <w:marBottom w:val="0"/>
          <w:divBdr>
            <w:top w:val="none" w:sz="0" w:space="0" w:color="auto"/>
            <w:left w:val="none" w:sz="0" w:space="0" w:color="auto"/>
            <w:bottom w:val="none" w:sz="0" w:space="0" w:color="auto"/>
            <w:right w:val="none" w:sz="0" w:space="0" w:color="auto"/>
          </w:divBdr>
        </w:div>
        <w:div w:id="757946776">
          <w:marLeft w:val="0"/>
          <w:marRight w:val="0"/>
          <w:marTop w:val="0"/>
          <w:marBottom w:val="0"/>
          <w:divBdr>
            <w:top w:val="none" w:sz="0" w:space="0" w:color="auto"/>
            <w:left w:val="none" w:sz="0" w:space="0" w:color="auto"/>
            <w:bottom w:val="none" w:sz="0" w:space="0" w:color="auto"/>
            <w:right w:val="none" w:sz="0" w:space="0" w:color="auto"/>
          </w:divBdr>
        </w:div>
        <w:div w:id="1047685809">
          <w:marLeft w:val="0"/>
          <w:marRight w:val="0"/>
          <w:marTop w:val="0"/>
          <w:marBottom w:val="0"/>
          <w:divBdr>
            <w:top w:val="none" w:sz="0" w:space="0" w:color="auto"/>
            <w:left w:val="none" w:sz="0" w:space="0" w:color="auto"/>
            <w:bottom w:val="none" w:sz="0" w:space="0" w:color="auto"/>
            <w:right w:val="none" w:sz="0" w:space="0" w:color="auto"/>
          </w:divBdr>
        </w:div>
        <w:div w:id="1047801051">
          <w:marLeft w:val="0"/>
          <w:marRight w:val="0"/>
          <w:marTop w:val="0"/>
          <w:marBottom w:val="0"/>
          <w:divBdr>
            <w:top w:val="none" w:sz="0" w:space="0" w:color="auto"/>
            <w:left w:val="none" w:sz="0" w:space="0" w:color="auto"/>
            <w:bottom w:val="none" w:sz="0" w:space="0" w:color="auto"/>
            <w:right w:val="none" w:sz="0" w:space="0" w:color="auto"/>
          </w:divBdr>
        </w:div>
        <w:div w:id="1343124361">
          <w:marLeft w:val="0"/>
          <w:marRight w:val="0"/>
          <w:marTop w:val="0"/>
          <w:marBottom w:val="0"/>
          <w:divBdr>
            <w:top w:val="none" w:sz="0" w:space="0" w:color="auto"/>
            <w:left w:val="none" w:sz="0" w:space="0" w:color="auto"/>
            <w:bottom w:val="none" w:sz="0" w:space="0" w:color="auto"/>
            <w:right w:val="none" w:sz="0" w:space="0" w:color="auto"/>
          </w:divBdr>
        </w:div>
        <w:div w:id="1534876513">
          <w:marLeft w:val="0"/>
          <w:marRight w:val="0"/>
          <w:marTop w:val="0"/>
          <w:marBottom w:val="0"/>
          <w:divBdr>
            <w:top w:val="none" w:sz="0" w:space="0" w:color="auto"/>
            <w:left w:val="none" w:sz="0" w:space="0" w:color="auto"/>
            <w:bottom w:val="none" w:sz="0" w:space="0" w:color="auto"/>
            <w:right w:val="none" w:sz="0" w:space="0" w:color="auto"/>
          </w:divBdr>
        </w:div>
        <w:div w:id="1730884929">
          <w:marLeft w:val="0"/>
          <w:marRight w:val="0"/>
          <w:marTop w:val="0"/>
          <w:marBottom w:val="0"/>
          <w:divBdr>
            <w:top w:val="none" w:sz="0" w:space="0" w:color="auto"/>
            <w:left w:val="none" w:sz="0" w:space="0" w:color="auto"/>
            <w:bottom w:val="none" w:sz="0" w:space="0" w:color="auto"/>
            <w:right w:val="none" w:sz="0" w:space="0" w:color="auto"/>
          </w:divBdr>
        </w:div>
        <w:div w:id="1797867843">
          <w:marLeft w:val="0"/>
          <w:marRight w:val="0"/>
          <w:marTop w:val="0"/>
          <w:marBottom w:val="0"/>
          <w:divBdr>
            <w:top w:val="none" w:sz="0" w:space="0" w:color="auto"/>
            <w:left w:val="none" w:sz="0" w:space="0" w:color="auto"/>
            <w:bottom w:val="none" w:sz="0" w:space="0" w:color="auto"/>
            <w:right w:val="none" w:sz="0" w:space="0" w:color="auto"/>
          </w:divBdr>
        </w:div>
        <w:div w:id="2054501938">
          <w:marLeft w:val="0"/>
          <w:marRight w:val="0"/>
          <w:marTop w:val="0"/>
          <w:marBottom w:val="0"/>
          <w:divBdr>
            <w:top w:val="none" w:sz="0" w:space="0" w:color="auto"/>
            <w:left w:val="none" w:sz="0" w:space="0" w:color="auto"/>
            <w:bottom w:val="none" w:sz="0" w:space="0" w:color="auto"/>
            <w:right w:val="none" w:sz="0" w:space="0" w:color="auto"/>
          </w:divBdr>
        </w:div>
        <w:div w:id="2122874628">
          <w:marLeft w:val="0"/>
          <w:marRight w:val="0"/>
          <w:marTop w:val="0"/>
          <w:marBottom w:val="0"/>
          <w:divBdr>
            <w:top w:val="none" w:sz="0" w:space="0" w:color="auto"/>
            <w:left w:val="none" w:sz="0" w:space="0" w:color="auto"/>
            <w:bottom w:val="none" w:sz="0" w:space="0" w:color="auto"/>
            <w:right w:val="none" w:sz="0" w:space="0" w:color="auto"/>
          </w:divBdr>
        </w:div>
      </w:divsChild>
    </w:div>
    <w:div w:id="836766085">
      <w:bodyDiv w:val="1"/>
      <w:marLeft w:val="0"/>
      <w:marRight w:val="0"/>
      <w:marTop w:val="0"/>
      <w:marBottom w:val="0"/>
      <w:divBdr>
        <w:top w:val="none" w:sz="0" w:space="0" w:color="auto"/>
        <w:left w:val="none" w:sz="0" w:space="0" w:color="auto"/>
        <w:bottom w:val="none" w:sz="0" w:space="0" w:color="auto"/>
        <w:right w:val="none" w:sz="0" w:space="0" w:color="auto"/>
      </w:divBdr>
      <w:divsChild>
        <w:div w:id="1521580228">
          <w:marLeft w:val="0"/>
          <w:marRight w:val="0"/>
          <w:marTop w:val="0"/>
          <w:marBottom w:val="0"/>
          <w:divBdr>
            <w:top w:val="single" w:sz="2" w:space="0" w:color="D9D9E3"/>
            <w:left w:val="single" w:sz="2" w:space="0" w:color="D9D9E3"/>
            <w:bottom w:val="single" w:sz="2" w:space="0" w:color="D9D9E3"/>
            <w:right w:val="single" w:sz="2" w:space="0" w:color="D9D9E3"/>
          </w:divBdr>
          <w:divsChild>
            <w:div w:id="1250430295">
              <w:marLeft w:val="0"/>
              <w:marRight w:val="0"/>
              <w:marTop w:val="0"/>
              <w:marBottom w:val="0"/>
              <w:divBdr>
                <w:top w:val="single" w:sz="2" w:space="0" w:color="D9D9E3"/>
                <w:left w:val="single" w:sz="2" w:space="0" w:color="D9D9E3"/>
                <w:bottom w:val="single" w:sz="2" w:space="0" w:color="D9D9E3"/>
                <w:right w:val="single" w:sz="2" w:space="0" w:color="D9D9E3"/>
              </w:divBdr>
              <w:divsChild>
                <w:div w:id="545990093">
                  <w:marLeft w:val="0"/>
                  <w:marRight w:val="0"/>
                  <w:marTop w:val="0"/>
                  <w:marBottom w:val="0"/>
                  <w:divBdr>
                    <w:top w:val="single" w:sz="2" w:space="0" w:color="D9D9E3"/>
                    <w:left w:val="single" w:sz="2" w:space="0" w:color="D9D9E3"/>
                    <w:bottom w:val="single" w:sz="2" w:space="0" w:color="D9D9E3"/>
                    <w:right w:val="single" w:sz="2" w:space="0" w:color="D9D9E3"/>
                  </w:divBdr>
                  <w:divsChild>
                    <w:div w:id="711999363">
                      <w:marLeft w:val="0"/>
                      <w:marRight w:val="0"/>
                      <w:marTop w:val="0"/>
                      <w:marBottom w:val="0"/>
                      <w:divBdr>
                        <w:top w:val="single" w:sz="2" w:space="0" w:color="D9D9E3"/>
                        <w:left w:val="single" w:sz="2" w:space="0" w:color="D9D9E3"/>
                        <w:bottom w:val="single" w:sz="2" w:space="0" w:color="D9D9E3"/>
                        <w:right w:val="single" w:sz="2" w:space="0" w:color="D9D9E3"/>
                      </w:divBdr>
                      <w:divsChild>
                        <w:div w:id="1104811871">
                          <w:marLeft w:val="0"/>
                          <w:marRight w:val="0"/>
                          <w:marTop w:val="0"/>
                          <w:marBottom w:val="0"/>
                          <w:divBdr>
                            <w:top w:val="single" w:sz="2" w:space="0" w:color="auto"/>
                            <w:left w:val="single" w:sz="2" w:space="0" w:color="auto"/>
                            <w:bottom w:val="single" w:sz="6" w:space="0" w:color="auto"/>
                            <w:right w:val="single" w:sz="2" w:space="0" w:color="auto"/>
                          </w:divBdr>
                          <w:divsChild>
                            <w:div w:id="1411081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3687981">
                                  <w:marLeft w:val="0"/>
                                  <w:marRight w:val="0"/>
                                  <w:marTop w:val="0"/>
                                  <w:marBottom w:val="0"/>
                                  <w:divBdr>
                                    <w:top w:val="single" w:sz="2" w:space="0" w:color="D9D9E3"/>
                                    <w:left w:val="single" w:sz="2" w:space="0" w:color="D9D9E3"/>
                                    <w:bottom w:val="single" w:sz="2" w:space="0" w:color="D9D9E3"/>
                                    <w:right w:val="single" w:sz="2" w:space="0" w:color="D9D9E3"/>
                                  </w:divBdr>
                                  <w:divsChild>
                                    <w:div w:id="2127381658">
                                      <w:marLeft w:val="0"/>
                                      <w:marRight w:val="0"/>
                                      <w:marTop w:val="0"/>
                                      <w:marBottom w:val="0"/>
                                      <w:divBdr>
                                        <w:top w:val="single" w:sz="2" w:space="0" w:color="D9D9E3"/>
                                        <w:left w:val="single" w:sz="2" w:space="0" w:color="D9D9E3"/>
                                        <w:bottom w:val="single" w:sz="2" w:space="0" w:color="D9D9E3"/>
                                        <w:right w:val="single" w:sz="2" w:space="0" w:color="D9D9E3"/>
                                      </w:divBdr>
                                      <w:divsChild>
                                        <w:div w:id="1077940172">
                                          <w:marLeft w:val="0"/>
                                          <w:marRight w:val="0"/>
                                          <w:marTop w:val="0"/>
                                          <w:marBottom w:val="0"/>
                                          <w:divBdr>
                                            <w:top w:val="single" w:sz="2" w:space="0" w:color="D9D9E3"/>
                                            <w:left w:val="single" w:sz="2" w:space="0" w:color="D9D9E3"/>
                                            <w:bottom w:val="single" w:sz="2" w:space="0" w:color="D9D9E3"/>
                                            <w:right w:val="single" w:sz="2" w:space="0" w:color="D9D9E3"/>
                                          </w:divBdr>
                                          <w:divsChild>
                                            <w:div w:id="384643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8601498">
          <w:marLeft w:val="0"/>
          <w:marRight w:val="0"/>
          <w:marTop w:val="0"/>
          <w:marBottom w:val="0"/>
          <w:divBdr>
            <w:top w:val="none" w:sz="0" w:space="0" w:color="auto"/>
            <w:left w:val="none" w:sz="0" w:space="0" w:color="auto"/>
            <w:bottom w:val="none" w:sz="0" w:space="0" w:color="auto"/>
            <w:right w:val="none" w:sz="0" w:space="0" w:color="auto"/>
          </w:divBdr>
        </w:div>
      </w:divsChild>
    </w:div>
    <w:div w:id="940913999">
      <w:bodyDiv w:val="1"/>
      <w:marLeft w:val="0"/>
      <w:marRight w:val="0"/>
      <w:marTop w:val="0"/>
      <w:marBottom w:val="0"/>
      <w:divBdr>
        <w:top w:val="none" w:sz="0" w:space="0" w:color="auto"/>
        <w:left w:val="none" w:sz="0" w:space="0" w:color="auto"/>
        <w:bottom w:val="none" w:sz="0" w:space="0" w:color="auto"/>
        <w:right w:val="none" w:sz="0" w:space="0" w:color="auto"/>
      </w:divBdr>
      <w:divsChild>
        <w:div w:id="272054759">
          <w:marLeft w:val="0"/>
          <w:marRight w:val="0"/>
          <w:marTop w:val="0"/>
          <w:marBottom w:val="0"/>
          <w:divBdr>
            <w:top w:val="single" w:sz="2" w:space="0" w:color="D9D9E3"/>
            <w:left w:val="single" w:sz="2" w:space="0" w:color="D9D9E3"/>
            <w:bottom w:val="single" w:sz="2" w:space="0" w:color="D9D9E3"/>
            <w:right w:val="single" w:sz="2" w:space="0" w:color="D9D9E3"/>
          </w:divBdr>
          <w:divsChild>
            <w:div w:id="731464966">
              <w:marLeft w:val="0"/>
              <w:marRight w:val="0"/>
              <w:marTop w:val="0"/>
              <w:marBottom w:val="0"/>
              <w:divBdr>
                <w:top w:val="single" w:sz="2" w:space="0" w:color="D9D9E3"/>
                <w:left w:val="single" w:sz="2" w:space="0" w:color="D9D9E3"/>
                <w:bottom w:val="single" w:sz="2" w:space="0" w:color="D9D9E3"/>
                <w:right w:val="single" w:sz="2" w:space="0" w:color="D9D9E3"/>
              </w:divBdr>
              <w:divsChild>
                <w:div w:id="1681002244">
                  <w:marLeft w:val="0"/>
                  <w:marRight w:val="0"/>
                  <w:marTop w:val="0"/>
                  <w:marBottom w:val="0"/>
                  <w:divBdr>
                    <w:top w:val="single" w:sz="2" w:space="0" w:color="D9D9E3"/>
                    <w:left w:val="single" w:sz="2" w:space="0" w:color="D9D9E3"/>
                    <w:bottom w:val="single" w:sz="2" w:space="0" w:color="D9D9E3"/>
                    <w:right w:val="single" w:sz="2" w:space="0" w:color="D9D9E3"/>
                  </w:divBdr>
                  <w:divsChild>
                    <w:div w:id="1421875187">
                      <w:marLeft w:val="0"/>
                      <w:marRight w:val="0"/>
                      <w:marTop w:val="0"/>
                      <w:marBottom w:val="0"/>
                      <w:divBdr>
                        <w:top w:val="single" w:sz="2" w:space="0" w:color="D9D9E3"/>
                        <w:left w:val="single" w:sz="2" w:space="0" w:color="D9D9E3"/>
                        <w:bottom w:val="single" w:sz="2" w:space="0" w:color="D9D9E3"/>
                        <w:right w:val="single" w:sz="2" w:space="0" w:color="D9D9E3"/>
                      </w:divBdr>
                      <w:divsChild>
                        <w:div w:id="2056931495">
                          <w:marLeft w:val="0"/>
                          <w:marRight w:val="0"/>
                          <w:marTop w:val="0"/>
                          <w:marBottom w:val="0"/>
                          <w:divBdr>
                            <w:top w:val="single" w:sz="2" w:space="0" w:color="auto"/>
                            <w:left w:val="single" w:sz="2" w:space="0" w:color="auto"/>
                            <w:bottom w:val="single" w:sz="6" w:space="0" w:color="auto"/>
                            <w:right w:val="single" w:sz="2" w:space="0" w:color="auto"/>
                          </w:divBdr>
                          <w:divsChild>
                            <w:div w:id="3649108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46001302">
                                  <w:marLeft w:val="0"/>
                                  <w:marRight w:val="0"/>
                                  <w:marTop w:val="0"/>
                                  <w:marBottom w:val="0"/>
                                  <w:divBdr>
                                    <w:top w:val="single" w:sz="2" w:space="0" w:color="D9D9E3"/>
                                    <w:left w:val="single" w:sz="2" w:space="0" w:color="D9D9E3"/>
                                    <w:bottom w:val="single" w:sz="2" w:space="0" w:color="D9D9E3"/>
                                    <w:right w:val="single" w:sz="2" w:space="0" w:color="D9D9E3"/>
                                  </w:divBdr>
                                  <w:divsChild>
                                    <w:div w:id="131870112">
                                      <w:marLeft w:val="0"/>
                                      <w:marRight w:val="0"/>
                                      <w:marTop w:val="0"/>
                                      <w:marBottom w:val="0"/>
                                      <w:divBdr>
                                        <w:top w:val="single" w:sz="2" w:space="0" w:color="D9D9E3"/>
                                        <w:left w:val="single" w:sz="2" w:space="0" w:color="D9D9E3"/>
                                        <w:bottom w:val="single" w:sz="2" w:space="0" w:color="D9D9E3"/>
                                        <w:right w:val="single" w:sz="2" w:space="0" w:color="D9D9E3"/>
                                      </w:divBdr>
                                      <w:divsChild>
                                        <w:div w:id="1982880504">
                                          <w:marLeft w:val="0"/>
                                          <w:marRight w:val="0"/>
                                          <w:marTop w:val="0"/>
                                          <w:marBottom w:val="0"/>
                                          <w:divBdr>
                                            <w:top w:val="single" w:sz="2" w:space="0" w:color="D9D9E3"/>
                                            <w:left w:val="single" w:sz="2" w:space="0" w:color="D9D9E3"/>
                                            <w:bottom w:val="single" w:sz="2" w:space="0" w:color="D9D9E3"/>
                                            <w:right w:val="single" w:sz="2" w:space="0" w:color="D9D9E3"/>
                                          </w:divBdr>
                                          <w:divsChild>
                                            <w:div w:id="1851019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5052837">
          <w:marLeft w:val="0"/>
          <w:marRight w:val="0"/>
          <w:marTop w:val="0"/>
          <w:marBottom w:val="0"/>
          <w:divBdr>
            <w:top w:val="none" w:sz="0" w:space="0" w:color="auto"/>
            <w:left w:val="none" w:sz="0" w:space="0" w:color="auto"/>
            <w:bottom w:val="none" w:sz="0" w:space="0" w:color="auto"/>
            <w:right w:val="none" w:sz="0" w:space="0" w:color="auto"/>
          </w:divBdr>
          <w:divsChild>
            <w:div w:id="1395394833">
              <w:marLeft w:val="0"/>
              <w:marRight w:val="0"/>
              <w:marTop w:val="0"/>
              <w:marBottom w:val="0"/>
              <w:divBdr>
                <w:top w:val="single" w:sz="2" w:space="0" w:color="D9D9E3"/>
                <w:left w:val="single" w:sz="2" w:space="0" w:color="D9D9E3"/>
                <w:bottom w:val="single" w:sz="2" w:space="0" w:color="D9D9E3"/>
                <w:right w:val="single" w:sz="2" w:space="0" w:color="D9D9E3"/>
              </w:divBdr>
              <w:divsChild>
                <w:div w:id="166304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5192848">
      <w:bodyDiv w:val="1"/>
      <w:marLeft w:val="0"/>
      <w:marRight w:val="0"/>
      <w:marTop w:val="0"/>
      <w:marBottom w:val="0"/>
      <w:divBdr>
        <w:top w:val="none" w:sz="0" w:space="0" w:color="auto"/>
        <w:left w:val="none" w:sz="0" w:space="0" w:color="auto"/>
        <w:bottom w:val="none" w:sz="0" w:space="0" w:color="auto"/>
        <w:right w:val="none" w:sz="0" w:space="0" w:color="auto"/>
      </w:divBdr>
      <w:divsChild>
        <w:div w:id="934897239">
          <w:marLeft w:val="0"/>
          <w:marRight w:val="0"/>
          <w:marTop w:val="0"/>
          <w:marBottom w:val="0"/>
          <w:divBdr>
            <w:top w:val="none" w:sz="0" w:space="0" w:color="auto"/>
            <w:left w:val="none" w:sz="0" w:space="0" w:color="auto"/>
            <w:bottom w:val="none" w:sz="0" w:space="0" w:color="auto"/>
            <w:right w:val="none" w:sz="0" w:space="0" w:color="auto"/>
          </w:divBdr>
          <w:divsChild>
            <w:div w:id="1094395735">
              <w:marLeft w:val="0"/>
              <w:marRight w:val="0"/>
              <w:marTop w:val="0"/>
              <w:marBottom w:val="0"/>
              <w:divBdr>
                <w:top w:val="none" w:sz="0" w:space="0" w:color="auto"/>
                <w:left w:val="none" w:sz="0" w:space="0" w:color="auto"/>
                <w:bottom w:val="none" w:sz="0" w:space="0" w:color="auto"/>
                <w:right w:val="none" w:sz="0" w:space="0" w:color="auto"/>
              </w:divBdr>
              <w:divsChild>
                <w:div w:id="574050498">
                  <w:marLeft w:val="0"/>
                  <w:marRight w:val="0"/>
                  <w:marTop w:val="0"/>
                  <w:marBottom w:val="0"/>
                  <w:divBdr>
                    <w:top w:val="none" w:sz="0" w:space="0" w:color="auto"/>
                    <w:left w:val="none" w:sz="0" w:space="0" w:color="auto"/>
                    <w:bottom w:val="none" w:sz="0" w:space="0" w:color="auto"/>
                    <w:right w:val="none" w:sz="0" w:space="0" w:color="auto"/>
                  </w:divBdr>
                  <w:divsChild>
                    <w:div w:id="554857701">
                      <w:marLeft w:val="0"/>
                      <w:marRight w:val="0"/>
                      <w:marTop w:val="0"/>
                      <w:marBottom w:val="0"/>
                      <w:divBdr>
                        <w:top w:val="none" w:sz="0" w:space="0" w:color="auto"/>
                        <w:left w:val="none" w:sz="0" w:space="0" w:color="auto"/>
                        <w:bottom w:val="none" w:sz="0" w:space="0" w:color="auto"/>
                        <w:right w:val="none" w:sz="0" w:space="0" w:color="auto"/>
                      </w:divBdr>
                      <w:divsChild>
                        <w:div w:id="1087457980">
                          <w:marLeft w:val="0"/>
                          <w:marRight w:val="0"/>
                          <w:marTop w:val="0"/>
                          <w:marBottom w:val="0"/>
                          <w:divBdr>
                            <w:top w:val="none" w:sz="0" w:space="0" w:color="auto"/>
                            <w:left w:val="none" w:sz="0" w:space="0" w:color="auto"/>
                            <w:bottom w:val="none" w:sz="0" w:space="0" w:color="auto"/>
                            <w:right w:val="none" w:sz="0" w:space="0" w:color="auto"/>
                          </w:divBdr>
                          <w:divsChild>
                            <w:div w:id="384062421">
                              <w:marLeft w:val="0"/>
                              <w:marRight w:val="0"/>
                              <w:marTop w:val="0"/>
                              <w:marBottom w:val="0"/>
                              <w:divBdr>
                                <w:top w:val="none" w:sz="0" w:space="0" w:color="auto"/>
                                <w:left w:val="none" w:sz="0" w:space="0" w:color="auto"/>
                                <w:bottom w:val="none" w:sz="0" w:space="0" w:color="auto"/>
                                <w:right w:val="none" w:sz="0" w:space="0" w:color="auto"/>
                              </w:divBdr>
                              <w:divsChild>
                                <w:div w:id="675500612">
                                  <w:marLeft w:val="0"/>
                                  <w:marRight w:val="0"/>
                                  <w:marTop w:val="0"/>
                                  <w:marBottom w:val="0"/>
                                  <w:divBdr>
                                    <w:top w:val="none" w:sz="0" w:space="0" w:color="auto"/>
                                    <w:left w:val="none" w:sz="0" w:space="0" w:color="auto"/>
                                    <w:bottom w:val="none" w:sz="0" w:space="0" w:color="auto"/>
                                    <w:right w:val="none" w:sz="0" w:space="0" w:color="auto"/>
                                  </w:divBdr>
                                  <w:divsChild>
                                    <w:div w:id="614872249">
                                      <w:marLeft w:val="0"/>
                                      <w:marRight w:val="0"/>
                                      <w:marTop w:val="0"/>
                                      <w:marBottom w:val="0"/>
                                      <w:divBdr>
                                        <w:top w:val="none" w:sz="0" w:space="0" w:color="auto"/>
                                        <w:left w:val="none" w:sz="0" w:space="0" w:color="auto"/>
                                        <w:bottom w:val="none" w:sz="0" w:space="0" w:color="auto"/>
                                        <w:right w:val="none" w:sz="0" w:space="0" w:color="auto"/>
                                      </w:divBdr>
                                      <w:divsChild>
                                        <w:div w:id="1653829397">
                                          <w:marLeft w:val="0"/>
                                          <w:marRight w:val="0"/>
                                          <w:marTop w:val="0"/>
                                          <w:marBottom w:val="0"/>
                                          <w:divBdr>
                                            <w:top w:val="none" w:sz="0" w:space="0" w:color="auto"/>
                                            <w:left w:val="none" w:sz="0" w:space="0" w:color="auto"/>
                                            <w:bottom w:val="none" w:sz="0" w:space="0" w:color="auto"/>
                                            <w:right w:val="none" w:sz="0" w:space="0" w:color="auto"/>
                                          </w:divBdr>
                                          <w:divsChild>
                                            <w:div w:id="19571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9939159">
      <w:bodyDiv w:val="1"/>
      <w:marLeft w:val="0"/>
      <w:marRight w:val="0"/>
      <w:marTop w:val="0"/>
      <w:marBottom w:val="0"/>
      <w:divBdr>
        <w:top w:val="none" w:sz="0" w:space="0" w:color="auto"/>
        <w:left w:val="none" w:sz="0" w:space="0" w:color="auto"/>
        <w:bottom w:val="none" w:sz="0" w:space="0" w:color="auto"/>
        <w:right w:val="none" w:sz="0" w:space="0" w:color="auto"/>
      </w:divBdr>
    </w:div>
    <w:div w:id="995574273">
      <w:bodyDiv w:val="1"/>
      <w:marLeft w:val="0"/>
      <w:marRight w:val="0"/>
      <w:marTop w:val="0"/>
      <w:marBottom w:val="0"/>
      <w:divBdr>
        <w:top w:val="none" w:sz="0" w:space="0" w:color="auto"/>
        <w:left w:val="none" w:sz="0" w:space="0" w:color="auto"/>
        <w:bottom w:val="none" w:sz="0" w:space="0" w:color="auto"/>
        <w:right w:val="none" w:sz="0" w:space="0" w:color="auto"/>
      </w:divBdr>
    </w:div>
    <w:div w:id="997074088">
      <w:bodyDiv w:val="1"/>
      <w:marLeft w:val="0"/>
      <w:marRight w:val="0"/>
      <w:marTop w:val="0"/>
      <w:marBottom w:val="0"/>
      <w:divBdr>
        <w:top w:val="none" w:sz="0" w:space="0" w:color="auto"/>
        <w:left w:val="none" w:sz="0" w:space="0" w:color="auto"/>
        <w:bottom w:val="none" w:sz="0" w:space="0" w:color="auto"/>
        <w:right w:val="none" w:sz="0" w:space="0" w:color="auto"/>
      </w:divBdr>
      <w:divsChild>
        <w:div w:id="738596393">
          <w:marLeft w:val="0"/>
          <w:marRight w:val="0"/>
          <w:marTop w:val="0"/>
          <w:marBottom w:val="0"/>
          <w:divBdr>
            <w:top w:val="none" w:sz="0" w:space="0" w:color="auto"/>
            <w:left w:val="none" w:sz="0" w:space="0" w:color="auto"/>
            <w:bottom w:val="none" w:sz="0" w:space="0" w:color="auto"/>
            <w:right w:val="none" w:sz="0" w:space="0" w:color="auto"/>
          </w:divBdr>
          <w:divsChild>
            <w:div w:id="1986004980">
              <w:marLeft w:val="0"/>
              <w:marRight w:val="0"/>
              <w:marTop w:val="0"/>
              <w:marBottom w:val="0"/>
              <w:divBdr>
                <w:top w:val="single" w:sz="2" w:space="0" w:color="D9D9E3"/>
                <w:left w:val="single" w:sz="2" w:space="0" w:color="D9D9E3"/>
                <w:bottom w:val="single" w:sz="2" w:space="0" w:color="D9D9E3"/>
                <w:right w:val="single" w:sz="2" w:space="0" w:color="D9D9E3"/>
              </w:divBdr>
              <w:divsChild>
                <w:div w:id="141316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09081">
          <w:marLeft w:val="0"/>
          <w:marRight w:val="0"/>
          <w:marTop w:val="0"/>
          <w:marBottom w:val="0"/>
          <w:divBdr>
            <w:top w:val="single" w:sz="2" w:space="0" w:color="D9D9E3"/>
            <w:left w:val="single" w:sz="2" w:space="0" w:color="D9D9E3"/>
            <w:bottom w:val="single" w:sz="2" w:space="0" w:color="D9D9E3"/>
            <w:right w:val="single" w:sz="2" w:space="0" w:color="D9D9E3"/>
          </w:divBdr>
          <w:divsChild>
            <w:div w:id="992754220">
              <w:marLeft w:val="0"/>
              <w:marRight w:val="0"/>
              <w:marTop w:val="0"/>
              <w:marBottom w:val="0"/>
              <w:divBdr>
                <w:top w:val="single" w:sz="2" w:space="0" w:color="D9D9E3"/>
                <w:left w:val="single" w:sz="2" w:space="0" w:color="D9D9E3"/>
                <w:bottom w:val="single" w:sz="2" w:space="0" w:color="D9D9E3"/>
                <w:right w:val="single" w:sz="2" w:space="0" w:color="D9D9E3"/>
              </w:divBdr>
              <w:divsChild>
                <w:div w:id="1948808312">
                  <w:marLeft w:val="0"/>
                  <w:marRight w:val="0"/>
                  <w:marTop w:val="0"/>
                  <w:marBottom w:val="0"/>
                  <w:divBdr>
                    <w:top w:val="single" w:sz="2" w:space="0" w:color="D9D9E3"/>
                    <w:left w:val="single" w:sz="2" w:space="0" w:color="D9D9E3"/>
                    <w:bottom w:val="single" w:sz="2" w:space="0" w:color="D9D9E3"/>
                    <w:right w:val="single" w:sz="2" w:space="0" w:color="D9D9E3"/>
                  </w:divBdr>
                  <w:divsChild>
                    <w:div w:id="1239561906">
                      <w:marLeft w:val="0"/>
                      <w:marRight w:val="0"/>
                      <w:marTop w:val="0"/>
                      <w:marBottom w:val="0"/>
                      <w:divBdr>
                        <w:top w:val="single" w:sz="2" w:space="0" w:color="D9D9E3"/>
                        <w:left w:val="single" w:sz="2" w:space="0" w:color="D9D9E3"/>
                        <w:bottom w:val="single" w:sz="2" w:space="0" w:color="D9D9E3"/>
                        <w:right w:val="single" w:sz="2" w:space="0" w:color="D9D9E3"/>
                      </w:divBdr>
                      <w:divsChild>
                        <w:div w:id="1198274302">
                          <w:marLeft w:val="0"/>
                          <w:marRight w:val="0"/>
                          <w:marTop w:val="0"/>
                          <w:marBottom w:val="0"/>
                          <w:divBdr>
                            <w:top w:val="single" w:sz="2" w:space="0" w:color="auto"/>
                            <w:left w:val="single" w:sz="2" w:space="0" w:color="auto"/>
                            <w:bottom w:val="single" w:sz="6" w:space="0" w:color="auto"/>
                            <w:right w:val="single" w:sz="2" w:space="0" w:color="auto"/>
                          </w:divBdr>
                          <w:divsChild>
                            <w:div w:id="54922075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315282">
                                  <w:marLeft w:val="0"/>
                                  <w:marRight w:val="0"/>
                                  <w:marTop w:val="0"/>
                                  <w:marBottom w:val="0"/>
                                  <w:divBdr>
                                    <w:top w:val="single" w:sz="2" w:space="0" w:color="D9D9E3"/>
                                    <w:left w:val="single" w:sz="2" w:space="0" w:color="D9D9E3"/>
                                    <w:bottom w:val="single" w:sz="2" w:space="0" w:color="D9D9E3"/>
                                    <w:right w:val="single" w:sz="2" w:space="0" w:color="D9D9E3"/>
                                  </w:divBdr>
                                  <w:divsChild>
                                    <w:div w:id="1717193138">
                                      <w:marLeft w:val="0"/>
                                      <w:marRight w:val="0"/>
                                      <w:marTop w:val="0"/>
                                      <w:marBottom w:val="0"/>
                                      <w:divBdr>
                                        <w:top w:val="single" w:sz="2" w:space="0" w:color="D9D9E3"/>
                                        <w:left w:val="single" w:sz="2" w:space="0" w:color="D9D9E3"/>
                                        <w:bottom w:val="single" w:sz="2" w:space="0" w:color="D9D9E3"/>
                                        <w:right w:val="single" w:sz="2" w:space="0" w:color="D9D9E3"/>
                                      </w:divBdr>
                                      <w:divsChild>
                                        <w:div w:id="1171287330">
                                          <w:marLeft w:val="0"/>
                                          <w:marRight w:val="0"/>
                                          <w:marTop w:val="0"/>
                                          <w:marBottom w:val="0"/>
                                          <w:divBdr>
                                            <w:top w:val="single" w:sz="2" w:space="0" w:color="D9D9E3"/>
                                            <w:left w:val="single" w:sz="2" w:space="0" w:color="D9D9E3"/>
                                            <w:bottom w:val="single" w:sz="2" w:space="0" w:color="D9D9E3"/>
                                            <w:right w:val="single" w:sz="2" w:space="0" w:color="D9D9E3"/>
                                          </w:divBdr>
                                          <w:divsChild>
                                            <w:div w:id="118528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18238166">
      <w:bodyDiv w:val="1"/>
      <w:marLeft w:val="0"/>
      <w:marRight w:val="0"/>
      <w:marTop w:val="0"/>
      <w:marBottom w:val="0"/>
      <w:divBdr>
        <w:top w:val="none" w:sz="0" w:space="0" w:color="auto"/>
        <w:left w:val="none" w:sz="0" w:space="0" w:color="auto"/>
        <w:bottom w:val="none" w:sz="0" w:space="0" w:color="auto"/>
        <w:right w:val="none" w:sz="0" w:space="0" w:color="auto"/>
      </w:divBdr>
      <w:divsChild>
        <w:div w:id="692073603">
          <w:marLeft w:val="0"/>
          <w:marRight w:val="0"/>
          <w:marTop w:val="0"/>
          <w:marBottom w:val="0"/>
          <w:divBdr>
            <w:top w:val="single" w:sz="2" w:space="0" w:color="D9D9E3"/>
            <w:left w:val="single" w:sz="2" w:space="0" w:color="D9D9E3"/>
            <w:bottom w:val="single" w:sz="2" w:space="0" w:color="D9D9E3"/>
            <w:right w:val="single" w:sz="2" w:space="0" w:color="D9D9E3"/>
          </w:divBdr>
          <w:divsChild>
            <w:div w:id="1822455240">
              <w:marLeft w:val="0"/>
              <w:marRight w:val="0"/>
              <w:marTop w:val="0"/>
              <w:marBottom w:val="0"/>
              <w:divBdr>
                <w:top w:val="single" w:sz="2" w:space="0" w:color="D9D9E3"/>
                <w:left w:val="single" w:sz="2" w:space="0" w:color="D9D9E3"/>
                <w:bottom w:val="single" w:sz="2" w:space="0" w:color="D9D9E3"/>
                <w:right w:val="single" w:sz="2" w:space="0" w:color="D9D9E3"/>
              </w:divBdr>
              <w:divsChild>
                <w:div w:id="2039161885">
                  <w:marLeft w:val="0"/>
                  <w:marRight w:val="0"/>
                  <w:marTop w:val="0"/>
                  <w:marBottom w:val="0"/>
                  <w:divBdr>
                    <w:top w:val="single" w:sz="2" w:space="0" w:color="D9D9E3"/>
                    <w:left w:val="single" w:sz="2" w:space="0" w:color="D9D9E3"/>
                    <w:bottom w:val="single" w:sz="2" w:space="0" w:color="D9D9E3"/>
                    <w:right w:val="single" w:sz="2" w:space="0" w:color="D9D9E3"/>
                  </w:divBdr>
                  <w:divsChild>
                    <w:div w:id="469130256">
                      <w:marLeft w:val="0"/>
                      <w:marRight w:val="0"/>
                      <w:marTop w:val="0"/>
                      <w:marBottom w:val="0"/>
                      <w:divBdr>
                        <w:top w:val="single" w:sz="2" w:space="0" w:color="D9D9E3"/>
                        <w:left w:val="single" w:sz="2" w:space="0" w:color="D9D9E3"/>
                        <w:bottom w:val="single" w:sz="2" w:space="0" w:color="D9D9E3"/>
                        <w:right w:val="single" w:sz="2" w:space="0" w:color="D9D9E3"/>
                      </w:divBdr>
                      <w:divsChild>
                        <w:div w:id="1209685265">
                          <w:marLeft w:val="0"/>
                          <w:marRight w:val="0"/>
                          <w:marTop w:val="0"/>
                          <w:marBottom w:val="0"/>
                          <w:divBdr>
                            <w:top w:val="single" w:sz="2" w:space="0" w:color="auto"/>
                            <w:left w:val="single" w:sz="2" w:space="0" w:color="auto"/>
                            <w:bottom w:val="single" w:sz="6" w:space="0" w:color="auto"/>
                            <w:right w:val="single" w:sz="2" w:space="0" w:color="auto"/>
                          </w:divBdr>
                          <w:divsChild>
                            <w:div w:id="15228603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922341">
                                  <w:marLeft w:val="0"/>
                                  <w:marRight w:val="0"/>
                                  <w:marTop w:val="0"/>
                                  <w:marBottom w:val="0"/>
                                  <w:divBdr>
                                    <w:top w:val="single" w:sz="2" w:space="0" w:color="D9D9E3"/>
                                    <w:left w:val="single" w:sz="2" w:space="0" w:color="D9D9E3"/>
                                    <w:bottom w:val="single" w:sz="2" w:space="0" w:color="D9D9E3"/>
                                    <w:right w:val="single" w:sz="2" w:space="0" w:color="D9D9E3"/>
                                  </w:divBdr>
                                  <w:divsChild>
                                    <w:div w:id="1156804629">
                                      <w:marLeft w:val="0"/>
                                      <w:marRight w:val="0"/>
                                      <w:marTop w:val="0"/>
                                      <w:marBottom w:val="0"/>
                                      <w:divBdr>
                                        <w:top w:val="single" w:sz="2" w:space="0" w:color="D9D9E3"/>
                                        <w:left w:val="single" w:sz="2" w:space="0" w:color="D9D9E3"/>
                                        <w:bottom w:val="single" w:sz="2" w:space="0" w:color="D9D9E3"/>
                                        <w:right w:val="single" w:sz="2" w:space="0" w:color="D9D9E3"/>
                                      </w:divBdr>
                                      <w:divsChild>
                                        <w:div w:id="1154876178">
                                          <w:marLeft w:val="0"/>
                                          <w:marRight w:val="0"/>
                                          <w:marTop w:val="0"/>
                                          <w:marBottom w:val="0"/>
                                          <w:divBdr>
                                            <w:top w:val="single" w:sz="2" w:space="0" w:color="D9D9E3"/>
                                            <w:left w:val="single" w:sz="2" w:space="0" w:color="D9D9E3"/>
                                            <w:bottom w:val="single" w:sz="2" w:space="0" w:color="D9D9E3"/>
                                            <w:right w:val="single" w:sz="2" w:space="0" w:color="D9D9E3"/>
                                          </w:divBdr>
                                          <w:divsChild>
                                            <w:div w:id="312680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2401133">
          <w:marLeft w:val="0"/>
          <w:marRight w:val="0"/>
          <w:marTop w:val="0"/>
          <w:marBottom w:val="0"/>
          <w:divBdr>
            <w:top w:val="none" w:sz="0" w:space="0" w:color="auto"/>
            <w:left w:val="none" w:sz="0" w:space="0" w:color="auto"/>
            <w:bottom w:val="none" w:sz="0" w:space="0" w:color="auto"/>
            <w:right w:val="none" w:sz="0" w:space="0" w:color="auto"/>
          </w:divBdr>
        </w:div>
      </w:divsChild>
    </w:div>
    <w:div w:id="1047530589">
      <w:bodyDiv w:val="1"/>
      <w:marLeft w:val="0"/>
      <w:marRight w:val="0"/>
      <w:marTop w:val="0"/>
      <w:marBottom w:val="0"/>
      <w:divBdr>
        <w:top w:val="none" w:sz="0" w:space="0" w:color="auto"/>
        <w:left w:val="none" w:sz="0" w:space="0" w:color="auto"/>
        <w:bottom w:val="none" w:sz="0" w:space="0" w:color="auto"/>
        <w:right w:val="none" w:sz="0" w:space="0" w:color="auto"/>
      </w:divBdr>
    </w:div>
    <w:div w:id="1066411987">
      <w:bodyDiv w:val="1"/>
      <w:marLeft w:val="0"/>
      <w:marRight w:val="0"/>
      <w:marTop w:val="0"/>
      <w:marBottom w:val="0"/>
      <w:divBdr>
        <w:top w:val="none" w:sz="0" w:space="0" w:color="auto"/>
        <w:left w:val="none" w:sz="0" w:space="0" w:color="auto"/>
        <w:bottom w:val="none" w:sz="0" w:space="0" w:color="auto"/>
        <w:right w:val="none" w:sz="0" w:space="0" w:color="auto"/>
      </w:divBdr>
      <w:divsChild>
        <w:div w:id="834957061">
          <w:marLeft w:val="0"/>
          <w:marRight w:val="0"/>
          <w:marTop w:val="0"/>
          <w:marBottom w:val="0"/>
          <w:divBdr>
            <w:top w:val="none" w:sz="0" w:space="0" w:color="auto"/>
            <w:left w:val="none" w:sz="0" w:space="0" w:color="auto"/>
            <w:bottom w:val="none" w:sz="0" w:space="0" w:color="auto"/>
            <w:right w:val="none" w:sz="0" w:space="0" w:color="auto"/>
          </w:divBdr>
          <w:divsChild>
            <w:div w:id="1282416687">
              <w:marLeft w:val="0"/>
              <w:marRight w:val="0"/>
              <w:marTop w:val="0"/>
              <w:marBottom w:val="0"/>
              <w:divBdr>
                <w:top w:val="single" w:sz="2" w:space="0" w:color="D9D9E3"/>
                <w:left w:val="single" w:sz="2" w:space="0" w:color="D9D9E3"/>
                <w:bottom w:val="single" w:sz="2" w:space="0" w:color="D9D9E3"/>
                <w:right w:val="single" w:sz="2" w:space="0" w:color="D9D9E3"/>
              </w:divBdr>
              <w:divsChild>
                <w:div w:id="364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3879">
          <w:marLeft w:val="0"/>
          <w:marRight w:val="0"/>
          <w:marTop w:val="0"/>
          <w:marBottom w:val="0"/>
          <w:divBdr>
            <w:top w:val="single" w:sz="2" w:space="0" w:color="D9D9E3"/>
            <w:left w:val="single" w:sz="2" w:space="0" w:color="D9D9E3"/>
            <w:bottom w:val="single" w:sz="2" w:space="0" w:color="D9D9E3"/>
            <w:right w:val="single" w:sz="2" w:space="0" w:color="D9D9E3"/>
          </w:divBdr>
          <w:divsChild>
            <w:div w:id="1477068007">
              <w:marLeft w:val="0"/>
              <w:marRight w:val="0"/>
              <w:marTop w:val="0"/>
              <w:marBottom w:val="0"/>
              <w:divBdr>
                <w:top w:val="single" w:sz="2" w:space="0" w:color="D9D9E3"/>
                <w:left w:val="single" w:sz="2" w:space="0" w:color="D9D9E3"/>
                <w:bottom w:val="single" w:sz="2" w:space="0" w:color="D9D9E3"/>
                <w:right w:val="single" w:sz="2" w:space="0" w:color="D9D9E3"/>
              </w:divBdr>
              <w:divsChild>
                <w:div w:id="716011924">
                  <w:marLeft w:val="0"/>
                  <w:marRight w:val="0"/>
                  <w:marTop w:val="0"/>
                  <w:marBottom w:val="0"/>
                  <w:divBdr>
                    <w:top w:val="single" w:sz="2" w:space="0" w:color="D9D9E3"/>
                    <w:left w:val="single" w:sz="2" w:space="0" w:color="D9D9E3"/>
                    <w:bottom w:val="single" w:sz="2" w:space="0" w:color="D9D9E3"/>
                    <w:right w:val="single" w:sz="2" w:space="0" w:color="D9D9E3"/>
                  </w:divBdr>
                  <w:divsChild>
                    <w:div w:id="1878546229">
                      <w:marLeft w:val="0"/>
                      <w:marRight w:val="0"/>
                      <w:marTop w:val="0"/>
                      <w:marBottom w:val="0"/>
                      <w:divBdr>
                        <w:top w:val="single" w:sz="2" w:space="0" w:color="D9D9E3"/>
                        <w:left w:val="single" w:sz="2" w:space="0" w:color="D9D9E3"/>
                        <w:bottom w:val="single" w:sz="2" w:space="0" w:color="D9D9E3"/>
                        <w:right w:val="single" w:sz="2" w:space="0" w:color="D9D9E3"/>
                      </w:divBdr>
                      <w:divsChild>
                        <w:div w:id="1046490662">
                          <w:marLeft w:val="0"/>
                          <w:marRight w:val="0"/>
                          <w:marTop w:val="0"/>
                          <w:marBottom w:val="0"/>
                          <w:divBdr>
                            <w:top w:val="single" w:sz="2" w:space="0" w:color="auto"/>
                            <w:left w:val="single" w:sz="2" w:space="0" w:color="auto"/>
                            <w:bottom w:val="single" w:sz="6" w:space="0" w:color="auto"/>
                            <w:right w:val="single" w:sz="2" w:space="0" w:color="auto"/>
                          </w:divBdr>
                          <w:divsChild>
                            <w:div w:id="1624507100">
                              <w:marLeft w:val="0"/>
                              <w:marRight w:val="0"/>
                              <w:marTop w:val="100"/>
                              <w:marBottom w:val="100"/>
                              <w:divBdr>
                                <w:top w:val="single" w:sz="2" w:space="0" w:color="D9D9E3"/>
                                <w:left w:val="single" w:sz="2" w:space="0" w:color="D9D9E3"/>
                                <w:bottom w:val="single" w:sz="2" w:space="0" w:color="D9D9E3"/>
                                <w:right w:val="single" w:sz="2" w:space="0" w:color="D9D9E3"/>
                              </w:divBdr>
                              <w:divsChild>
                                <w:div w:id="216016708">
                                  <w:marLeft w:val="0"/>
                                  <w:marRight w:val="0"/>
                                  <w:marTop w:val="0"/>
                                  <w:marBottom w:val="0"/>
                                  <w:divBdr>
                                    <w:top w:val="single" w:sz="2" w:space="0" w:color="D9D9E3"/>
                                    <w:left w:val="single" w:sz="2" w:space="0" w:color="D9D9E3"/>
                                    <w:bottom w:val="single" w:sz="2" w:space="0" w:color="D9D9E3"/>
                                    <w:right w:val="single" w:sz="2" w:space="0" w:color="D9D9E3"/>
                                  </w:divBdr>
                                  <w:divsChild>
                                    <w:div w:id="237908475">
                                      <w:marLeft w:val="0"/>
                                      <w:marRight w:val="0"/>
                                      <w:marTop w:val="0"/>
                                      <w:marBottom w:val="0"/>
                                      <w:divBdr>
                                        <w:top w:val="single" w:sz="2" w:space="0" w:color="D9D9E3"/>
                                        <w:left w:val="single" w:sz="2" w:space="0" w:color="D9D9E3"/>
                                        <w:bottom w:val="single" w:sz="2" w:space="0" w:color="D9D9E3"/>
                                        <w:right w:val="single" w:sz="2" w:space="0" w:color="D9D9E3"/>
                                      </w:divBdr>
                                      <w:divsChild>
                                        <w:div w:id="1738356830">
                                          <w:marLeft w:val="0"/>
                                          <w:marRight w:val="0"/>
                                          <w:marTop w:val="0"/>
                                          <w:marBottom w:val="0"/>
                                          <w:divBdr>
                                            <w:top w:val="single" w:sz="2" w:space="0" w:color="D9D9E3"/>
                                            <w:left w:val="single" w:sz="2" w:space="0" w:color="D9D9E3"/>
                                            <w:bottom w:val="single" w:sz="2" w:space="0" w:color="D9D9E3"/>
                                            <w:right w:val="single" w:sz="2" w:space="0" w:color="D9D9E3"/>
                                          </w:divBdr>
                                          <w:divsChild>
                                            <w:div w:id="304042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92816924">
      <w:bodyDiv w:val="1"/>
      <w:marLeft w:val="0"/>
      <w:marRight w:val="0"/>
      <w:marTop w:val="0"/>
      <w:marBottom w:val="0"/>
      <w:divBdr>
        <w:top w:val="none" w:sz="0" w:space="0" w:color="auto"/>
        <w:left w:val="none" w:sz="0" w:space="0" w:color="auto"/>
        <w:bottom w:val="none" w:sz="0" w:space="0" w:color="auto"/>
        <w:right w:val="none" w:sz="0" w:space="0" w:color="auto"/>
      </w:divBdr>
      <w:divsChild>
        <w:div w:id="1949772226">
          <w:marLeft w:val="0"/>
          <w:marRight w:val="0"/>
          <w:marTop w:val="0"/>
          <w:marBottom w:val="0"/>
          <w:divBdr>
            <w:top w:val="single" w:sz="2" w:space="0" w:color="D9D9E3"/>
            <w:left w:val="single" w:sz="2" w:space="0" w:color="D9D9E3"/>
            <w:bottom w:val="single" w:sz="2" w:space="0" w:color="D9D9E3"/>
            <w:right w:val="single" w:sz="2" w:space="0" w:color="D9D9E3"/>
          </w:divBdr>
          <w:divsChild>
            <w:div w:id="122315789">
              <w:marLeft w:val="0"/>
              <w:marRight w:val="0"/>
              <w:marTop w:val="0"/>
              <w:marBottom w:val="0"/>
              <w:divBdr>
                <w:top w:val="single" w:sz="2" w:space="0" w:color="D9D9E3"/>
                <w:left w:val="single" w:sz="2" w:space="0" w:color="D9D9E3"/>
                <w:bottom w:val="single" w:sz="2" w:space="0" w:color="D9D9E3"/>
                <w:right w:val="single" w:sz="2" w:space="0" w:color="D9D9E3"/>
              </w:divBdr>
              <w:divsChild>
                <w:div w:id="951978178">
                  <w:marLeft w:val="0"/>
                  <w:marRight w:val="0"/>
                  <w:marTop w:val="0"/>
                  <w:marBottom w:val="0"/>
                  <w:divBdr>
                    <w:top w:val="single" w:sz="2" w:space="0" w:color="D9D9E3"/>
                    <w:left w:val="single" w:sz="2" w:space="0" w:color="D9D9E3"/>
                    <w:bottom w:val="single" w:sz="2" w:space="0" w:color="D9D9E3"/>
                    <w:right w:val="single" w:sz="2" w:space="0" w:color="D9D9E3"/>
                  </w:divBdr>
                  <w:divsChild>
                    <w:div w:id="871190598">
                      <w:marLeft w:val="0"/>
                      <w:marRight w:val="0"/>
                      <w:marTop w:val="0"/>
                      <w:marBottom w:val="0"/>
                      <w:divBdr>
                        <w:top w:val="single" w:sz="2" w:space="0" w:color="D9D9E3"/>
                        <w:left w:val="single" w:sz="2" w:space="0" w:color="D9D9E3"/>
                        <w:bottom w:val="single" w:sz="2" w:space="0" w:color="D9D9E3"/>
                        <w:right w:val="single" w:sz="2" w:space="0" w:color="D9D9E3"/>
                      </w:divBdr>
                      <w:divsChild>
                        <w:div w:id="901065686">
                          <w:marLeft w:val="0"/>
                          <w:marRight w:val="0"/>
                          <w:marTop w:val="0"/>
                          <w:marBottom w:val="0"/>
                          <w:divBdr>
                            <w:top w:val="single" w:sz="2" w:space="0" w:color="auto"/>
                            <w:left w:val="single" w:sz="2" w:space="0" w:color="auto"/>
                            <w:bottom w:val="single" w:sz="6" w:space="0" w:color="auto"/>
                            <w:right w:val="single" w:sz="2" w:space="0" w:color="auto"/>
                          </w:divBdr>
                          <w:divsChild>
                            <w:div w:id="1418790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77830909">
                                  <w:marLeft w:val="0"/>
                                  <w:marRight w:val="0"/>
                                  <w:marTop w:val="0"/>
                                  <w:marBottom w:val="0"/>
                                  <w:divBdr>
                                    <w:top w:val="single" w:sz="2" w:space="0" w:color="D9D9E3"/>
                                    <w:left w:val="single" w:sz="2" w:space="0" w:color="D9D9E3"/>
                                    <w:bottom w:val="single" w:sz="2" w:space="0" w:color="D9D9E3"/>
                                    <w:right w:val="single" w:sz="2" w:space="0" w:color="D9D9E3"/>
                                  </w:divBdr>
                                  <w:divsChild>
                                    <w:div w:id="31463387">
                                      <w:marLeft w:val="0"/>
                                      <w:marRight w:val="0"/>
                                      <w:marTop w:val="0"/>
                                      <w:marBottom w:val="0"/>
                                      <w:divBdr>
                                        <w:top w:val="single" w:sz="2" w:space="0" w:color="D9D9E3"/>
                                        <w:left w:val="single" w:sz="2" w:space="0" w:color="D9D9E3"/>
                                        <w:bottom w:val="single" w:sz="2" w:space="0" w:color="D9D9E3"/>
                                        <w:right w:val="single" w:sz="2" w:space="0" w:color="D9D9E3"/>
                                      </w:divBdr>
                                      <w:divsChild>
                                        <w:div w:id="650862932">
                                          <w:marLeft w:val="0"/>
                                          <w:marRight w:val="0"/>
                                          <w:marTop w:val="0"/>
                                          <w:marBottom w:val="0"/>
                                          <w:divBdr>
                                            <w:top w:val="single" w:sz="2" w:space="0" w:color="D9D9E3"/>
                                            <w:left w:val="single" w:sz="2" w:space="0" w:color="D9D9E3"/>
                                            <w:bottom w:val="single" w:sz="2" w:space="0" w:color="D9D9E3"/>
                                            <w:right w:val="single" w:sz="2" w:space="0" w:color="D9D9E3"/>
                                          </w:divBdr>
                                          <w:divsChild>
                                            <w:div w:id="91536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1519359">
          <w:marLeft w:val="0"/>
          <w:marRight w:val="0"/>
          <w:marTop w:val="0"/>
          <w:marBottom w:val="0"/>
          <w:divBdr>
            <w:top w:val="none" w:sz="0" w:space="0" w:color="auto"/>
            <w:left w:val="none" w:sz="0" w:space="0" w:color="auto"/>
            <w:bottom w:val="none" w:sz="0" w:space="0" w:color="auto"/>
            <w:right w:val="none" w:sz="0" w:space="0" w:color="auto"/>
          </w:divBdr>
        </w:div>
      </w:divsChild>
    </w:div>
    <w:div w:id="1166552416">
      <w:bodyDiv w:val="1"/>
      <w:marLeft w:val="0"/>
      <w:marRight w:val="0"/>
      <w:marTop w:val="0"/>
      <w:marBottom w:val="0"/>
      <w:divBdr>
        <w:top w:val="none" w:sz="0" w:space="0" w:color="auto"/>
        <w:left w:val="none" w:sz="0" w:space="0" w:color="auto"/>
        <w:bottom w:val="none" w:sz="0" w:space="0" w:color="auto"/>
        <w:right w:val="none" w:sz="0" w:space="0" w:color="auto"/>
      </w:divBdr>
    </w:div>
    <w:div w:id="1189028921">
      <w:bodyDiv w:val="1"/>
      <w:marLeft w:val="0"/>
      <w:marRight w:val="0"/>
      <w:marTop w:val="0"/>
      <w:marBottom w:val="0"/>
      <w:divBdr>
        <w:top w:val="none" w:sz="0" w:space="0" w:color="auto"/>
        <w:left w:val="none" w:sz="0" w:space="0" w:color="auto"/>
        <w:bottom w:val="none" w:sz="0" w:space="0" w:color="auto"/>
        <w:right w:val="none" w:sz="0" w:space="0" w:color="auto"/>
      </w:divBdr>
      <w:divsChild>
        <w:div w:id="866678657">
          <w:marLeft w:val="0"/>
          <w:marRight w:val="0"/>
          <w:marTop w:val="0"/>
          <w:marBottom w:val="0"/>
          <w:divBdr>
            <w:top w:val="none" w:sz="0" w:space="0" w:color="auto"/>
            <w:left w:val="none" w:sz="0" w:space="0" w:color="auto"/>
            <w:bottom w:val="none" w:sz="0" w:space="0" w:color="auto"/>
            <w:right w:val="none" w:sz="0" w:space="0" w:color="auto"/>
          </w:divBdr>
          <w:divsChild>
            <w:div w:id="1406874686">
              <w:marLeft w:val="0"/>
              <w:marRight w:val="0"/>
              <w:marTop w:val="0"/>
              <w:marBottom w:val="0"/>
              <w:divBdr>
                <w:top w:val="none" w:sz="0" w:space="0" w:color="auto"/>
                <w:left w:val="none" w:sz="0" w:space="0" w:color="auto"/>
                <w:bottom w:val="none" w:sz="0" w:space="0" w:color="auto"/>
                <w:right w:val="none" w:sz="0" w:space="0" w:color="auto"/>
              </w:divBdr>
              <w:divsChild>
                <w:div w:id="1408499907">
                  <w:marLeft w:val="0"/>
                  <w:marRight w:val="0"/>
                  <w:marTop w:val="0"/>
                  <w:marBottom w:val="0"/>
                  <w:divBdr>
                    <w:top w:val="none" w:sz="0" w:space="0" w:color="auto"/>
                    <w:left w:val="none" w:sz="0" w:space="0" w:color="auto"/>
                    <w:bottom w:val="none" w:sz="0" w:space="0" w:color="auto"/>
                    <w:right w:val="none" w:sz="0" w:space="0" w:color="auto"/>
                  </w:divBdr>
                  <w:divsChild>
                    <w:div w:id="1162239178">
                      <w:marLeft w:val="0"/>
                      <w:marRight w:val="0"/>
                      <w:marTop w:val="0"/>
                      <w:marBottom w:val="0"/>
                      <w:divBdr>
                        <w:top w:val="none" w:sz="0" w:space="0" w:color="auto"/>
                        <w:left w:val="none" w:sz="0" w:space="0" w:color="auto"/>
                        <w:bottom w:val="none" w:sz="0" w:space="0" w:color="auto"/>
                        <w:right w:val="none" w:sz="0" w:space="0" w:color="auto"/>
                      </w:divBdr>
                      <w:divsChild>
                        <w:div w:id="178660346">
                          <w:marLeft w:val="0"/>
                          <w:marRight w:val="0"/>
                          <w:marTop w:val="0"/>
                          <w:marBottom w:val="0"/>
                          <w:divBdr>
                            <w:top w:val="none" w:sz="0" w:space="0" w:color="auto"/>
                            <w:left w:val="none" w:sz="0" w:space="0" w:color="auto"/>
                            <w:bottom w:val="none" w:sz="0" w:space="0" w:color="auto"/>
                            <w:right w:val="none" w:sz="0" w:space="0" w:color="auto"/>
                          </w:divBdr>
                          <w:divsChild>
                            <w:div w:id="2063865494">
                              <w:marLeft w:val="0"/>
                              <w:marRight w:val="0"/>
                              <w:marTop w:val="0"/>
                              <w:marBottom w:val="0"/>
                              <w:divBdr>
                                <w:top w:val="none" w:sz="0" w:space="0" w:color="auto"/>
                                <w:left w:val="none" w:sz="0" w:space="0" w:color="auto"/>
                                <w:bottom w:val="none" w:sz="0" w:space="0" w:color="auto"/>
                                <w:right w:val="none" w:sz="0" w:space="0" w:color="auto"/>
                              </w:divBdr>
                              <w:divsChild>
                                <w:div w:id="64183482">
                                  <w:marLeft w:val="0"/>
                                  <w:marRight w:val="0"/>
                                  <w:marTop w:val="0"/>
                                  <w:marBottom w:val="0"/>
                                  <w:divBdr>
                                    <w:top w:val="none" w:sz="0" w:space="0" w:color="auto"/>
                                    <w:left w:val="none" w:sz="0" w:space="0" w:color="auto"/>
                                    <w:bottom w:val="none" w:sz="0" w:space="0" w:color="auto"/>
                                    <w:right w:val="none" w:sz="0" w:space="0" w:color="auto"/>
                                  </w:divBdr>
                                  <w:divsChild>
                                    <w:div w:id="834107017">
                                      <w:marLeft w:val="0"/>
                                      <w:marRight w:val="0"/>
                                      <w:marTop w:val="0"/>
                                      <w:marBottom w:val="0"/>
                                      <w:divBdr>
                                        <w:top w:val="none" w:sz="0" w:space="0" w:color="auto"/>
                                        <w:left w:val="none" w:sz="0" w:space="0" w:color="auto"/>
                                        <w:bottom w:val="none" w:sz="0" w:space="0" w:color="auto"/>
                                        <w:right w:val="none" w:sz="0" w:space="0" w:color="auto"/>
                                      </w:divBdr>
                                      <w:divsChild>
                                        <w:div w:id="2094356054">
                                          <w:marLeft w:val="0"/>
                                          <w:marRight w:val="0"/>
                                          <w:marTop w:val="0"/>
                                          <w:marBottom w:val="0"/>
                                          <w:divBdr>
                                            <w:top w:val="none" w:sz="0" w:space="0" w:color="auto"/>
                                            <w:left w:val="none" w:sz="0" w:space="0" w:color="auto"/>
                                            <w:bottom w:val="none" w:sz="0" w:space="0" w:color="auto"/>
                                            <w:right w:val="none" w:sz="0" w:space="0" w:color="auto"/>
                                          </w:divBdr>
                                          <w:divsChild>
                                            <w:div w:id="10474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4016962">
      <w:bodyDiv w:val="1"/>
      <w:marLeft w:val="0"/>
      <w:marRight w:val="0"/>
      <w:marTop w:val="0"/>
      <w:marBottom w:val="0"/>
      <w:divBdr>
        <w:top w:val="none" w:sz="0" w:space="0" w:color="auto"/>
        <w:left w:val="none" w:sz="0" w:space="0" w:color="auto"/>
        <w:bottom w:val="none" w:sz="0" w:space="0" w:color="auto"/>
        <w:right w:val="none" w:sz="0" w:space="0" w:color="auto"/>
      </w:divBdr>
    </w:div>
    <w:div w:id="1333994915">
      <w:bodyDiv w:val="1"/>
      <w:marLeft w:val="0"/>
      <w:marRight w:val="0"/>
      <w:marTop w:val="0"/>
      <w:marBottom w:val="0"/>
      <w:divBdr>
        <w:top w:val="none" w:sz="0" w:space="0" w:color="auto"/>
        <w:left w:val="none" w:sz="0" w:space="0" w:color="auto"/>
        <w:bottom w:val="none" w:sz="0" w:space="0" w:color="auto"/>
        <w:right w:val="none" w:sz="0" w:space="0" w:color="auto"/>
      </w:divBdr>
      <w:divsChild>
        <w:div w:id="330107410">
          <w:marLeft w:val="0"/>
          <w:marRight w:val="0"/>
          <w:marTop w:val="0"/>
          <w:marBottom w:val="0"/>
          <w:divBdr>
            <w:top w:val="none" w:sz="0" w:space="0" w:color="auto"/>
            <w:left w:val="none" w:sz="0" w:space="0" w:color="auto"/>
            <w:bottom w:val="none" w:sz="0" w:space="0" w:color="auto"/>
            <w:right w:val="none" w:sz="0" w:space="0" w:color="auto"/>
          </w:divBdr>
        </w:div>
        <w:div w:id="1425222445">
          <w:marLeft w:val="0"/>
          <w:marRight w:val="0"/>
          <w:marTop w:val="0"/>
          <w:marBottom w:val="0"/>
          <w:divBdr>
            <w:top w:val="single" w:sz="2" w:space="0" w:color="D9D9E3"/>
            <w:left w:val="single" w:sz="2" w:space="0" w:color="D9D9E3"/>
            <w:bottom w:val="single" w:sz="2" w:space="0" w:color="D9D9E3"/>
            <w:right w:val="single" w:sz="2" w:space="0" w:color="D9D9E3"/>
          </w:divBdr>
          <w:divsChild>
            <w:div w:id="575171380">
              <w:marLeft w:val="0"/>
              <w:marRight w:val="0"/>
              <w:marTop w:val="0"/>
              <w:marBottom w:val="0"/>
              <w:divBdr>
                <w:top w:val="single" w:sz="2" w:space="0" w:color="D9D9E3"/>
                <w:left w:val="single" w:sz="2" w:space="0" w:color="D9D9E3"/>
                <w:bottom w:val="single" w:sz="2" w:space="0" w:color="D9D9E3"/>
                <w:right w:val="single" w:sz="2" w:space="0" w:color="D9D9E3"/>
              </w:divBdr>
              <w:divsChild>
                <w:div w:id="1403871163">
                  <w:marLeft w:val="0"/>
                  <w:marRight w:val="0"/>
                  <w:marTop w:val="0"/>
                  <w:marBottom w:val="0"/>
                  <w:divBdr>
                    <w:top w:val="single" w:sz="2" w:space="0" w:color="D9D9E3"/>
                    <w:left w:val="single" w:sz="2" w:space="0" w:color="D9D9E3"/>
                    <w:bottom w:val="single" w:sz="2" w:space="0" w:color="D9D9E3"/>
                    <w:right w:val="single" w:sz="2" w:space="0" w:color="D9D9E3"/>
                  </w:divBdr>
                  <w:divsChild>
                    <w:div w:id="1765763365">
                      <w:marLeft w:val="0"/>
                      <w:marRight w:val="0"/>
                      <w:marTop w:val="0"/>
                      <w:marBottom w:val="0"/>
                      <w:divBdr>
                        <w:top w:val="single" w:sz="2" w:space="0" w:color="D9D9E3"/>
                        <w:left w:val="single" w:sz="2" w:space="0" w:color="D9D9E3"/>
                        <w:bottom w:val="single" w:sz="2" w:space="0" w:color="D9D9E3"/>
                        <w:right w:val="single" w:sz="2" w:space="0" w:color="D9D9E3"/>
                      </w:divBdr>
                      <w:divsChild>
                        <w:div w:id="1804806947">
                          <w:marLeft w:val="0"/>
                          <w:marRight w:val="0"/>
                          <w:marTop w:val="0"/>
                          <w:marBottom w:val="0"/>
                          <w:divBdr>
                            <w:top w:val="single" w:sz="2" w:space="0" w:color="auto"/>
                            <w:left w:val="single" w:sz="2" w:space="0" w:color="auto"/>
                            <w:bottom w:val="single" w:sz="6" w:space="0" w:color="auto"/>
                            <w:right w:val="single" w:sz="2" w:space="0" w:color="auto"/>
                          </w:divBdr>
                          <w:divsChild>
                            <w:div w:id="1450515000">
                              <w:marLeft w:val="0"/>
                              <w:marRight w:val="0"/>
                              <w:marTop w:val="100"/>
                              <w:marBottom w:val="100"/>
                              <w:divBdr>
                                <w:top w:val="single" w:sz="2" w:space="0" w:color="D9D9E3"/>
                                <w:left w:val="single" w:sz="2" w:space="0" w:color="D9D9E3"/>
                                <w:bottom w:val="single" w:sz="2" w:space="0" w:color="D9D9E3"/>
                                <w:right w:val="single" w:sz="2" w:space="0" w:color="D9D9E3"/>
                              </w:divBdr>
                              <w:divsChild>
                                <w:div w:id="854266186">
                                  <w:marLeft w:val="0"/>
                                  <w:marRight w:val="0"/>
                                  <w:marTop w:val="0"/>
                                  <w:marBottom w:val="0"/>
                                  <w:divBdr>
                                    <w:top w:val="single" w:sz="2" w:space="0" w:color="D9D9E3"/>
                                    <w:left w:val="single" w:sz="2" w:space="0" w:color="D9D9E3"/>
                                    <w:bottom w:val="single" w:sz="2" w:space="0" w:color="D9D9E3"/>
                                    <w:right w:val="single" w:sz="2" w:space="0" w:color="D9D9E3"/>
                                  </w:divBdr>
                                  <w:divsChild>
                                    <w:div w:id="1235162528">
                                      <w:marLeft w:val="0"/>
                                      <w:marRight w:val="0"/>
                                      <w:marTop w:val="0"/>
                                      <w:marBottom w:val="0"/>
                                      <w:divBdr>
                                        <w:top w:val="single" w:sz="2" w:space="0" w:color="D9D9E3"/>
                                        <w:left w:val="single" w:sz="2" w:space="0" w:color="D9D9E3"/>
                                        <w:bottom w:val="single" w:sz="2" w:space="0" w:color="D9D9E3"/>
                                        <w:right w:val="single" w:sz="2" w:space="0" w:color="D9D9E3"/>
                                      </w:divBdr>
                                      <w:divsChild>
                                        <w:div w:id="734359785">
                                          <w:marLeft w:val="0"/>
                                          <w:marRight w:val="0"/>
                                          <w:marTop w:val="0"/>
                                          <w:marBottom w:val="0"/>
                                          <w:divBdr>
                                            <w:top w:val="single" w:sz="2" w:space="0" w:color="D9D9E3"/>
                                            <w:left w:val="single" w:sz="2" w:space="0" w:color="D9D9E3"/>
                                            <w:bottom w:val="single" w:sz="2" w:space="0" w:color="D9D9E3"/>
                                            <w:right w:val="single" w:sz="2" w:space="0" w:color="D9D9E3"/>
                                          </w:divBdr>
                                          <w:divsChild>
                                            <w:div w:id="1022584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52760008">
      <w:bodyDiv w:val="1"/>
      <w:marLeft w:val="0"/>
      <w:marRight w:val="0"/>
      <w:marTop w:val="0"/>
      <w:marBottom w:val="0"/>
      <w:divBdr>
        <w:top w:val="none" w:sz="0" w:space="0" w:color="auto"/>
        <w:left w:val="none" w:sz="0" w:space="0" w:color="auto"/>
        <w:bottom w:val="none" w:sz="0" w:space="0" w:color="auto"/>
        <w:right w:val="none" w:sz="0" w:space="0" w:color="auto"/>
      </w:divBdr>
    </w:div>
    <w:div w:id="1448310881">
      <w:bodyDiv w:val="1"/>
      <w:marLeft w:val="0"/>
      <w:marRight w:val="0"/>
      <w:marTop w:val="0"/>
      <w:marBottom w:val="0"/>
      <w:divBdr>
        <w:top w:val="none" w:sz="0" w:space="0" w:color="auto"/>
        <w:left w:val="none" w:sz="0" w:space="0" w:color="auto"/>
        <w:bottom w:val="none" w:sz="0" w:space="0" w:color="auto"/>
        <w:right w:val="none" w:sz="0" w:space="0" w:color="auto"/>
      </w:divBdr>
    </w:div>
    <w:div w:id="1475565935">
      <w:bodyDiv w:val="1"/>
      <w:marLeft w:val="0"/>
      <w:marRight w:val="0"/>
      <w:marTop w:val="0"/>
      <w:marBottom w:val="0"/>
      <w:divBdr>
        <w:top w:val="none" w:sz="0" w:space="0" w:color="auto"/>
        <w:left w:val="none" w:sz="0" w:space="0" w:color="auto"/>
        <w:bottom w:val="none" w:sz="0" w:space="0" w:color="auto"/>
        <w:right w:val="none" w:sz="0" w:space="0" w:color="auto"/>
      </w:divBdr>
    </w:div>
    <w:div w:id="1487430278">
      <w:bodyDiv w:val="1"/>
      <w:marLeft w:val="0"/>
      <w:marRight w:val="0"/>
      <w:marTop w:val="0"/>
      <w:marBottom w:val="0"/>
      <w:divBdr>
        <w:top w:val="none" w:sz="0" w:space="0" w:color="auto"/>
        <w:left w:val="none" w:sz="0" w:space="0" w:color="auto"/>
        <w:bottom w:val="none" w:sz="0" w:space="0" w:color="auto"/>
        <w:right w:val="none" w:sz="0" w:space="0" w:color="auto"/>
      </w:divBdr>
    </w:div>
    <w:div w:id="1508321718">
      <w:bodyDiv w:val="1"/>
      <w:marLeft w:val="0"/>
      <w:marRight w:val="0"/>
      <w:marTop w:val="0"/>
      <w:marBottom w:val="0"/>
      <w:divBdr>
        <w:top w:val="none" w:sz="0" w:space="0" w:color="auto"/>
        <w:left w:val="none" w:sz="0" w:space="0" w:color="auto"/>
        <w:bottom w:val="none" w:sz="0" w:space="0" w:color="auto"/>
        <w:right w:val="none" w:sz="0" w:space="0" w:color="auto"/>
      </w:divBdr>
    </w:div>
    <w:div w:id="1510026697">
      <w:bodyDiv w:val="1"/>
      <w:marLeft w:val="0"/>
      <w:marRight w:val="0"/>
      <w:marTop w:val="0"/>
      <w:marBottom w:val="0"/>
      <w:divBdr>
        <w:top w:val="none" w:sz="0" w:space="0" w:color="auto"/>
        <w:left w:val="none" w:sz="0" w:space="0" w:color="auto"/>
        <w:bottom w:val="none" w:sz="0" w:space="0" w:color="auto"/>
        <w:right w:val="none" w:sz="0" w:space="0" w:color="auto"/>
      </w:divBdr>
    </w:div>
    <w:div w:id="1549565255">
      <w:bodyDiv w:val="1"/>
      <w:marLeft w:val="0"/>
      <w:marRight w:val="0"/>
      <w:marTop w:val="0"/>
      <w:marBottom w:val="0"/>
      <w:divBdr>
        <w:top w:val="none" w:sz="0" w:space="0" w:color="auto"/>
        <w:left w:val="none" w:sz="0" w:space="0" w:color="auto"/>
        <w:bottom w:val="none" w:sz="0" w:space="0" w:color="auto"/>
        <w:right w:val="none" w:sz="0" w:space="0" w:color="auto"/>
      </w:divBdr>
      <w:divsChild>
        <w:div w:id="356278315">
          <w:marLeft w:val="0"/>
          <w:marRight w:val="0"/>
          <w:marTop w:val="0"/>
          <w:marBottom w:val="0"/>
          <w:divBdr>
            <w:top w:val="single" w:sz="2" w:space="0" w:color="D9D9E3"/>
            <w:left w:val="single" w:sz="2" w:space="0" w:color="D9D9E3"/>
            <w:bottom w:val="single" w:sz="2" w:space="0" w:color="D9D9E3"/>
            <w:right w:val="single" w:sz="2" w:space="0" w:color="D9D9E3"/>
          </w:divBdr>
          <w:divsChild>
            <w:div w:id="390661711">
              <w:marLeft w:val="0"/>
              <w:marRight w:val="0"/>
              <w:marTop w:val="0"/>
              <w:marBottom w:val="0"/>
              <w:divBdr>
                <w:top w:val="single" w:sz="2" w:space="0" w:color="D9D9E3"/>
                <w:left w:val="single" w:sz="2" w:space="0" w:color="D9D9E3"/>
                <w:bottom w:val="single" w:sz="2" w:space="0" w:color="D9D9E3"/>
                <w:right w:val="single" w:sz="2" w:space="0" w:color="D9D9E3"/>
              </w:divBdr>
              <w:divsChild>
                <w:div w:id="867061896">
                  <w:marLeft w:val="0"/>
                  <w:marRight w:val="0"/>
                  <w:marTop w:val="0"/>
                  <w:marBottom w:val="0"/>
                  <w:divBdr>
                    <w:top w:val="single" w:sz="2" w:space="0" w:color="D9D9E3"/>
                    <w:left w:val="single" w:sz="2" w:space="0" w:color="D9D9E3"/>
                    <w:bottom w:val="single" w:sz="2" w:space="0" w:color="D9D9E3"/>
                    <w:right w:val="single" w:sz="2" w:space="0" w:color="D9D9E3"/>
                  </w:divBdr>
                  <w:divsChild>
                    <w:div w:id="1899969792">
                      <w:marLeft w:val="0"/>
                      <w:marRight w:val="0"/>
                      <w:marTop w:val="0"/>
                      <w:marBottom w:val="0"/>
                      <w:divBdr>
                        <w:top w:val="single" w:sz="2" w:space="0" w:color="D9D9E3"/>
                        <w:left w:val="single" w:sz="2" w:space="0" w:color="D9D9E3"/>
                        <w:bottom w:val="single" w:sz="2" w:space="0" w:color="D9D9E3"/>
                        <w:right w:val="single" w:sz="2" w:space="0" w:color="D9D9E3"/>
                      </w:divBdr>
                      <w:divsChild>
                        <w:div w:id="1965190958">
                          <w:marLeft w:val="0"/>
                          <w:marRight w:val="0"/>
                          <w:marTop w:val="0"/>
                          <w:marBottom w:val="0"/>
                          <w:divBdr>
                            <w:top w:val="single" w:sz="2" w:space="0" w:color="auto"/>
                            <w:left w:val="single" w:sz="2" w:space="0" w:color="auto"/>
                            <w:bottom w:val="single" w:sz="6" w:space="0" w:color="auto"/>
                            <w:right w:val="single" w:sz="2" w:space="0" w:color="auto"/>
                          </w:divBdr>
                          <w:divsChild>
                            <w:div w:id="827398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555749">
                                  <w:marLeft w:val="0"/>
                                  <w:marRight w:val="0"/>
                                  <w:marTop w:val="0"/>
                                  <w:marBottom w:val="0"/>
                                  <w:divBdr>
                                    <w:top w:val="single" w:sz="2" w:space="0" w:color="D9D9E3"/>
                                    <w:left w:val="single" w:sz="2" w:space="0" w:color="D9D9E3"/>
                                    <w:bottom w:val="single" w:sz="2" w:space="0" w:color="D9D9E3"/>
                                    <w:right w:val="single" w:sz="2" w:space="0" w:color="D9D9E3"/>
                                  </w:divBdr>
                                  <w:divsChild>
                                    <w:div w:id="1549410428">
                                      <w:marLeft w:val="0"/>
                                      <w:marRight w:val="0"/>
                                      <w:marTop w:val="0"/>
                                      <w:marBottom w:val="0"/>
                                      <w:divBdr>
                                        <w:top w:val="single" w:sz="2" w:space="0" w:color="D9D9E3"/>
                                        <w:left w:val="single" w:sz="2" w:space="0" w:color="D9D9E3"/>
                                        <w:bottom w:val="single" w:sz="2" w:space="0" w:color="D9D9E3"/>
                                        <w:right w:val="single" w:sz="2" w:space="0" w:color="D9D9E3"/>
                                      </w:divBdr>
                                      <w:divsChild>
                                        <w:div w:id="298002290">
                                          <w:marLeft w:val="0"/>
                                          <w:marRight w:val="0"/>
                                          <w:marTop w:val="0"/>
                                          <w:marBottom w:val="0"/>
                                          <w:divBdr>
                                            <w:top w:val="single" w:sz="2" w:space="0" w:color="D9D9E3"/>
                                            <w:left w:val="single" w:sz="2" w:space="0" w:color="D9D9E3"/>
                                            <w:bottom w:val="single" w:sz="2" w:space="0" w:color="D9D9E3"/>
                                            <w:right w:val="single" w:sz="2" w:space="0" w:color="D9D9E3"/>
                                          </w:divBdr>
                                          <w:divsChild>
                                            <w:div w:id="865824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20086181">
          <w:marLeft w:val="0"/>
          <w:marRight w:val="0"/>
          <w:marTop w:val="0"/>
          <w:marBottom w:val="0"/>
          <w:divBdr>
            <w:top w:val="none" w:sz="0" w:space="0" w:color="auto"/>
            <w:left w:val="none" w:sz="0" w:space="0" w:color="auto"/>
            <w:bottom w:val="none" w:sz="0" w:space="0" w:color="auto"/>
            <w:right w:val="none" w:sz="0" w:space="0" w:color="auto"/>
          </w:divBdr>
        </w:div>
      </w:divsChild>
    </w:div>
    <w:div w:id="1605381678">
      <w:bodyDiv w:val="1"/>
      <w:marLeft w:val="0"/>
      <w:marRight w:val="0"/>
      <w:marTop w:val="0"/>
      <w:marBottom w:val="0"/>
      <w:divBdr>
        <w:top w:val="none" w:sz="0" w:space="0" w:color="auto"/>
        <w:left w:val="none" w:sz="0" w:space="0" w:color="auto"/>
        <w:bottom w:val="none" w:sz="0" w:space="0" w:color="auto"/>
        <w:right w:val="none" w:sz="0" w:space="0" w:color="auto"/>
      </w:divBdr>
    </w:div>
    <w:div w:id="1639527746">
      <w:bodyDiv w:val="1"/>
      <w:marLeft w:val="0"/>
      <w:marRight w:val="0"/>
      <w:marTop w:val="0"/>
      <w:marBottom w:val="0"/>
      <w:divBdr>
        <w:top w:val="none" w:sz="0" w:space="0" w:color="auto"/>
        <w:left w:val="none" w:sz="0" w:space="0" w:color="auto"/>
        <w:bottom w:val="none" w:sz="0" w:space="0" w:color="auto"/>
        <w:right w:val="none" w:sz="0" w:space="0" w:color="auto"/>
      </w:divBdr>
      <w:divsChild>
        <w:div w:id="203248539">
          <w:marLeft w:val="0"/>
          <w:marRight w:val="0"/>
          <w:marTop w:val="0"/>
          <w:marBottom w:val="0"/>
          <w:divBdr>
            <w:top w:val="single" w:sz="2" w:space="0" w:color="D9D9E3"/>
            <w:left w:val="single" w:sz="2" w:space="0" w:color="D9D9E3"/>
            <w:bottom w:val="single" w:sz="2" w:space="0" w:color="D9D9E3"/>
            <w:right w:val="single" w:sz="2" w:space="0" w:color="D9D9E3"/>
          </w:divBdr>
          <w:divsChild>
            <w:div w:id="999771865">
              <w:marLeft w:val="0"/>
              <w:marRight w:val="0"/>
              <w:marTop w:val="0"/>
              <w:marBottom w:val="0"/>
              <w:divBdr>
                <w:top w:val="single" w:sz="2" w:space="0" w:color="D9D9E3"/>
                <w:left w:val="single" w:sz="2" w:space="0" w:color="D9D9E3"/>
                <w:bottom w:val="single" w:sz="2" w:space="0" w:color="D9D9E3"/>
                <w:right w:val="single" w:sz="2" w:space="0" w:color="D9D9E3"/>
              </w:divBdr>
              <w:divsChild>
                <w:div w:id="1847792766">
                  <w:marLeft w:val="0"/>
                  <w:marRight w:val="0"/>
                  <w:marTop w:val="0"/>
                  <w:marBottom w:val="0"/>
                  <w:divBdr>
                    <w:top w:val="single" w:sz="2" w:space="0" w:color="D9D9E3"/>
                    <w:left w:val="single" w:sz="2" w:space="0" w:color="D9D9E3"/>
                    <w:bottom w:val="single" w:sz="2" w:space="0" w:color="D9D9E3"/>
                    <w:right w:val="single" w:sz="2" w:space="0" w:color="D9D9E3"/>
                  </w:divBdr>
                  <w:divsChild>
                    <w:div w:id="1131023614">
                      <w:marLeft w:val="0"/>
                      <w:marRight w:val="0"/>
                      <w:marTop w:val="0"/>
                      <w:marBottom w:val="0"/>
                      <w:divBdr>
                        <w:top w:val="single" w:sz="2" w:space="0" w:color="D9D9E3"/>
                        <w:left w:val="single" w:sz="2" w:space="0" w:color="D9D9E3"/>
                        <w:bottom w:val="single" w:sz="2" w:space="0" w:color="D9D9E3"/>
                        <w:right w:val="single" w:sz="2" w:space="0" w:color="D9D9E3"/>
                      </w:divBdr>
                      <w:divsChild>
                        <w:div w:id="1235386012">
                          <w:marLeft w:val="0"/>
                          <w:marRight w:val="0"/>
                          <w:marTop w:val="0"/>
                          <w:marBottom w:val="0"/>
                          <w:divBdr>
                            <w:top w:val="single" w:sz="2" w:space="0" w:color="auto"/>
                            <w:left w:val="single" w:sz="2" w:space="0" w:color="auto"/>
                            <w:bottom w:val="single" w:sz="6" w:space="0" w:color="auto"/>
                            <w:right w:val="single" w:sz="2" w:space="0" w:color="auto"/>
                          </w:divBdr>
                          <w:divsChild>
                            <w:div w:id="1246375617">
                              <w:marLeft w:val="0"/>
                              <w:marRight w:val="0"/>
                              <w:marTop w:val="100"/>
                              <w:marBottom w:val="100"/>
                              <w:divBdr>
                                <w:top w:val="single" w:sz="2" w:space="0" w:color="D9D9E3"/>
                                <w:left w:val="single" w:sz="2" w:space="0" w:color="D9D9E3"/>
                                <w:bottom w:val="single" w:sz="2" w:space="0" w:color="D9D9E3"/>
                                <w:right w:val="single" w:sz="2" w:space="0" w:color="D9D9E3"/>
                              </w:divBdr>
                              <w:divsChild>
                                <w:div w:id="1394965695">
                                  <w:marLeft w:val="0"/>
                                  <w:marRight w:val="0"/>
                                  <w:marTop w:val="0"/>
                                  <w:marBottom w:val="0"/>
                                  <w:divBdr>
                                    <w:top w:val="single" w:sz="2" w:space="0" w:color="D9D9E3"/>
                                    <w:left w:val="single" w:sz="2" w:space="0" w:color="D9D9E3"/>
                                    <w:bottom w:val="single" w:sz="2" w:space="0" w:color="D9D9E3"/>
                                    <w:right w:val="single" w:sz="2" w:space="0" w:color="D9D9E3"/>
                                  </w:divBdr>
                                  <w:divsChild>
                                    <w:div w:id="1735084236">
                                      <w:marLeft w:val="0"/>
                                      <w:marRight w:val="0"/>
                                      <w:marTop w:val="0"/>
                                      <w:marBottom w:val="0"/>
                                      <w:divBdr>
                                        <w:top w:val="single" w:sz="2" w:space="0" w:color="D9D9E3"/>
                                        <w:left w:val="single" w:sz="2" w:space="0" w:color="D9D9E3"/>
                                        <w:bottom w:val="single" w:sz="2" w:space="0" w:color="D9D9E3"/>
                                        <w:right w:val="single" w:sz="2" w:space="0" w:color="D9D9E3"/>
                                      </w:divBdr>
                                      <w:divsChild>
                                        <w:div w:id="551037928">
                                          <w:marLeft w:val="0"/>
                                          <w:marRight w:val="0"/>
                                          <w:marTop w:val="0"/>
                                          <w:marBottom w:val="0"/>
                                          <w:divBdr>
                                            <w:top w:val="single" w:sz="2" w:space="0" w:color="D9D9E3"/>
                                            <w:left w:val="single" w:sz="2" w:space="0" w:color="D9D9E3"/>
                                            <w:bottom w:val="single" w:sz="2" w:space="0" w:color="D9D9E3"/>
                                            <w:right w:val="single" w:sz="2" w:space="0" w:color="D9D9E3"/>
                                          </w:divBdr>
                                          <w:divsChild>
                                            <w:div w:id="424959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5618817">
          <w:marLeft w:val="0"/>
          <w:marRight w:val="0"/>
          <w:marTop w:val="0"/>
          <w:marBottom w:val="0"/>
          <w:divBdr>
            <w:top w:val="none" w:sz="0" w:space="0" w:color="auto"/>
            <w:left w:val="none" w:sz="0" w:space="0" w:color="auto"/>
            <w:bottom w:val="none" w:sz="0" w:space="0" w:color="auto"/>
            <w:right w:val="none" w:sz="0" w:space="0" w:color="auto"/>
          </w:divBdr>
        </w:div>
      </w:divsChild>
    </w:div>
    <w:div w:id="1690136797">
      <w:bodyDiv w:val="1"/>
      <w:marLeft w:val="0"/>
      <w:marRight w:val="0"/>
      <w:marTop w:val="0"/>
      <w:marBottom w:val="0"/>
      <w:divBdr>
        <w:top w:val="none" w:sz="0" w:space="0" w:color="auto"/>
        <w:left w:val="none" w:sz="0" w:space="0" w:color="auto"/>
        <w:bottom w:val="none" w:sz="0" w:space="0" w:color="auto"/>
        <w:right w:val="none" w:sz="0" w:space="0" w:color="auto"/>
      </w:divBdr>
      <w:divsChild>
        <w:div w:id="1165785149">
          <w:marLeft w:val="0"/>
          <w:marRight w:val="0"/>
          <w:marTop w:val="0"/>
          <w:marBottom w:val="0"/>
          <w:divBdr>
            <w:top w:val="none" w:sz="0" w:space="0" w:color="auto"/>
            <w:left w:val="none" w:sz="0" w:space="0" w:color="auto"/>
            <w:bottom w:val="none" w:sz="0" w:space="0" w:color="auto"/>
            <w:right w:val="none" w:sz="0" w:space="0" w:color="auto"/>
          </w:divBdr>
        </w:div>
        <w:div w:id="2119449836">
          <w:marLeft w:val="0"/>
          <w:marRight w:val="0"/>
          <w:marTop w:val="0"/>
          <w:marBottom w:val="0"/>
          <w:divBdr>
            <w:top w:val="single" w:sz="2" w:space="0" w:color="D9D9E3"/>
            <w:left w:val="single" w:sz="2" w:space="0" w:color="D9D9E3"/>
            <w:bottom w:val="single" w:sz="2" w:space="0" w:color="D9D9E3"/>
            <w:right w:val="single" w:sz="2" w:space="0" w:color="D9D9E3"/>
          </w:divBdr>
          <w:divsChild>
            <w:div w:id="2044551868">
              <w:marLeft w:val="0"/>
              <w:marRight w:val="0"/>
              <w:marTop w:val="0"/>
              <w:marBottom w:val="0"/>
              <w:divBdr>
                <w:top w:val="single" w:sz="2" w:space="0" w:color="D9D9E3"/>
                <w:left w:val="single" w:sz="2" w:space="0" w:color="D9D9E3"/>
                <w:bottom w:val="single" w:sz="2" w:space="0" w:color="D9D9E3"/>
                <w:right w:val="single" w:sz="2" w:space="0" w:color="D9D9E3"/>
              </w:divBdr>
              <w:divsChild>
                <w:div w:id="728697870">
                  <w:marLeft w:val="0"/>
                  <w:marRight w:val="0"/>
                  <w:marTop w:val="0"/>
                  <w:marBottom w:val="0"/>
                  <w:divBdr>
                    <w:top w:val="single" w:sz="2" w:space="0" w:color="D9D9E3"/>
                    <w:left w:val="single" w:sz="2" w:space="0" w:color="D9D9E3"/>
                    <w:bottom w:val="single" w:sz="2" w:space="0" w:color="D9D9E3"/>
                    <w:right w:val="single" w:sz="2" w:space="0" w:color="D9D9E3"/>
                  </w:divBdr>
                  <w:divsChild>
                    <w:div w:id="1329941063">
                      <w:marLeft w:val="0"/>
                      <w:marRight w:val="0"/>
                      <w:marTop w:val="0"/>
                      <w:marBottom w:val="0"/>
                      <w:divBdr>
                        <w:top w:val="single" w:sz="2" w:space="0" w:color="D9D9E3"/>
                        <w:left w:val="single" w:sz="2" w:space="0" w:color="D9D9E3"/>
                        <w:bottom w:val="single" w:sz="2" w:space="0" w:color="D9D9E3"/>
                        <w:right w:val="single" w:sz="2" w:space="0" w:color="D9D9E3"/>
                      </w:divBdr>
                      <w:divsChild>
                        <w:div w:id="1655723366">
                          <w:marLeft w:val="0"/>
                          <w:marRight w:val="0"/>
                          <w:marTop w:val="0"/>
                          <w:marBottom w:val="0"/>
                          <w:divBdr>
                            <w:top w:val="single" w:sz="2" w:space="0" w:color="auto"/>
                            <w:left w:val="single" w:sz="2" w:space="0" w:color="auto"/>
                            <w:bottom w:val="single" w:sz="6" w:space="0" w:color="auto"/>
                            <w:right w:val="single" w:sz="2" w:space="0" w:color="auto"/>
                          </w:divBdr>
                          <w:divsChild>
                            <w:div w:id="437410118">
                              <w:marLeft w:val="0"/>
                              <w:marRight w:val="0"/>
                              <w:marTop w:val="100"/>
                              <w:marBottom w:val="100"/>
                              <w:divBdr>
                                <w:top w:val="single" w:sz="2" w:space="0" w:color="D9D9E3"/>
                                <w:left w:val="single" w:sz="2" w:space="0" w:color="D9D9E3"/>
                                <w:bottom w:val="single" w:sz="2" w:space="0" w:color="D9D9E3"/>
                                <w:right w:val="single" w:sz="2" w:space="0" w:color="D9D9E3"/>
                              </w:divBdr>
                              <w:divsChild>
                                <w:div w:id="41366085">
                                  <w:marLeft w:val="0"/>
                                  <w:marRight w:val="0"/>
                                  <w:marTop w:val="0"/>
                                  <w:marBottom w:val="0"/>
                                  <w:divBdr>
                                    <w:top w:val="single" w:sz="2" w:space="0" w:color="D9D9E3"/>
                                    <w:left w:val="single" w:sz="2" w:space="0" w:color="D9D9E3"/>
                                    <w:bottom w:val="single" w:sz="2" w:space="0" w:color="D9D9E3"/>
                                    <w:right w:val="single" w:sz="2" w:space="0" w:color="D9D9E3"/>
                                  </w:divBdr>
                                  <w:divsChild>
                                    <w:div w:id="2057703905">
                                      <w:marLeft w:val="0"/>
                                      <w:marRight w:val="0"/>
                                      <w:marTop w:val="0"/>
                                      <w:marBottom w:val="0"/>
                                      <w:divBdr>
                                        <w:top w:val="single" w:sz="2" w:space="0" w:color="D9D9E3"/>
                                        <w:left w:val="single" w:sz="2" w:space="0" w:color="D9D9E3"/>
                                        <w:bottom w:val="single" w:sz="2" w:space="0" w:color="D9D9E3"/>
                                        <w:right w:val="single" w:sz="2" w:space="0" w:color="D9D9E3"/>
                                      </w:divBdr>
                                      <w:divsChild>
                                        <w:div w:id="1940603061">
                                          <w:marLeft w:val="0"/>
                                          <w:marRight w:val="0"/>
                                          <w:marTop w:val="0"/>
                                          <w:marBottom w:val="0"/>
                                          <w:divBdr>
                                            <w:top w:val="single" w:sz="2" w:space="0" w:color="D9D9E3"/>
                                            <w:left w:val="single" w:sz="2" w:space="0" w:color="D9D9E3"/>
                                            <w:bottom w:val="single" w:sz="2" w:space="0" w:color="D9D9E3"/>
                                            <w:right w:val="single" w:sz="2" w:space="0" w:color="D9D9E3"/>
                                          </w:divBdr>
                                          <w:divsChild>
                                            <w:div w:id="2125538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45099848">
      <w:bodyDiv w:val="1"/>
      <w:marLeft w:val="0"/>
      <w:marRight w:val="0"/>
      <w:marTop w:val="0"/>
      <w:marBottom w:val="0"/>
      <w:divBdr>
        <w:top w:val="none" w:sz="0" w:space="0" w:color="auto"/>
        <w:left w:val="none" w:sz="0" w:space="0" w:color="auto"/>
        <w:bottom w:val="none" w:sz="0" w:space="0" w:color="auto"/>
        <w:right w:val="none" w:sz="0" w:space="0" w:color="auto"/>
      </w:divBdr>
    </w:div>
    <w:div w:id="1755860650">
      <w:bodyDiv w:val="1"/>
      <w:marLeft w:val="0"/>
      <w:marRight w:val="0"/>
      <w:marTop w:val="0"/>
      <w:marBottom w:val="0"/>
      <w:divBdr>
        <w:top w:val="none" w:sz="0" w:space="0" w:color="auto"/>
        <w:left w:val="none" w:sz="0" w:space="0" w:color="auto"/>
        <w:bottom w:val="none" w:sz="0" w:space="0" w:color="auto"/>
        <w:right w:val="none" w:sz="0" w:space="0" w:color="auto"/>
      </w:divBdr>
      <w:divsChild>
        <w:div w:id="650796688">
          <w:marLeft w:val="0"/>
          <w:marRight w:val="0"/>
          <w:marTop w:val="0"/>
          <w:marBottom w:val="0"/>
          <w:divBdr>
            <w:top w:val="none" w:sz="0" w:space="0" w:color="auto"/>
            <w:left w:val="none" w:sz="0" w:space="0" w:color="auto"/>
            <w:bottom w:val="none" w:sz="0" w:space="0" w:color="auto"/>
            <w:right w:val="none" w:sz="0" w:space="0" w:color="auto"/>
          </w:divBdr>
        </w:div>
        <w:div w:id="1008678242">
          <w:marLeft w:val="0"/>
          <w:marRight w:val="0"/>
          <w:marTop w:val="0"/>
          <w:marBottom w:val="0"/>
          <w:divBdr>
            <w:top w:val="single" w:sz="2" w:space="0" w:color="D9D9E3"/>
            <w:left w:val="single" w:sz="2" w:space="0" w:color="D9D9E3"/>
            <w:bottom w:val="single" w:sz="2" w:space="0" w:color="D9D9E3"/>
            <w:right w:val="single" w:sz="2" w:space="0" w:color="D9D9E3"/>
          </w:divBdr>
          <w:divsChild>
            <w:div w:id="1426220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98744">
                  <w:marLeft w:val="0"/>
                  <w:marRight w:val="0"/>
                  <w:marTop w:val="0"/>
                  <w:marBottom w:val="0"/>
                  <w:divBdr>
                    <w:top w:val="single" w:sz="2" w:space="0" w:color="D9D9E3"/>
                    <w:left w:val="single" w:sz="2" w:space="0" w:color="D9D9E3"/>
                    <w:bottom w:val="single" w:sz="2" w:space="0" w:color="D9D9E3"/>
                    <w:right w:val="single" w:sz="2" w:space="0" w:color="D9D9E3"/>
                  </w:divBdr>
                  <w:divsChild>
                    <w:div w:id="2145659488">
                      <w:marLeft w:val="0"/>
                      <w:marRight w:val="0"/>
                      <w:marTop w:val="0"/>
                      <w:marBottom w:val="0"/>
                      <w:divBdr>
                        <w:top w:val="single" w:sz="2" w:space="0" w:color="D9D9E3"/>
                        <w:left w:val="single" w:sz="2" w:space="0" w:color="D9D9E3"/>
                        <w:bottom w:val="single" w:sz="2" w:space="0" w:color="D9D9E3"/>
                        <w:right w:val="single" w:sz="2" w:space="0" w:color="D9D9E3"/>
                      </w:divBdr>
                      <w:divsChild>
                        <w:div w:id="1124422158">
                          <w:marLeft w:val="0"/>
                          <w:marRight w:val="0"/>
                          <w:marTop w:val="0"/>
                          <w:marBottom w:val="0"/>
                          <w:divBdr>
                            <w:top w:val="single" w:sz="2" w:space="0" w:color="auto"/>
                            <w:left w:val="single" w:sz="2" w:space="0" w:color="auto"/>
                            <w:bottom w:val="single" w:sz="6" w:space="0" w:color="auto"/>
                            <w:right w:val="single" w:sz="2" w:space="0" w:color="auto"/>
                          </w:divBdr>
                          <w:divsChild>
                            <w:div w:id="16435824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25594107">
                                  <w:marLeft w:val="0"/>
                                  <w:marRight w:val="0"/>
                                  <w:marTop w:val="0"/>
                                  <w:marBottom w:val="0"/>
                                  <w:divBdr>
                                    <w:top w:val="single" w:sz="2" w:space="0" w:color="D9D9E3"/>
                                    <w:left w:val="single" w:sz="2" w:space="0" w:color="D9D9E3"/>
                                    <w:bottom w:val="single" w:sz="2" w:space="0" w:color="D9D9E3"/>
                                    <w:right w:val="single" w:sz="2" w:space="0" w:color="D9D9E3"/>
                                  </w:divBdr>
                                  <w:divsChild>
                                    <w:div w:id="1096943806">
                                      <w:marLeft w:val="0"/>
                                      <w:marRight w:val="0"/>
                                      <w:marTop w:val="0"/>
                                      <w:marBottom w:val="0"/>
                                      <w:divBdr>
                                        <w:top w:val="single" w:sz="2" w:space="0" w:color="D9D9E3"/>
                                        <w:left w:val="single" w:sz="2" w:space="0" w:color="D9D9E3"/>
                                        <w:bottom w:val="single" w:sz="2" w:space="0" w:color="D9D9E3"/>
                                        <w:right w:val="single" w:sz="2" w:space="0" w:color="D9D9E3"/>
                                      </w:divBdr>
                                      <w:divsChild>
                                        <w:div w:id="1123040992">
                                          <w:marLeft w:val="0"/>
                                          <w:marRight w:val="0"/>
                                          <w:marTop w:val="0"/>
                                          <w:marBottom w:val="0"/>
                                          <w:divBdr>
                                            <w:top w:val="single" w:sz="2" w:space="0" w:color="D9D9E3"/>
                                            <w:left w:val="single" w:sz="2" w:space="0" w:color="D9D9E3"/>
                                            <w:bottom w:val="single" w:sz="2" w:space="0" w:color="D9D9E3"/>
                                            <w:right w:val="single" w:sz="2" w:space="0" w:color="D9D9E3"/>
                                          </w:divBdr>
                                          <w:divsChild>
                                            <w:div w:id="1264413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9206572">
      <w:bodyDiv w:val="1"/>
      <w:marLeft w:val="0"/>
      <w:marRight w:val="0"/>
      <w:marTop w:val="0"/>
      <w:marBottom w:val="0"/>
      <w:divBdr>
        <w:top w:val="none" w:sz="0" w:space="0" w:color="auto"/>
        <w:left w:val="none" w:sz="0" w:space="0" w:color="auto"/>
        <w:bottom w:val="none" w:sz="0" w:space="0" w:color="auto"/>
        <w:right w:val="none" w:sz="0" w:space="0" w:color="auto"/>
      </w:divBdr>
    </w:div>
    <w:div w:id="1854756975">
      <w:bodyDiv w:val="1"/>
      <w:marLeft w:val="0"/>
      <w:marRight w:val="0"/>
      <w:marTop w:val="0"/>
      <w:marBottom w:val="0"/>
      <w:divBdr>
        <w:top w:val="none" w:sz="0" w:space="0" w:color="auto"/>
        <w:left w:val="none" w:sz="0" w:space="0" w:color="auto"/>
        <w:bottom w:val="none" w:sz="0" w:space="0" w:color="auto"/>
        <w:right w:val="none" w:sz="0" w:space="0" w:color="auto"/>
      </w:divBdr>
      <w:divsChild>
        <w:div w:id="411975776">
          <w:marLeft w:val="0"/>
          <w:marRight w:val="0"/>
          <w:marTop w:val="0"/>
          <w:marBottom w:val="0"/>
          <w:divBdr>
            <w:top w:val="single" w:sz="2" w:space="0" w:color="D9D9E3"/>
            <w:left w:val="single" w:sz="2" w:space="0" w:color="D9D9E3"/>
            <w:bottom w:val="single" w:sz="2" w:space="0" w:color="D9D9E3"/>
            <w:right w:val="single" w:sz="2" w:space="0" w:color="D9D9E3"/>
          </w:divBdr>
          <w:divsChild>
            <w:div w:id="1506938098">
              <w:marLeft w:val="0"/>
              <w:marRight w:val="0"/>
              <w:marTop w:val="0"/>
              <w:marBottom w:val="0"/>
              <w:divBdr>
                <w:top w:val="single" w:sz="2" w:space="0" w:color="D9D9E3"/>
                <w:left w:val="single" w:sz="2" w:space="0" w:color="D9D9E3"/>
                <w:bottom w:val="single" w:sz="2" w:space="0" w:color="D9D9E3"/>
                <w:right w:val="single" w:sz="2" w:space="0" w:color="D9D9E3"/>
              </w:divBdr>
              <w:divsChild>
                <w:div w:id="1862472491">
                  <w:marLeft w:val="0"/>
                  <w:marRight w:val="0"/>
                  <w:marTop w:val="0"/>
                  <w:marBottom w:val="0"/>
                  <w:divBdr>
                    <w:top w:val="single" w:sz="2" w:space="0" w:color="D9D9E3"/>
                    <w:left w:val="single" w:sz="2" w:space="0" w:color="D9D9E3"/>
                    <w:bottom w:val="single" w:sz="2" w:space="0" w:color="D9D9E3"/>
                    <w:right w:val="single" w:sz="2" w:space="0" w:color="D9D9E3"/>
                  </w:divBdr>
                  <w:divsChild>
                    <w:div w:id="332998338">
                      <w:marLeft w:val="0"/>
                      <w:marRight w:val="0"/>
                      <w:marTop w:val="0"/>
                      <w:marBottom w:val="0"/>
                      <w:divBdr>
                        <w:top w:val="single" w:sz="2" w:space="0" w:color="D9D9E3"/>
                        <w:left w:val="single" w:sz="2" w:space="0" w:color="D9D9E3"/>
                        <w:bottom w:val="single" w:sz="2" w:space="0" w:color="D9D9E3"/>
                        <w:right w:val="single" w:sz="2" w:space="0" w:color="D9D9E3"/>
                      </w:divBdr>
                      <w:divsChild>
                        <w:div w:id="1021010291">
                          <w:marLeft w:val="0"/>
                          <w:marRight w:val="0"/>
                          <w:marTop w:val="0"/>
                          <w:marBottom w:val="0"/>
                          <w:divBdr>
                            <w:top w:val="single" w:sz="2" w:space="0" w:color="auto"/>
                            <w:left w:val="single" w:sz="2" w:space="0" w:color="auto"/>
                            <w:bottom w:val="single" w:sz="6" w:space="0" w:color="auto"/>
                            <w:right w:val="single" w:sz="2" w:space="0" w:color="auto"/>
                          </w:divBdr>
                          <w:divsChild>
                            <w:div w:id="1397315251">
                              <w:marLeft w:val="0"/>
                              <w:marRight w:val="0"/>
                              <w:marTop w:val="100"/>
                              <w:marBottom w:val="100"/>
                              <w:divBdr>
                                <w:top w:val="single" w:sz="2" w:space="0" w:color="D9D9E3"/>
                                <w:left w:val="single" w:sz="2" w:space="0" w:color="D9D9E3"/>
                                <w:bottom w:val="single" w:sz="2" w:space="0" w:color="D9D9E3"/>
                                <w:right w:val="single" w:sz="2" w:space="0" w:color="D9D9E3"/>
                              </w:divBdr>
                              <w:divsChild>
                                <w:div w:id="481502940">
                                  <w:marLeft w:val="0"/>
                                  <w:marRight w:val="0"/>
                                  <w:marTop w:val="0"/>
                                  <w:marBottom w:val="0"/>
                                  <w:divBdr>
                                    <w:top w:val="single" w:sz="2" w:space="0" w:color="D9D9E3"/>
                                    <w:left w:val="single" w:sz="2" w:space="0" w:color="D9D9E3"/>
                                    <w:bottom w:val="single" w:sz="2" w:space="0" w:color="D9D9E3"/>
                                    <w:right w:val="single" w:sz="2" w:space="0" w:color="D9D9E3"/>
                                  </w:divBdr>
                                  <w:divsChild>
                                    <w:div w:id="2014642527">
                                      <w:marLeft w:val="0"/>
                                      <w:marRight w:val="0"/>
                                      <w:marTop w:val="0"/>
                                      <w:marBottom w:val="0"/>
                                      <w:divBdr>
                                        <w:top w:val="single" w:sz="2" w:space="0" w:color="D9D9E3"/>
                                        <w:left w:val="single" w:sz="2" w:space="0" w:color="D9D9E3"/>
                                        <w:bottom w:val="single" w:sz="2" w:space="0" w:color="D9D9E3"/>
                                        <w:right w:val="single" w:sz="2" w:space="0" w:color="D9D9E3"/>
                                      </w:divBdr>
                                      <w:divsChild>
                                        <w:div w:id="883294768">
                                          <w:marLeft w:val="0"/>
                                          <w:marRight w:val="0"/>
                                          <w:marTop w:val="0"/>
                                          <w:marBottom w:val="0"/>
                                          <w:divBdr>
                                            <w:top w:val="single" w:sz="2" w:space="0" w:color="D9D9E3"/>
                                            <w:left w:val="single" w:sz="2" w:space="0" w:color="D9D9E3"/>
                                            <w:bottom w:val="single" w:sz="2" w:space="0" w:color="D9D9E3"/>
                                            <w:right w:val="single" w:sz="2" w:space="0" w:color="D9D9E3"/>
                                          </w:divBdr>
                                          <w:divsChild>
                                            <w:div w:id="1533614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7864119">
          <w:marLeft w:val="0"/>
          <w:marRight w:val="0"/>
          <w:marTop w:val="0"/>
          <w:marBottom w:val="0"/>
          <w:divBdr>
            <w:top w:val="none" w:sz="0" w:space="0" w:color="auto"/>
            <w:left w:val="none" w:sz="0" w:space="0" w:color="auto"/>
            <w:bottom w:val="none" w:sz="0" w:space="0" w:color="auto"/>
            <w:right w:val="none" w:sz="0" w:space="0" w:color="auto"/>
          </w:divBdr>
        </w:div>
      </w:divsChild>
    </w:div>
    <w:div w:id="1895043451">
      <w:bodyDiv w:val="1"/>
      <w:marLeft w:val="0"/>
      <w:marRight w:val="0"/>
      <w:marTop w:val="0"/>
      <w:marBottom w:val="0"/>
      <w:divBdr>
        <w:top w:val="none" w:sz="0" w:space="0" w:color="auto"/>
        <w:left w:val="none" w:sz="0" w:space="0" w:color="auto"/>
        <w:bottom w:val="none" w:sz="0" w:space="0" w:color="auto"/>
        <w:right w:val="none" w:sz="0" w:space="0" w:color="auto"/>
      </w:divBdr>
    </w:div>
    <w:div w:id="1956784842">
      <w:bodyDiv w:val="1"/>
      <w:marLeft w:val="0"/>
      <w:marRight w:val="0"/>
      <w:marTop w:val="0"/>
      <w:marBottom w:val="0"/>
      <w:divBdr>
        <w:top w:val="none" w:sz="0" w:space="0" w:color="auto"/>
        <w:left w:val="none" w:sz="0" w:space="0" w:color="auto"/>
        <w:bottom w:val="none" w:sz="0" w:space="0" w:color="auto"/>
        <w:right w:val="none" w:sz="0" w:space="0" w:color="auto"/>
      </w:divBdr>
      <w:divsChild>
        <w:div w:id="1027026526">
          <w:marLeft w:val="0"/>
          <w:marRight w:val="0"/>
          <w:marTop w:val="0"/>
          <w:marBottom w:val="0"/>
          <w:divBdr>
            <w:top w:val="none" w:sz="0" w:space="0" w:color="auto"/>
            <w:left w:val="none" w:sz="0" w:space="0" w:color="auto"/>
            <w:bottom w:val="none" w:sz="0" w:space="0" w:color="auto"/>
            <w:right w:val="none" w:sz="0" w:space="0" w:color="auto"/>
          </w:divBdr>
          <w:divsChild>
            <w:div w:id="2105110537">
              <w:marLeft w:val="0"/>
              <w:marRight w:val="0"/>
              <w:marTop w:val="0"/>
              <w:marBottom w:val="0"/>
              <w:divBdr>
                <w:top w:val="single" w:sz="2" w:space="0" w:color="D9D9E3"/>
                <w:left w:val="single" w:sz="2" w:space="0" w:color="D9D9E3"/>
                <w:bottom w:val="single" w:sz="2" w:space="0" w:color="D9D9E3"/>
                <w:right w:val="single" w:sz="2" w:space="0" w:color="D9D9E3"/>
              </w:divBdr>
              <w:divsChild>
                <w:div w:id="16221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2568">
          <w:marLeft w:val="0"/>
          <w:marRight w:val="0"/>
          <w:marTop w:val="0"/>
          <w:marBottom w:val="0"/>
          <w:divBdr>
            <w:top w:val="single" w:sz="2" w:space="0" w:color="D9D9E3"/>
            <w:left w:val="single" w:sz="2" w:space="0" w:color="D9D9E3"/>
            <w:bottom w:val="single" w:sz="2" w:space="0" w:color="D9D9E3"/>
            <w:right w:val="single" w:sz="2" w:space="0" w:color="D9D9E3"/>
          </w:divBdr>
          <w:divsChild>
            <w:div w:id="1128429839">
              <w:marLeft w:val="0"/>
              <w:marRight w:val="0"/>
              <w:marTop w:val="0"/>
              <w:marBottom w:val="0"/>
              <w:divBdr>
                <w:top w:val="single" w:sz="2" w:space="0" w:color="D9D9E3"/>
                <w:left w:val="single" w:sz="2" w:space="0" w:color="D9D9E3"/>
                <w:bottom w:val="single" w:sz="2" w:space="0" w:color="D9D9E3"/>
                <w:right w:val="single" w:sz="2" w:space="0" w:color="D9D9E3"/>
              </w:divBdr>
              <w:divsChild>
                <w:div w:id="879516453">
                  <w:marLeft w:val="0"/>
                  <w:marRight w:val="0"/>
                  <w:marTop w:val="0"/>
                  <w:marBottom w:val="0"/>
                  <w:divBdr>
                    <w:top w:val="single" w:sz="2" w:space="0" w:color="D9D9E3"/>
                    <w:left w:val="single" w:sz="2" w:space="0" w:color="D9D9E3"/>
                    <w:bottom w:val="single" w:sz="2" w:space="0" w:color="D9D9E3"/>
                    <w:right w:val="single" w:sz="2" w:space="0" w:color="D9D9E3"/>
                  </w:divBdr>
                  <w:divsChild>
                    <w:div w:id="1041901398">
                      <w:marLeft w:val="0"/>
                      <w:marRight w:val="0"/>
                      <w:marTop w:val="0"/>
                      <w:marBottom w:val="0"/>
                      <w:divBdr>
                        <w:top w:val="single" w:sz="2" w:space="0" w:color="D9D9E3"/>
                        <w:left w:val="single" w:sz="2" w:space="0" w:color="D9D9E3"/>
                        <w:bottom w:val="single" w:sz="2" w:space="0" w:color="D9D9E3"/>
                        <w:right w:val="single" w:sz="2" w:space="0" w:color="D9D9E3"/>
                      </w:divBdr>
                      <w:divsChild>
                        <w:div w:id="1377319942">
                          <w:marLeft w:val="0"/>
                          <w:marRight w:val="0"/>
                          <w:marTop w:val="0"/>
                          <w:marBottom w:val="0"/>
                          <w:divBdr>
                            <w:top w:val="single" w:sz="2" w:space="0" w:color="auto"/>
                            <w:left w:val="single" w:sz="2" w:space="0" w:color="auto"/>
                            <w:bottom w:val="single" w:sz="6" w:space="0" w:color="auto"/>
                            <w:right w:val="single" w:sz="2" w:space="0" w:color="auto"/>
                          </w:divBdr>
                          <w:divsChild>
                            <w:div w:id="367612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912979">
                                  <w:marLeft w:val="0"/>
                                  <w:marRight w:val="0"/>
                                  <w:marTop w:val="0"/>
                                  <w:marBottom w:val="0"/>
                                  <w:divBdr>
                                    <w:top w:val="single" w:sz="2" w:space="0" w:color="D9D9E3"/>
                                    <w:left w:val="single" w:sz="2" w:space="0" w:color="D9D9E3"/>
                                    <w:bottom w:val="single" w:sz="2" w:space="0" w:color="D9D9E3"/>
                                    <w:right w:val="single" w:sz="2" w:space="0" w:color="D9D9E3"/>
                                  </w:divBdr>
                                  <w:divsChild>
                                    <w:div w:id="598682492">
                                      <w:marLeft w:val="0"/>
                                      <w:marRight w:val="0"/>
                                      <w:marTop w:val="0"/>
                                      <w:marBottom w:val="0"/>
                                      <w:divBdr>
                                        <w:top w:val="single" w:sz="2" w:space="0" w:color="D9D9E3"/>
                                        <w:left w:val="single" w:sz="2" w:space="0" w:color="D9D9E3"/>
                                        <w:bottom w:val="single" w:sz="2" w:space="0" w:color="D9D9E3"/>
                                        <w:right w:val="single" w:sz="2" w:space="0" w:color="D9D9E3"/>
                                      </w:divBdr>
                                      <w:divsChild>
                                        <w:div w:id="408771067">
                                          <w:marLeft w:val="0"/>
                                          <w:marRight w:val="0"/>
                                          <w:marTop w:val="0"/>
                                          <w:marBottom w:val="0"/>
                                          <w:divBdr>
                                            <w:top w:val="single" w:sz="2" w:space="0" w:color="D9D9E3"/>
                                            <w:left w:val="single" w:sz="2" w:space="0" w:color="D9D9E3"/>
                                            <w:bottom w:val="single" w:sz="2" w:space="0" w:color="D9D9E3"/>
                                            <w:right w:val="single" w:sz="2" w:space="0" w:color="D9D9E3"/>
                                          </w:divBdr>
                                          <w:divsChild>
                                            <w:div w:id="127283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68781158">
      <w:bodyDiv w:val="1"/>
      <w:marLeft w:val="0"/>
      <w:marRight w:val="0"/>
      <w:marTop w:val="0"/>
      <w:marBottom w:val="0"/>
      <w:divBdr>
        <w:top w:val="none" w:sz="0" w:space="0" w:color="auto"/>
        <w:left w:val="none" w:sz="0" w:space="0" w:color="auto"/>
        <w:bottom w:val="none" w:sz="0" w:space="0" w:color="auto"/>
        <w:right w:val="none" w:sz="0" w:space="0" w:color="auto"/>
      </w:divBdr>
      <w:divsChild>
        <w:div w:id="130680445">
          <w:marLeft w:val="288"/>
          <w:marRight w:val="0"/>
          <w:marTop w:val="240"/>
          <w:marBottom w:val="0"/>
          <w:divBdr>
            <w:top w:val="none" w:sz="0" w:space="0" w:color="auto"/>
            <w:left w:val="none" w:sz="0" w:space="0" w:color="auto"/>
            <w:bottom w:val="none" w:sz="0" w:space="0" w:color="auto"/>
            <w:right w:val="none" w:sz="0" w:space="0" w:color="auto"/>
          </w:divBdr>
        </w:div>
      </w:divsChild>
    </w:div>
    <w:div w:id="1996371227">
      <w:bodyDiv w:val="1"/>
      <w:marLeft w:val="0"/>
      <w:marRight w:val="0"/>
      <w:marTop w:val="0"/>
      <w:marBottom w:val="0"/>
      <w:divBdr>
        <w:top w:val="none" w:sz="0" w:space="0" w:color="auto"/>
        <w:left w:val="none" w:sz="0" w:space="0" w:color="auto"/>
        <w:bottom w:val="none" w:sz="0" w:space="0" w:color="auto"/>
        <w:right w:val="none" w:sz="0" w:space="0" w:color="auto"/>
      </w:divBdr>
      <w:divsChild>
        <w:div w:id="1091386979">
          <w:marLeft w:val="0"/>
          <w:marRight w:val="0"/>
          <w:marTop w:val="0"/>
          <w:marBottom w:val="0"/>
          <w:divBdr>
            <w:top w:val="none" w:sz="0" w:space="0" w:color="auto"/>
            <w:left w:val="none" w:sz="0" w:space="0" w:color="auto"/>
            <w:bottom w:val="none" w:sz="0" w:space="0" w:color="auto"/>
            <w:right w:val="none" w:sz="0" w:space="0" w:color="auto"/>
          </w:divBdr>
          <w:divsChild>
            <w:div w:id="522286694">
              <w:marLeft w:val="0"/>
              <w:marRight w:val="0"/>
              <w:marTop w:val="0"/>
              <w:marBottom w:val="0"/>
              <w:divBdr>
                <w:top w:val="single" w:sz="2" w:space="0" w:color="D9D9E3"/>
                <w:left w:val="single" w:sz="2" w:space="0" w:color="D9D9E3"/>
                <w:bottom w:val="single" w:sz="2" w:space="0" w:color="D9D9E3"/>
                <w:right w:val="single" w:sz="2" w:space="0" w:color="D9D9E3"/>
              </w:divBdr>
              <w:divsChild>
                <w:div w:id="902567590">
                  <w:marLeft w:val="0"/>
                  <w:marRight w:val="0"/>
                  <w:marTop w:val="0"/>
                  <w:marBottom w:val="0"/>
                  <w:divBdr>
                    <w:top w:val="single" w:sz="2" w:space="0" w:color="D9D9E3"/>
                    <w:left w:val="single" w:sz="2" w:space="0" w:color="D9D9E3"/>
                    <w:bottom w:val="single" w:sz="2" w:space="0" w:color="D9D9E3"/>
                    <w:right w:val="single" w:sz="2" w:space="0" w:color="D9D9E3"/>
                  </w:divBdr>
                </w:div>
                <w:div w:id="205083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70763">
          <w:marLeft w:val="0"/>
          <w:marRight w:val="0"/>
          <w:marTop w:val="0"/>
          <w:marBottom w:val="0"/>
          <w:divBdr>
            <w:top w:val="single" w:sz="2" w:space="0" w:color="D9D9E3"/>
            <w:left w:val="single" w:sz="2" w:space="0" w:color="D9D9E3"/>
            <w:bottom w:val="single" w:sz="2" w:space="0" w:color="D9D9E3"/>
            <w:right w:val="single" w:sz="2" w:space="0" w:color="D9D9E3"/>
          </w:divBdr>
          <w:divsChild>
            <w:div w:id="1173491169">
              <w:marLeft w:val="0"/>
              <w:marRight w:val="0"/>
              <w:marTop w:val="0"/>
              <w:marBottom w:val="0"/>
              <w:divBdr>
                <w:top w:val="single" w:sz="2" w:space="0" w:color="D9D9E3"/>
                <w:left w:val="single" w:sz="2" w:space="0" w:color="D9D9E3"/>
                <w:bottom w:val="single" w:sz="2" w:space="0" w:color="D9D9E3"/>
                <w:right w:val="single" w:sz="2" w:space="0" w:color="D9D9E3"/>
              </w:divBdr>
              <w:divsChild>
                <w:div w:id="2090618123">
                  <w:marLeft w:val="0"/>
                  <w:marRight w:val="0"/>
                  <w:marTop w:val="0"/>
                  <w:marBottom w:val="0"/>
                  <w:divBdr>
                    <w:top w:val="single" w:sz="2" w:space="0" w:color="D9D9E3"/>
                    <w:left w:val="single" w:sz="2" w:space="0" w:color="D9D9E3"/>
                    <w:bottom w:val="single" w:sz="2" w:space="0" w:color="D9D9E3"/>
                    <w:right w:val="single" w:sz="2" w:space="0" w:color="D9D9E3"/>
                  </w:divBdr>
                  <w:divsChild>
                    <w:div w:id="1895039703">
                      <w:marLeft w:val="0"/>
                      <w:marRight w:val="0"/>
                      <w:marTop w:val="0"/>
                      <w:marBottom w:val="0"/>
                      <w:divBdr>
                        <w:top w:val="single" w:sz="2" w:space="0" w:color="D9D9E3"/>
                        <w:left w:val="single" w:sz="2" w:space="0" w:color="D9D9E3"/>
                        <w:bottom w:val="single" w:sz="2" w:space="0" w:color="D9D9E3"/>
                        <w:right w:val="single" w:sz="2" w:space="0" w:color="D9D9E3"/>
                      </w:divBdr>
                      <w:divsChild>
                        <w:div w:id="59331836">
                          <w:marLeft w:val="0"/>
                          <w:marRight w:val="0"/>
                          <w:marTop w:val="0"/>
                          <w:marBottom w:val="0"/>
                          <w:divBdr>
                            <w:top w:val="single" w:sz="2" w:space="0" w:color="auto"/>
                            <w:left w:val="single" w:sz="2" w:space="0" w:color="auto"/>
                            <w:bottom w:val="single" w:sz="6" w:space="0" w:color="auto"/>
                            <w:right w:val="single" w:sz="2" w:space="0" w:color="auto"/>
                          </w:divBdr>
                          <w:divsChild>
                            <w:div w:id="10716633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6948246">
                                  <w:marLeft w:val="0"/>
                                  <w:marRight w:val="0"/>
                                  <w:marTop w:val="0"/>
                                  <w:marBottom w:val="0"/>
                                  <w:divBdr>
                                    <w:top w:val="single" w:sz="2" w:space="0" w:color="D9D9E3"/>
                                    <w:left w:val="single" w:sz="2" w:space="0" w:color="D9D9E3"/>
                                    <w:bottom w:val="single" w:sz="2" w:space="0" w:color="D9D9E3"/>
                                    <w:right w:val="single" w:sz="2" w:space="0" w:color="D9D9E3"/>
                                  </w:divBdr>
                                  <w:divsChild>
                                    <w:div w:id="88435335">
                                      <w:marLeft w:val="0"/>
                                      <w:marRight w:val="0"/>
                                      <w:marTop w:val="0"/>
                                      <w:marBottom w:val="0"/>
                                      <w:divBdr>
                                        <w:top w:val="single" w:sz="2" w:space="0" w:color="D9D9E3"/>
                                        <w:left w:val="single" w:sz="2" w:space="0" w:color="D9D9E3"/>
                                        <w:bottom w:val="single" w:sz="2" w:space="0" w:color="D9D9E3"/>
                                        <w:right w:val="single" w:sz="2" w:space="0" w:color="D9D9E3"/>
                                      </w:divBdr>
                                      <w:divsChild>
                                        <w:div w:id="753748103">
                                          <w:marLeft w:val="0"/>
                                          <w:marRight w:val="0"/>
                                          <w:marTop w:val="0"/>
                                          <w:marBottom w:val="0"/>
                                          <w:divBdr>
                                            <w:top w:val="single" w:sz="2" w:space="0" w:color="D9D9E3"/>
                                            <w:left w:val="single" w:sz="2" w:space="0" w:color="D9D9E3"/>
                                            <w:bottom w:val="single" w:sz="2" w:space="0" w:color="D9D9E3"/>
                                            <w:right w:val="single" w:sz="2" w:space="0" w:color="D9D9E3"/>
                                          </w:divBdr>
                                          <w:divsChild>
                                            <w:div w:id="1902910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94546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dictionary.cambridge.org/dictionary/english/easily" TargetMode="External"/><Relationship Id="rId26" Type="http://schemas.openxmlformats.org/officeDocument/2006/relationships/image" Target="media/image6.jpg"/><Relationship Id="rId39" Type="http://schemas.openxmlformats.org/officeDocument/2006/relationships/hyperlink" Target="https://doctor4africa.com/listing/zimbabwe/hospital,rural-health-clinic/dotito-rural-health-clinic/" TargetMode="External"/><Relationship Id="rId21" Type="http://schemas.openxmlformats.org/officeDocument/2006/relationships/hyperlink" Target="https://dictionary.cambridge.org/dictionary/english/attack" TargetMode="External"/><Relationship Id="rId34" Type="http://schemas.openxmlformats.org/officeDocument/2006/relationships/hyperlink" Target="https://www.tshwane.gov.za/?page_id=10032" TargetMode="External"/><Relationship Id="rId42" Type="http://schemas.openxmlformats.org/officeDocument/2006/relationships/hyperlink" Target="https://www.who.int/health-topics/health-financing" TargetMode="External"/><Relationship Id="rId47" Type="http://schemas.openxmlformats.org/officeDocument/2006/relationships/hyperlink" Target="http://kenyalaw.org/kl/fileadmin/pdfdownloads/Acts/PublicHealthActCap242.pdf" TargetMode="External"/><Relationship Id="rId50" Type="http://schemas.openxmlformats.org/officeDocument/2006/relationships/hyperlink" Target="https://www.cdc.gov/climateandhealth/effects/default.htm" TargetMode="External"/><Relationship Id="rId55" Type="http://schemas.openxmlformats.org/officeDocument/2006/relationships/hyperlink" Target="https://www.springernature.com/gp/open-research/about/benefit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image" Target="media/image4.jpg"/><Relationship Id="rId32" Type="http://schemas.openxmlformats.org/officeDocument/2006/relationships/hyperlink" Target="https://weatherspark.com/y/101135/Average-Weather-in-Mombasa-Kenya-Year-Round" TargetMode="External"/><Relationship Id="rId37" Type="http://schemas.openxmlformats.org/officeDocument/2006/relationships/hyperlink" Target="https://www.cdc.gov/niosh/topics/repro/heat.html" TargetMode="External"/><Relationship Id="rId40" Type="http://schemas.openxmlformats.org/officeDocument/2006/relationships/hyperlink" Target="https://www.samaritanspurse.org/medical/karanda-mission-hospital-mt-darwin-zimbabwe/" TargetMode="External"/><Relationship Id="rId45" Type="http://schemas.openxmlformats.org/officeDocument/2006/relationships/hyperlink" Target="https://www.up.ac.za/media/shared/12/ZP_Files/health-act.zp122778.pdf" TargetMode="External"/><Relationship Id="rId53" Type="http://schemas.openxmlformats.org/officeDocument/2006/relationships/hyperlink" Target="https://www.veritaszim.net/sites/veritas_d/files/DataProtectionAct_1.pdf" TargetMode="External"/><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hyperlink" Target="https://dictionary.cambridge.org/dictionary/english/hu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tcktcktck.org/zimbabwe/mashonaland-central/mount-darwin" TargetMode="External"/><Relationship Id="rId43" Type="http://schemas.openxmlformats.org/officeDocument/2006/relationships/hyperlink" Target="https://www.projectmanager.com/blog/quick-guide-resource-management" TargetMode="External"/><Relationship Id="rId48" Type="http://schemas.openxmlformats.org/officeDocument/2006/relationships/hyperlink" Target="https://faolex.fao.org/docs/pdf/zim190656.pdf"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odpc.go.ke/dpa-act/"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dictionary.cambridge.org/dictionary/english/able" TargetMode="External"/><Relationship Id="rId25" Type="http://schemas.openxmlformats.org/officeDocument/2006/relationships/image" Target="media/image5.jpg"/><Relationship Id="rId33" Type="http://schemas.openxmlformats.org/officeDocument/2006/relationships/hyperlink" Target="https://www.statssa.gov.za/publications/P0302/P03022021.pdf" TargetMode="External"/><Relationship Id="rId38" Type="http://schemas.openxmlformats.org/officeDocument/2006/relationships/hyperlink" Target="https://www.samaritanspurse.org/medical/karanda-mission-hospital-mt-darwin-zimbabwe/" TargetMode="External"/><Relationship Id="rId46" Type="http://schemas.openxmlformats.org/officeDocument/2006/relationships/hyperlink" Target="http://www.mrcz.org.zw/wp-content/uploads/2021/04/Ethics-Guidelines-for-Health-Research-Involving-Human-Participants-in-Zimbabwe-2011.pdf" TargetMode="External"/><Relationship Id="rId59" Type="http://schemas.openxmlformats.org/officeDocument/2006/relationships/theme" Target="theme/theme1.xml"/><Relationship Id="rId20" Type="http://schemas.openxmlformats.org/officeDocument/2006/relationships/hyperlink" Target="https://dictionary.cambridge.org/dictionary/english/influence" TargetMode="External"/><Relationship Id="rId41" Type="http://schemas.openxmlformats.org/officeDocument/2006/relationships/hyperlink" Target="http://optimamodel.com/" TargetMode="External"/><Relationship Id="rId54" Type="http://schemas.openxmlformats.org/officeDocument/2006/relationships/hyperlink" Target="https://sharing.nih.gov/data-management-and-sharing-policy"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hyperlink" Target="https://en.climate-data.org/africa/zimbabwe/mashonaland-central-1610/" TargetMode="External"/><Relationship Id="rId49" Type="http://schemas.openxmlformats.org/officeDocument/2006/relationships/hyperlink" Target="https://www.niehs.nih.gov/research/resources/bioethics/whatis/index.cfm"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d1zah1nkiby91r.cloudfront.net/s3fs-public/guide_to_the_aga_khan_development_networks_carbon_management_tool_.pdf" TargetMode="External"/><Relationship Id="rId44" Type="http://schemas.openxmlformats.org/officeDocument/2006/relationships/hyperlink" Target="https://www.sahpra.org.za/wp-content/uploads/2021/06/SA-GCP-2020_Final.pdf" TargetMode="External"/><Relationship Id="rId52" Type="http://schemas.openxmlformats.org/officeDocument/2006/relationships/hyperlink" Target="https://www.gov.za/documents/protection-personal-information-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ab767f7-b55e-4db4-8ff2-0c331604798b">
      <Terms xmlns="http://schemas.microsoft.com/office/infopath/2007/PartnerControls"/>
    </lcf76f155ced4ddcb4097134ff3c332f>
    <TaxCatchAll xmlns="a9607767-fe22-4d91-967b-424446a9542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06E46FA692C8B409123027A545F02C9" ma:contentTypeVersion="13" ma:contentTypeDescription="Create a new document." ma:contentTypeScope="" ma:versionID="f1aa4adbf11602a7edb6506047c786bf">
  <xsd:schema xmlns:xsd="http://www.w3.org/2001/XMLSchema" xmlns:xs="http://www.w3.org/2001/XMLSchema" xmlns:p="http://schemas.microsoft.com/office/2006/metadata/properties" xmlns:ns2="2ab767f7-b55e-4db4-8ff2-0c331604798b" xmlns:ns3="a9607767-fe22-4d91-967b-424446a95422" targetNamespace="http://schemas.microsoft.com/office/2006/metadata/properties" ma:root="true" ma:fieldsID="83d886a0d3a9d91418ec93e34bf26c07" ns2:_="" ns3:_="">
    <xsd:import namespace="2ab767f7-b55e-4db4-8ff2-0c331604798b"/>
    <xsd:import namespace="a9607767-fe22-4d91-967b-424446a9542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b767f7-b55e-4db4-8ff2-0c3316047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b9bb814-139f-4039-9463-697760f06ab3"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9607767-fe22-4d91-967b-424446a9542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52591e3-a34a-4dc5-b0dc-d076a7dffb5f}" ma:internalName="TaxCatchAll" ma:showField="CatchAllData" ma:web="a9607767-fe22-4d91-967b-424446a95422">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5F840A-4EC2-40CD-A39E-8D3D39C3C796}">
  <ds:schemaRefs>
    <ds:schemaRef ds:uri="http://schemas.openxmlformats.org/officeDocument/2006/bibliography"/>
  </ds:schemaRefs>
</ds:datastoreItem>
</file>

<file path=customXml/itemProps2.xml><?xml version="1.0" encoding="utf-8"?>
<ds:datastoreItem xmlns:ds="http://schemas.openxmlformats.org/officeDocument/2006/customXml" ds:itemID="{DF31BBD2-7A27-4C63-90E6-8B828675A7B5}">
  <ds:schemaRefs>
    <ds:schemaRef ds:uri="http://schemas.microsoft.com/office/2006/metadata/properties"/>
    <ds:schemaRef ds:uri="http://schemas.microsoft.com/office/infopath/2007/PartnerControls"/>
    <ds:schemaRef ds:uri="2ab767f7-b55e-4db4-8ff2-0c331604798b"/>
    <ds:schemaRef ds:uri="a9607767-fe22-4d91-967b-424446a95422"/>
  </ds:schemaRefs>
</ds:datastoreItem>
</file>

<file path=customXml/itemProps3.xml><?xml version="1.0" encoding="utf-8"?>
<ds:datastoreItem xmlns:ds="http://schemas.openxmlformats.org/officeDocument/2006/customXml" ds:itemID="{3F679D49-D0AC-4947-B809-B51417EA12D2}">
  <ds:schemaRefs>
    <ds:schemaRef ds:uri="http://schemas.microsoft.com/sharepoint/v3/contenttype/forms"/>
  </ds:schemaRefs>
</ds:datastoreItem>
</file>

<file path=customXml/itemProps4.xml><?xml version="1.0" encoding="utf-8"?>
<ds:datastoreItem xmlns:ds="http://schemas.openxmlformats.org/officeDocument/2006/customXml" ds:itemID="{6B481102-7BA6-4119-B65E-A5C529FE07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b767f7-b55e-4db4-8ff2-0c331604798b"/>
    <ds:schemaRef ds:uri="a9607767-fe22-4d91-967b-424446a954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25709</Words>
  <Characters>146547</Characters>
  <Application>Microsoft Office Word</Application>
  <DocSecurity>4</DocSecurity>
  <Lines>1221</Lines>
  <Paragraphs>343</Paragraphs>
  <ScaleCrop>false</ScaleCrop>
  <HeadingPairs>
    <vt:vector size="2" baseType="variant">
      <vt:variant>
        <vt:lpstr>Title</vt:lpstr>
      </vt:variant>
      <vt:variant>
        <vt:i4>1</vt:i4>
      </vt:variant>
    </vt:vector>
  </HeadingPairs>
  <TitlesOfParts>
    <vt:vector size="1" baseType="lpstr">
      <vt:lpstr>Clinical Intervention Study Protocol Template</vt:lpstr>
    </vt:vector>
  </TitlesOfParts>
  <Company>KAI Research, Inc</Company>
  <LinksUpToDate>false</LinksUpToDate>
  <CharactersWithSpaces>171913</CharactersWithSpaces>
  <SharedDoc>false</SharedDoc>
  <HLinks>
    <vt:vector size="594" baseType="variant">
      <vt:variant>
        <vt:i4>6488165</vt:i4>
      </vt:variant>
      <vt:variant>
        <vt:i4>835</vt:i4>
      </vt:variant>
      <vt:variant>
        <vt:i4>0</vt:i4>
      </vt:variant>
      <vt:variant>
        <vt:i4>5</vt:i4>
      </vt:variant>
      <vt:variant>
        <vt:lpwstr>https://www.springernature.com/gp/open-research/about/benefits</vt:lpwstr>
      </vt:variant>
      <vt:variant>
        <vt:lpwstr/>
      </vt:variant>
      <vt:variant>
        <vt:i4>6488164</vt:i4>
      </vt:variant>
      <vt:variant>
        <vt:i4>832</vt:i4>
      </vt:variant>
      <vt:variant>
        <vt:i4>0</vt:i4>
      </vt:variant>
      <vt:variant>
        <vt:i4>5</vt:i4>
      </vt:variant>
      <vt:variant>
        <vt:lpwstr>https://sharing.nih.gov/data-management-and-sharing-policy</vt:lpwstr>
      </vt:variant>
      <vt:variant>
        <vt:lpwstr/>
      </vt:variant>
      <vt:variant>
        <vt:i4>65607</vt:i4>
      </vt:variant>
      <vt:variant>
        <vt:i4>829</vt:i4>
      </vt:variant>
      <vt:variant>
        <vt:i4>0</vt:i4>
      </vt:variant>
      <vt:variant>
        <vt:i4>5</vt:i4>
      </vt:variant>
      <vt:variant>
        <vt:lpwstr>https://www.veritaszim.net/sites/veritas_d/files/DataProtectionAct_1.pdf</vt:lpwstr>
      </vt:variant>
      <vt:variant>
        <vt:lpwstr/>
      </vt:variant>
      <vt:variant>
        <vt:i4>4784218</vt:i4>
      </vt:variant>
      <vt:variant>
        <vt:i4>826</vt:i4>
      </vt:variant>
      <vt:variant>
        <vt:i4>0</vt:i4>
      </vt:variant>
      <vt:variant>
        <vt:i4>5</vt:i4>
      </vt:variant>
      <vt:variant>
        <vt:lpwstr>https://www.gov.za/documents/protection-personal-information-act</vt:lpwstr>
      </vt:variant>
      <vt:variant>
        <vt:lpwstr/>
      </vt:variant>
      <vt:variant>
        <vt:i4>7536740</vt:i4>
      </vt:variant>
      <vt:variant>
        <vt:i4>823</vt:i4>
      </vt:variant>
      <vt:variant>
        <vt:i4>0</vt:i4>
      </vt:variant>
      <vt:variant>
        <vt:i4>5</vt:i4>
      </vt:variant>
      <vt:variant>
        <vt:lpwstr>https://www.odpc.go.ke/dpa-act/</vt:lpwstr>
      </vt:variant>
      <vt:variant>
        <vt:lpwstr/>
      </vt:variant>
      <vt:variant>
        <vt:i4>1507411</vt:i4>
      </vt:variant>
      <vt:variant>
        <vt:i4>820</vt:i4>
      </vt:variant>
      <vt:variant>
        <vt:i4>0</vt:i4>
      </vt:variant>
      <vt:variant>
        <vt:i4>5</vt:i4>
      </vt:variant>
      <vt:variant>
        <vt:lpwstr>https://www.cdc.gov/climateandhealth/effects/default.htm</vt:lpwstr>
      </vt:variant>
      <vt:variant>
        <vt:lpwstr>:~:text=The%20health%20effects%20of%20these,and%20threats%20to%20mental%20health</vt:lpwstr>
      </vt:variant>
      <vt:variant>
        <vt:i4>7209056</vt:i4>
      </vt:variant>
      <vt:variant>
        <vt:i4>817</vt:i4>
      </vt:variant>
      <vt:variant>
        <vt:i4>0</vt:i4>
      </vt:variant>
      <vt:variant>
        <vt:i4>5</vt:i4>
      </vt:variant>
      <vt:variant>
        <vt:lpwstr>https://www.niehs.nih.gov/research/resources/bioethics/whatis/index.cfm</vt:lpwstr>
      </vt:variant>
      <vt:variant>
        <vt:lpwstr/>
      </vt:variant>
      <vt:variant>
        <vt:i4>1114180</vt:i4>
      </vt:variant>
      <vt:variant>
        <vt:i4>814</vt:i4>
      </vt:variant>
      <vt:variant>
        <vt:i4>0</vt:i4>
      </vt:variant>
      <vt:variant>
        <vt:i4>5</vt:i4>
      </vt:variant>
      <vt:variant>
        <vt:lpwstr>https://faolex.fao.org/docs/pdf/zim190656.pdf</vt:lpwstr>
      </vt:variant>
      <vt:variant>
        <vt:lpwstr/>
      </vt:variant>
      <vt:variant>
        <vt:i4>1966154</vt:i4>
      </vt:variant>
      <vt:variant>
        <vt:i4>811</vt:i4>
      </vt:variant>
      <vt:variant>
        <vt:i4>0</vt:i4>
      </vt:variant>
      <vt:variant>
        <vt:i4>5</vt:i4>
      </vt:variant>
      <vt:variant>
        <vt:lpwstr>http://kenyalaw.org/kl/fileadmin/pdfdownloads/Acts/PublicHealthActCap242.pdf</vt:lpwstr>
      </vt:variant>
      <vt:variant>
        <vt:lpwstr/>
      </vt:variant>
      <vt:variant>
        <vt:i4>5505051</vt:i4>
      </vt:variant>
      <vt:variant>
        <vt:i4>808</vt:i4>
      </vt:variant>
      <vt:variant>
        <vt:i4>0</vt:i4>
      </vt:variant>
      <vt:variant>
        <vt:i4>5</vt:i4>
      </vt:variant>
      <vt:variant>
        <vt:lpwstr>http://www.mrcz.org.zw/wp-content/uploads/2021/04/Ethics-Guidelines-for-Health-Research-Involving-Human-Participants-in-Zimbabwe-2011.pdf</vt:lpwstr>
      </vt:variant>
      <vt:variant>
        <vt:lpwstr/>
      </vt:variant>
      <vt:variant>
        <vt:i4>6422599</vt:i4>
      </vt:variant>
      <vt:variant>
        <vt:i4>805</vt:i4>
      </vt:variant>
      <vt:variant>
        <vt:i4>0</vt:i4>
      </vt:variant>
      <vt:variant>
        <vt:i4>5</vt:i4>
      </vt:variant>
      <vt:variant>
        <vt:lpwstr>https://www.up.ac.za/media/shared/12/ZP_Files/health-act.zp122778.pdf</vt:lpwstr>
      </vt:variant>
      <vt:variant>
        <vt:lpwstr/>
      </vt:variant>
      <vt:variant>
        <vt:i4>7929883</vt:i4>
      </vt:variant>
      <vt:variant>
        <vt:i4>802</vt:i4>
      </vt:variant>
      <vt:variant>
        <vt:i4>0</vt:i4>
      </vt:variant>
      <vt:variant>
        <vt:i4>5</vt:i4>
      </vt:variant>
      <vt:variant>
        <vt:lpwstr>https://www.sahpra.org.za/wp-content/uploads/2021/06/SA-GCP-2020_Final.pdf</vt:lpwstr>
      </vt:variant>
      <vt:variant>
        <vt:lpwstr/>
      </vt:variant>
      <vt:variant>
        <vt:i4>7602284</vt:i4>
      </vt:variant>
      <vt:variant>
        <vt:i4>799</vt:i4>
      </vt:variant>
      <vt:variant>
        <vt:i4>0</vt:i4>
      </vt:variant>
      <vt:variant>
        <vt:i4>5</vt:i4>
      </vt:variant>
      <vt:variant>
        <vt:lpwstr>https://www.projectmanager.com/blog/quick-guide-resource-management</vt:lpwstr>
      </vt:variant>
      <vt:variant>
        <vt:lpwstr/>
      </vt:variant>
      <vt:variant>
        <vt:i4>852021</vt:i4>
      </vt:variant>
      <vt:variant>
        <vt:i4>796</vt:i4>
      </vt:variant>
      <vt:variant>
        <vt:i4>0</vt:i4>
      </vt:variant>
      <vt:variant>
        <vt:i4>5</vt:i4>
      </vt:variant>
      <vt:variant>
        <vt:lpwstr>https://www.who.int/health-topics/health-financing</vt:lpwstr>
      </vt:variant>
      <vt:variant>
        <vt:lpwstr>tab=tab_1</vt:lpwstr>
      </vt:variant>
      <vt:variant>
        <vt:i4>3539002</vt:i4>
      </vt:variant>
      <vt:variant>
        <vt:i4>793</vt:i4>
      </vt:variant>
      <vt:variant>
        <vt:i4>0</vt:i4>
      </vt:variant>
      <vt:variant>
        <vt:i4>5</vt:i4>
      </vt:variant>
      <vt:variant>
        <vt:lpwstr>http://optimamodel.com/</vt:lpwstr>
      </vt:variant>
      <vt:variant>
        <vt:lpwstr/>
      </vt:variant>
      <vt:variant>
        <vt:i4>262212</vt:i4>
      </vt:variant>
      <vt:variant>
        <vt:i4>790</vt:i4>
      </vt:variant>
      <vt:variant>
        <vt:i4>0</vt:i4>
      </vt:variant>
      <vt:variant>
        <vt:i4>5</vt:i4>
      </vt:variant>
      <vt:variant>
        <vt:lpwstr>https://www.samaritanspurse.org/medical/karanda-mission-hospital-mt-darwin-zimbabwe/</vt:lpwstr>
      </vt:variant>
      <vt:variant>
        <vt:lpwstr/>
      </vt:variant>
      <vt:variant>
        <vt:i4>2687083</vt:i4>
      </vt:variant>
      <vt:variant>
        <vt:i4>787</vt:i4>
      </vt:variant>
      <vt:variant>
        <vt:i4>0</vt:i4>
      </vt:variant>
      <vt:variant>
        <vt:i4>5</vt:i4>
      </vt:variant>
      <vt:variant>
        <vt:lpwstr>https://doctor4africa.com/listing/zimbabwe/hospital,rural-health-clinic/dotito-rural-health-clinic/</vt:lpwstr>
      </vt:variant>
      <vt:variant>
        <vt:lpwstr/>
      </vt:variant>
      <vt:variant>
        <vt:i4>262212</vt:i4>
      </vt:variant>
      <vt:variant>
        <vt:i4>784</vt:i4>
      </vt:variant>
      <vt:variant>
        <vt:i4>0</vt:i4>
      </vt:variant>
      <vt:variant>
        <vt:i4>5</vt:i4>
      </vt:variant>
      <vt:variant>
        <vt:lpwstr>https://www.samaritanspurse.org/medical/karanda-mission-hospital-mt-darwin-zimbabwe/</vt:lpwstr>
      </vt:variant>
      <vt:variant>
        <vt:lpwstr/>
      </vt:variant>
      <vt:variant>
        <vt:i4>7340136</vt:i4>
      </vt:variant>
      <vt:variant>
        <vt:i4>781</vt:i4>
      </vt:variant>
      <vt:variant>
        <vt:i4>0</vt:i4>
      </vt:variant>
      <vt:variant>
        <vt:i4>5</vt:i4>
      </vt:variant>
      <vt:variant>
        <vt:lpwstr>https://www.cdc.gov/niosh/topics/repro/heat.html</vt:lpwstr>
      </vt:variant>
      <vt:variant>
        <vt:lpwstr>:~:text=Take%20steps%20to%20prevent%20heat,not%20provide%20adequate%20cooling%20breaks</vt:lpwstr>
      </vt:variant>
      <vt:variant>
        <vt:i4>4259854</vt:i4>
      </vt:variant>
      <vt:variant>
        <vt:i4>778</vt:i4>
      </vt:variant>
      <vt:variant>
        <vt:i4>0</vt:i4>
      </vt:variant>
      <vt:variant>
        <vt:i4>5</vt:i4>
      </vt:variant>
      <vt:variant>
        <vt:lpwstr>https://en.climate-data.org/africa/zimbabwe/mashonaland-central-1610/</vt:lpwstr>
      </vt:variant>
      <vt:variant>
        <vt:lpwstr/>
      </vt:variant>
      <vt:variant>
        <vt:i4>6553640</vt:i4>
      </vt:variant>
      <vt:variant>
        <vt:i4>775</vt:i4>
      </vt:variant>
      <vt:variant>
        <vt:i4>0</vt:i4>
      </vt:variant>
      <vt:variant>
        <vt:i4>5</vt:i4>
      </vt:variant>
      <vt:variant>
        <vt:lpwstr>https://tcktcktck.org/zimbabwe/mashonaland-central/mount-darwin</vt:lpwstr>
      </vt:variant>
      <vt:variant>
        <vt:lpwstr/>
      </vt:variant>
      <vt:variant>
        <vt:i4>4194353</vt:i4>
      </vt:variant>
      <vt:variant>
        <vt:i4>772</vt:i4>
      </vt:variant>
      <vt:variant>
        <vt:i4>0</vt:i4>
      </vt:variant>
      <vt:variant>
        <vt:i4>5</vt:i4>
      </vt:variant>
      <vt:variant>
        <vt:lpwstr>https://www.tshwane.gov.za/?page_id=10032</vt:lpwstr>
      </vt:variant>
      <vt:variant>
        <vt:lpwstr/>
      </vt:variant>
      <vt:variant>
        <vt:i4>6422631</vt:i4>
      </vt:variant>
      <vt:variant>
        <vt:i4>769</vt:i4>
      </vt:variant>
      <vt:variant>
        <vt:i4>0</vt:i4>
      </vt:variant>
      <vt:variant>
        <vt:i4>5</vt:i4>
      </vt:variant>
      <vt:variant>
        <vt:lpwstr>https://www.statssa.gov.za/publications/P0302/P03022021.pdf</vt:lpwstr>
      </vt:variant>
      <vt:variant>
        <vt:lpwstr/>
      </vt:variant>
      <vt:variant>
        <vt:i4>6160385</vt:i4>
      </vt:variant>
      <vt:variant>
        <vt:i4>766</vt:i4>
      </vt:variant>
      <vt:variant>
        <vt:i4>0</vt:i4>
      </vt:variant>
      <vt:variant>
        <vt:i4>5</vt:i4>
      </vt:variant>
      <vt:variant>
        <vt:lpwstr>https://weatherspark.com/y/101135/Average-Weather-in-Mombasa-Kenya-Year-Round</vt:lpwstr>
      </vt:variant>
      <vt:variant>
        <vt:lpwstr/>
      </vt:variant>
      <vt:variant>
        <vt:i4>7602272</vt:i4>
      </vt:variant>
      <vt:variant>
        <vt:i4>763</vt:i4>
      </vt:variant>
      <vt:variant>
        <vt:i4>0</vt:i4>
      </vt:variant>
      <vt:variant>
        <vt:i4>5</vt:i4>
      </vt:variant>
      <vt:variant>
        <vt:lpwstr>https://d1zah1nkiby91r.cloudfront.net/s3fs-public/guide_to_the_aga_khan_development_networks_carbon_management_tool_.pdf</vt:lpwstr>
      </vt:variant>
      <vt:variant>
        <vt:lpwstr/>
      </vt:variant>
      <vt:variant>
        <vt:i4>7536765</vt:i4>
      </vt:variant>
      <vt:variant>
        <vt:i4>435</vt:i4>
      </vt:variant>
      <vt:variant>
        <vt:i4>0</vt:i4>
      </vt:variant>
      <vt:variant>
        <vt:i4>5</vt:i4>
      </vt:variant>
      <vt:variant>
        <vt:lpwstr>https://dictionary.cambridge.org/dictionary/english/attack</vt:lpwstr>
      </vt:variant>
      <vt:variant>
        <vt:lpwstr/>
      </vt:variant>
      <vt:variant>
        <vt:i4>589855</vt:i4>
      </vt:variant>
      <vt:variant>
        <vt:i4>432</vt:i4>
      </vt:variant>
      <vt:variant>
        <vt:i4>0</vt:i4>
      </vt:variant>
      <vt:variant>
        <vt:i4>5</vt:i4>
      </vt:variant>
      <vt:variant>
        <vt:lpwstr>https://dictionary.cambridge.org/dictionary/english/influence</vt:lpwstr>
      </vt:variant>
      <vt:variant>
        <vt:lpwstr/>
      </vt:variant>
      <vt:variant>
        <vt:i4>786449</vt:i4>
      </vt:variant>
      <vt:variant>
        <vt:i4>429</vt:i4>
      </vt:variant>
      <vt:variant>
        <vt:i4>0</vt:i4>
      </vt:variant>
      <vt:variant>
        <vt:i4>5</vt:i4>
      </vt:variant>
      <vt:variant>
        <vt:lpwstr>https://dictionary.cambridge.org/dictionary/english/hurt</vt:lpwstr>
      </vt:variant>
      <vt:variant>
        <vt:lpwstr/>
      </vt:variant>
      <vt:variant>
        <vt:i4>8126577</vt:i4>
      </vt:variant>
      <vt:variant>
        <vt:i4>426</vt:i4>
      </vt:variant>
      <vt:variant>
        <vt:i4>0</vt:i4>
      </vt:variant>
      <vt:variant>
        <vt:i4>5</vt:i4>
      </vt:variant>
      <vt:variant>
        <vt:lpwstr>https://dictionary.cambridge.org/dictionary/english/easily</vt:lpwstr>
      </vt:variant>
      <vt:variant>
        <vt:lpwstr/>
      </vt:variant>
      <vt:variant>
        <vt:i4>655366</vt:i4>
      </vt:variant>
      <vt:variant>
        <vt:i4>423</vt:i4>
      </vt:variant>
      <vt:variant>
        <vt:i4>0</vt:i4>
      </vt:variant>
      <vt:variant>
        <vt:i4>5</vt:i4>
      </vt:variant>
      <vt:variant>
        <vt:lpwstr>https://dictionary.cambridge.org/dictionary/english/able</vt:lpwstr>
      </vt:variant>
      <vt:variant>
        <vt:lpwstr/>
      </vt:variant>
      <vt:variant>
        <vt:i4>1900599</vt:i4>
      </vt:variant>
      <vt:variant>
        <vt:i4>416</vt:i4>
      </vt:variant>
      <vt:variant>
        <vt:i4>0</vt:i4>
      </vt:variant>
      <vt:variant>
        <vt:i4>5</vt:i4>
      </vt:variant>
      <vt:variant>
        <vt:lpwstr/>
      </vt:variant>
      <vt:variant>
        <vt:lpwstr>_Toc127956474</vt:lpwstr>
      </vt:variant>
      <vt:variant>
        <vt:i4>1900599</vt:i4>
      </vt:variant>
      <vt:variant>
        <vt:i4>410</vt:i4>
      </vt:variant>
      <vt:variant>
        <vt:i4>0</vt:i4>
      </vt:variant>
      <vt:variant>
        <vt:i4>5</vt:i4>
      </vt:variant>
      <vt:variant>
        <vt:lpwstr/>
      </vt:variant>
      <vt:variant>
        <vt:lpwstr>_Toc127956473</vt:lpwstr>
      </vt:variant>
      <vt:variant>
        <vt:i4>1900599</vt:i4>
      </vt:variant>
      <vt:variant>
        <vt:i4>404</vt:i4>
      </vt:variant>
      <vt:variant>
        <vt:i4>0</vt:i4>
      </vt:variant>
      <vt:variant>
        <vt:i4>5</vt:i4>
      </vt:variant>
      <vt:variant>
        <vt:lpwstr/>
      </vt:variant>
      <vt:variant>
        <vt:lpwstr>_Toc127956472</vt:lpwstr>
      </vt:variant>
      <vt:variant>
        <vt:i4>1900599</vt:i4>
      </vt:variant>
      <vt:variant>
        <vt:i4>398</vt:i4>
      </vt:variant>
      <vt:variant>
        <vt:i4>0</vt:i4>
      </vt:variant>
      <vt:variant>
        <vt:i4>5</vt:i4>
      </vt:variant>
      <vt:variant>
        <vt:lpwstr/>
      </vt:variant>
      <vt:variant>
        <vt:lpwstr>_Toc127956471</vt:lpwstr>
      </vt:variant>
      <vt:variant>
        <vt:i4>1900599</vt:i4>
      </vt:variant>
      <vt:variant>
        <vt:i4>392</vt:i4>
      </vt:variant>
      <vt:variant>
        <vt:i4>0</vt:i4>
      </vt:variant>
      <vt:variant>
        <vt:i4>5</vt:i4>
      </vt:variant>
      <vt:variant>
        <vt:lpwstr/>
      </vt:variant>
      <vt:variant>
        <vt:lpwstr>_Toc127956470</vt:lpwstr>
      </vt:variant>
      <vt:variant>
        <vt:i4>1835063</vt:i4>
      </vt:variant>
      <vt:variant>
        <vt:i4>386</vt:i4>
      </vt:variant>
      <vt:variant>
        <vt:i4>0</vt:i4>
      </vt:variant>
      <vt:variant>
        <vt:i4>5</vt:i4>
      </vt:variant>
      <vt:variant>
        <vt:lpwstr/>
      </vt:variant>
      <vt:variant>
        <vt:lpwstr>_Toc127956469</vt:lpwstr>
      </vt:variant>
      <vt:variant>
        <vt:i4>1835063</vt:i4>
      </vt:variant>
      <vt:variant>
        <vt:i4>380</vt:i4>
      </vt:variant>
      <vt:variant>
        <vt:i4>0</vt:i4>
      </vt:variant>
      <vt:variant>
        <vt:i4>5</vt:i4>
      </vt:variant>
      <vt:variant>
        <vt:lpwstr/>
      </vt:variant>
      <vt:variant>
        <vt:lpwstr>_Toc127956468</vt:lpwstr>
      </vt:variant>
      <vt:variant>
        <vt:i4>1835063</vt:i4>
      </vt:variant>
      <vt:variant>
        <vt:i4>374</vt:i4>
      </vt:variant>
      <vt:variant>
        <vt:i4>0</vt:i4>
      </vt:variant>
      <vt:variant>
        <vt:i4>5</vt:i4>
      </vt:variant>
      <vt:variant>
        <vt:lpwstr/>
      </vt:variant>
      <vt:variant>
        <vt:lpwstr>_Toc127956467</vt:lpwstr>
      </vt:variant>
      <vt:variant>
        <vt:i4>1835063</vt:i4>
      </vt:variant>
      <vt:variant>
        <vt:i4>368</vt:i4>
      </vt:variant>
      <vt:variant>
        <vt:i4>0</vt:i4>
      </vt:variant>
      <vt:variant>
        <vt:i4>5</vt:i4>
      </vt:variant>
      <vt:variant>
        <vt:lpwstr/>
      </vt:variant>
      <vt:variant>
        <vt:lpwstr>_Toc127956466</vt:lpwstr>
      </vt:variant>
      <vt:variant>
        <vt:i4>1376313</vt:i4>
      </vt:variant>
      <vt:variant>
        <vt:i4>359</vt:i4>
      </vt:variant>
      <vt:variant>
        <vt:i4>0</vt:i4>
      </vt:variant>
      <vt:variant>
        <vt:i4>5</vt:i4>
      </vt:variant>
      <vt:variant>
        <vt:lpwstr/>
      </vt:variant>
      <vt:variant>
        <vt:lpwstr>_Toc128750570</vt:lpwstr>
      </vt:variant>
      <vt:variant>
        <vt:i4>1310777</vt:i4>
      </vt:variant>
      <vt:variant>
        <vt:i4>353</vt:i4>
      </vt:variant>
      <vt:variant>
        <vt:i4>0</vt:i4>
      </vt:variant>
      <vt:variant>
        <vt:i4>5</vt:i4>
      </vt:variant>
      <vt:variant>
        <vt:lpwstr/>
      </vt:variant>
      <vt:variant>
        <vt:lpwstr>_Toc128750569</vt:lpwstr>
      </vt:variant>
      <vt:variant>
        <vt:i4>1310777</vt:i4>
      </vt:variant>
      <vt:variant>
        <vt:i4>347</vt:i4>
      </vt:variant>
      <vt:variant>
        <vt:i4>0</vt:i4>
      </vt:variant>
      <vt:variant>
        <vt:i4>5</vt:i4>
      </vt:variant>
      <vt:variant>
        <vt:lpwstr/>
      </vt:variant>
      <vt:variant>
        <vt:lpwstr>_Toc128750568</vt:lpwstr>
      </vt:variant>
      <vt:variant>
        <vt:i4>1310777</vt:i4>
      </vt:variant>
      <vt:variant>
        <vt:i4>341</vt:i4>
      </vt:variant>
      <vt:variant>
        <vt:i4>0</vt:i4>
      </vt:variant>
      <vt:variant>
        <vt:i4>5</vt:i4>
      </vt:variant>
      <vt:variant>
        <vt:lpwstr/>
      </vt:variant>
      <vt:variant>
        <vt:lpwstr>_Toc128750567</vt:lpwstr>
      </vt:variant>
      <vt:variant>
        <vt:i4>1310777</vt:i4>
      </vt:variant>
      <vt:variant>
        <vt:i4>335</vt:i4>
      </vt:variant>
      <vt:variant>
        <vt:i4>0</vt:i4>
      </vt:variant>
      <vt:variant>
        <vt:i4>5</vt:i4>
      </vt:variant>
      <vt:variant>
        <vt:lpwstr/>
      </vt:variant>
      <vt:variant>
        <vt:lpwstr>_Toc128750566</vt:lpwstr>
      </vt:variant>
      <vt:variant>
        <vt:i4>1310777</vt:i4>
      </vt:variant>
      <vt:variant>
        <vt:i4>329</vt:i4>
      </vt:variant>
      <vt:variant>
        <vt:i4>0</vt:i4>
      </vt:variant>
      <vt:variant>
        <vt:i4>5</vt:i4>
      </vt:variant>
      <vt:variant>
        <vt:lpwstr/>
      </vt:variant>
      <vt:variant>
        <vt:lpwstr>_Toc128750565</vt:lpwstr>
      </vt:variant>
      <vt:variant>
        <vt:i4>1703984</vt:i4>
      </vt:variant>
      <vt:variant>
        <vt:i4>320</vt:i4>
      </vt:variant>
      <vt:variant>
        <vt:i4>0</vt:i4>
      </vt:variant>
      <vt:variant>
        <vt:i4>5</vt:i4>
      </vt:variant>
      <vt:variant>
        <vt:lpwstr/>
      </vt:variant>
      <vt:variant>
        <vt:lpwstr>_Toc128690092</vt:lpwstr>
      </vt:variant>
      <vt:variant>
        <vt:i4>1703984</vt:i4>
      </vt:variant>
      <vt:variant>
        <vt:i4>314</vt:i4>
      </vt:variant>
      <vt:variant>
        <vt:i4>0</vt:i4>
      </vt:variant>
      <vt:variant>
        <vt:i4>5</vt:i4>
      </vt:variant>
      <vt:variant>
        <vt:lpwstr/>
      </vt:variant>
      <vt:variant>
        <vt:lpwstr>_Toc128690091</vt:lpwstr>
      </vt:variant>
      <vt:variant>
        <vt:i4>1703984</vt:i4>
      </vt:variant>
      <vt:variant>
        <vt:i4>308</vt:i4>
      </vt:variant>
      <vt:variant>
        <vt:i4>0</vt:i4>
      </vt:variant>
      <vt:variant>
        <vt:i4>5</vt:i4>
      </vt:variant>
      <vt:variant>
        <vt:lpwstr/>
      </vt:variant>
      <vt:variant>
        <vt:lpwstr>_Toc128690090</vt:lpwstr>
      </vt:variant>
      <vt:variant>
        <vt:i4>1769520</vt:i4>
      </vt:variant>
      <vt:variant>
        <vt:i4>302</vt:i4>
      </vt:variant>
      <vt:variant>
        <vt:i4>0</vt:i4>
      </vt:variant>
      <vt:variant>
        <vt:i4>5</vt:i4>
      </vt:variant>
      <vt:variant>
        <vt:lpwstr/>
      </vt:variant>
      <vt:variant>
        <vt:lpwstr>_Toc128690089</vt:lpwstr>
      </vt:variant>
      <vt:variant>
        <vt:i4>1769520</vt:i4>
      </vt:variant>
      <vt:variant>
        <vt:i4>296</vt:i4>
      </vt:variant>
      <vt:variant>
        <vt:i4>0</vt:i4>
      </vt:variant>
      <vt:variant>
        <vt:i4>5</vt:i4>
      </vt:variant>
      <vt:variant>
        <vt:lpwstr/>
      </vt:variant>
      <vt:variant>
        <vt:lpwstr>_Toc128690088</vt:lpwstr>
      </vt:variant>
      <vt:variant>
        <vt:i4>1769520</vt:i4>
      </vt:variant>
      <vt:variant>
        <vt:i4>290</vt:i4>
      </vt:variant>
      <vt:variant>
        <vt:i4>0</vt:i4>
      </vt:variant>
      <vt:variant>
        <vt:i4>5</vt:i4>
      </vt:variant>
      <vt:variant>
        <vt:lpwstr/>
      </vt:variant>
      <vt:variant>
        <vt:lpwstr>_Toc128690087</vt:lpwstr>
      </vt:variant>
      <vt:variant>
        <vt:i4>1769520</vt:i4>
      </vt:variant>
      <vt:variant>
        <vt:i4>284</vt:i4>
      </vt:variant>
      <vt:variant>
        <vt:i4>0</vt:i4>
      </vt:variant>
      <vt:variant>
        <vt:i4>5</vt:i4>
      </vt:variant>
      <vt:variant>
        <vt:lpwstr/>
      </vt:variant>
      <vt:variant>
        <vt:lpwstr>_Toc128690086</vt:lpwstr>
      </vt:variant>
      <vt:variant>
        <vt:i4>1769520</vt:i4>
      </vt:variant>
      <vt:variant>
        <vt:i4>278</vt:i4>
      </vt:variant>
      <vt:variant>
        <vt:i4>0</vt:i4>
      </vt:variant>
      <vt:variant>
        <vt:i4>5</vt:i4>
      </vt:variant>
      <vt:variant>
        <vt:lpwstr/>
      </vt:variant>
      <vt:variant>
        <vt:lpwstr>_Toc128690085</vt:lpwstr>
      </vt:variant>
      <vt:variant>
        <vt:i4>1769520</vt:i4>
      </vt:variant>
      <vt:variant>
        <vt:i4>272</vt:i4>
      </vt:variant>
      <vt:variant>
        <vt:i4>0</vt:i4>
      </vt:variant>
      <vt:variant>
        <vt:i4>5</vt:i4>
      </vt:variant>
      <vt:variant>
        <vt:lpwstr/>
      </vt:variant>
      <vt:variant>
        <vt:lpwstr>_Toc128690084</vt:lpwstr>
      </vt:variant>
      <vt:variant>
        <vt:i4>1769520</vt:i4>
      </vt:variant>
      <vt:variant>
        <vt:i4>266</vt:i4>
      </vt:variant>
      <vt:variant>
        <vt:i4>0</vt:i4>
      </vt:variant>
      <vt:variant>
        <vt:i4>5</vt:i4>
      </vt:variant>
      <vt:variant>
        <vt:lpwstr/>
      </vt:variant>
      <vt:variant>
        <vt:lpwstr>_Toc128690083</vt:lpwstr>
      </vt:variant>
      <vt:variant>
        <vt:i4>1769520</vt:i4>
      </vt:variant>
      <vt:variant>
        <vt:i4>260</vt:i4>
      </vt:variant>
      <vt:variant>
        <vt:i4>0</vt:i4>
      </vt:variant>
      <vt:variant>
        <vt:i4>5</vt:i4>
      </vt:variant>
      <vt:variant>
        <vt:lpwstr/>
      </vt:variant>
      <vt:variant>
        <vt:lpwstr>_Toc128690082</vt:lpwstr>
      </vt:variant>
      <vt:variant>
        <vt:i4>1769520</vt:i4>
      </vt:variant>
      <vt:variant>
        <vt:i4>254</vt:i4>
      </vt:variant>
      <vt:variant>
        <vt:i4>0</vt:i4>
      </vt:variant>
      <vt:variant>
        <vt:i4>5</vt:i4>
      </vt:variant>
      <vt:variant>
        <vt:lpwstr/>
      </vt:variant>
      <vt:variant>
        <vt:lpwstr>_Toc128690081</vt:lpwstr>
      </vt:variant>
      <vt:variant>
        <vt:i4>1769520</vt:i4>
      </vt:variant>
      <vt:variant>
        <vt:i4>248</vt:i4>
      </vt:variant>
      <vt:variant>
        <vt:i4>0</vt:i4>
      </vt:variant>
      <vt:variant>
        <vt:i4>5</vt:i4>
      </vt:variant>
      <vt:variant>
        <vt:lpwstr/>
      </vt:variant>
      <vt:variant>
        <vt:lpwstr>_Toc128690080</vt:lpwstr>
      </vt:variant>
      <vt:variant>
        <vt:i4>1310768</vt:i4>
      </vt:variant>
      <vt:variant>
        <vt:i4>242</vt:i4>
      </vt:variant>
      <vt:variant>
        <vt:i4>0</vt:i4>
      </vt:variant>
      <vt:variant>
        <vt:i4>5</vt:i4>
      </vt:variant>
      <vt:variant>
        <vt:lpwstr/>
      </vt:variant>
      <vt:variant>
        <vt:lpwstr>_Toc128690079</vt:lpwstr>
      </vt:variant>
      <vt:variant>
        <vt:i4>1310768</vt:i4>
      </vt:variant>
      <vt:variant>
        <vt:i4>236</vt:i4>
      </vt:variant>
      <vt:variant>
        <vt:i4>0</vt:i4>
      </vt:variant>
      <vt:variant>
        <vt:i4>5</vt:i4>
      </vt:variant>
      <vt:variant>
        <vt:lpwstr/>
      </vt:variant>
      <vt:variant>
        <vt:lpwstr>_Toc128690078</vt:lpwstr>
      </vt:variant>
      <vt:variant>
        <vt:i4>1310768</vt:i4>
      </vt:variant>
      <vt:variant>
        <vt:i4>230</vt:i4>
      </vt:variant>
      <vt:variant>
        <vt:i4>0</vt:i4>
      </vt:variant>
      <vt:variant>
        <vt:i4>5</vt:i4>
      </vt:variant>
      <vt:variant>
        <vt:lpwstr/>
      </vt:variant>
      <vt:variant>
        <vt:lpwstr>_Toc128690077</vt:lpwstr>
      </vt:variant>
      <vt:variant>
        <vt:i4>1310768</vt:i4>
      </vt:variant>
      <vt:variant>
        <vt:i4>224</vt:i4>
      </vt:variant>
      <vt:variant>
        <vt:i4>0</vt:i4>
      </vt:variant>
      <vt:variant>
        <vt:i4>5</vt:i4>
      </vt:variant>
      <vt:variant>
        <vt:lpwstr/>
      </vt:variant>
      <vt:variant>
        <vt:lpwstr>_Toc128690076</vt:lpwstr>
      </vt:variant>
      <vt:variant>
        <vt:i4>1310768</vt:i4>
      </vt:variant>
      <vt:variant>
        <vt:i4>218</vt:i4>
      </vt:variant>
      <vt:variant>
        <vt:i4>0</vt:i4>
      </vt:variant>
      <vt:variant>
        <vt:i4>5</vt:i4>
      </vt:variant>
      <vt:variant>
        <vt:lpwstr/>
      </vt:variant>
      <vt:variant>
        <vt:lpwstr>_Toc128690075</vt:lpwstr>
      </vt:variant>
      <vt:variant>
        <vt:i4>1310768</vt:i4>
      </vt:variant>
      <vt:variant>
        <vt:i4>212</vt:i4>
      </vt:variant>
      <vt:variant>
        <vt:i4>0</vt:i4>
      </vt:variant>
      <vt:variant>
        <vt:i4>5</vt:i4>
      </vt:variant>
      <vt:variant>
        <vt:lpwstr/>
      </vt:variant>
      <vt:variant>
        <vt:lpwstr>_Toc128690074</vt:lpwstr>
      </vt:variant>
      <vt:variant>
        <vt:i4>1310768</vt:i4>
      </vt:variant>
      <vt:variant>
        <vt:i4>206</vt:i4>
      </vt:variant>
      <vt:variant>
        <vt:i4>0</vt:i4>
      </vt:variant>
      <vt:variant>
        <vt:i4>5</vt:i4>
      </vt:variant>
      <vt:variant>
        <vt:lpwstr/>
      </vt:variant>
      <vt:variant>
        <vt:lpwstr>_Toc128690073</vt:lpwstr>
      </vt:variant>
      <vt:variant>
        <vt:i4>1310768</vt:i4>
      </vt:variant>
      <vt:variant>
        <vt:i4>200</vt:i4>
      </vt:variant>
      <vt:variant>
        <vt:i4>0</vt:i4>
      </vt:variant>
      <vt:variant>
        <vt:i4>5</vt:i4>
      </vt:variant>
      <vt:variant>
        <vt:lpwstr/>
      </vt:variant>
      <vt:variant>
        <vt:lpwstr>_Toc128690072</vt:lpwstr>
      </vt:variant>
      <vt:variant>
        <vt:i4>1310768</vt:i4>
      </vt:variant>
      <vt:variant>
        <vt:i4>194</vt:i4>
      </vt:variant>
      <vt:variant>
        <vt:i4>0</vt:i4>
      </vt:variant>
      <vt:variant>
        <vt:i4>5</vt:i4>
      </vt:variant>
      <vt:variant>
        <vt:lpwstr/>
      </vt:variant>
      <vt:variant>
        <vt:lpwstr>_Toc128690071</vt:lpwstr>
      </vt:variant>
      <vt:variant>
        <vt:i4>1310768</vt:i4>
      </vt:variant>
      <vt:variant>
        <vt:i4>188</vt:i4>
      </vt:variant>
      <vt:variant>
        <vt:i4>0</vt:i4>
      </vt:variant>
      <vt:variant>
        <vt:i4>5</vt:i4>
      </vt:variant>
      <vt:variant>
        <vt:lpwstr/>
      </vt:variant>
      <vt:variant>
        <vt:lpwstr>_Toc128690070</vt:lpwstr>
      </vt:variant>
      <vt:variant>
        <vt:i4>1376304</vt:i4>
      </vt:variant>
      <vt:variant>
        <vt:i4>182</vt:i4>
      </vt:variant>
      <vt:variant>
        <vt:i4>0</vt:i4>
      </vt:variant>
      <vt:variant>
        <vt:i4>5</vt:i4>
      </vt:variant>
      <vt:variant>
        <vt:lpwstr/>
      </vt:variant>
      <vt:variant>
        <vt:lpwstr>_Toc128690069</vt:lpwstr>
      </vt:variant>
      <vt:variant>
        <vt:i4>1376304</vt:i4>
      </vt:variant>
      <vt:variant>
        <vt:i4>176</vt:i4>
      </vt:variant>
      <vt:variant>
        <vt:i4>0</vt:i4>
      </vt:variant>
      <vt:variant>
        <vt:i4>5</vt:i4>
      </vt:variant>
      <vt:variant>
        <vt:lpwstr/>
      </vt:variant>
      <vt:variant>
        <vt:lpwstr>_Toc128690068</vt:lpwstr>
      </vt:variant>
      <vt:variant>
        <vt:i4>1376304</vt:i4>
      </vt:variant>
      <vt:variant>
        <vt:i4>170</vt:i4>
      </vt:variant>
      <vt:variant>
        <vt:i4>0</vt:i4>
      </vt:variant>
      <vt:variant>
        <vt:i4>5</vt:i4>
      </vt:variant>
      <vt:variant>
        <vt:lpwstr/>
      </vt:variant>
      <vt:variant>
        <vt:lpwstr>_Toc128690067</vt:lpwstr>
      </vt:variant>
      <vt:variant>
        <vt:i4>1376304</vt:i4>
      </vt:variant>
      <vt:variant>
        <vt:i4>164</vt:i4>
      </vt:variant>
      <vt:variant>
        <vt:i4>0</vt:i4>
      </vt:variant>
      <vt:variant>
        <vt:i4>5</vt:i4>
      </vt:variant>
      <vt:variant>
        <vt:lpwstr/>
      </vt:variant>
      <vt:variant>
        <vt:lpwstr>_Toc128690066</vt:lpwstr>
      </vt:variant>
      <vt:variant>
        <vt:i4>1376304</vt:i4>
      </vt:variant>
      <vt:variant>
        <vt:i4>158</vt:i4>
      </vt:variant>
      <vt:variant>
        <vt:i4>0</vt:i4>
      </vt:variant>
      <vt:variant>
        <vt:i4>5</vt:i4>
      </vt:variant>
      <vt:variant>
        <vt:lpwstr/>
      </vt:variant>
      <vt:variant>
        <vt:lpwstr>_Toc128690065</vt:lpwstr>
      </vt:variant>
      <vt:variant>
        <vt:i4>1376304</vt:i4>
      </vt:variant>
      <vt:variant>
        <vt:i4>152</vt:i4>
      </vt:variant>
      <vt:variant>
        <vt:i4>0</vt:i4>
      </vt:variant>
      <vt:variant>
        <vt:i4>5</vt:i4>
      </vt:variant>
      <vt:variant>
        <vt:lpwstr/>
      </vt:variant>
      <vt:variant>
        <vt:lpwstr>_Toc128690064</vt:lpwstr>
      </vt:variant>
      <vt:variant>
        <vt:i4>1376304</vt:i4>
      </vt:variant>
      <vt:variant>
        <vt:i4>146</vt:i4>
      </vt:variant>
      <vt:variant>
        <vt:i4>0</vt:i4>
      </vt:variant>
      <vt:variant>
        <vt:i4>5</vt:i4>
      </vt:variant>
      <vt:variant>
        <vt:lpwstr/>
      </vt:variant>
      <vt:variant>
        <vt:lpwstr>_Toc128690063</vt:lpwstr>
      </vt:variant>
      <vt:variant>
        <vt:i4>1376304</vt:i4>
      </vt:variant>
      <vt:variant>
        <vt:i4>140</vt:i4>
      </vt:variant>
      <vt:variant>
        <vt:i4>0</vt:i4>
      </vt:variant>
      <vt:variant>
        <vt:i4>5</vt:i4>
      </vt:variant>
      <vt:variant>
        <vt:lpwstr/>
      </vt:variant>
      <vt:variant>
        <vt:lpwstr>_Toc128690062</vt:lpwstr>
      </vt:variant>
      <vt:variant>
        <vt:i4>1376304</vt:i4>
      </vt:variant>
      <vt:variant>
        <vt:i4>134</vt:i4>
      </vt:variant>
      <vt:variant>
        <vt:i4>0</vt:i4>
      </vt:variant>
      <vt:variant>
        <vt:i4>5</vt:i4>
      </vt:variant>
      <vt:variant>
        <vt:lpwstr/>
      </vt:variant>
      <vt:variant>
        <vt:lpwstr>_Toc128690061</vt:lpwstr>
      </vt:variant>
      <vt:variant>
        <vt:i4>1376304</vt:i4>
      </vt:variant>
      <vt:variant>
        <vt:i4>128</vt:i4>
      </vt:variant>
      <vt:variant>
        <vt:i4>0</vt:i4>
      </vt:variant>
      <vt:variant>
        <vt:i4>5</vt:i4>
      </vt:variant>
      <vt:variant>
        <vt:lpwstr/>
      </vt:variant>
      <vt:variant>
        <vt:lpwstr>_Toc128690060</vt:lpwstr>
      </vt:variant>
      <vt:variant>
        <vt:i4>1441840</vt:i4>
      </vt:variant>
      <vt:variant>
        <vt:i4>122</vt:i4>
      </vt:variant>
      <vt:variant>
        <vt:i4>0</vt:i4>
      </vt:variant>
      <vt:variant>
        <vt:i4>5</vt:i4>
      </vt:variant>
      <vt:variant>
        <vt:lpwstr/>
      </vt:variant>
      <vt:variant>
        <vt:lpwstr>_Toc128690059</vt:lpwstr>
      </vt:variant>
      <vt:variant>
        <vt:i4>1441840</vt:i4>
      </vt:variant>
      <vt:variant>
        <vt:i4>116</vt:i4>
      </vt:variant>
      <vt:variant>
        <vt:i4>0</vt:i4>
      </vt:variant>
      <vt:variant>
        <vt:i4>5</vt:i4>
      </vt:variant>
      <vt:variant>
        <vt:lpwstr/>
      </vt:variant>
      <vt:variant>
        <vt:lpwstr>_Toc128690058</vt:lpwstr>
      </vt:variant>
      <vt:variant>
        <vt:i4>1441840</vt:i4>
      </vt:variant>
      <vt:variant>
        <vt:i4>110</vt:i4>
      </vt:variant>
      <vt:variant>
        <vt:i4>0</vt:i4>
      </vt:variant>
      <vt:variant>
        <vt:i4>5</vt:i4>
      </vt:variant>
      <vt:variant>
        <vt:lpwstr/>
      </vt:variant>
      <vt:variant>
        <vt:lpwstr>_Toc128690057</vt:lpwstr>
      </vt:variant>
      <vt:variant>
        <vt:i4>1441840</vt:i4>
      </vt:variant>
      <vt:variant>
        <vt:i4>104</vt:i4>
      </vt:variant>
      <vt:variant>
        <vt:i4>0</vt:i4>
      </vt:variant>
      <vt:variant>
        <vt:i4>5</vt:i4>
      </vt:variant>
      <vt:variant>
        <vt:lpwstr/>
      </vt:variant>
      <vt:variant>
        <vt:lpwstr>_Toc128690056</vt:lpwstr>
      </vt:variant>
      <vt:variant>
        <vt:i4>1441840</vt:i4>
      </vt:variant>
      <vt:variant>
        <vt:i4>98</vt:i4>
      </vt:variant>
      <vt:variant>
        <vt:i4>0</vt:i4>
      </vt:variant>
      <vt:variant>
        <vt:i4>5</vt:i4>
      </vt:variant>
      <vt:variant>
        <vt:lpwstr/>
      </vt:variant>
      <vt:variant>
        <vt:lpwstr>_Toc128690055</vt:lpwstr>
      </vt:variant>
      <vt:variant>
        <vt:i4>1441840</vt:i4>
      </vt:variant>
      <vt:variant>
        <vt:i4>92</vt:i4>
      </vt:variant>
      <vt:variant>
        <vt:i4>0</vt:i4>
      </vt:variant>
      <vt:variant>
        <vt:i4>5</vt:i4>
      </vt:variant>
      <vt:variant>
        <vt:lpwstr/>
      </vt:variant>
      <vt:variant>
        <vt:lpwstr>_Toc128690054</vt:lpwstr>
      </vt:variant>
      <vt:variant>
        <vt:i4>1441840</vt:i4>
      </vt:variant>
      <vt:variant>
        <vt:i4>86</vt:i4>
      </vt:variant>
      <vt:variant>
        <vt:i4>0</vt:i4>
      </vt:variant>
      <vt:variant>
        <vt:i4>5</vt:i4>
      </vt:variant>
      <vt:variant>
        <vt:lpwstr/>
      </vt:variant>
      <vt:variant>
        <vt:lpwstr>_Toc128690053</vt:lpwstr>
      </vt:variant>
      <vt:variant>
        <vt:i4>1441840</vt:i4>
      </vt:variant>
      <vt:variant>
        <vt:i4>80</vt:i4>
      </vt:variant>
      <vt:variant>
        <vt:i4>0</vt:i4>
      </vt:variant>
      <vt:variant>
        <vt:i4>5</vt:i4>
      </vt:variant>
      <vt:variant>
        <vt:lpwstr/>
      </vt:variant>
      <vt:variant>
        <vt:lpwstr>_Toc128690052</vt:lpwstr>
      </vt:variant>
      <vt:variant>
        <vt:i4>1441840</vt:i4>
      </vt:variant>
      <vt:variant>
        <vt:i4>74</vt:i4>
      </vt:variant>
      <vt:variant>
        <vt:i4>0</vt:i4>
      </vt:variant>
      <vt:variant>
        <vt:i4>5</vt:i4>
      </vt:variant>
      <vt:variant>
        <vt:lpwstr/>
      </vt:variant>
      <vt:variant>
        <vt:lpwstr>_Toc128690051</vt:lpwstr>
      </vt:variant>
      <vt:variant>
        <vt:i4>1441840</vt:i4>
      </vt:variant>
      <vt:variant>
        <vt:i4>68</vt:i4>
      </vt:variant>
      <vt:variant>
        <vt:i4>0</vt:i4>
      </vt:variant>
      <vt:variant>
        <vt:i4>5</vt:i4>
      </vt:variant>
      <vt:variant>
        <vt:lpwstr/>
      </vt:variant>
      <vt:variant>
        <vt:lpwstr>_Toc128690050</vt:lpwstr>
      </vt:variant>
      <vt:variant>
        <vt:i4>1507376</vt:i4>
      </vt:variant>
      <vt:variant>
        <vt:i4>62</vt:i4>
      </vt:variant>
      <vt:variant>
        <vt:i4>0</vt:i4>
      </vt:variant>
      <vt:variant>
        <vt:i4>5</vt:i4>
      </vt:variant>
      <vt:variant>
        <vt:lpwstr/>
      </vt:variant>
      <vt:variant>
        <vt:lpwstr>_Toc128690049</vt:lpwstr>
      </vt:variant>
      <vt:variant>
        <vt:i4>1507376</vt:i4>
      </vt:variant>
      <vt:variant>
        <vt:i4>56</vt:i4>
      </vt:variant>
      <vt:variant>
        <vt:i4>0</vt:i4>
      </vt:variant>
      <vt:variant>
        <vt:i4>5</vt:i4>
      </vt:variant>
      <vt:variant>
        <vt:lpwstr/>
      </vt:variant>
      <vt:variant>
        <vt:lpwstr>_Toc128690048</vt:lpwstr>
      </vt:variant>
      <vt:variant>
        <vt:i4>1507376</vt:i4>
      </vt:variant>
      <vt:variant>
        <vt:i4>50</vt:i4>
      </vt:variant>
      <vt:variant>
        <vt:i4>0</vt:i4>
      </vt:variant>
      <vt:variant>
        <vt:i4>5</vt:i4>
      </vt:variant>
      <vt:variant>
        <vt:lpwstr/>
      </vt:variant>
      <vt:variant>
        <vt:lpwstr>_Toc128690047</vt:lpwstr>
      </vt:variant>
      <vt:variant>
        <vt:i4>1507376</vt:i4>
      </vt:variant>
      <vt:variant>
        <vt:i4>44</vt:i4>
      </vt:variant>
      <vt:variant>
        <vt:i4>0</vt:i4>
      </vt:variant>
      <vt:variant>
        <vt:i4>5</vt:i4>
      </vt:variant>
      <vt:variant>
        <vt:lpwstr/>
      </vt:variant>
      <vt:variant>
        <vt:lpwstr>_Toc128690046</vt:lpwstr>
      </vt:variant>
      <vt:variant>
        <vt:i4>1507376</vt:i4>
      </vt:variant>
      <vt:variant>
        <vt:i4>38</vt:i4>
      </vt:variant>
      <vt:variant>
        <vt:i4>0</vt:i4>
      </vt:variant>
      <vt:variant>
        <vt:i4>5</vt:i4>
      </vt:variant>
      <vt:variant>
        <vt:lpwstr/>
      </vt:variant>
      <vt:variant>
        <vt:lpwstr>_Toc128690045</vt:lpwstr>
      </vt:variant>
      <vt:variant>
        <vt:i4>1507376</vt:i4>
      </vt:variant>
      <vt:variant>
        <vt:i4>32</vt:i4>
      </vt:variant>
      <vt:variant>
        <vt:i4>0</vt:i4>
      </vt:variant>
      <vt:variant>
        <vt:i4>5</vt:i4>
      </vt:variant>
      <vt:variant>
        <vt:lpwstr/>
      </vt:variant>
      <vt:variant>
        <vt:lpwstr>_Toc128690044</vt:lpwstr>
      </vt:variant>
      <vt:variant>
        <vt:i4>1507376</vt:i4>
      </vt:variant>
      <vt:variant>
        <vt:i4>26</vt:i4>
      </vt:variant>
      <vt:variant>
        <vt:i4>0</vt:i4>
      </vt:variant>
      <vt:variant>
        <vt:i4>5</vt:i4>
      </vt:variant>
      <vt:variant>
        <vt:lpwstr/>
      </vt:variant>
      <vt:variant>
        <vt:lpwstr>_Toc128690043</vt:lpwstr>
      </vt:variant>
      <vt:variant>
        <vt:i4>1507376</vt:i4>
      </vt:variant>
      <vt:variant>
        <vt:i4>20</vt:i4>
      </vt:variant>
      <vt:variant>
        <vt:i4>0</vt:i4>
      </vt:variant>
      <vt:variant>
        <vt:i4>5</vt:i4>
      </vt:variant>
      <vt:variant>
        <vt:lpwstr/>
      </vt:variant>
      <vt:variant>
        <vt:lpwstr>_Toc128690042</vt:lpwstr>
      </vt:variant>
      <vt:variant>
        <vt:i4>1507376</vt:i4>
      </vt:variant>
      <vt:variant>
        <vt:i4>14</vt:i4>
      </vt:variant>
      <vt:variant>
        <vt:i4>0</vt:i4>
      </vt:variant>
      <vt:variant>
        <vt:i4>5</vt:i4>
      </vt:variant>
      <vt:variant>
        <vt:lpwstr/>
      </vt:variant>
      <vt:variant>
        <vt:lpwstr>_Toc128690041</vt:lpwstr>
      </vt:variant>
      <vt:variant>
        <vt:i4>1507376</vt:i4>
      </vt:variant>
      <vt:variant>
        <vt:i4>8</vt:i4>
      </vt:variant>
      <vt:variant>
        <vt:i4>0</vt:i4>
      </vt:variant>
      <vt:variant>
        <vt:i4>5</vt:i4>
      </vt:variant>
      <vt:variant>
        <vt:lpwstr/>
      </vt:variant>
      <vt:variant>
        <vt:lpwstr>_Toc128690040</vt:lpwstr>
      </vt:variant>
      <vt:variant>
        <vt:i4>1048624</vt:i4>
      </vt:variant>
      <vt:variant>
        <vt:i4>2</vt:i4>
      </vt:variant>
      <vt:variant>
        <vt:i4>0</vt:i4>
      </vt:variant>
      <vt:variant>
        <vt:i4>5</vt:i4>
      </vt:variant>
      <vt:variant>
        <vt:lpwstr/>
      </vt:variant>
      <vt:variant>
        <vt:lpwstr>_Toc128690039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Intervention Study Protocol Template</dc:title>
  <dc:subject>Protocol Template</dc:subject>
  <dc:creator>Thabani Muronzie</dc:creator>
  <cp:keywords>Climate and health</cp:keywords>
  <dc:description/>
  <cp:lastModifiedBy>Craig Parker</cp:lastModifiedBy>
  <cp:revision>2</cp:revision>
  <cp:lastPrinted>2012-05-03T22:45:00Z</cp:lastPrinted>
  <dcterms:created xsi:type="dcterms:W3CDTF">2023-03-06T20:25:00Z</dcterms:created>
  <dcterms:modified xsi:type="dcterms:W3CDTF">2023-03-06T20:25:00Z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ZOTERO_PREF_1">
    <vt:lpwstr>&lt;data data-version="3" zotero-version="6.0.20"&gt;&lt;session id="dhlrmqsC"/&gt;&lt;style id="http://www.zotero.org/styles/vancouver" locale="en-US" hasBibliography="1" bibliographyStyleHasBeenSet="1"/&gt;&lt;prefs&gt;&lt;pref name="fieldType" value="Field"/&gt;&lt;/prefs&gt;&lt;/data&gt;</vt:lpwstr>
  </property>
  <property fmtid="{D5CDD505-2E9C-101B-9397-08002B2CF9AE}" pid="4" name="ContentTypeId">
    <vt:lpwstr>0x010100906E46FA692C8B409123027A545F02C9</vt:lpwstr>
  </property>
  <property fmtid="{D5CDD505-2E9C-101B-9397-08002B2CF9AE}" pid="5" name="MediaServiceImageTags">
    <vt:lpwstr/>
  </property>
  <property fmtid="{D5CDD505-2E9C-101B-9397-08002B2CF9AE}" pid="6" name="GrammarlyDocumentId">
    <vt:lpwstr>1cfc83ad88ee7bd3dd63ba3a60e3590564a63e8e6908b5304f354ec0ad00ec4d</vt:lpwstr>
  </property>
</Properties>
</file>