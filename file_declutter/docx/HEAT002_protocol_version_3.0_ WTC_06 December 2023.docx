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D532D" w14:textId="463ADAA0" w:rsidR="00DC6A4E" w:rsidRDefault="00DC6A4E" w:rsidP="006915E1">
      <w:pPr>
        <w:pStyle w:val="BodyText"/>
        <w:spacing w:before="43" w:line="259" w:lineRule="auto"/>
        <w:ind w:left="720" w:right="-46"/>
        <w:jc w:val="center"/>
        <w:rPr>
          <w:rFonts w:asciiTheme="minorHAnsi" w:hAnsiTheme="minorHAnsi" w:cstheme="minorHAnsi"/>
          <w:b/>
          <w:bCs/>
          <w:sz w:val="34"/>
          <w:szCs w:val="34"/>
        </w:rPr>
      </w:pPr>
      <w:bookmarkStart w:id="0" w:name="_Hlk102038271"/>
      <w:bookmarkEnd w:id="0"/>
    </w:p>
    <w:p w14:paraId="55BEF422" w14:textId="5AE2189F" w:rsidR="00DC6A4E" w:rsidRDefault="006915E1" w:rsidP="00B80EA3">
      <w:pPr>
        <w:pStyle w:val="BodyText"/>
        <w:spacing w:before="43" w:line="259" w:lineRule="auto"/>
        <w:ind w:right="-46"/>
        <w:jc w:val="center"/>
        <w:rPr>
          <w:rFonts w:asciiTheme="minorHAnsi" w:hAnsiTheme="minorHAnsi" w:cstheme="minorHAnsi"/>
          <w:b/>
          <w:bCs/>
          <w:sz w:val="34"/>
          <w:szCs w:val="34"/>
        </w:rPr>
      </w:pPr>
      <w:r w:rsidRPr="008702DC">
        <w:rPr>
          <w:noProof/>
        </w:rPr>
        <w:drawing>
          <wp:anchor distT="0" distB="0" distL="114300" distR="114300" simplePos="0" relativeHeight="251658240" behindDoc="1" locked="0" layoutInCell="1" allowOverlap="1" wp14:anchorId="39DC35CA" wp14:editId="4E5DF7F3">
            <wp:simplePos x="0" y="0"/>
            <wp:positionH relativeFrom="margin">
              <wp:posOffset>2293620</wp:posOffset>
            </wp:positionH>
            <wp:positionV relativeFrom="paragraph">
              <wp:posOffset>46355</wp:posOffset>
            </wp:positionV>
            <wp:extent cx="1212850" cy="1233805"/>
            <wp:effectExtent l="0" t="0" r="6350" b="4445"/>
            <wp:wrapSquare wrapText="bothSides"/>
            <wp:docPr id="7" name="Picture 7" descr="Map&#10;&#10;Description automatically generated with medium confidence">
              <a:extLst xmlns:a="http://schemas.openxmlformats.org/drawingml/2006/main">
                <a:ext uri="{FF2B5EF4-FFF2-40B4-BE49-F238E27FC236}">
                  <a16:creationId xmlns:a16="http://schemas.microsoft.com/office/drawing/2014/main" id="{514C8063-D991-4414-BFAF-CA5A490406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4" descr="Map&#10;&#10;Description automatically generated with medium confidence">
                      <a:extLst>
                        <a:ext uri="{FF2B5EF4-FFF2-40B4-BE49-F238E27FC236}">
                          <a16:creationId xmlns:a16="http://schemas.microsoft.com/office/drawing/2014/main" id="{514C8063-D991-4414-BFAF-CA5A490406B7}"/>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0" y="0"/>
                      <a:ext cx="1212850" cy="1233805"/>
                    </a:xfrm>
                    <a:prstGeom prst="rect">
                      <a:avLst/>
                    </a:prstGeom>
                  </pic:spPr>
                </pic:pic>
              </a:graphicData>
            </a:graphic>
            <wp14:sizeRelH relativeFrom="margin">
              <wp14:pctWidth>0</wp14:pctWidth>
            </wp14:sizeRelH>
            <wp14:sizeRelV relativeFrom="margin">
              <wp14:pctHeight>0</wp14:pctHeight>
            </wp14:sizeRelV>
          </wp:anchor>
        </w:drawing>
      </w:r>
    </w:p>
    <w:p w14:paraId="73EA03B8" w14:textId="77777777" w:rsidR="00DC6A4E" w:rsidRDefault="00DC6A4E" w:rsidP="00B80EA3">
      <w:pPr>
        <w:pStyle w:val="BodyText"/>
        <w:spacing w:before="43" w:line="259" w:lineRule="auto"/>
        <w:ind w:right="-46"/>
        <w:jc w:val="center"/>
        <w:rPr>
          <w:rFonts w:asciiTheme="minorHAnsi" w:hAnsiTheme="minorHAnsi" w:cstheme="minorHAnsi"/>
          <w:b/>
          <w:bCs/>
          <w:sz w:val="34"/>
          <w:szCs w:val="34"/>
        </w:rPr>
      </w:pPr>
    </w:p>
    <w:p w14:paraId="062D8C72" w14:textId="77777777" w:rsidR="006915E1" w:rsidRDefault="006915E1" w:rsidP="00B80EA3">
      <w:pPr>
        <w:pStyle w:val="BodyText"/>
        <w:spacing w:before="43" w:line="259" w:lineRule="auto"/>
        <w:ind w:right="-46"/>
        <w:jc w:val="center"/>
        <w:rPr>
          <w:rFonts w:asciiTheme="minorHAnsi" w:hAnsiTheme="minorHAnsi" w:cstheme="minorHAnsi"/>
          <w:b/>
          <w:bCs/>
          <w:sz w:val="34"/>
          <w:szCs w:val="34"/>
        </w:rPr>
      </w:pPr>
    </w:p>
    <w:p w14:paraId="4E42B6D6" w14:textId="77777777" w:rsidR="006915E1" w:rsidRDefault="006915E1" w:rsidP="00B80EA3">
      <w:pPr>
        <w:pStyle w:val="BodyText"/>
        <w:spacing w:before="43" w:line="259" w:lineRule="auto"/>
        <w:ind w:right="-46"/>
        <w:jc w:val="center"/>
        <w:rPr>
          <w:rFonts w:asciiTheme="minorHAnsi" w:hAnsiTheme="minorHAnsi" w:cstheme="minorHAnsi"/>
          <w:b/>
          <w:bCs/>
          <w:sz w:val="34"/>
          <w:szCs w:val="34"/>
        </w:rPr>
      </w:pPr>
    </w:p>
    <w:p w14:paraId="23883A1F" w14:textId="77777777" w:rsidR="006915E1" w:rsidRDefault="006915E1" w:rsidP="00B80EA3">
      <w:pPr>
        <w:pStyle w:val="BodyText"/>
        <w:spacing w:before="43" w:line="259" w:lineRule="auto"/>
        <w:ind w:right="-46"/>
        <w:jc w:val="center"/>
        <w:rPr>
          <w:rFonts w:asciiTheme="minorHAnsi" w:hAnsiTheme="minorHAnsi" w:cstheme="minorHAnsi"/>
          <w:b/>
          <w:bCs/>
          <w:sz w:val="34"/>
          <w:szCs w:val="34"/>
        </w:rPr>
      </w:pPr>
    </w:p>
    <w:p w14:paraId="5953F289" w14:textId="29C3EF46" w:rsidR="0030702C" w:rsidRPr="0084078A" w:rsidRDefault="007A1505" w:rsidP="007A1505">
      <w:pPr>
        <w:pStyle w:val="BodyText"/>
        <w:tabs>
          <w:tab w:val="center" w:pos="4606"/>
          <w:tab w:val="right" w:pos="9072"/>
        </w:tabs>
        <w:spacing w:before="43" w:line="259" w:lineRule="auto"/>
        <w:ind w:right="-46"/>
        <w:rPr>
          <w:rFonts w:asciiTheme="minorHAnsi" w:hAnsiTheme="minorHAnsi" w:cstheme="minorHAnsi"/>
          <w:b/>
          <w:bCs/>
          <w:sz w:val="34"/>
          <w:szCs w:val="34"/>
        </w:rPr>
      </w:pPr>
      <w:r>
        <w:rPr>
          <w:rFonts w:asciiTheme="minorHAnsi" w:hAnsiTheme="minorHAnsi" w:cstheme="minorHAnsi"/>
          <w:b/>
          <w:bCs/>
          <w:sz w:val="34"/>
          <w:szCs w:val="34"/>
        </w:rPr>
        <w:tab/>
      </w:r>
      <w:r w:rsidR="006C552C" w:rsidRPr="0084078A">
        <w:rPr>
          <w:rFonts w:asciiTheme="minorHAnsi" w:hAnsiTheme="minorHAnsi" w:cstheme="minorHAnsi"/>
          <w:b/>
          <w:bCs/>
          <w:sz w:val="34"/>
          <w:szCs w:val="34"/>
        </w:rPr>
        <w:t xml:space="preserve">Overall Project title: </w:t>
      </w:r>
      <w:r>
        <w:rPr>
          <w:rFonts w:asciiTheme="minorHAnsi" w:hAnsiTheme="minorHAnsi" w:cstheme="minorHAnsi"/>
          <w:b/>
          <w:bCs/>
          <w:sz w:val="34"/>
          <w:szCs w:val="34"/>
        </w:rPr>
        <w:tab/>
      </w:r>
    </w:p>
    <w:p w14:paraId="3D2A2ED5" w14:textId="31ED9ED7" w:rsidR="00B80EA3" w:rsidRPr="006F3E52" w:rsidRDefault="00B80EA3" w:rsidP="00B80EA3">
      <w:pPr>
        <w:pStyle w:val="BodyText"/>
        <w:spacing w:before="43" w:line="259" w:lineRule="auto"/>
        <w:ind w:right="-46"/>
        <w:jc w:val="center"/>
        <w:rPr>
          <w:rFonts w:asciiTheme="minorHAnsi" w:hAnsiTheme="minorHAnsi" w:cstheme="minorHAnsi"/>
          <w:b/>
          <w:sz w:val="32"/>
          <w:szCs w:val="32"/>
        </w:rPr>
      </w:pPr>
      <w:r w:rsidRPr="006F3E52">
        <w:rPr>
          <w:rFonts w:asciiTheme="minorHAnsi" w:hAnsiTheme="minorHAnsi" w:cstheme="minorHAnsi"/>
          <w:b/>
          <w:sz w:val="32"/>
          <w:szCs w:val="32"/>
        </w:rPr>
        <w:t>Developing data science solutions to mitigate the health impacts of climate change in</w:t>
      </w:r>
      <w:r w:rsidRPr="006F3E52">
        <w:rPr>
          <w:rFonts w:asciiTheme="minorHAnsi" w:hAnsiTheme="minorHAnsi" w:cstheme="minorHAnsi"/>
          <w:b/>
          <w:spacing w:val="-43"/>
          <w:sz w:val="32"/>
          <w:szCs w:val="32"/>
        </w:rPr>
        <w:t xml:space="preserve"> </w:t>
      </w:r>
      <w:r w:rsidRPr="006F3E52">
        <w:rPr>
          <w:rFonts w:asciiTheme="minorHAnsi" w:hAnsiTheme="minorHAnsi" w:cstheme="minorHAnsi"/>
          <w:b/>
          <w:sz w:val="32"/>
          <w:szCs w:val="32"/>
        </w:rPr>
        <w:t>Africa:</w:t>
      </w:r>
      <w:r w:rsidRPr="006F3E52">
        <w:rPr>
          <w:rFonts w:asciiTheme="minorHAnsi" w:hAnsiTheme="minorHAnsi" w:cstheme="minorHAnsi"/>
          <w:b/>
          <w:spacing w:val="5"/>
          <w:sz w:val="32"/>
          <w:szCs w:val="32"/>
        </w:rPr>
        <w:t xml:space="preserve"> </w:t>
      </w:r>
      <w:r w:rsidRPr="006F3E52">
        <w:rPr>
          <w:rFonts w:asciiTheme="minorHAnsi" w:hAnsiTheme="minorHAnsi" w:cstheme="minorHAnsi"/>
          <w:b/>
          <w:sz w:val="32"/>
          <w:szCs w:val="32"/>
        </w:rPr>
        <w:t>the</w:t>
      </w:r>
      <w:r w:rsidRPr="006F3E52">
        <w:rPr>
          <w:rFonts w:asciiTheme="minorHAnsi" w:hAnsiTheme="minorHAnsi" w:cstheme="minorHAnsi"/>
          <w:b/>
          <w:spacing w:val="4"/>
          <w:sz w:val="32"/>
          <w:szCs w:val="32"/>
        </w:rPr>
        <w:t xml:space="preserve"> </w:t>
      </w:r>
      <w:r w:rsidR="0009371C">
        <w:rPr>
          <w:rFonts w:asciiTheme="minorHAnsi" w:hAnsiTheme="minorHAnsi" w:cstheme="minorHAnsi"/>
          <w:b/>
          <w:sz w:val="32"/>
          <w:szCs w:val="32"/>
        </w:rPr>
        <w:t xml:space="preserve">HE²AT </w:t>
      </w:r>
      <w:proofErr w:type="spellStart"/>
      <w:r w:rsidRPr="006F3E52">
        <w:rPr>
          <w:rFonts w:asciiTheme="minorHAnsi" w:hAnsiTheme="minorHAnsi" w:cstheme="minorHAnsi"/>
          <w:b/>
          <w:sz w:val="32"/>
          <w:szCs w:val="32"/>
        </w:rPr>
        <w:t>Center</w:t>
      </w:r>
      <w:proofErr w:type="spellEnd"/>
    </w:p>
    <w:p w14:paraId="16537959" w14:textId="038C217E" w:rsidR="00B80EA3" w:rsidRPr="002814F3" w:rsidRDefault="00B80EA3" w:rsidP="00B80EA3">
      <w:pPr>
        <w:pStyle w:val="BodyText"/>
        <w:spacing w:before="43" w:line="259" w:lineRule="auto"/>
        <w:ind w:right="-46"/>
        <w:jc w:val="center"/>
        <w:rPr>
          <w:rFonts w:asciiTheme="minorHAnsi" w:hAnsiTheme="minorHAnsi" w:cstheme="minorHAnsi"/>
          <w:b/>
          <w:i/>
          <w:sz w:val="32"/>
          <w:szCs w:val="32"/>
        </w:rPr>
      </w:pPr>
      <w:r w:rsidRPr="002814F3">
        <w:rPr>
          <w:rFonts w:asciiTheme="minorHAnsi" w:hAnsiTheme="minorHAnsi" w:cstheme="minorHAnsi"/>
          <w:b/>
          <w:i/>
          <w:color w:val="545454"/>
          <w:sz w:val="32"/>
          <w:szCs w:val="32"/>
        </w:rPr>
        <w:t>The</w:t>
      </w:r>
      <w:r w:rsidRPr="002814F3">
        <w:rPr>
          <w:rFonts w:asciiTheme="minorHAnsi" w:hAnsiTheme="minorHAnsi" w:cstheme="minorHAnsi"/>
          <w:b/>
          <w:i/>
          <w:color w:val="545454"/>
          <w:spacing w:val="4"/>
          <w:sz w:val="32"/>
          <w:szCs w:val="32"/>
        </w:rPr>
        <w:t xml:space="preserve"> </w:t>
      </w:r>
      <w:r w:rsidRPr="002814F3">
        <w:rPr>
          <w:rFonts w:asciiTheme="minorHAnsi" w:hAnsiTheme="minorHAnsi" w:cstheme="minorHAnsi"/>
          <w:b/>
          <w:i/>
          <w:color w:val="545454"/>
          <w:sz w:val="32"/>
          <w:szCs w:val="32"/>
        </w:rPr>
        <w:t>Heat</w:t>
      </w:r>
      <w:r w:rsidRPr="002814F3">
        <w:rPr>
          <w:rFonts w:asciiTheme="minorHAnsi" w:hAnsiTheme="minorHAnsi" w:cstheme="minorHAnsi"/>
          <w:b/>
          <w:i/>
          <w:color w:val="545454"/>
          <w:spacing w:val="4"/>
          <w:sz w:val="32"/>
          <w:szCs w:val="32"/>
        </w:rPr>
        <w:t xml:space="preserve"> </w:t>
      </w:r>
      <w:r w:rsidRPr="002814F3">
        <w:rPr>
          <w:rFonts w:asciiTheme="minorHAnsi" w:hAnsiTheme="minorHAnsi" w:cstheme="minorHAnsi"/>
          <w:b/>
          <w:i/>
          <w:color w:val="545454"/>
          <w:sz w:val="32"/>
          <w:szCs w:val="32"/>
        </w:rPr>
        <w:t>and</w:t>
      </w:r>
      <w:r w:rsidRPr="002814F3">
        <w:rPr>
          <w:rFonts w:asciiTheme="minorHAnsi" w:hAnsiTheme="minorHAnsi" w:cstheme="minorHAnsi"/>
          <w:b/>
          <w:i/>
          <w:color w:val="545454"/>
          <w:spacing w:val="7"/>
          <w:sz w:val="32"/>
          <w:szCs w:val="32"/>
        </w:rPr>
        <w:t xml:space="preserve"> </w:t>
      </w:r>
      <w:r w:rsidRPr="002814F3">
        <w:rPr>
          <w:rFonts w:asciiTheme="minorHAnsi" w:hAnsiTheme="minorHAnsi" w:cstheme="minorHAnsi"/>
          <w:b/>
          <w:i/>
          <w:color w:val="545454"/>
          <w:sz w:val="32"/>
          <w:szCs w:val="32"/>
        </w:rPr>
        <w:t>Health</w:t>
      </w:r>
      <w:r w:rsidRPr="002814F3">
        <w:rPr>
          <w:rFonts w:asciiTheme="minorHAnsi" w:hAnsiTheme="minorHAnsi" w:cstheme="minorHAnsi"/>
          <w:b/>
          <w:i/>
          <w:color w:val="545454"/>
          <w:spacing w:val="5"/>
          <w:sz w:val="32"/>
          <w:szCs w:val="32"/>
        </w:rPr>
        <w:t xml:space="preserve"> </w:t>
      </w:r>
      <w:r w:rsidRPr="002814F3">
        <w:rPr>
          <w:rFonts w:asciiTheme="minorHAnsi" w:hAnsiTheme="minorHAnsi" w:cstheme="minorHAnsi"/>
          <w:b/>
          <w:i/>
          <w:color w:val="545454"/>
          <w:sz w:val="32"/>
          <w:szCs w:val="32"/>
        </w:rPr>
        <w:t>African</w:t>
      </w:r>
      <w:r w:rsidRPr="002814F3">
        <w:rPr>
          <w:rFonts w:asciiTheme="minorHAnsi" w:hAnsiTheme="minorHAnsi" w:cstheme="minorHAnsi"/>
          <w:b/>
          <w:i/>
          <w:color w:val="545454"/>
          <w:spacing w:val="5"/>
          <w:sz w:val="32"/>
          <w:szCs w:val="32"/>
        </w:rPr>
        <w:t xml:space="preserve"> </w:t>
      </w:r>
      <w:r w:rsidRPr="002814F3">
        <w:rPr>
          <w:rFonts w:asciiTheme="minorHAnsi" w:hAnsiTheme="minorHAnsi" w:cstheme="minorHAnsi"/>
          <w:b/>
          <w:i/>
          <w:color w:val="545454"/>
          <w:sz w:val="32"/>
          <w:szCs w:val="32"/>
        </w:rPr>
        <w:t>Transdisciplinary</w:t>
      </w:r>
      <w:r w:rsidRPr="002814F3">
        <w:rPr>
          <w:rFonts w:asciiTheme="minorHAnsi" w:hAnsiTheme="minorHAnsi" w:cstheme="minorHAnsi"/>
          <w:b/>
          <w:i/>
          <w:color w:val="545454"/>
          <w:spacing w:val="6"/>
          <w:sz w:val="32"/>
          <w:szCs w:val="32"/>
        </w:rPr>
        <w:t xml:space="preserve"> </w:t>
      </w:r>
      <w:proofErr w:type="spellStart"/>
      <w:r w:rsidRPr="002814F3">
        <w:rPr>
          <w:rFonts w:asciiTheme="minorHAnsi" w:hAnsiTheme="minorHAnsi" w:cstheme="minorHAnsi"/>
          <w:b/>
          <w:i/>
          <w:color w:val="545454"/>
          <w:sz w:val="32"/>
          <w:szCs w:val="32"/>
        </w:rPr>
        <w:t>Center</w:t>
      </w:r>
      <w:proofErr w:type="spellEnd"/>
      <w:r w:rsidRPr="002814F3">
        <w:rPr>
          <w:rFonts w:asciiTheme="minorHAnsi" w:hAnsiTheme="minorHAnsi" w:cstheme="minorHAnsi"/>
          <w:b/>
          <w:i/>
          <w:color w:val="545454"/>
          <w:spacing w:val="1"/>
          <w:sz w:val="32"/>
          <w:szCs w:val="32"/>
        </w:rPr>
        <w:t xml:space="preserve"> </w:t>
      </w:r>
      <w:r w:rsidR="00A91B22" w:rsidRPr="002814F3">
        <w:rPr>
          <w:rFonts w:asciiTheme="minorHAnsi" w:hAnsiTheme="minorHAnsi" w:cstheme="minorHAnsi"/>
          <w:b/>
          <w:bCs/>
          <w:i/>
          <w:color w:val="545454"/>
          <w:spacing w:val="1"/>
          <w:sz w:val="32"/>
          <w:szCs w:val="32"/>
        </w:rPr>
        <w:br/>
      </w:r>
      <w:r w:rsidRPr="002814F3">
        <w:rPr>
          <w:rFonts w:asciiTheme="minorHAnsi" w:hAnsiTheme="minorHAnsi" w:cstheme="minorHAnsi"/>
          <w:b/>
          <w:i/>
          <w:color w:val="545454"/>
          <w:sz w:val="32"/>
          <w:szCs w:val="32"/>
        </w:rPr>
        <w:t>(</w:t>
      </w:r>
      <w:r w:rsidR="0009371C">
        <w:rPr>
          <w:rFonts w:asciiTheme="minorHAnsi" w:hAnsiTheme="minorHAnsi" w:cstheme="minorHAnsi"/>
          <w:b/>
          <w:i/>
          <w:color w:val="545454"/>
          <w:sz w:val="32"/>
          <w:szCs w:val="32"/>
        </w:rPr>
        <w:t xml:space="preserve">HE²AT </w:t>
      </w:r>
      <w:proofErr w:type="spellStart"/>
      <w:r w:rsidRPr="002814F3">
        <w:rPr>
          <w:rFonts w:asciiTheme="minorHAnsi" w:hAnsiTheme="minorHAnsi" w:cstheme="minorHAnsi"/>
          <w:b/>
          <w:i/>
          <w:color w:val="545454"/>
          <w:sz w:val="32"/>
          <w:szCs w:val="32"/>
        </w:rPr>
        <w:t>Center</w:t>
      </w:r>
      <w:proofErr w:type="spellEnd"/>
      <w:r w:rsidRPr="002814F3">
        <w:rPr>
          <w:rFonts w:asciiTheme="minorHAnsi" w:hAnsiTheme="minorHAnsi" w:cstheme="minorHAnsi"/>
          <w:b/>
          <w:i/>
          <w:color w:val="545454"/>
          <w:sz w:val="32"/>
          <w:szCs w:val="32"/>
        </w:rPr>
        <w:t>)</w:t>
      </w:r>
    </w:p>
    <w:p w14:paraId="23D1C696" w14:textId="77777777" w:rsidR="004B1042" w:rsidRPr="00AB2E7E" w:rsidRDefault="004B1042" w:rsidP="00341A39">
      <w:pPr>
        <w:rPr>
          <w:lang w:val="en-US"/>
        </w:rPr>
      </w:pPr>
    </w:p>
    <w:p w14:paraId="661F4545" w14:textId="1484AC55" w:rsidR="00E3774E" w:rsidRPr="00AB2E7E" w:rsidRDefault="003871AE" w:rsidP="003449AB">
      <w:pPr>
        <w:pStyle w:val="Title"/>
        <w:pBdr>
          <w:top w:val="single" w:sz="4" w:space="1" w:color="auto"/>
          <w:left w:val="single" w:sz="4" w:space="4" w:color="auto"/>
          <w:bottom w:val="single" w:sz="4" w:space="1" w:color="auto"/>
          <w:right w:val="single" w:sz="4" w:space="4" w:color="auto"/>
        </w:pBdr>
        <w:jc w:val="center"/>
      </w:pPr>
      <w:r w:rsidRPr="00AB2E7E">
        <w:t>Study Protoco</w:t>
      </w:r>
      <w:r w:rsidR="00E3774E" w:rsidRPr="00AB2E7E">
        <w:t>l</w:t>
      </w:r>
    </w:p>
    <w:p w14:paraId="6A3BD73C" w14:textId="11B1B01E" w:rsidR="004B1042" w:rsidRPr="00E14AEE" w:rsidRDefault="00A91B22" w:rsidP="4E1B8642">
      <w:pPr>
        <w:spacing w:before="109" w:line="252" w:lineRule="auto"/>
        <w:ind w:right="-46"/>
        <w:jc w:val="center"/>
        <w:rPr>
          <w:b/>
          <w:bCs/>
          <w:w w:val="105"/>
          <w:sz w:val="32"/>
          <w:szCs w:val="32"/>
        </w:rPr>
      </w:pPr>
      <w:r>
        <w:rPr>
          <w:rFonts w:cstheme="minorHAnsi"/>
          <w:b/>
          <w:w w:val="105"/>
          <w:sz w:val="32"/>
          <w:szCs w:val="32"/>
        </w:rPr>
        <w:br/>
      </w:r>
      <w:r w:rsidR="00265EF3">
        <w:rPr>
          <w:b/>
          <w:bCs/>
          <w:w w:val="105"/>
          <w:sz w:val="32"/>
          <w:szCs w:val="32"/>
        </w:rPr>
        <w:t>Innovative machine learning and multi-source data analysis towards development of an urban heat-health Early Warning System for African cities</w:t>
      </w:r>
    </w:p>
    <w:p w14:paraId="52377630" w14:textId="7901B364" w:rsidR="00DF3C45" w:rsidRPr="00783AE3" w:rsidRDefault="023F3E00" w:rsidP="00DF3C45">
      <w:pPr>
        <w:spacing w:after="0" w:line="240" w:lineRule="auto"/>
        <w:ind w:left="150" w:right="-60"/>
        <w:jc w:val="center"/>
        <w:textAlignment w:val="baseline"/>
        <w:rPr>
          <w:rFonts w:ascii="Segoe UI" w:eastAsia="Times New Roman" w:hAnsi="Segoe UI" w:cs="Segoe UI"/>
          <w:sz w:val="18"/>
          <w:szCs w:val="18"/>
          <w:lang w:eastAsia="en-ZA"/>
        </w:rPr>
      </w:pPr>
      <w:r w:rsidRPr="4E1B8642">
        <w:rPr>
          <w:rFonts w:ascii="Calibri" w:eastAsia="Times New Roman" w:hAnsi="Calibri" w:cs="Calibri"/>
          <w:b/>
          <w:bCs/>
          <w:sz w:val="32"/>
          <w:szCs w:val="32"/>
          <w:lang w:eastAsia="en-ZA"/>
        </w:rPr>
        <w:t>Protocol number: HEAT002</w:t>
      </w:r>
    </w:p>
    <w:p w14:paraId="34BDE7C7" w14:textId="77777777" w:rsidR="00DF3C45" w:rsidRDefault="00DF3C45" w:rsidP="00DF3C45">
      <w:pPr>
        <w:rPr>
          <w:b/>
          <w:bCs/>
        </w:rPr>
      </w:pPr>
    </w:p>
    <w:p w14:paraId="74719D0C" w14:textId="77777777" w:rsidR="00DF3C45" w:rsidRPr="00BC36B1" w:rsidRDefault="00DF3C45" w:rsidP="00DF3C45">
      <w:pPr>
        <w:jc w:val="center"/>
        <w:rPr>
          <w:b/>
          <w:bCs/>
          <w:sz w:val="28"/>
          <w:szCs w:val="28"/>
        </w:rPr>
      </w:pPr>
      <w:r w:rsidRPr="00BC36B1">
        <w:rPr>
          <w:b/>
          <w:bCs/>
          <w:sz w:val="28"/>
          <w:szCs w:val="28"/>
        </w:rPr>
        <w:t>Study Sponsored by NIH Common Fund Program</w:t>
      </w:r>
    </w:p>
    <w:p w14:paraId="45A2DACF" w14:textId="77777777" w:rsidR="00DF3C45" w:rsidRPr="00BC36B1" w:rsidRDefault="00DF3C45" w:rsidP="00DF3C45">
      <w:pPr>
        <w:jc w:val="center"/>
        <w:rPr>
          <w:b/>
          <w:bCs/>
          <w:sz w:val="28"/>
          <w:szCs w:val="28"/>
        </w:rPr>
      </w:pPr>
      <w:r w:rsidRPr="00BC36B1">
        <w:rPr>
          <w:b/>
          <w:bCs/>
          <w:sz w:val="28"/>
          <w:szCs w:val="28"/>
        </w:rPr>
        <w:t xml:space="preserve">Harnessing Data Science for Health Discovery and Innovation in Africa </w:t>
      </w:r>
    </w:p>
    <w:p w14:paraId="4B78CD4B" w14:textId="77777777" w:rsidR="00DF3C45" w:rsidRDefault="00DF3C45" w:rsidP="00E14AEE">
      <w:pPr>
        <w:rPr>
          <w:sz w:val="28"/>
          <w:szCs w:val="28"/>
        </w:rPr>
      </w:pPr>
    </w:p>
    <w:p w14:paraId="74688E22" w14:textId="012BC8AC" w:rsidR="00DF3C45" w:rsidRPr="00BC36B1" w:rsidRDefault="000624A2" w:rsidP="00DF3C45">
      <w:pPr>
        <w:jc w:val="center"/>
        <w:rPr>
          <w:sz w:val="28"/>
          <w:szCs w:val="28"/>
        </w:rPr>
      </w:pPr>
      <w:ins w:id="1" w:author="Craig Parker" w:date="2023-12-13T16:09:00Z">
        <w:r>
          <w:rPr>
            <w:sz w:val="28"/>
            <w:szCs w:val="28"/>
          </w:rPr>
          <w:t>06 December</w:t>
        </w:r>
      </w:ins>
      <w:del w:id="2" w:author="Craig Parker" w:date="2023-12-13T16:08:00Z">
        <w:r w:rsidR="00A94D1B" w:rsidDel="00FB4CFF">
          <w:rPr>
            <w:sz w:val="28"/>
            <w:szCs w:val="28"/>
          </w:rPr>
          <w:delText>15 September</w:delText>
        </w:r>
      </w:del>
      <w:r w:rsidR="00A94D1B">
        <w:rPr>
          <w:sz w:val="28"/>
          <w:szCs w:val="28"/>
        </w:rPr>
        <w:t xml:space="preserve"> 2023</w:t>
      </w:r>
    </w:p>
    <w:p w14:paraId="6A21B106" w14:textId="3CD603E4" w:rsidR="00DF3C45" w:rsidRPr="00BC36B1" w:rsidRDefault="00DF3C45" w:rsidP="00DF3C45">
      <w:pPr>
        <w:jc w:val="center"/>
        <w:rPr>
          <w:sz w:val="28"/>
          <w:szCs w:val="28"/>
        </w:rPr>
      </w:pPr>
      <w:r w:rsidRPr="00BC36B1">
        <w:rPr>
          <w:sz w:val="28"/>
          <w:szCs w:val="28"/>
        </w:rPr>
        <w:t xml:space="preserve">Protocol version </w:t>
      </w:r>
      <w:ins w:id="3" w:author="Craig Parker" w:date="2023-12-13T16:09:00Z">
        <w:r w:rsidR="00BB5318">
          <w:rPr>
            <w:sz w:val="28"/>
            <w:szCs w:val="28"/>
          </w:rPr>
          <w:t>3</w:t>
        </w:r>
      </w:ins>
      <w:del w:id="4" w:author="Craig Parker" w:date="2023-12-13T16:09:00Z">
        <w:r w:rsidR="00A155F0" w:rsidDel="00BB5318">
          <w:rPr>
            <w:sz w:val="28"/>
            <w:szCs w:val="28"/>
          </w:rPr>
          <w:delText>2</w:delText>
        </w:r>
      </w:del>
      <w:r>
        <w:rPr>
          <w:sz w:val="28"/>
          <w:szCs w:val="28"/>
        </w:rPr>
        <w:t>.</w:t>
      </w:r>
      <w:r w:rsidRPr="00BC36B1">
        <w:rPr>
          <w:sz w:val="28"/>
          <w:szCs w:val="28"/>
        </w:rPr>
        <w:t xml:space="preserve">0 </w:t>
      </w:r>
    </w:p>
    <w:p w14:paraId="67BB43A2" w14:textId="77777777" w:rsidR="00727ADA" w:rsidRPr="00AB2E7E" w:rsidRDefault="00727ADA" w:rsidP="0002013A"/>
    <w:p w14:paraId="2CD62D32" w14:textId="445A7B89" w:rsidR="00341A39" w:rsidRPr="00AB2E7E" w:rsidRDefault="00341A39" w:rsidP="00EC5C3A">
      <w:pPr>
        <w:pStyle w:val="TOCHeading"/>
      </w:pPr>
    </w:p>
    <w:p w14:paraId="45EE724A" w14:textId="77777777" w:rsidR="001C2886" w:rsidRDefault="001C2886" w:rsidP="001C2886">
      <w:pPr>
        <w:rPr>
          <w:lang w:val="en-US"/>
        </w:rPr>
      </w:pPr>
    </w:p>
    <w:p w14:paraId="7EB73594" w14:textId="77777777" w:rsidR="001C2886" w:rsidRDefault="001C2886" w:rsidP="001C2886">
      <w:pPr>
        <w:rPr>
          <w:lang w:val="en-US"/>
        </w:rPr>
      </w:pPr>
    </w:p>
    <w:p w14:paraId="77C9B2A2" w14:textId="5E421B79" w:rsidR="001C2886" w:rsidRDefault="001C2886" w:rsidP="001C2886">
      <w:pPr>
        <w:rPr>
          <w:lang w:val="en-US"/>
        </w:rPr>
      </w:pPr>
      <w:r w:rsidRPr="008702DC">
        <w:rPr>
          <w:noProof/>
        </w:rPr>
        <w:drawing>
          <wp:anchor distT="0" distB="0" distL="114300" distR="114300" simplePos="0" relativeHeight="251658241" behindDoc="0" locked="0" layoutInCell="1" allowOverlap="1" wp14:anchorId="2703EF93" wp14:editId="76A27816">
            <wp:simplePos x="0" y="0"/>
            <wp:positionH relativeFrom="margin">
              <wp:posOffset>533400</wp:posOffset>
            </wp:positionH>
            <wp:positionV relativeFrom="paragraph">
              <wp:posOffset>115570</wp:posOffset>
            </wp:positionV>
            <wp:extent cx="4846320" cy="668655"/>
            <wp:effectExtent l="0" t="0" r="0" b="0"/>
            <wp:wrapNone/>
            <wp:docPr id="8" name="Picture 8" descr="Graphical user interface, application&#10;&#10;Description automatically generated">
              <a:extLst xmlns:a="http://schemas.openxmlformats.org/drawingml/2006/main">
                <a:ext uri="{FF2B5EF4-FFF2-40B4-BE49-F238E27FC236}">
                  <a16:creationId xmlns:a16="http://schemas.microsoft.com/office/drawing/2014/main" id="{29A3E761-6018-4316-B7DB-2B0A2769C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Graphical user interface, application&#10;&#10;Description automatically generated">
                      <a:extLst>
                        <a:ext uri="{FF2B5EF4-FFF2-40B4-BE49-F238E27FC236}">
                          <a16:creationId xmlns:a16="http://schemas.microsoft.com/office/drawing/2014/main" id="{29A3E761-6018-4316-B7DB-2B0A2769C834}"/>
                        </a:ext>
                      </a:extLst>
                    </pic:cNvPr>
                    <pic:cNvPicPr>
                      <a:picLocks noChangeAspect="1"/>
                    </pic:cNvPicPr>
                  </pic:nvPicPr>
                  <pic:blipFill rotWithShape="1">
                    <a:blip r:embed="rId12"/>
                    <a:srcRect l="5335" t="40835" r="55937" b="44492"/>
                    <a:stretch/>
                  </pic:blipFill>
                  <pic:spPr>
                    <a:xfrm>
                      <a:off x="0" y="0"/>
                      <a:ext cx="4846320" cy="668655"/>
                    </a:xfrm>
                    <a:prstGeom prst="rect">
                      <a:avLst/>
                    </a:prstGeom>
                  </pic:spPr>
                </pic:pic>
              </a:graphicData>
            </a:graphic>
            <wp14:sizeRelH relativeFrom="margin">
              <wp14:pctWidth>0</wp14:pctWidth>
            </wp14:sizeRelH>
            <wp14:sizeRelV relativeFrom="margin">
              <wp14:pctHeight>0</wp14:pctHeight>
            </wp14:sizeRelV>
          </wp:anchor>
        </w:drawing>
      </w:r>
    </w:p>
    <w:p w14:paraId="4135B713" w14:textId="165F9AC4" w:rsidR="001C2886" w:rsidRDefault="001C2886" w:rsidP="001C2886">
      <w:pPr>
        <w:rPr>
          <w:lang w:val="en-US"/>
        </w:rPr>
      </w:pPr>
    </w:p>
    <w:p w14:paraId="29F233CA" w14:textId="77777777" w:rsidR="001C2886" w:rsidRPr="001C2886" w:rsidRDefault="001C2886" w:rsidP="001C2886">
      <w:pPr>
        <w:rPr>
          <w:lang w:val="en-US"/>
        </w:rPr>
      </w:pPr>
    </w:p>
    <w:sdt>
      <w:sdtPr>
        <w:rPr>
          <w:rFonts w:asciiTheme="minorHAnsi" w:eastAsiaTheme="minorHAnsi" w:hAnsiTheme="minorHAnsi" w:cstheme="minorBidi"/>
          <w:b w:val="0"/>
          <w:bCs w:val="0"/>
          <w:sz w:val="22"/>
          <w:szCs w:val="22"/>
          <w:lang w:val="en-ZA"/>
        </w:rPr>
        <w:id w:val="-1491782230"/>
        <w:docPartObj>
          <w:docPartGallery w:val="Table of Contents"/>
          <w:docPartUnique/>
        </w:docPartObj>
      </w:sdtPr>
      <w:sdtContent>
        <w:p w14:paraId="0857F963" w14:textId="48277592" w:rsidR="00397491" w:rsidRPr="00EC5C3A" w:rsidRDefault="00397491" w:rsidP="00EC5C3A">
          <w:pPr>
            <w:pStyle w:val="TOCHeading"/>
          </w:pPr>
          <w:r w:rsidRPr="00EC5C3A">
            <w:t>Table of Contents</w:t>
          </w:r>
        </w:p>
        <w:p w14:paraId="453B32C7" w14:textId="3F3857DF" w:rsidR="008D4FA4" w:rsidRDefault="005A130B">
          <w:pPr>
            <w:pStyle w:val="TOC1"/>
            <w:tabs>
              <w:tab w:val="right" w:leader="dot" w:pos="9016"/>
            </w:tabs>
            <w:rPr>
              <w:rFonts w:eastAsiaTheme="minorEastAsia"/>
              <w:noProof/>
              <w:lang w:eastAsia="en-ZA"/>
            </w:rPr>
          </w:pPr>
          <w:r w:rsidRPr="00AB2E7E">
            <w:fldChar w:fldCharType="begin"/>
          </w:r>
          <w:r w:rsidRPr="00AB2E7E">
            <w:instrText xml:space="preserve"> TOC \o "1-3" \h \z \u </w:instrText>
          </w:r>
          <w:r w:rsidRPr="00AB2E7E">
            <w:fldChar w:fldCharType="separate"/>
          </w:r>
          <w:hyperlink w:anchor="_Toc105168503" w:history="1">
            <w:r w:rsidR="008D4FA4" w:rsidRPr="003115CF">
              <w:rPr>
                <w:rStyle w:val="Hyperlink"/>
                <w:noProof/>
              </w:rPr>
              <w:t>Tables and Figures</w:t>
            </w:r>
            <w:r w:rsidR="008D4FA4">
              <w:rPr>
                <w:noProof/>
                <w:webHidden/>
              </w:rPr>
              <w:tab/>
            </w:r>
            <w:r w:rsidR="008D4FA4">
              <w:rPr>
                <w:noProof/>
                <w:webHidden/>
              </w:rPr>
              <w:fldChar w:fldCharType="begin"/>
            </w:r>
            <w:r w:rsidR="008D4FA4">
              <w:rPr>
                <w:noProof/>
                <w:webHidden/>
              </w:rPr>
              <w:instrText xml:space="preserve"> PAGEREF _Toc105168503 \h </w:instrText>
            </w:r>
            <w:r w:rsidR="008D4FA4">
              <w:rPr>
                <w:noProof/>
                <w:webHidden/>
              </w:rPr>
            </w:r>
            <w:r w:rsidR="008D4FA4">
              <w:rPr>
                <w:noProof/>
                <w:webHidden/>
              </w:rPr>
              <w:fldChar w:fldCharType="separate"/>
            </w:r>
            <w:r w:rsidR="00531E0D">
              <w:rPr>
                <w:noProof/>
                <w:webHidden/>
              </w:rPr>
              <w:t>3</w:t>
            </w:r>
            <w:r w:rsidR="008D4FA4">
              <w:rPr>
                <w:noProof/>
                <w:webHidden/>
              </w:rPr>
              <w:fldChar w:fldCharType="end"/>
            </w:r>
          </w:hyperlink>
        </w:p>
        <w:p w14:paraId="0B17D516" w14:textId="131239CB" w:rsidR="008D4FA4" w:rsidRDefault="00000000">
          <w:pPr>
            <w:pStyle w:val="TOC1"/>
            <w:tabs>
              <w:tab w:val="right" w:leader="dot" w:pos="9016"/>
            </w:tabs>
            <w:rPr>
              <w:rFonts w:eastAsiaTheme="minorEastAsia"/>
              <w:noProof/>
              <w:lang w:eastAsia="en-ZA"/>
            </w:rPr>
          </w:pPr>
          <w:hyperlink w:anchor="_Toc105168504" w:history="1">
            <w:r w:rsidR="008D4FA4" w:rsidRPr="003115CF">
              <w:rPr>
                <w:rStyle w:val="Hyperlink"/>
                <w:noProof/>
              </w:rPr>
              <w:t>Acronyms</w:t>
            </w:r>
            <w:r w:rsidR="008D4FA4">
              <w:rPr>
                <w:noProof/>
                <w:webHidden/>
              </w:rPr>
              <w:tab/>
            </w:r>
            <w:r w:rsidR="008D4FA4">
              <w:rPr>
                <w:noProof/>
                <w:webHidden/>
              </w:rPr>
              <w:fldChar w:fldCharType="begin"/>
            </w:r>
            <w:r w:rsidR="008D4FA4">
              <w:rPr>
                <w:noProof/>
                <w:webHidden/>
              </w:rPr>
              <w:instrText xml:space="preserve"> PAGEREF _Toc105168504 \h </w:instrText>
            </w:r>
            <w:r w:rsidR="008D4FA4">
              <w:rPr>
                <w:noProof/>
                <w:webHidden/>
              </w:rPr>
            </w:r>
            <w:r w:rsidR="008D4FA4">
              <w:rPr>
                <w:noProof/>
                <w:webHidden/>
              </w:rPr>
              <w:fldChar w:fldCharType="separate"/>
            </w:r>
            <w:r w:rsidR="00531E0D">
              <w:rPr>
                <w:noProof/>
                <w:webHidden/>
              </w:rPr>
              <w:t>4</w:t>
            </w:r>
            <w:r w:rsidR="008D4FA4">
              <w:rPr>
                <w:noProof/>
                <w:webHidden/>
              </w:rPr>
              <w:fldChar w:fldCharType="end"/>
            </w:r>
          </w:hyperlink>
        </w:p>
        <w:p w14:paraId="2C5669D6" w14:textId="55B1B563" w:rsidR="008D4FA4" w:rsidRDefault="00000000">
          <w:pPr>
            <w:pStyle w:val="TOC1"/>
            <w:tabs>
              <w:tab w:val="right" w:leader="dot" w:pos="9016"/>
            </w:tabs>
            <w:rPr>
              <w:rFonts w:eastAsiaTheme="minorEastAsia"/>
              <w:noProof/>
              <w:lang w:eastAsia="en-ZA"/>
            </w:rPr>
          </w:pPr>
          <w:hyperlink w:anchor="_Toc105168505" w:history="1">
            <w:r w:rsidR="008D4FA4" w:rsidRPr="003115CF">
              <w:rPr>
                <w:rStyle w:val="Hyperlink"/>
                <w:noProof/>
                <w:lang w:val="en-US"/>
              </w:rPr>
              <w:t>Study partners</w:t>
            </w:r>
            <w:r w:rsidR="008D4FA4">
              <w:rPr>
                <w:noProof/>
                <w:webHidden/>
              </w:rPr>
              <w:tab/>
            </w:r>
            <w:r w:rsidR="008D4FA4">
              <w:rPr>
                <w:noProof/>
                <w:webHidden/>
              </w:rPr>
              <w:fldChar w:fldCharType="begin"/>
            </w:r>
            <w:r w:rsidR="008D4FA4">
              <w:rPr>
                <w:noProof/>
                <w:webHidden/>
              </w:rPr>
              <w:instrText xml:space="preserve"> PAGEREF _Toc105168505 \h </w:instrText>
            </w:r>
            <w:r w:rsidR="008D4FA4">
              <w:rPr>
                <w:noProof/>
                <w:webHidden/>
              </w:rPr>
            </w:r>
            <w:r w:rsidR="008D4FA4">
              <w:rPr>
                <w:noProof/>
                <w:webHidden/>
              </w:rPr>
              <w:fldChar w:fldCharType="separate"/>
            </w:r>
            <w:r w:rsidR="00531E0D">
              <w:rPr>
                <w:noProof/>
                <w:webHidden/>
              </w:rPr>
              <w:t>6</w:t>
            </w:r>
            <w:r w:rsidR="008D4FA4">
              <w:rPr>
                <w:noProof/>
                <w:webHidden/>
              </w:rPr>
              <w:fldChar w:fldCharType="end"/>
            </w:r>
          </w:hyperlink>
        </w:p>
        <w:p w14:paraId="0A26FD1A" w14:textId="158A89F4" w:rsidR="008D4FA4" w:rsidRDefault="00000000">
          <w:pPr>
            <w:pStyle w:val="TOC1"/>
            <w:tabs>
              <w:tab w:val="right" w:leader="dot" w:pos="9016"/>
            </w:tabs>
            <w:rPr>
              <w:rFonts w:eastAsiaTheme="minorEastAsia"/>
              <w:noProof/>
              <w:lang w:eastAsia="en-ZA"/>
            </w:rPr>
          </w:pPr>
          <w:hyperlink w:anchor="_Toc105168506" w:history="1">
            <w:r w:rsidR="008D4FA4" w:rsidRPr="003115CF">
              <w:rPr>
                <w:rStyle w:val="Hyperlink"/>
                <w:noProof/>
              </w:rPr>
              <w:t>Study investigators</w:t>
            </w:r>
            <w:r w:rsidR="008D4FA4">
              <w:rPr>
                <w:noProof/>
                <w:webHidden/>
              </w:rPr>
              <w:tab/>
            </w:r>
            <w:r w:rsidR="008D4FA4">
              <w:rPr>
                <w:noProof/>
                <w:webHidden/>
              </w:rPr>
              <w:fldChar w:fldCharType="begin"/>
            </w:r>
            <w:r w:rsidR="008D4FA4">
              <w:rPr>
                <w:noProof/>
                <w:webHidden/>
              </w:rPr>
              <w:instrText xml:space="preserve"> PAGEREF _Toc105168506 \h </w:instrText>
            </w:r>
            <w:r w:rsidR="008D4FA4">
              <w:rPr>
                <w:noProof/>
                <w:webHidden/>
              </w:rPr>
            </w:r>
            <w:r w:rsidR="008D4FA4">
              <w:rPr>
                <w:noProof/>
                <w:webHidden/>
              </w:rPr>
              <w:fldChar w:fldCharType="separate"/>
            </w:r>
            <w:r w:rsidR="00531E0D">
              <w:rPr>
                <w:noProof/>
                <w:webHidden/>
              </w:rPr>
              <w:t>6</w:t>
            </w:r>
            <w:r w:rsidR="008D4FA4">
              <w:rPr>
                <w:noProof/>
                <w:webHidden/>
              </w:rPr>
              <w:fldChar w:fldCharType="end"/>
            </w:r>
          </w:hyperlink>
        </w:p>
        <w:p w14:paraId="14C8976E" w14:textId="32FF80D3" w:rsidR="008D4FA4" w:rsidRDefault="00000000">
          <w:pPr>
            <w:pStyle w:val="TOC2"/>
            <w:rPr>
              <w:rFonts w:eastAsiaTheme="minorEastAsia"/>
              <w:noProof/>
              <w:lang w:eastAsia="en-ZA"/>
            </w:rPr>
          </w:pPr>
          <w:hyperlink w:anchor="_Toc105168507" w:history="1">
            <w:r w:rsidR="008D4FA4" w:rsidRPr="003115CF">
              <w:rPr>
                <w:rStyle w:val="Hyperlink"/>
                <w:bCs/>
                <w:noProof/>
              </w:rPr>
              <w:t>Principal Investigators</w:t>
            </w:r>
            <w:r w:rsidR="008D4FA4">
              <w:rPr>
                <w:noProof/>
                <w:webHidden/>
              </w:rPr>
              <w:tab/>
            </w:r>
            <w:r w:rsidR="008D4FA4">
              <w:rPr>
                <w:noProof/>
                <w:webHidden/>
              </w:rPr>
              <w:fldChar w:fldCharType="begin"/>
            </w:r>
            <w:r w:rsidR="008D4FA4">
              <w:rPr>
                <w:noProof/>
                <w:webHidden/>
              </w:rPr>
              <w:instrText xml:space="preserve"> PAGEREF _Toc105168507 \h </w:instrText>
            </w:r>
            <w:r w:rsidR="008D4FA4">
              <w:rPr>
                <w:noProof/>
                <w:webHidden/>
              </w:rPr>
            </w:r>
            <w:r w:rsidR="008D4FA4">
              <w:rPr>
                <w:noProof/>
                <w:webHidden/>
              </w:rPr>
              <w:fldChar w:fldCharType="separate"/>
            </w:r>
            <w:r w:rsidR="00531E0D">
              <w:rPr>
                <w:noProof/>
                <w:webHidden/>
              </w:rPr>
              <w:t>6</w:t>
            </w:r>
            <w:r w:rsidR="008D4FA4">
              <w:rPr>
                <w:noProof/>
                <w:webHidden/>
              </w:rPr>
              <w:fldChar w:fldCharType="end"/>
            </w:r>
          </w:hyperlink>
        </w:p>
        <w:p w14:paraId="6E66074A" w14:textId="3C61776B" w:rsidR="008D4FA4" w:rsidRDefault="00000000">
          <w:pPr>
            <w:pStyle w:val="TOC2"/>
            <w:rPr>
              <w:rFonts w:eastAsiaTheme="minorEastAsia"/>
              <w:noProof/>
              <w:lang w:eastAsia="en-ZA"/>
            </w:rPr>
          </w:pPr>
          <w:hyperlink w:anchor="_Toc105168508" w:history="1">
            <w:r w:rsidR="008D4FA4" w:rsidRPr="003115CF">
              <w:rPr>
                <w:rStyle w:val="Hyperlink"/>
                <w:rFonts w:cstheme="majorHAnsi"/>
                <w:bCs/>
                <w:noProof/>
              </w:rPr>
              <w:t>Co-Principal Investigators</w:t>
            </w:r>
            <w:r w:rsidR="008D4FA4">
              <w:rPr>
                <w:noProof/>
                <w:webHidden/>
              </w:rPr>
              <w:tab/>
            </w:r>
            <w:r w:rsidR="008D4FA4">
              <w:rPr>
                <w:noProof/>
                <w:webHidden/>
              </w:rPr>
              <w:fldChar w:fldCharType="begin"/>
            </w:r>
            <w:r w:rsidR="008D4FA4">
              <w:rPr>
                <w:noProof/>
                <w:webHidden/>
              </w:rPr>
              <w:instrText xml:space="preserve"> PAGEREF _Toc105168508 \h </w:instrText>
            </w:r>
            <w:r w:rsidR="008D4FA4">
              <w:rPr>
                <w:noProof/>
                <w:webHidden/>
              </w:rPr>
            </w:r>
            <w:r w:rsidR="008D4FA4">
              <w:rPr>
                <w:noProof/>
                <w:webHidden/>
              </w:rPr>
              <w:fldChar w:fldCharType="separate"/>
            </w:r>
            <w:r w:rsidR="00531E0D">
              <w:rPr>
                <w:noProof/>
                <w:webHidden/>
              </w:rPr>
              <w:t>6</w:t>
            </w:r>
            <w:r w:rsidR="008D4FA4">
              <w:rPr>
                <w:noProof/>
                <w:webHidden/>
              </w:rPr>
              <w:fldChar w:fldCharType="end"/>
            </w:r>
          </w:hyperlink>
        </w:p>
        <w:p w14:paraId="5B3281CA" w14:textId="61C5011E" w:rsidR="008D4FA4" w:rsidRDefault="00000000">
          <w:pPr>
            <w:pStyle w:val="TOC2"/>
            <w:rPr>
              <w:rFonts w:eastAsiaTheme="minorEastAsia"/>
              <w:noProof/>
              <w:lang w:eastAsia="en-ZA"/>
            </w:rPr>
          </w:pPr>
          <w:hyperlink w:anchor="_Toc105168509" w:history="1">
            <w:r w:rsidR="008D4FA4" w:rsidRPr="003115CF">
              <w:rPr>
                <w:rStyle w:val="Hyperlink"/>
                <w:rFonts w:cstheme="majorHAnsi"/>
                <w:bCs/>
                <w:noProof/>
              </w:rPr>
              <w:t>Co-Investigators</w:t>
            </w:r>
            <w:r w:rsidR="008D4FA4">
              <w:rPr>
                <w:noProof/>
                <w:webHidden/>
              </w:rPr>
              <w:tab/>
            </w:r>
            <w:r w:rsidR="008D4FA4">
              <w:rPr>
                <w:noProof/>
                <w:webHidden/>
              </w:rPr>
              <w:fldChar w:fldCharType="begin"/>
            </w:r>
            <w:r w:rsidR="008D4FA4">
              <w:rPr>
                <w:noProof/>
                <w:webHidden/>
              </w:rPr>
              <w:instrText xml:space="preserve"> PAGEREF _Toc105168509 \h </w:instrText>
            </w:r>
            <w:r w:rsidR="008D4FA4">
              <w:rPr>
                <w:noProof/>
                <w:webHidden/>
              </w:rPr>
            </w:r>
            <w:r w:rsidR="008D4FA4">
              <w:rPr>
                <w:noProof/>
                <w:webHidden/>
              </w:rPr>
              <w:fldChar w:fldCharType="separate"/>
            </w:r>
            <w:r w:rsidR="00531E0D">
              <w:rPr>
                <w:noProof/>
                <w:webHidden/>
              </w:rPr>
              <w:t>6</w:t>
            </w:r>
            <w:r w:rsidR="008D4FA4">
              <w:rPr>
                <w:noProof/>
                <w:webHidden/>
              </w:rPr>
              <w:fldChar w:fldCharType="end"/>
            </w:r>
          </w:hyperlink>
        </w:p>
        <w:p w14:paraId="3BAA0F67" w14:textId="7CCAC476" w:rsidR="008D4FA4" w:rsidRDefault="00000000">
          <w:pPr>
            <w:pStyle w:val="TOC1"/>
            <w:tabs>
              <w:tab w:val="right" w:leader="dot" w:pos="9016"/>
            </w:tabs>
            <w:rPr>
              <w:rFonts w:eastAsiaTheme="minorEastAsia"/>
              <w:noProof/>
              <w:lang w:eastAsia="en-ZA"/>
            </w:rPr>
          </w:pPr>
          <w:hyperlink w:anchor="_Toc105168510" w:history="1">
            <w:r w:rsidR="008D4FA4" w:rsidRPr="003115CF">
              <w:rPr>
                <w:rStyle w:val="Hyperlink"/>
                <w:noProof/>
              </w:rPr>
              <w:t>Synopsis</w:t>
            </w:r>
            <w:r w:rsidR="008D4FA4">
              <w:rPr>
                <w:noProof/>
                <w:webHidden/>
              </w:rPr>
              <w:tab/>
            </w:r>
            <w:r w:rsidR="008D4FA4">
              <w:rPr>
                <w:noProof/>
                <w:webHidden/>
              </w:rPr>
              <w:fldChar w:fldCharType="begin"/>
            </w:r>
            <w:r w:rsidR="008D4FA4">
              <w:rPr>
                <w:noProof/>
                <w:webHidden/>
              </w:rPr>
              <w:instrText xml:space="preserve"> PAGEREF _Toc105168510 \h </w:instrText>
            </w:r>
            <w:r w:rsidR="008D4FA4">
              <w:rPr>
                <w:noProof/>
                <w:webHidden/>
              </w:rPr>
            </w:r>
            <w:r w:rsidR="008D4FA4">
              <w:rPr>
                <w:noProof/>
                <w:webHidden/>
              </w:rPr>
              <w:fldChar w:fldCharType="separate"/>
            </w:r>
            <w:r w:rsidR="00531E0D">
              <w:rPr>
                <w:noProof/>
                <w:webHidden/>
              </w:rPr>
              <w:t>8</w:t>
            </w:r>
            <w:r w:rsidR="008D4FA4">
              <w:rPr>
                <w:noProof/>
                <w:webHidden/>
              </w:rPr>
              <w:fldChar w:fldCharType="end"/>
            </w:r>
          </w:hyperlink>
        </w:p>
        <w:p w14:paraId="061DC746" w14:textId="6F13C451" w:rsidR="008D4FA4" w:rsidRDefault="00000000">
          <w:pPr>
            <w:pStyle w:val="TOC1"/>
            <w:tabs>
              <w:tab w:val="left" w:pos="440"/>
              <w:tab w:val="right" w:leader="dot" w:pos="9016"/>
            </w:tabs>
            <w:rPr>
              <w:rFonts w:eastAsiaTheme="minorEastAsia"/>
              <w:noProof/>
              <w:lang w:eastAsia="en-ZA"/>
            </w:rPr>
          </w:pPr>
          <w:hyperlink w:anchor="_Toc105168511" w:history="1">
            <w:r w:rsidR="008D4FA4" w:rsidRPr="003115CF">
              <w:rPr>
                <w:rStyle w:val="Hyperlink"/>
                <w:noProof/>
              </w:rPr>
              <w:t>1)</w:t>
            </w:r>
            <w:r w:rsidR="008D4FA4">
              <w:rPr>
                <w:rFonts w:eastAsiaTheme="minorEastAsia"/>
                <w:noProof/>
                <w:lang w:eastAsia="en-ZA"/>
              </w:rPr>
              <w:tab/>
            </w:r>
            <w:r w:rsidR="008D4FA4" w:rsidRPr="003115CF">
              <w:rPr>
                <w:rStyle w:val="Hyperlink"/>
                <w:noProof/>
              </w:rPr>
              <w:t>Background and rationale</w:t>
            </w:r>
            <w:r w:rsidR="008D4FA4">
              <w:rPr>
                <w:noProof/>
                <w:webHidden/>
              </w:rPr>
              <w:tab/>
            </w:r>
            <w:r w:rsidR="008D4FA4">
              <w:rPr>
                <w:noProof/>
                <w:webHidden/>
              </w:rPr>
              <w:fldChar w:fldCharType="begin"/>
            </w:r>
            <w:r w:rsidR="008D4FA4">
              <w:rPr>
                <w:noProof/>
                <w:webHidden/>
              </w:rPr>
              <w:instrText xml:space="preserve"> PAGEREF _Toc105168511 \h </w:instrText>
            </w:r>
            <w:r w:rsidR="008D4FA4">
              <w:rPr>
                <w:noProof/>
                <w:webHidden/>
              </w:rPr>
            </w:r>
            <w:r w:rsidR="008D4FA4">
              <w:rPr>
                <w:noProof/>
                <w:webHidden/>
              </w:rPr>
              <w:fldChar w:fldCharType="separate"/>
            </w:r>
            <w:r w:rsidR="00531E0D">
              <w:rPr>
                <w:noProof/>
                <w:webHidden/>
              </w:rPr>
              <w:t>9</w:t>
            </w:r>
            <w:r w:rsidR="008D4FA4">
              <w:rPr>
                <w:noProof/>
                <w:webHidden/>
              </w:rPr>
              <w:fldChar w:fldCharType="end"/>
            </w:r>
          </w:hyperlink>
        </w:p>
        <w:p w14:paraId="3F728EA3" w14:textId="388C2EFE" w:rsidR="008D4FA4" w:rsidRDefault="00000000">
          <w:pPr>
            <w:pStyle w:val="TOC1"/>
            <w:tabs>
              <w:tab w:val="left" w:pos="440"/>
              <w:tab w:val="right" w:leader="dot" w:pos="9016"/>
            </w:tabs>
            <w:rPr>
              <w:rFonts w:eastAsiaTheme="minorEastAsia"/>
              <w:noProof/>
              <w:lang w:eastAsia="en-ZA"/>
            </w:rPr>
          </w:pPr>
          <w:hyperlink w:anchor="_Toc105168512" w:history="1">
            <w:r w:rsidR="008D4FA4" w:rsidRPr="003115CF">
              <w:rPr>
                <w:rStyle w:val="Hyperlink"/>
                <w:noProof/>
              </w:rPr>
              <w:t>2)</w:t>
            </w:r>
            <w:r w:rsidR="008D4FA4">
              <w:rPr>
                <w:rFonts w:eastAsiaTheme="minorEastAsia"/>
                <w:noProof/>
                <w:lang w:eastAsia="en-ZA"/>
              </w:rPr>
              <w:tab/>
            </w:r>
            <w:r w:rsidR="008D4FA4" w:rsidRPr="003115CF">
              <w:rPr>
                <w:rStyle w:val="Hyperlink"/>
                <w:noProof/>
              </w:rPr>
              <w:t>Aims and Objectives</w:t>
            </w:r>
            <w:r w:rsidR="008D4FA4">
              <w:rPr>
                <w:noProof/>
                <w:webHidden/>
              </w:rPr>
              <w:tab/>
            </w:r>
            <w:r w:rsidR="008D4FA4">
              <w:rPr>
                <w:noProof/>
                <w:webHidden/>
              </w:rPr>
              <w:fldChar w:fldCharType="begin"/>
            </w:r>
            <w:r w:rsidR="008D4FA4">
              <w:rPr>
                <w:noProof/>
                <w:webHidden/>
              </w:rPr>
              <w:instrText xml:space="preserve"> PAGEREF _Toc105168512 \h </w:instrText>
            </w:r>
            <w:r w:rsidR="008D4FA4">
              <w:rPr>
                <w:noProof/>
                <w:webHidden/>
              </w:rPr>
            </w:r>
            <w:r w:rsidR="008D4FA4">
              <w:rPr>
                <w:noProof/>
                <w:webHidden/>
              </w:rPr>
              <w:fldChar w:fldCharType="separate"/>
            </w:r>
            <w:r w:rsidR="00531E0D">
              <w:rPr>
                <w:noProof/>
                <w:webHidden/>
              </w:rPr>
              <w:t>13</w:t>
            </w:r>
            <w:r w:rsidR="008D4FA4">
              <w:rPr>
                <w:noProof/>
                <w:webHidden/>
              </w:rPr>
              <w:fldChar w:fldCharType="end"/>
            </w:r>
          </w:hyperlink>
        </w:p>
        <w:p w14:paraId="28D6E4A0" w14:textId="3FDF7AE4" w:rsidR="008D4FA4" w:rsidRDefault="00000000">
          <w:pPr>
            <w:pStyle w:val="TOC1"/>
            <w:tabs>
              <w:tab w:val="right" w:leader="dot" w:pos="9016"/>
            </w:tabs>
            <w:rPr>
              <w:rFonts w:eastAsiaTheme="minorEastAsia"/>
              <w:noProof/>
              <w:lang w:eastAsia="en-ZA"/>
            </w:rPr>
          </w:pPr>
          <w:hyperlink w:anchor="_Toc105168513" w:history="1">
            <w:r w:rsidR="008D4FA4" w:rsidRPr="003115CF">
              <w:rPr>
                <w:rStyle w:val="Hyperlink"/>
                <w:noProof/>
              </w:rPr>
              <w:t>Funding acknowledgement:</w:t>
            </w:r>
            <w:r w:rsidR="008D4FA4">
              <w:rPr>
                <w:noProof/>
                <w:webHidden/>
              </w:rPr>
              <w:tab/>
            </w:r>
            <w:r w:rsidR="008D4FA4">
              <w:rPr>
                <w:noProof/>
                <w:webHidden/>
              </w:rPr>
              <w:fldChar w:fldCharType="begin"/>
            </w:r>
            <w:r w:rsidR="008D4FA4">
              <w:rPr>
                <w:noProof/>
                <w:webHidden/>
              </w:rPr>
              <w:instrText xml:space="preserve"> PAGEREF _Toc105168513 \h </w:instrText>
            </w:r>
            <w:r w:rsidR="008D4FA4">
              <w:rPr>
                <w:noProof/>
                <w:webHidden/>
              </w:rPr>
            </w:r>
            <w:r w:rsidR="008D4FA4">
              <w:rPr>
                <w:noProof/>
                <w:webHidden/>
              </w:rPr>
              <w:fldChar w:fldCharType="separate"/>
            </w:r>
            <w:r w:rsidR="00531E0D">
              <w:rPr>
                <w:noProof/>
                <w:webHidden/>
              </w:rPr>
              <w:t>13</w:t>
            </w:r>
            <w:r w:rsidR="008D4FA4">
              <w:rPr>
                <w:noProof/>
                <w:webHidden/>
              </w:rPr>
              <w:fldChar w:fldCharType="end"/>
            </w:r>
          </w:hyperlink>
        </w:p>
        <w:p w14:paraId="570D86B2" w14:textId="1E7B79E2" w:rsidR="008D4FA4" w:rsidRDefault="00000000">
          <w:pPr>
            <w:pStyle w:val="TOC1"/>
            <w:tabs>
              <w:tab w:val="left" w:pos="440"/>
              <w:tab w:val="right" w:leader="dot" w:pos="9016"/>
            </w:tabs>
            <w:rPr>
              <w:rFonts w:eastAsiaTheme="minorEastAsia"/>
              <w:noProof/>
              <w:lang w:eastAsia="en-ZA"/>
            </w:rPr>
          </w:pPr>
          <w:hyperlink w:anchor="_Toc105168514" w:history="1">
            <w:r w:rsidR="008D4FA4" w:rsidRPr="003115CF">
              <w:rPr>
                <w:rStyle w:val="Hyperlink"/>
                <w:noProof/>
              </w:rPr>
              <w:t>3)</w:t>
            </w:r>
            <w:r w:rsidR="008D4FA4">
              <w:rPr>
                <w:rFonts w:eastAsiaTheme="minorEastAsia"/>
                <w:noProof/>
                <w:lang w:eastAsia="en-ZA"/>
              </w:rPr>
              <w:tab/>
            </w:r>
            <w:r w:rsidR="008D4FA4" w:rsidRPr="003115CF">
              <w:rPr>
                <w:rStyle w:val="Hyperlink"/>
                <w:noProof/>
              </w:rPr>
              <w:t>Summary of overall study design</w:t>
            </w:r>
            <w:r w:rsidR="008D4FA4">
              <w:rPr>
                <w:noProof/>
                <w:webHidden/>
              </w:rPr>
              <w:tab/>
            </w:r>
            <w:r w:rsidR="008D4FA4">
              <w:rPr>
                <w:noProof/>
                <w:webHidden/>
              </w:rPr>
              <w:fldChar w:fldCharType="begin"/>
            </w:r>
            <w:r w:rsidR="008D4FA4">
              <w:rPr>
                <w:noProof/>
                <w:webHidden/>
              </w:rPr>
              <w:instrText xml:space="preserve"> PAGEREF _Toc105168514 \h </w:instrText>
            </w:r>
            <w:r w:rsidR="008D4FA4">
              <w:rPr>
                <w:noProof/>
                <w:webHidden/>
              </w:rPr>
            </w:r>
            <w:r w:rsidR="008D4FA4">
              <w:rPr>
                <w:noProof/>
                <w:webHidden/>
              </w:rPr>
              <w:fldChar w:fldCharType="separate"/>
            </w:r>
            <w:r w:rsidR="00531E0D">
              <w:rPr>
                <w:noProof/>
                <w:webHidden/>
              </w:rPr>
              <w:t>14</w:t>
            </w:r>
            <w:r w:rsidR="008D4FA4">
              <w:rPr>
                <w:noProof/>
                <w:webHidden/>
              </w:rPr>
              <w:fldChar w:fldCharType="end"/>
            </w:r>
          </w:hyperlink>
        </w:p>
        <w:p w14:paraId="3CF539D3" w14:textId="44F71520" w:rsidR="008D4FA4" w:rsidRDefault="00000000">
          <w:pPr>
            <w:pStyle w:val="TOC1"/>
            <w:tabs>
              <w:tab w:val="left" w:pos="440"/>
              <w:tab w:val="right" w:leader="dot" w:pos="9016"/>
            </w:tabs>
            <w:rPr>
              <w:rFonts w:eastAsiaTheme="minorEastAsia"/>
              <w:noProof/>
              <w:lang w:eastAsia="en-ZA"/>
            </w:rPr>
          </w:pPr>
          <w:hyperlink w:anchor="_Toc105168515" w:history="1">
            <w:r w:rsidR="008D4FA4" w:rsidRPr="003115CF">
              <w:rPr>
                <w:rStyle w:val="Hyperlink"/>
                <w:noProof/>
              </w:rPr>
              <w:t>4)</w:t>
            </w:r>
            <w:r w:rsidR="008D4FA4">
              <w:rPr>
                <w:rFonts w:eastAsiaTheme="minorEastAsia"/>
                <w:noProof/>
                <w:lang w:eastAsia="en-ZA"/>
              </w:rPr>
              <w:tab/>
            </w:r>
            <w:r w:rsidR="008D4FA4" w:rsidRPr="003115CF">
              <w:rPr>
                <w:rStyle w:val="Hyperlink"/>
                <w:noProof/>
              </w:rPr>
              <w:t>Methodology</w:t>
            </w:r>
            <w:r w:rsidR="008D4FA4">
              <w:rPr>
                <w:noProof/>
                <w:webHidden/>
              </w:rPr>
              <w:tab/>
            </w:r>
            <w:r w:rsidR="008D4FA4">
              <w:rPr>
                <w:noProof/>
                <w:webHidden/>
              </w:rPr>
              <w:fldChar w:fldCharType="begin"/>
            </w:r>
            <w:r w:rsidR="008D4FA4">
              <w:rPr>
                <w:noProof/>
                <w:webHidden/>
              </w:rPr>
              <w:instrText xml:space="preserve"> PAGEREF _Toc105168515 \h </w:instrText>
            </w:r>
            <w:r w:rsidR="008D4FA4">
              <w:rPr>
                <w:noProof/>
                <w:webHidden/>
              </w:rPr>
            </w:r>
            <w:r w:rsidR="008D4FA4">
              <w:rPr>
                <w:noProof/>
                <w:webHidden/>
              </w:rPr>
              <w:fldChar w:fldCharType="separate"/>
            </w:r>
            <w:r w:rsidR="00531E0D">
              <w:rPr>
                <w:noProof/>
                <w:webHidden/>
              </w:rPr>
              <w:t>15</w:t>
            </w:r>
            <w:r w:rsidR="008D4FA4">
              <w:rPr>
                <w:noProof/>
                <w:webHidden/>
              </w:rPr>
              <w:fldChar w:fldCharType="end"/>
            </w:r>
          </w:hyperlink>
        </w:p>
        <w:p w14:paraId="26B8215B" w14:textId="4955799D" w:rsidR="008D4FA4" w:rsidRDefault="00000000">
          <w:pPr>
            <w:pStyle w:val="TOC2"/>
            <w:rPr>
              <w:rFonts w:eastAsiaTheme="minorEastAsia"/>
              <w:noProof/>
              <w:lang w:eastAsia="en-ZA"/>
            </w:rPr>
          </w:pPr>
          <w:hyperlink w:anchor="_Toc105168516" w:history="1">
            <w:r w:rsidR="008D4FA4" w:rsidRPr="003115CF">
              <w:rPr>
                <w:rStyle w:val="Hyperlink"/>
                <w:noProof/>
              </w:rPr>
              <w:t>4.1. Study sites</w:t>
            </w:r>
            <w:r w:rsidR="008D4FA4">
              <w:rPr>
                <w:noProof/>
                <w:webHidden/>
              </w:rPr>
              <w:tab/>
            </w:r>
            <w:r w:rsidR="008D4FA4">
              <w:rPr>
                <w:noProof/>
                <w:webHidden/>
              </w:rPr>
              <w:fldChar w:fldCharType="begin"/>
            </w:r>
            <w:r w:rsidR="008D4FA4">
              <w:rPr>
                <w:noProof/>
                <w:webHidden/>
              </w:rPr>
              <w:instrText xml:space="preserve"> PAGEREF _Toc105168516 \h </w:instrText>
            </w:r>
            <w:r w:rsidR="008D4FA4">
              <w:rPr>
                <w:noProof/>
                <w:webHidden/>
              </w:rPr>
            </w:r>
            <w:r w:rsidR="008D4FA4">
              <w:rPr>
                <w:noProof/>
                <w:webHidden/>
              </w:rPr>
              <w:fldChar w:fldCharType="separate"/>
            </w:r>
            <w:r w:rsidR="00531E0D">
              <w:rPr>
                <w:noProof/>
                <w:webHidden/>
              </w:rPr>
              <w:t>15</w:t>
            </w:r>
            <w:r w:rsidR="008D4FA4">
              <w:rPr>
                <w:noProof/>
                <w:webHidden/>
              </w:rPr>
              <w:fldChar w:fldCharType="end"/>
            </w:r>
          </w:hyperlink>
        </w:p>
        <w:p w14:paraId="00E46166" w14:textId="53E25ADD" w:rsidR="008D4FA4" w:rsidRDefault="00000000">
          <w:pPr>
            <w:pStyle w:val="TOC2"/>
            <w:rPr>
              <w:rFonts w:eastAsiaTheme="minorEastAsia"/>
              <w:noProof/>
              <w:lang w:eastAsia="en-ZA"/>
            </w:rPr>
          </w:pPr>
          <w:hyperlink w:anchor="_Toc105168517" w:history="1">
            <w:r w:rsidR="008D4FA4" w:rsidRPr="003115CF">
              <w:rPr>
                <w:rStyle w:val="Hyperlink"/>
                <w:noProof/>
              </w:rPr>
              <w:t>4.2.  Major steps and integration</w:t>
            </w:r>
            <w:r w:rsidR="008D4FA4">
              <w:rPr>
                <w:noProof/>
                <w:webHidden/>
              </w:rPr>
              <w:tab/>
            </w:r>
            <w:r w:rsidR="008D4FA4">
              <w:rPr>
                <w:noProof/>
                <w:webHidden/>
              </w:rPr>
              <w:fldChar w:fldCharType="begin"/>
            </w:r>
            <w:r w:rsidR="008D4FA4">
              <w:rPr>
                <w:noProof/>
                <w:webHidden/>
              </w:rPr>
              <w:instrText xml:space="preserve"> PAGEREF _Toc105168517 \h </w:instrText>
            </w:r>
            <w:r w:rsidR="008D4FA4">
              <w:rPr>
                <w:noProof/>
                <w:webHidden/>
              </w:rPr>
            </w:r>
            <w:r w:rsidR="008D4FA4">
              <w:rPr>
                <w:noProof/>
                <w:webHidden/>
              </w:rPr>
              <w:fldChar w:fldCharType="separate"/>
            </w:r>
            <w:r w:rsidR="00531E0D">
              <w:rPr>
                <w:noProof/>
                <w:webHidden/>
              </w:rPr>
              <w:t>16</w:t>
            </w:r>
            <w:r w:rsidR="008D4FA4">
              <w:rPr>
                <w:noProof/>
                <w:webHidden/>
              </w:rPr>
              <w:fldChar w:fldCharType="end"/>
            </w:r>
          </w:hyperlink>
        </w:p>
        <w:p w14:paraId="54794884" w14:textId="6ED6073D" w:rsidR="008D4FA4" w:rsidRDefault="00000000">
          <w:pPr>
            <w:pStyle w:val="TOC2"/>
            <w:rPr>
              <w:rFonts w:eastAsiaTheme="minorEastAsia"/>
              <w:noProof/>
              <w:lang w:eastAsia="en-ZA"/>
            </w:rPr>
          </w:pPr>
          <w:hyperlink w:anchor="_Toc105168518" w:history="1">
            <w:r w:rsidR="008D4FA4" w:rsidRPr="003115CF">
              <w:rPr>
                <w:rStyle w:val="Hyperlink"/>
                <w:noProof/>
              </w:rPr>
              <w:t>4.3.  Data description and acquisition</w:t>
            </w:r>
            <w:r w:rsidR="008D4FA4">
              <w:rPr>
                <w:noProof/>
                <w:webHidden/>
              </w:rPr>
              <w:tab/>
            </w:r>
            <w:r w:rsidR="008D4FA4">
              <w:rPr>
                <w:noProof/>
                <w:webHidden/>
              </w:rPr>
              <w:fldChar w:fldCharType="begin"/>
            </w:r>
            <w:r w:rsidR="008D4FA4">
              <w:rPr>
                <w:noProof/>
                <w:webHidden/>
              </w:rPr>
              <w:instrText xml:space="preserve"> PAGEREF _Toc105168518 \h </w:instrText>
            </w:r>
            <w:r w:rsidR="008D4FA4">
              <w:rPr>
                <w:noProof/>
                <w:webHidden/>
              </w:rPr>
            </w:r>
            <w:r w:rsidR="008D4FA4">
              <w:rPr>
                <w:noProof/>
                <w:webHidden/>
              </w:rPr>
              <w:fldChar w:fldCharType="separate"/>
            </w:r>
            <w:r w:rsidR="00531E0D">
              <w:rPr>
                <w:noProof/>
                <w:webHidden/>
              </w:rPr>
              <w:t>16</w:t>
            </w:r>
            <w:r w:rsidR="008D4FA4">
              <w:rPr>
                <w:noProof/>
                <w:webHidden/>
              </w:rPr>
              <w:fldChar w:fldCharType="end"/>
            </w:r>
          </w:hyperlink>
        </w:p>
        <w:p w14:paraId="4BDFCE37" w14:textId="7DBFD403" w:rsidR="008D4FA4" w:rsidRDefault="00000000">
          <w:pPr>
            <w:pStyle w:val="TOC3"/>
            <w:tabs>
              <w:tab w:val="right" w:leader="dot" w:pos="9016"/>
            </w:tabs>
            <w:rPr>
              <w:rFonts w:eastAsiaTheme="minorEastAsia"/>
              <w:noProof/>
              <w:lang w:eastAsia="en-ZA"/>
            </w:rPr>
          </w:pPr>
          <w:hyperlink w:anchor="_Toc105168519" w:history="1">
            <w:r w:rsidR="008D4FA4" w:rsidRPr="003115CF">
              <w:rPr>
                <w:rStyle w:val="Hyperlink"/>
                <w:noProof/>
              </w:rPr>
              <w:t>4.3.1. For Aim 1a: Quantify intra-urban socio-economic and environmental vulnerability</w:t>
            </w:r>
            <w:r w:rsidR="008D4FA4">
              <w:rPr>
                <w:noProof/>
                <w:webHidden/>
              </w:rPr>
              <w:tab/>
            </w:r>
            <w:r w:rsidR="008D4FA4">
              <w:rPr>
                <w:noProof/>
                <w:webHidden/>
              </w:rPr>
              <w:fldChar w:fldCharType="begin"/>
            </w:r>
            <w:r w:rsidR="008D4FA4">
              <w:rPr>
                <w:noProof/>
                <w:webHidden/>
              </w:rPr>
              <w:instrText xml:space="preserve"> PAGEREF _Toc105168519 \h </w:instrText>
            </w:r>
            <w:r w:rsidR="008D4FA4">
              <w:rPr>
                <w:noProof/>
                <w:webHidden/>
              </w:rPr>
            </w:r>
            <w:r w:rsidR="008D4FA4">
              <w:rPr>
                <w:noProof/>
                <w:webHidden/>
              </w:rPr>
              <w:fldChar w:fldCharType="separate"/>
            </w:r>
            <w:r w:rsidR="00531E0D">
              <w:rPr>
                <w:noProof/>
                <w:webHidden/>
              </w:rPr>
              <w:t>17</w:t>
            </w:r>
            <w:r w:rsidR="008D4FA4">
              <w:rPr>
                <w:noProof/>
                <w:webHidden/>
              </w:rPr>
              <w:fldChar w:fldCharType="end"/>
            </w:r>
          </w:hyperlink>
        </w:p>
        <w:p w14:paraId="63F6E640" w14:textId="73AFFB44" w:rsidR="008D4FA4" w:rsidRDefault="00000000">
          <w:pPr>
            <w:pStyle w:val="TOC3"/>
            <w:tabs>
              <w:tab w:val="right" w:leader="dot" w:pos="9016"/>
            </w:tabs>
            <w:rPr>
              <w:rFonts w:eastAsiaTheme="minorEastAsia"/>
              <w:noProof/>
              <w:lang w:eastAsia="en-ZA"/>
            </w:rPr>
          </w:pPr>
          <w:hyperlink w:anchor="_Toc105168520" w:history="1">
            <w:r w:rsidR="008D4FA4" w:rsidRPr="003115CF">
              <w:rPr>
                <w:rStyle w:val="Hyperlink"/>
                <w:noProof/>
              </w:rPr>
              <w:t>4.3.2.  For Aim 1b: Develop high resolution urban temperature hazard maps</w:t>
            </w:r>
            <w:r w:rsidR="008D4FA4">
              <w:rPr>
                <w:noProof/>
                <w:webHidden/>
              </w:rPr>
              <w:tab/>
            </w:r>
            <w:r w:rsidR="008D4FA4">
              <w:rPr>
                <w:noProof/>
                <w:webHidden/>
              </w:rPr>
              <w:fldChar w:fldCharType="begin"/>
            </w:r>
            <w:r w:rsidR="008D4FA4">
              <w:rPr>
                <w:noProof/>
                <w:webHidden/>
              </w:rPr>
              <w:instrText xml:space="preserve"> PAGEREF _Toc105168520 \h </w:instrText>
            </w:r>
            <w:r w:rsidR="008D4FA4">
              <w:rPr>
                <w:noProof/>
                <w:webHidden/>
              </w:rPr>
            </w:r>
            <w:r w:rsidR="008D4FA4">
              <w:rPr>
                <w:noProof/>
                <w:webHidden/>
              </w:rPr>
              <w:fldChar w:fldCharType="separate"/>
            </w:r>
            <w:r w:rsidR="00531E0D">
              <w:rPr>
                <w:noProof/>
                <w:webHidden/>
              </w:rPr>
              <w:t>17</w:t>
            </w:r>
            <w:r w:rsidR="008D4FA4">
              <w:rPr>
                <w:noProof/>
                <w:webHidden/>
              </w:rPr>
              <w:fldChar w:fldCharType="end"/>
            </w:r>
          </w:hyperlink>
        </w:p>
        <w:p w14:paraId="11EC1007" w14:textId="68235107" w:rsidR="008D4FA4" w:rsidRDefault="00000000">
          <w:pPr>
            <w:pStyle w:val="TOC3"/>
            <w:tabs>
              <w:tab w:val="right" w:leader="dot" w:pos="9016"/>
            </w:tabs>
            <w:rPr>
              <w:rFonts w:eastAsiaTheme="minorEastAsia"/>
              <w:noProof/>
              <w:lang w:eastAsia="en-ZA"/>
            </w:rPr>
          </w:pPr>
          <w:hyperlink w:anchor="_Toc105168521" w:history="1">
            <w:r w:rsidR="008D4FA4" w:rsidRPr="003115CF">
              <w:rPr>
                <w:rStyle w:val="Hyperlink"/>
                <w:noProof/>
              </w:rPr>
              <w:t>4.3.3. For Aim 2: Develop a spatially and demographically stratified heat-health outcome forecast model</w:t>
            </w:r>
            <w:r w:rsidR="008D4FA4">
              <w:rPr>
                <w:noProof/>
                <w:webHidden/>
              </w:rPr>
              <w:tab/>
            </w:r>
            <w:r w:rsidR="008D4FA4">
              <w:rPr>
                <w:noProof/>
                <w:webHidden/>
              </w:rPr>
              <w:fldChar w:fldCharType="begin"/>
            </w:r>
            <w:r w:rsidR="008D4FA4">
              <w:rPr>
                <w:noProof/>
                <w:webHidden/>
              </w:rPr>
              <w:instrText xml:space="preserve"> PAGEREF _Toc105168521 \h </w:instrText>
            </w:r>
            <w:r w:rsidR="008D4FA4">
              <w:rPr>
                <w:noProof/>
                <w:webHidden/>
              </w:rPr>
            </w:r>
            <w:r w:rsidR="008D4FA4">
              <w:rPr>
                <w:noProof/>
                <w:webHidden/>
              </w:rPr>
              <w:fldChar w:fldCharType="separate"/>
            </w:r>
            <w:r w:rsidR="00531E0D">
              <w:rPr>
                <w:noProof/>
                <w:webHidden/>
              </w:rPr>
              <w:t>19</w:t>
            </w:r>
            <w:r w:rsidR="008D4FA4">
              <w:rPr>
                <w:noProof/>
                <w:webHidden/>
              </w:rPr>
              <w:fldChar w:fldCharType="end"/>
            </w:r>
          </w:hyperlink>
        </w:p>
        <w:p w14:paraId="282F89CD" w14:textId="461E3967" w:rsidR="008D4FA4" w:rsidRDefault="00000000">
          <w:pPr>
            <w:pStyle w:val="TOC2"/>
            <w:rPr>
              <w:rFonts w:eastAsiaTheme="minorEastAsia"/>
              <w:noProof/>
              <w:lang w:eastAsia="en-ZA"/>
            </w:rPr>
          </w:pPr>
          <w:hyperlink w:anchor="_Toc105168522" w:history="1">
            <w:r w:rsidR="008D4FA4" w:rsidRPr="003115CF">
              <w:rPr>
                <w:rStyle w:val="Hyperlink"/>
                <w:noProof/>
              </w:rPr>
              <w:t>4.4.  Data pre- and post-processing, formatting</w:t>
            </w:r>
            <w:r w:rsidR="008D4FA4">
              <w:rPr>
                <w:noProof/>
                <w:webHidden/>
              </w:rPr>
              <w:tab/>
            </w:r>
            <w:r w:rsidR="008D4FA4">
              <w:rPr>
                <w:noProof/>
                <w:webHidden/>
              </w:rPr>
              <w:fldChar w:fldCharType="begin"/>
            </w:r>
            <w:r w:rsidR="008D4FA4">
              <w:rPr>
                <w:noProof/>
                <w:webHidden/>
              </w:rPr>
              <w:instrText xml:space="preserve"> PAGEREF _Toc105168522 \h </w:instrText>
            </w:r>
            <w:r w:rsidR="008D4FA4">
              <w:rPr>
                <w:noProof/>
                <w:webHidden/>
              </w:rPr>
            </w:r>
            <w:r w:rsidR="008D4FA4">
              <w:rPr>
                <w:noProof/>
                <w:webHidden/>
              </w:rPr>
              <w:fldChar w:fldCharType="separate"/>
            </w:r>
            <w:r w:rsidR="00531E0D">
              <w:rPr>
                <w:noProof/>
                <w:webHidden/>
              </w:rPr>
              <w:t>20</w:t>
            </w:r>
            <w:r w:rsidR="008D4FA4">
              <w:rPr>
                <w:noProof/>
                <w:webHidden/>
              </w:rPr>
              <w:fldChar w:fldCharType="end"/>
            </w:r>
          </w:hyperlink>
        </w:p>
        <w:p w14:paraId="42C64C39" w14:textId="09E973D6" w:rsidR="008D4FA4" w:rsidRDefault="00000000">
          <w:pPr>
            <w:pStyle w:val="TOC3"/>
            <w:tabs>
              <w:tab w:val="right" w:leader="dot" w:pos="9016"/>
            </w:tabs>
            <w:rPr>
              <w:rFonts w:eastAsiaTheme="minorEastAsia"/>
              <w:noProof/>
              <w:lang w:eastAsia="en-ZA"/>
            </w:rPr>
          </w:pPr>
          <w:hyperlink w:anchor="_Toc105168523" w:history="1">
            <w:r w:rsidR="008D4FA4" w:rsidRPr="003115CF">
              <w:rPr>
                <w:rStyle w:val="Hyperlink"/>
                <w:noProof/>
              </w:rPr>
              <w:t>4.4.1 For Aim 1a: Quantify intra-urban socio-economic and environmental vulnerability</w:t>
            </w:r>
            <w:r w:rsidR="008D4FA4">
              <w:rPr>
                <w:noProof/>
                <w:webHidden/>
              </w:rPr>
              <w:tab/>
            </w:r>
            <w:r w:rsidR="008D4FA4">
              <w:rPr>
                <w:noProof/>
                <w:webHidden/>
              </w:rPr>
              <w:fldChar w:fldCharType="begin"/>
            </w:r>
            <w:r w:rsidR="008D4FA4">
              <w:rPr>
                <w:noProof/>
                <w:webHidden/>
              </w:rPr>
              <w:instrText xml:space="preserve"> PAGEREF _Toc105168523 \h </w:instrText>
            </w:r>
            <w:r w:rsidR="008D4FA4">
              <w:rPr>
                <w:noProof/>
                <w:webHidden/>
              </w:rPr>
            </w:r>
            <w:r w:rsidR="008D4FA4">
              <w:rPr>
                <w:noProof/>
                <w:webHidden/>
              </w:rPr>
              <w:fldChar w:fldCharType="separate"/>
            </w:r>
            <w:r w:rsidR="00531E0D">
              <w:rPr>
                <w:noProof/>
                <w:webHidden/>
              </w:rPr>
              <w:t>20</w:t>
            </w:r>
            <w:r w:rsidR="008D4FA4">
              <w:rPr>
                <w:noProof/>
                <w:webHidden/>
              </w:rPr>
              <w:fldChar w:fldCharType="end"/>
            </w:r>
          </w:hyperlink>
        </w:p>
        <w:p w14:paraId="4C66FCE0" w14:textId="0F392CFA" w:rsidR="008D4FA4" w:rsidRDefault="00000000">
          <w:pPr>
            <w:pStyle w:val="TOC3"/>
            <w:tabs>
              <w:tab w:val="right" w:leader="dot" w:pos="9016"/>
            </w:tabs>
            <w:rPr>
              <w:rFonts w:eastAsiaTheme="minorEastAsia"/>
              <w:noProof/>
              <w:lang w:eastAsia="en-ZA"/>
            </w:rPr>
          </w:pPr>
          <w:hyperlink w:anchor="_Toc105168524" w:history="1">
            <w:r w:rsidR="008D4FA4" w:rsidRPr="003115CF">
              <w:rPr>
                <w:rStyle w:val="Hyperlink"/>
                <w:noProof/>
              </w:rPr>
              <w:t>4.4.2 For Aim 1b: Develop high resolution urban temperature hazard maps</w:t>
            </w:r>
            <w:r w:rsidR="008D4FA4">
              <w:rPr>
                <w:noProof/>
                <w:webHidden/>
              </w:rPr>
              <w:tab/>
            </w:r>
            <w:r w:rsidR="008D4FA4">
              <w:rPr>
                <w:noProof/>
                <w:webHidden/>
              </w:rPr>
              <w:fldChar w:fldCharType="begin"/>
            </w:r>
            <w:r w:rsidR="008D4FA4">
              <w:rPr>
                <w:noProof/>
                <w:webHidden/>
              </w:rPr>
              <w:instrText xml:space="preserve"> PAGEREF _Toc105168524 \h </w:instrText>
            </w:r>
            <w:r w:rsidR="008D4FA4">
              <w:rPr>
                <w:noProof/>
                <w:webHidden/>
              </w:rPr>
            </w:r>
            <w:r w:rsidR="008D4FA4">
              <w:rPr>
                <w:noProof/>
                <w:webHidden/>
              </w:rPr>
              <w:fldChar w:fldCharType="separate"/>
            </w:r>
            <w:r w:rsidR="00531E0D">
              <w:rPr>
                <w:noProof/>
                <w:webHidden/>
              </w:rPr>
              <w:t>21</w:t>
            </w:r>
            <w:r w:rsidR="008D4FA4">
              <w:rPr>
                <w:noProof/>
                <w:webHidden/>
              </w:rPr>
              <w:fldChar w:fldCharType="end"/>
            </w:r>
          </w:hyperlink>
        </w:p>
        <w:p w14:paraId="25FFF2DF" w14:textId="6AC4F099" w:rsidR="008D4FA4" w:rsidRDefault="00000000">
          <w:pPr>
            <w:pStyle w:val="TOC3"/>
            <w:tabs>
              <w:tab w:val="right" w:leader="dot" w:pos="9016"/>
            </w:tabs>
            <w:rPr>
              <w:rFonts w:eastAsiaTheme="minorEastAsia"/>
              <w:noProof/>
              <w:lang w:eastAsia="en-ZA"/>
            </w:rPr>
          </w:pPr>
          <w:hyperlink w:anchor="_Toc105168525" w:history="1">
            <w:r w:rsidR="008D4FA4" w:rsidRPr="003115CF">
              <w:rPr>
                <w:rStyle w:val="Hyperlink"/>
                <w:noProof/>
              </w:rPr>
              <w:t>4.4.3 For Aim 2: Develop a spatially and demographically stratified heat-health outcome forecast model</w:t>
            </w:r>
            <w:r w:rsidR="008D4FA4">
              <w:rPr>
                <w:noProof/>
                <w:webHidden/>
              </w:rPr>
              <w:tab/>
            </w:r>
            <w:r w:rsidR="008D4FA4">
              <w:rPr>
                <w:noProof/>
                <w:webHidden/>
              </w:rPr>
              <w:fldChar w:fldCharType="begin"/>
            </w:r>
            <w:r w:rsidR="008D4FA4">
              <w:rPr>
                <w:noProof/>
                <w:webHidden/>
              </w:rPr>
              <w:instrText xml:space="preserve"> PAGEREF _Toc105168525 \h </w:instrText>
            </w:r>
            <w:r w:rsidR="008D4FA4">
              <w:rPr>
                <w:noProof/>
                <w:webHidden/>
              </w:rPr>
            </w:r>
            <w:r w:rsidR="008D4FA4">
              <w:rPr>
                <w:noProof/>
                <w:webHidden/>
              </w:rPr>
              <w:fldChar w:fldCharType="separate"/>
            </w:r>
            <w:r w:rsidR="00531E0D">
              <w:rPr>
                <w:noProof/>
                <w:webHidden/>
              </w:rPr>
              <w:t>21</w:t>
            </w:r>
            <w:r w:rsidR="008D4FA4">
              <w:rPr>
                <w:noProof/>
                <w:webHidden/>
              </w:rPr>
              <w:fldChar w:fldCharType="end"/>
            </w:r>
          </w:hyperlink>
        </w:p>
        <w:p w14:paraId="67151227" w14:textId="1684165A" w:rsidR="008D4FA4" w:rsidRDefault="00000000">
          <w:pPr>
            <w:pStyle w:val="TOC2"/>
            <w:rPr>
              <w:rFonts w:eastAsiaTheme="minorEastAsia"/>
              <w:noProof/>
              <w:lang w:eastAsia="en-ZA"/>
            </w:rPr>
          </w:pPr>
          <w:hyperlink w:anchor="_Toc105168526" w:history="1">
            <w:r w:rsidR="008D4FA4" w:rsidRPr="003115CF">
              <w:rPr>
                <w:rStyle w:val="Hyperlink"/>
                <w:noProof/>
              </w:rPr>
              <w:t>4.5. Data analyses and outputs</w:t>
            </w:r>
            <w:r w:rsidR="008D4FA4">
              <w:rPr>
                <w:noProof/>
                <w:webHidden/>
              </w:rPr>
              <w:tab/>
            </w:r>
            <w:r w:rsidR="008D4FA4">
              <w:rPr>
                <w:noProof/>
                <w:webHidden/>
              </w:rPr>
              <w:fldChar w:fldCharType="begin"/>
            </w:r>
            <w:r w:rsidR="008D4FA4">
              <w:rPr>
                <w:noProof/>
                <w:webHidden/>
              </w:rPr>
              <w:instrText xml:space="preserve"> PAGEREF _Toc105168526 \h </w:instrText>
            </w:r>
            <w:r w:rsidR="008D4FA4">
              <w:rPr>
                <w:noProof/>
                <w:webHidden/>
              </w:rPr>
            </w:r>
            <w:r w:rsidR="008D4FA4">
              <w:rPr>
                <w:noProof/>
                <w:webHidden/>
              </w:rPr>
              <w:fldChar w:fldCharType="separate"/>
            </w:r>
            <w:r w:rsidR="00531E0D">
              <w:rPr>
                <w:noProof/>
                <w:webHidden/>
              </w:rPr>
              <w:t>22</w:t>
            </w:r>
            <w:r w:rsidR="008D4FA4">
              <w:rPr>
                <w:noProof/>
                <w:webHidden/>
              </w:rPr>
              <w:fldChar w:fldCharType="end"/>
            </w:r>
          </w:hyperlink>
        </w:p>
        <w:p w14:paraId="2E664466" w14:textId="5822E14C" w:rsidR="008D4FA4" w:rsidRDefault="00000000">
          <w:pPr>
            <w:pStyle w:val="TOC3"/>
            <w:tabs>
              <w:tab w:val="right" w:leader="dot" w:pos="9016"/>
            </w:tabs>
            <w:rPr>
              <w:rFonts w:eastAsiaTheme="minorEastAsia"/>
              <w:noProof/>
              <w:lang w:eastAsia="en-ZA"/>
            </w:rPr>
          </w:pPr>
          <w:hyperlink w:anchor="_Toc105168527" w:history="1">
            <w:r w:rsidR="008D4FA4" w:rsidRPr="003115CF">
              <w:rPr>
                <w:rStyle w:val="Hyperlink"/>
                <w:noProof/>
              </w:rPr>
              <w:t>4.5.1.  Imputation of Missing Data</w:t>
            </w:r>
            <w:r w:rsidR="008D4FA4">
              <w:rPr>
                <w:noProof/>
                <w:webHidden/>
              </w:rPr>
              <w:tab/>
            </w:r>
            <w:r w:rsidR="008D4FA4">
              <w:rPr>
                <w:noProof/>
                <w:webHidden/>
              </w:rPr>
              <w:fldChar w:fldCharType="begin"/>
            </w:r>
            <w:r w:rsidR="008D4FA4">
              <w:rPr>
                <w:noProof/>
                <w:webHidden/>
              </w:rPr>
              <w:instrText xml:space="preserve"> PAGEREF _Toc105168527 \h </w:instrText>
            </w:r>
            <w:r w:rsidR="008D4FA4">
              <w:rPr>
                <w:noProof/>
                <w:webHidden/>
              </w:rPr>
            </w:r>
            <w:r w:rsidR="008D4FA4">
              <w:rPr>
                <w:noProof/>
                <w:webHidden/>
              </w:rPr>
              <w:fldChar w:fldCharType="separate"/>
            </w:r>
            <w:r w:rsidR="00531E0D">
              <w:rPr>
                <w:b/>
                <w:bCs/>
                <w:noProof/>
                <w:webHidden/>
                <w:lang w:val="en-US"/>
              </w:rPr>
              <w:t>Error! Bookmark not defined.</w:t>
            </w:r>
            <w:r w:rsidR="008D4FA4">
              <w:rPr>
                <w:noProof/>
                <w:webHidden/>
              </w:rPr>
              <w:fldChar w:fldCharType="end"/>
            </w:r>
          </w:hyperlink>
        </w:p>
        <w:p w14:paraId="245ADBEA" w14:textId="60EF6320" w:rsidR="008D4FA4" w:rsidRDefault="00000000">
          <w:pPr>
            <w:pStyle w:val="TOC3"/>
            <w:tabs>
              <w:tab w:val="right" w:leader="dot" w:pos="9016"/>
            </w:tabs>
            <w:rPr>
              <w:rFonts w:eastAsiaTheme="minorEastAsia"/>
              <w:noProof/>
              <w:lang w:eastAsia="en-ZA"/>
            </w:rPr>
          </w:pPr>
          <w:hyperlink w:anchor="_Toc105168528" w:history="1">
            <w:r w:rsidR="008D4FA4" w:rsidRPr="003115CF">
              <w:rPr>
                <w:rStyle w:val="Hyperlink"/>
                <w:noProof/>
              </w:rPr>
              <w:t>4.5.2. For Aim 1a: Quantify intra-urban socio-economic and environmental vulnerability</w:t>
            </w:r>
            <w:r w:rsidR="008D4FA4">
              <w:rPr>
                <w:noProof/>
                <w:webHidden/>
              </w:rPr>
              <w:tab/>
            </w:r>
            <w:r w:rsidR="008D4FA4">
              <w:rPr>
                <w:noProof/>
                <w:webHidden/>
              </w:rPr>
              <w:fldChar w:fldCharType="begin"/>
            </w:r>
            <w:r w:rsidR="008D4FA4">
              <w:rPr>
                <w:noProof/>
                <w:webHidden/>
              </w:rPr>
              <w:instrText xml:space="preserve"> PAGEREF _Toc105168528 \h </w:instrText>
            </w:r>
            <w:r w:rsidR="008D4FA4">
              <w:rPr>
                <w:noProof/>
                <w:webHidden/>
              </w:rPr>
            </w:r>
            <w:r w:rsidR="008D4FA4">
              <w:rPr>
                <w:noProof/>
                <w:webHidden/>
              </w:rPr>
              <w:fldChar w:fldCharType="separate"/>
            </w:r>
            <w:r w:rsidR="00531E0D">
              <w:rPr>
                <w:noProof/>
                <w:webHidden/>
              </w:rPr>
              <w:t>22</w:t>
            </w:r>
            <w:r w:rsidR="008D4FA4">
              <w:rPr>
                <w:noProof/>
                <w:webHidden/>
              </w:rPr>
              <w:fldChar w:fldCharType="end"/>
            </w:r>
          </w:hyperlink>
        </w:p>
        <w:p w14:paraId="4CB37833" w14:textId="46BA9441" w:rsidR="008D4FA4" w:rsidRDefault="00000000">
          <w:pPr>
            <w:pStyle w:val="TOC3"/>
            <w:tabs>
              <w:tab w:val="right" w:leader="dot" w:pos="9016"/>
            </w:tabs>
            <w:rPr>
              <w:rFonts w:eastAsiaTheme="minorEastAsia"/>
              <w:noProof/>
              <w:lang w:eastAsia="en-ZA"/>
            </w:rPr>
          </w:pPr>
          <w:hyperlink w:anchor="_Toc105168529" w:history="1">
            <w:r w:rsidR="008D4FA4" w:rsidRPr="003115CF">
              <w:rPr>
                <w:rStyle w:val="Hyperlink"/>
                <w:noProof/>
              </w:rPr>
              <w:t>4.5.3. For Aim 1b: Develop high resolution urban temperature hazard maps</w:t>
            </w:r>
            <w:r w:rsidR="008D4FA4">
              <w:rPr>
                <w:noProof/>
                <w:webHidden/>
              </w:rPr>
              <w:tab/>
            </w:r>
            <w:r w:rsidR="008D4FA4">
              <w:rPr>
                <w:noProof/>
                <w:webHidden/>
              </w:rPr>
              <w:fldChar w:fldCharType="begin"/>
            </w:r>
            <w:r w:rsidR="008D4FA4">
              <w:rPr>
                <w:noProof/>
                <w:webHidden/>
              </w:rPr>
              <w:instrText xml:space="preserve"> PAGEREF _Toc105168529 \h </w:instrText>
            </w:r>
            <w:r w:rsidR="008D4FA4">
              <w:rPr>
                <w:noProof/>
                <w:webHidden/>
              </w:rPr>
            </w:r>
            <w:r w:rsidR="008D4FA4">
              <w:rPr>
                <w:noProof/>
                <w:webHidden/>
              </w:rPr>
              <w:fldChar w:fldCharType="separate"/>
            </w:r>
            <w:r w:rsidR="00531E0D">
              <w:rPr>
                <w:noProof/>
                <w:webHidden/>
              </w:rPr>
              <w:t>23</w:t>
            </w:r>
            <w:r w:rsidR="008D4FA4">
              <w:rPr>
                <w:noProof/>
                <w:webHidden/>
              </w:rPr>
              <w:fldChar w:fldCharType="end"/>
            </w:r>
          </w:hyperlink>
        </w:p>
        <w:p w14:paraId="1C170E5A" w14:textId="7DCA81FA" w:rsidR="008D4FA4" w:rsidRDefault="00000000">
          <w:pPr>
            <w:pStyle w:val="TOC3"/>
            <w:tabs>
              <w:tab w:val="right" w:leader="dot" w:pos="9016"/>
            </w:tabs>
            <w:rPr>
              <w:rFonts w:eastAsiaTheme="minorEastAsia"/>
              <w:noProof/>
              <w:lang w:eastAsia="en-ZA"/>
            </w:rPr>
          </w:pPr>
          <w:hyperlink w:anchor="_Toc105168530" w:history="1">
            <w:r w:rsidR="008D4FA4" w:rsidRPr="003115CF">
              <w:rPr>
                <w:rStyle w:val="Hyperlink"/>
                <w:noProof/>
              </w:rPr>
              <w:t>4.5.4. For Aim 2: Develop a spatially and demographically stratified heat-health outcome forecast model</w:t>
            </w:r>
            <w:r w:rsidR="008D4FA4">
              <w:rPr>
                <w:noProof/>
                <w:webHidden/>
              </w:rPr>
              <w:tab/>
            </w:r>
            <w:r w:rsidR="008D4FA4">
              <w:rPr>
                <w:noProof/>
                <w:webHidden/>
              </w:rPr>
              <w:fldChar w:fldCharType="begin"/>
            </w:r>
            <w:r w:rsidR="008D4FA4">
              <w:rPr>
                <w:noProof/>
                <w:webHidden/>
              </w:rPr>
              <w:instrText xml:space="preserve"> PAGEREF _Toc105168530 \h </w:instrText>
            </w:r>
            <w:r w:rsidR="008D4FA4">
              <w:rPr>
                <w:noProof/>
                <w:webHidden/>
              </w:rPr>
            </w:r>
            <w:r w:rsidR="008D4FA4">
              <w:rPr>
                <w:noProof/>
                <w:webHidden/>
              </w:rPr>
              <w:fldChar w:fldCharType="separate"/>
            </w:r>
            <w:r w:rsidR="00531E0D">
              <w:rPr>
                <w:noProof/>
                <w:webHidden/>
              </w:rPr>
              <w:t>23</w:t>
            </w:r>
            <w:r w:rsidR="008D4FA4">
              <w:rPr>
                <w:noProof/>
                <w:webHidden/>
              </w:rPr>
              <w:fldChar w:fldCharType="end"/>
            </w:r>
          </w:hyperlink>
        </w:p>
        <w:p w14:paraId="3B8E53A9" w14:textId="7D9703F1" w:rsidR="008D4FA4" w:rsidRDefault="00000000">
          <w:pPr>
            <w:pStyle w:val="TOC1"/>
            <w:tabs>
              <w:tab w:val="left" w:pos="440"/>
              <w:tab w:val="right" w:leader="dot" w:pos="9016"/>
            </w:tabs>
            <w:rPr>
              <w:rFonts w:eastAsiaTheme="minorEastAsia"/>
              <w:noProof/>
              <w:lang w:eastAsia="en-ZA"/>
            </w:rPr>
          </w:pPr>
          <w:hyperlink w:anchor="_Toc105168531" w:history="1">
            <w:r w:rsidR="008D4FA4" w:rsidRPr="003115CF">
              <w:rPr>
                <w:rStyle w:val="Hyperlink"/>
                <w:noProof/>
              </w:rPr>
              <w:t>5)</w:t>
            </w:r>
            <w:r w:rsidR="008D4FA4">
              <w:rPr>
                <w:rFonts w:eastAsiaTheme="minorEastAsia"/>
                <w:noProof/>
                <w:lang w:eastAsia="en-ZA"/>
              </w:rPr>
              <w:tab/>
            </w:r>
            <w:r w:rsidR="008D4FA4" w:rsidRPr="003115CF">
              <w:rPr>
                <w:rStyle w:val="Hyperlink"/>
                <w:noProof/>
              </w:rPr>
              <w:t>Special data management considerations</w:t>
            </w:r>
            <w:r w:rsidR="008D4FA4">
              <w:rPr>
                <w:noProof/>
                <w:webHidden/>
              </w:rPr>
              <w:tab/>
            </w:r>
            <w:r w:rsidR="008D4FA4">
              <w:rPr>
                <w:noProof/>
                <w:webHidden/>
              </w:rPr>
              <w:fldChar w:fldCharType="begin"/>
            </w:r>
            <w:r w:rsidR="008D4FA4">
              <w:rPr>
                <w:noProof/>
                <w:webHidden/>
              </w:rPr>
              <w:instrText xml:space="preserve"> PAGEREF _Toc105168531 \h </w:instrText>
            </w:r>
            <w:r w:rsidR="008D4FA4">
              <w:rPr>
                <w:noProof/>
                <w:webHidden/>
              </w:rPr>
            </w:r>
            <w:r w:rsidR="008D4FA4">
              <w:rPr>
                <w:noProof/>
                <w:webHidden/>
              </w:rPr>
              <w:fldChar w:fldCharType="separate"/>
            </w:r>
            <w:r w:rsidR="00531E0D">
              <w:rPr>
                <w:noProof/>
                <w:webHidden/>
              </w:rPr>
              <w:t>24</w:t>
            </w:r>
            <w:r w:rsidR="008D4FA4">
              <w:rPr>
                <w:noProof/>
                <w:webHidden/>
              </w:rPr>
              <w:fldChar w:fldCharType="end"/>
            </w:r>
          </w:hyperlink>
        </w:p>
        <w:p w14:paraId="5E2C4060" w14:textId="1B1D8D0A" w:rsidR="008D4FA4" w:rsidRDefault="00000000">
          <w:pPr>
            <w:pStyle w:val="TOC2"/>
            <w:rPr>
              <w:rFonts w:eastAsiaTheme="minorEastAsia"/>
              <w:noProof/>
              <w:lang w:eastAsia="en-ZA"/>
            </w:rPr>
          </w:pPr>
          <w:hyperlink w:anchor="_Toc105168532" w:history="1">
            <w:r w:rsidR="008D4FA4" w:rsidRPr="003115CF">
              <w:rPr>
                <w:rStyle w:val="Hyperlink"/>
                <w:noProof/>
              </w:rPr>
              <w:t>5.1. Data types</w:t>
            </w:r>
            <w:r w:rsidR="008D4FA4">
              <w:rPr>
                <w:noProof/>
                <w:webHidden/>
              </w:rPr>
              <w:tab/>
            </w:r>
            <w:r w:rsidR="008D4FA4">
              <w:rPr>
                <w:noProof/>
                <w:webHidden/>
              </w:rPr>
              <w:fldChar w:fldCharType="begin"/>
            </w:r>
            <w:r w:rsidR="008D4FA4">
              <w:rPr>
                <w:noProof/>
                <w:webHidden/>
              </w:rPr>
              <w:instrText xml:space="preserve"> PAGEREF _Toc105168532 \h </w:instrText>
            </w:r>
            <w:r w:rsidR="008D4FA4">
              <w:rPr>
                <w:noProof/>
                <w:webHidden/>
              </w:rPr>
            </w:r>
            <w:r w:rsidR="008D4FA4">
              <w:rPr>
                <w:noProof/>
                <w:webHidden/>
              </w:rPr>
              <w:fldChar w:fldCharType="separate"/>
            </w:r>
            <w:r w:rsidR="00531E0D">
              <w:rPr>
                <w:noProof/>
                <w:webHidden/>
              </w:rPr>
              <w:t>24</w:t>
            </w:r>
            <w:r w:rsidR="008D4FA4">
              <w:rPr>
                <w:noProof/>
                <w:webHidden/>
              </w:rPr>
              <w:fldChar w:fldCharType="end"/>
            </w:r>
          </w:hyperlink>
        </w:p>
        <w:p w14:paraId="62AE95BD" w14:textId="5B03C9BA" w:rsidR="008D4FA4" w:rsidRDefault="00000000">
          <w:pPr>
            <w:pStyle w:val="TOC3"/>
            <w:tabs>
              <w:tab w:val="left" w:pos="1320"/>
              <w:tab w:val="right" w:leader="dot" w:pos="9016"/>
            </w:tabs>
            <w:rPr>
              <w:rFonts w:eastAsiaTheme="minorEastAsia"/>
              <w:noProof/>
              <w:lang w:eastAsia="en-ZA"/>
            </w:rPr>
          </w:pPr>
          <w:hyperlink w:anchor="_Toc105168533" w:history="1">
            <w:r w:rsidR="008D4FA4" w:rsidRPr="003115CF">
              <w:rPr>
                <w:rStyle w:val="Hyperlink"/>
                <w:noProof/>
              </w:rPr>
              <w:t>5.1.1.</w:t>
            </w:r>
            <w:r w:rsidR="008D4FA4">
              <w:rPr>
                <w:rFonts w:eastAsiaTheme="minorEastAsia"/>
                <w:noProof/>
                <w:lang w:eastAsia="en-ZA"/>
              </w:rPr>
              <w:tab/>
            </w:r>
            <w:r w:rsidR="008D4FA4" w:rsidRPr="003115CF">
              <w:rPr>
                <w:rStyle w:val="Hyperlink"/>
                <w:noProof/>
              </w:rPr>
              <w:t>Health related data</w:t>
            </w:r>
            <w:r w:rsidR="008D4FA4">
              <w:rPr>
                <w:noProof/>
                <w:webHidden/>
              </w:rPr>
              <w:tab/>
            </w:r>
            <w:r w:rsidR="008D4FA4">
              <w:rPr>
                <w:noProof/>
                <w:webHidden/>
              </w:rPr>
              <w:fldChar w:fldCharType="begin"/>
            </w:r>
            <w:r w:rsidR="008D4FA4">
              <w:rPr>
                <w:noProof/>
                <w:webHidden/>
              </w:rPr>
              <w:instrText xml:space="preserve"> PAGEREF _Toc105168533 \h </w:instrText>
            </w:r>
            <w:r w:rsidR="008D4FA4">
              <w:rPr>
                <w:noProof/>
                <w:webHidden/>
              </w:rPr>
            </w:r>
            <w:r w:rsidR="008D4FA4">
              <w:rPr>
                <w:noProof/>
                <w:webHidden/>
              </w:rPr>
              <w:fldChar w:fldCharType="separate"/>
            </w:r>
            <w:r w:rsidR="00531E0D">
              <w:rPr>
                <w:noProof/>
                <w:webHidden/>
              </w:rPr>
              <w:t>24</w:t>
            </w:r>
            <w:r w:rsidR="008D4FA4">
              <w:rPr>
                <w:noProof/>
                <w:webHidden/>
              </w:rPr>
              <w:fldChar w:fldCharType="end"/>
            </w:r>
          </w:hyperlink>
        </w:p>
        <w:p w14:paraId="5EB35EF5" w14:textId="404ACAD2" w:rsidR="008D4FA4" w:rsidRDefault="00000000">
          <w:pPr>
            <w:pStyle w:val="TOC3"/>
            <w:tabs>
              <w:tab w:val="left" w:pos="1320"/>
              <w:tab w:val="right" w:leader="dot" w:pos="9016"/>
            </w:tabs>
            <w:rPr>
              <w:rFonts w:eastAsiaTheme="minorEastAsia"/>
              <w:noProof/>
              <w:lang w:eastAsia="en-ZA"/>
            </w:rPr>
          </w:pPr>
          <w:hyperlink w:anchor="_Toc105168534" w:history="1">
            <w:r w:rsidR="008D4FA4" w:rsidRPr="003115CF">
              <w:rPr>
                <w:rStyle w:val="Hyperlink"/>
                <w:noProof/>
              </w:rPr>
              <w:t>5.1.2.</w:t>
            </w:r>
            <w:r w:rsidR="008D4FA4">
              <w:rPr>
                <w:rFonts w:eastAsiaTheme="minorEastAsia"/>
                <w:noProof/>
                <w:lang w:eastAsia="en-ZA"/>
              </w:rPr>
              <w:tab/>
            </w:r>
            <w:r w:rsidR="008D4FA4" w:rsidRPr="003115CF">
              <w:rPr>
                <w:rStyle w:val="Hyperlink"/>
                <w:noProof/>
              </w:rPr>
              <w:t>Climate/weather data</w:t>
            </w:r>
            <w:r w:rsidR="008D4FA4">
              <w:rPr>
                <w:noProof/>
                <w:webHidden/>
              </w:rPr>
              <w:tab/>
            </w:r>
            <w:r w:rsidR="008D4FA4">
              <w:rPr>
                <w:noProof/>
                <w:webHidden/>
              </w:rPr>
              <w:fldChar w:fldCharType="begin"/>
            </w:r>
            <w:r w:rsidR="008D4FA4">
              <w:rPr>
                <w:noProof/>
                <w:webHidden/>
              </w:rPr>
              <w:instrText xml:space="preserve"> PAGEREF _Toc105168534 \h </w:instrText>
            </w:r>
            <w:r w:rsidR="008D4FA4">
              <w:rPr>
                <w:noProof/>
                <w:webHidden/>
              </w:rPr>
            </w:r>
            <w:r w:rsidR="008D4FA4">
              <w:rPr>
                <w:noProof/>
                <w:webHidden/>
              </w:rPr>
              <w:fldChar w:fldCharType="separate"/>
            </w:r>
            <w:r w:rsidR="00531E0D">
              <w:rPr>
                <w:noProof/>
                <w:webHidden/>
              </w:rPr>
              <w:t>25</w:t>
            </w:r>
            <w:r w:rsidR="008D4FA4">
              <w:rPr>
                <w:noProof/>
                <w:webHidden/>
              </w:rPr>
              <w:fldChar w:fldCharType="end"/>
            </w:r>
          </w:hyperlink>
        </w:p>
        <w:p w14:paraId="224EBB0B" w14:textId="75D34BED" w:rsidR="008D4FA4" w:rsidRDefault="00000000">
          <w:pPr>
            <w:pStyle w:val="TOC3"/>
            <w:tabs>
              <w:tab w:val="left" w:pos="1320"/>
              <w:tab w:val="right" w:leader="dot" w:pos="9016"/>
            </w:tabs>
            <w:rPr>
              <w:rFonts w:eastAsiaTheme="minorEastAsia"/>
              <w:noProof/>
              <w:lang w:eastAsia="en-ZA"/>
            </w:rPr>
          </w:pPr>
          <w:hyperlink w:anchor="_Toc105168535" w:history="1">
            <w:r w:rsidR="008D4FA4" w:rsidRPr="003115CF">
              <w:rPr>
                <w:rStyle w:val="Hyperlink"/>
                <w:noProof/>
              </w:rPr>
              <w:t>5.1.3.</w:t>
            </w:r>
            <w:r w:rsidR="008D4FA4">
              <w:rPr>
                <w:rFonts w:eastAsiaTheme="minorEastAsia"/>
                <w:noProof/>
                <w:lang w:eastAsia="en-ZA"/>
              </w:rPr>
              <w:tab/>
            </w:r>
            <w:r w:rsidR="008D4FA4" w:rsidRPr="003115CF">
              <w:rPr>
                <w:rStyle w:val="Hyperlink"/>
                <w:noProof/>
              </w:rPr>
              <w:t>Remote sensing data excluding climate data</w:t>
            </w:r>
            <w:r w:rsidR="008D4FA4">
              <w:rPr>
                <w:noProof/>
                <w:webHidden/>
              </w:rPr>
              <w:tab/>
            </w:r>
            <w:r w:rsidR="008D4FA4">
              <w:rPr>
                <w:noProof/>
                <w:webHidden/>
              </w:rPr>
              <w:fldChar w:fldCharType="begin"/>
            </w:r>
            <w:r w:rsidR="008D4FA4">
              <w:rPr>
                <w:noProof/>
                <w:webHidden/>
              </w:rPr>
              <w:instrText xml:space="preserve"> PAGEREF _Toc105168535 \h </w:instrText>
            </w:r>
            <w:r w:rsidR="008D4FA4">
              <w:rPr>
                <w:noProof/>
                <w:webHidden/>
              </w:rPr>
            </w:r>
            <w:r w:rsidR="008D4FA4">
              <w:rPr>
                <w:noProof/>
                <w:webHidden/>
              </w:rPr>
              <w:fldChar w:fldCharType="separate"/>
            </w:r>
            <w:r w:rsidR="00531E0D">
              <w:rPr>
                <w:noProof/>
                <w:webHidden/>
              </w:rPr>
              <w:t>25</w:t>
            </w:r>
            <w:r w:rsidR="008D4FA4">
              <w:rPr>
                <w:noProof/>
                <w:webHidden/>
              </w:rPr>
              <w:fldChar w:fldCharType="end"/>
            </w:r>
          </w:hyperlink>
        </w:p>
        <w:p w14:paraId="416A46E6" w14:textId="22E6318E" w:rsidR="008D4FA4" w:rsidRDefault="00000000">
          <w:pPr>
            <w:pStyle w:val="TOC3"/>
            <w:tabs>
              <w:tab w:val="left" w:pos="1320"/>
              <w:tab w:val="right" w:leader="dot" w:pos="9016"/>
            </w:tabs>
            <w:rPr>
              <w:rFonts w:eastAsiaTheme="minorEastAsia"/>
              <w:noProof/>
              <w:lang w:eastAsia="en-ZA"/>
            </w:rPr>
          </w:pPr>
          <w:hyperlink w:anchor="_Toc105168536" w:history="1">
            <w:r w:rsidR="008D4FA4" w:rsidRPr="003115CF">
              <w:rPr>
                <w:rStyle w:val="Hyperlink"/>
                <w:noProof/>
              </w:rPr>
              <w:t>5.1.4.</w:t>
            </w:r>
            <w:r w:rsidR="008D4FA4">
              <w:rPr>
                <w:rFonts w:eastAsiaTheme="minorEastAsia"/>
                <w:noProof/>
                <w:lang w:eastAsia="en-ZA"/>
              </w:rPr>
              <w:tab/>
            </w:r>
            <w:r w:rsidR="008D4FA4" w:rsidRPr="003115CF">
              <w:rPr>
                <w:rStyle w:val="Hyperlink"/>
                <w:noProof/>
              </w:rPr>
              <w:t>Areal/Geospatial socio-economic data</w:t>
            </w:r>
            <w:r w:rsidR="008D4FA4">
              <w:rPr>
                <w:noProof/>
                <w:webHidden/>
              </w:rPr>
              <w:tab/>
            </w:r>
            <w:r w:rsidR="008D4FA4">
              <w:rPr>
                <w:noProof/>
                <w:webHidden/>
              </w:rPr>
              <w:fldChar w:fldCharType="begin"/>
            </w:r>
            <w:r w:rsidR="008D4FA4">
              <w:rPr>
                <w:noProof/>
                <w:webHidden/>
              </w:rPr>
              <w:instrText xml:space="preserve"> PAGEREF _Toc105168536 \h </w:instrText>
            </w:r>
            <w:r w:rsidR="008D4FA4">
              <w:rPr>
                <w:noProof/>
                <w:webHidden/>
              </w:rPr>
            </w:r>
            <w:r w:rsidR="008D4FA4">
              <w:rPr>
                <w:noProof/>
                <w:webHidden/>
              </w:rPr>
              <w:fldChar w:fldCharType="separate"/>
            </w:r>
            <w:r w:rsidR="00531E0D">
              <w:rPr>
                <w:noProof/>
                <w:webHidden/>
              </w:rPr>
              <w:t>25</w:t>
            </w:r>
            <w:r w:rsidR="008D4FA4">
              <w:rPr>
                <w:noProof/>
                <w:webHidden/>
              </w:rPr>
              <w:fldChar w:fldCharType="end"/>
            </w:r>
          </w:hyperlink>
        </w:p>
        <w:p w14:paraId="252EBE59" w14:textId="6D6153A4" w:rsidR="008D4FA4" w:rsidRDefault="00000000">
          <w:pPr>
            <w:pStyle w:val="TOC2"/>
            <w:tabs>
              <w:tab w:val="left" w:pos="880"/>
            </w:tabs>
            <w:rPr>
              <w:rFonts w:eastAsiaTheme="minorEastAsia"/>
              <w:noProof/>
              <w:lang w:eastAsia="en-ZA"/>
            </w:rPr>
          </w:pPr>
          <w:hyperlink w:anchor="_Toc105168537" w:history="1">
            <w:r w:rsidR="008D4FA4" w:rsidRPr="003115CF">
              <w:rPr>
                <w:rStyle w:val="Hyperlink"/>
                <w:rFonts w:asciiTheme="majorHAnsi" w:eastAsiaTheme="majorEastAsia" w:hAnsiTheme="majorHAnsi" w:cstheme="majorBidi"/>
                <w:smallCaps/>
                <w:noProof/>
                <w:lang w:val="en-GB"/>
              </w:rPr>
              <w:t>5.2.</w:t>
            </w:r>
            <w:r w:rsidR="008D4FA4">
              <w:rPr>
                <w:rFonts w:eastAsiaTheme="minorEastAsia"/>
                <w:noProof/>
                <w:lang w:eastAsia="en-ZA"/>
              </w:rPr>
              <w:tab/>
            </w:r>
            <w:r w:rsidR="008D4FA4" w:rsidRPr="003115CF">
              <w:rPr>
                <w:rStyle w:val="Hyperlink"/>
                <w:noProof/>
              </w:rPr>
              <w:t>Data indexing and processing (harmonization, homogenization, normalization)</w:t>
            </w:r>
            <w:r w:rsidR="008D4FA4">
              <w:rPr>
                <w:noProof/>
                <w:webHidden/>
              </w:rPr>
              <w:tab/>
            </w:r>
            <w:r w:rsidR="008D4FA4">
              <w:rPr>
                <w:noProof/>
                <w:webHidden/>
              </w:rPr>
              <w:fldChar w:fldCharType="begin"/>
            </w:r>
            <w:r w:rsidR="008D4FA4">
              <w:rPr>
                <w:noProof/>
                <w:webHidden/>
              </w:rPr>
              <w:instrText xml:space="preserve"> PAGEREF _Toc105168537 \h </w:instrText>
            </w:r>
            <w:r w:rsidR="008D4FA4">
              <w:rPr>
                <w:noProof/>
                <w:webHidden/>
              </w:rPr>
            </w:r>
            <w:r w:rsidR="008D4FA4">
              <w:rPr>
                <w:noProof/>
                <w:webHidden/>
              </w:rPr>
              <w:fldChar w:fldCharType="separate"/>
            </w:r>
            <w:r w:rsidR="00531E0D">
              <w:rPr>
                <w:noProof/>
                <w:webHidden/>
              </w:rPr>
              <w:t>26</w:t>
            </w:r>
            <w:r w:rsidR="008D4FA4">
              <w:rPr>
                <w:noProof/>
                <w:webHidden/>
              </w:rPr>
              <w:fldChar w:fldCharType="end"/>
            </w:r>
          </w:hyperlink>
        </w:p>
        <w:p w14:paraId="0D49192D" w14:textId="31E1B899" w:rsidR="008D4FA4" w:rsidRDefault="00000000">
          <w:pPr>
            <w:pStyle w:val="TOC2"/>
            <w:tabs>
              <w:tab w:val="left" w:pos="880"/>
            </w:tabs>
            <w:rPr>
              <w:rFonts w:eastAsiaTheme="minorEastAsia"/>
              <w:noProof/>
              <w:lang w:eastAsia="en-ZA"/>
            </w:rPr>
          </w:pPr>
          <w:hyperlink w:anchor="_Toc105168538" w:history="1">
            <w:r w:rsidR="008D4FA4" w:rsidRPr="003115CF">
              <w:rPr>
                <w:rStyle w:val="Hyperlink"/>
                <w:rFonts w:asciiTheme="majorHAnsi" w:eastAsiaTheme="majorEastAsia" w:hAnsiTheme="majorHAnsi" w:cstheme="majorBidi"/>
                <w:noProof/>
              </w:rPr>
              <w:t>5.3.</w:t>
            </w:r>
            <w:r w:rsidR="008D4FA4">
              <w:rPr>
                <w:rFonts w:eastAsiaTheme="minorEastAsia"/>
                <w:noProof/>
                <w:lang w:eastAsia="en-ZA"/>
              </w:rPr>
              <w:tab/>
            </w:r>
            <w:r w:rsidR="008D4FA4" w:rsidRPr="003115CF">
              <w:rPr>
                <w:rStyle w:val="Hyperlink"/>
                <w:noProof/>
              </w:rPr>
              <w:t>Data management, documentation and curation</w:t>
            </w:r>
            <w:r w:rsidR="008D4FA4">
              <w:rPr>
                <w:noProof/>
                <w:webHidden/>
              </w:rPr>
              <w:tab/>
            </w:r>
            <w:r w:rsidR="008D4FA4">
              <w:rPr>
                <w:noProof/>
                <w:webHidden/>
              </w:rPr>
              <w:fldChar w:fldCharType="begin"/>
            </w:r>
            <w:r w:rsidR="008D4FA4">
              <w:rPr>
                <w:noProof/>
                <w:webHidden/>
              </w:rPr>
              <w:instrText xml:space="preserve"> PAGEREF _Toc105168538 \h </w:instrText>
            </w:r>
            <w:r w:rsidR="008D4FA4">
              <w:rPr>
                <w:noProof/>
                <w:webHidden/>
              </w:rPr>
            </w:r>
            <w:r w:rsidR="008D4FA4">
              <w:rPr>
                <w:noProof/>
                <w:webHidden/>
              </w:rPr>
              <w:fldChar w:fldCharType="separate"/>
            </w:r>
            <w:r w:rsidR="00531E0D">
              <w:rPr>
                <w:noProof/>
                <w:webHidden/>
              </w:rPr>
              <w:t>26</w:t>
            </w:r>
            <w:r w:rsidR="008D4FA4">
              <w:rPr>
                <w:noProof/>
                <w:webHidden/>
              </w:rPr>
              <w:fldChar w:fldCharType="end"/>
            </w:r>
          </w:hyperlink>
        </w:p>
        <w:p w14:paraId="485799B5" w14:textId="5B593F31" w:rsidR="008D4FA4" w:rsidRDefault="00000000">
          <w:pPr>
            <w:pStyle w:val="TOC2"/>
            <w:tabs>
              <w:tab w:val="left" w:pos="880"/>
            </w:tabs>
            <w:rPr>
              <w:rFonts w:eastAsiaTheme="minorEastAsia"/>
              <w:noProof/>
              <w:lang w:eastAsia="en-ZA"/>
            </w:rPr>
          </w:pPr>
          <w:hyperlink w:anchor="_Toc105168539" w:history="1">
            <w:r w:rsidR="008D4FA4" w:rsidRPr="003115CF">
              <w:rPr>
                <w:rStyle w:val="Hyperlink"/>
                <w:rFonts w:asciiTheme="majorHAnsi" w:eastAsiaTheme="majorEastAsia" w:hAnsiTheme="majorHAnsi" w:cstheme="majorBidi"/>
                <w:noProof/>
                <w:lang w:val="en-GB"/>
              </w:rPr>
              <w:t>5.4.</w:t>
            </w:r>
            <w:r w:rsidR="008D4FA4">
              <w:rPr>
                <w:rFonts w:eastAsiaTheme="minorEastAsia"/>
                <w:noProof/>
                <w:lang w:eastAsia="en-ZA"/>
              </w:rPr>
              <w:tab/>
            </w:r>
            <w:r w:rsidR="008D4FA4" w:rsidRPr="003115CF">
              <w:rPr>
                <w:rStyle w:val="Hyperlink"/>
                <w:noProof/>
                <w:lang w:val="en-GB"/>
              </w:rPr>
              <w:t>Data Security and Confidentiality of Potentially Sensitive Information</w:t>
            </w:r>
            <w:r w:rsidR="008D4FA4">
              <w:rPr>
                <w:noProof/>
                <w:webHidden/>
              </w:rPr>
              <w:tab/>
            </w:r>
            <w:r w:rsidR="008D4FA4">
              <w:rPr>
                <w:noProof/>
                <w:webHidden/>
              </w:rPr>
              <w:fldChar w:fldCharType="begin"/>
            </w:r>
            <w:r w:rsidR="008D4FA4">
              <w:rPr>
                <w:noProof/>
                <w:webHidden/>
              </w:rPr>
              <w:instrText xml:space="preserve"> PAGEREF _Toc105168539 \h </w:instrText>
            </w:r>
            <w:r w:rsidR="008D4FA4">
              <w:rPr>
                <w:noProof/>
                <w:webHidden/>
              </w:rPr>
            </w:r>
            <w:r w:rsidR="008D4FA4">
              <w:rPr>
                <w:noProof/>
                <w:webHidden/>
              </w:rPr>
              <w:fldChar w:fldCharType="separate"/>
            </w:r>
            <w:r w:rsidR="00531E0D">
              <w:rPr>
                <w:noProof/>
                <w:webHidden/>
              </w:rPr>
              <w:t>27</w:t>
            </w:r>
            <w:r w:rsidR="008D4FA4">
              <w:rPr>
                <w:noProof/>
                <w:webHidden/>
              </w:rPr>
              <w:fldChar w:fldCharType="end"/>
            </w:r>
          </w:hyperlink>
        </w:p>
        <w:p w14:paraId="63B07DBB" w14:textId="12199DEE" w:rsidR="008D4FA4" w:rsidRDefault="00000000">
          <w:pPr>
            <w:pStyle w:val="TOC3"/>
            <w:tabs>
              <w:tab w:val="left" w:pos="1320"/>
              <w:tab w:val="right" w:leader="dot" w:pos="9016"/>
            </w:tabs>
            <w:rPr>
              <w:rFonts w:eastAsiaTheme="minorEastAsia"/>
              <w:noProof/>
              <w:lang w:eastAsia="en-ZA"/>
            </w:rPr>
          </w:pPr>
          <w:hyperlink w:anchor="_Toc105168540" w:history="1">
            <w:r w:rsidR="008D4FA4" w:rsidRPr="003115CF">
              <w:rPr>
                <w:rStyle w:val="Hyperlink"/>
                <w:noProof/>
              </w:rPr>
              <w:t>5.4.1.</w:t>
            </w:r>
            <w:r w:rsidR="008D4FA4">
              <w:rPr>
                <w:rFonts w:eastAsiaTheme="minorEastAsia"/>
                <w:noProof/>
                <w:lang w:eastAsia="en-ZA"/>
              </w:rPr>
              <w:tab/>
            </w:r>
            <w:r w:rsidR="008D4FA4" w:rsidRPr="003115CF">
              <w:rPr>
                <w:rStyle w:val="Hyperlink"/>
                <w:noProof/>
              </w:rPr>
              <w:t>De-identification</w:t>
            </w:r>
            <w:r w:rsidR="008D4FA4">
              <w:rPr>
                <w:noProof/>
                <w:webHidden/>
              </w:rPr>
              <w:tab/>
            </w:r>
            <w:r w:rsidR="008D4FA4">
              <w:rPr>
                <w:noProof/>
                <w:webHidden/>
              </w:rPr>
              <w:fldChar w:fldCharType="begin"/>
            </w:r>
            <w:r w:rsidR="008D4FA4">
              <w:rPr>
                <w:noProof/>
                <w:webHidden/>
              </w:rPr>
              <w:instrText xml:space="preserve"> PAGEREF _Toc105168540 \h </w:instrText>
            </w:r>
            <w:r w:rsidR="008D4FA4">
              <w:rPr>
                <w:noProof/>
                <w:webHidden/>
              </w:rPr>
            </w:r>
            <w:r w:rsidR="008D4FA4">
              <w:rPr>
                <w:noProof/>
                <w:webHidden/>
              </w:rPr>
              <w:fldChar w:fldCharType="separate"/>
            </w:r>
            <w:r w:rsidR="00531E0D">
              <w:rPr>
                <w:noProof/>
                <w:webHidden/>
              </w:rPr>
              <w:t>27</w:t>
            </w:r>
            <w:r w:rsidR="008D4FA4">
              <w:rPr>
                <w:noProof/>
                <w:webHidden/>
              </w:rPr>
              <w:fldChar w:fldCharType="end"/>
            </w:r>
          </w:hyperlink>
        </w:p>
        <w:p w14:paraId="04D46BFE" w14:textId="6B98B6BA" w:rsidR="008D4FA4" w:rsidRDefault="00000000">
          <w:pPr>
            <w:pStyle w:val="TOC3"/>
            <w:tabs>
              <w:tab w:val="right" w:leader="dot" w:pos="9016"/>
            </w:tabs>
            <w:rPr>
              <w:rFonts w:eastAsiaTheme="minorEastAsia"/>
              <w:noProof/>
              <w:lang w:eastAsia="en-ZA"/>
            </w:rPr>
          </w:pPr>
          <w:hyperlink w:anchor="_Toc105168541" w:history="1">
            <w:r w:rsidR="008D4FA4" w:rsidRPr="003115CF">
              <w:rPr>
                <w:rStyle w:val="Hyperlink"/>
                <w:noProof/>
              </w:rPr>
              <w:t>5.4.2. Network firewall and Virtual Private Network</w:t>
            </w:r>
            <w:r w:rsidR="008D4FA4">
              <w:rPr>
                <w:noProof/>
                <w:webHidden/>
              </w:rPr>
              <w:tab/>
            </w:r>
            <w:r w:rsidR="008D4FA4">
              <w:rPr>
                <w:noProof/>
                <w:webHidden/>
              </w:rPr>
              <w:fldChar w:fldCharType="begin"/>
            </w:r>
            <w:r w:rsidR="008D4FA4">
              <w:rPr>
                <w:noProof/>
                <w:webHidden/>
              </w:rPr>
              <w:instrText xml:space="preserve"> PAGEREF _Toc105168541 \h </w:instrText>
            </w:r>
            <w:r w:rsidR="008D4FA4">
              <w:rPr>
                <w:noProof/>
                <w:webHidden/>
              </w:rPr>
            </w:r>
            <w:r w:rsidR="008D4FA4">
              <w:rPr>
                <w:noProof/>
                <w:webHidden/>
              </w:rPr>
              <w:fldChar w:fldCharType="separate"/>
            </w:r>
            <w:r w:rsidR="00531E0D">
              <w:rPr>
                <w:noProof/>
                <w:webHidden/>
              </w:rPr>
              <w:t>28</w:t>
            </w:r>
            <w:r w:rsidR="008D4FA4">
              <w:rPr>
                <w:noProof/>
                <w:webHidden/>
              </w:rPr>
              <w:fldChar w:fldCharType="end"/>
            </w:r>
          </w:hyperlink>
        </w:p>
        <w:p w14:paraId="643FA8D1" w14:textId="0CB5EE71" w:rsidR="008D4FA4" w:rsidRDefault="00000000">
          <w:pPr>
            <w:pStyle w:val="TOC3"/>
            <w:tabs>
              <w:tab w:val="right" w:leader="dot" w:pos="9016"/>
            </w:tabs>
            <w:rPr>
              <w:rFonts w:eastAsiaTheme="minorEastAsia"/>
              <w:noProof/>
              <w:lang w:eastAsia="en-ZA"/>
            </w:rPr>
          </w:pPr>
          <w:hyperlink w:anchor="_Toc105168542" w:history="1">
            <w:r w:rsidR="008D4FA4" w:rsidRPr="003115CF">
              <w:rPr>
                <w:rStyle w:val="Hyperlink"/>
                <w:noProof/>
              </w:rPr>
              <w:t>5.4.3. Local authentication and authorization</w:t>
            </w:r>
            <w:r w:rsidR="008D4FA4">
              <w:rPr>
                <w:noProof/>
                <w:webHidden/>
              </w:rPr>
              <w:tab/>
            </w:r>
            <w:r w:rsidR="008D4FA4">
              <w:rPr>
                <w:noProof/>
                <w:webHidden/>
              </w:rPr>
              <w:fldChar w:fldCharType="begin"/>
            </w:r>
            <w:r w:rsidR="008D4FA4">
              <w:rPr>
                <w:noProof/>
                <w:webHidden/>
              </w:rPr>
              <w:instrText xml:space="preserve"> PAGEREF _Toc105168542 \h </w:instrText>
            </w:r>
            <w:r w:rsidR="008D4FA4">
              <w:rPr>
                <w:noProof/>
                <w:webHidden/>
              </w:rPr>
            </w:r>
            <w:r w:rsidR="008D4FA4">
              <w:rPr>
                <w:noProof/>
                <w:webHidden/>
              </w:rPr>
              <w:fldChar w:fldCharType="separate"/>
            </w:r>
            <w:r w:rsidR="00531E0D">
              <w:rPr>
                <w:noProof/>
                <w:webHidden/>
              </w:rPr>
              <w:t>28</w:t>
            </w:r>
            <w:r w:rsidR="008D4FA4">
              <w:rPr>
                <w:noProof/>
                <w:webHidden/>
              </w:rPr>
              <w:fldChar w:fldCharType="end"/>
            </w:r>
          </w:hyperlink>
        </w:p>
        <w:p w14:paraId="793C46F1" w14:textId="36487E31" w:rsidR="008D4FA4" w:rsidRDefault="00000000">
          <w:pPr>
            <w:pStyle w:val="TOC2"/>
            <w:tabs>
              <w:tab w:val="left" w:pos="880"/>
            </w:tabs>
            <w:rPr>
              <w:rFonts w:eastAsiaTheme="minorEastAsia"/>
              <w:noProof/>
              <w:lang w:eastAsia="en-ZA"/>
            </w:rPr>
          </w:pPr>
          <w:hyperlink w:anchor="_Toc105168543" w:history="1">
            <w:r w:rsidR="008D4FA4" w:rsidRPr="003115CF">
              <w:rPr>
                <w:rStyle w:val="Hyperlink"/>
                <w:rFonts w:asciiTheme="majorHAnsi" w:eastAsiaTheme="majorEastAsia" w:hAnsiTheme="majorHAnsi" w:cstheme="majorBidi"/>
                <w:noProof/>
                <w:lang w:val="en-GB"/>
              </w:rPr>
              <w:t>5.5.</w:t>
            </w:r>
            <w:r w:rsidR="008D4FA4">
              <w:rPr>
                <w:rFonts w:eastAsiaTheme="minorEastAsia"/>
                <w:noProof/>
                <w:lang w:eastAsia="en-ZA"/>
              </w:rPr>
              <w:tab/>
            </w:r>
            <w:r w:rsidR="008D4FA4" w:rsidRPr="003115CF">
              <w:rPr>
                <w:rStyle w:val="Hyperlink"/>
                <w:noProof/>
                <w:lang w:val="en-GB"/>
              </w:rPr>
              <w:t>Procedure for making data available to qualified individuals</w:t>
            </w:r>
            <w:r w:rsidR="008D4FA4">
              <w:rPr>
                <w:noProof/>
                <w:webHidden/>
              </w:rPr>
              <w:tab/>
            </w:r>
            <w:r w:rsidR="008D4FA4">
              <w:rPr>
                <w:noProof/>
                <w:webHidden/>
              </w:rPr>
              <w:fldChar w:fldCharType="begin"/>
            </w:r>
            <w:r w:rsidR="008D4FA4">
              <w:rPr>
                <w:noProof/>
                <w:webHidden/>
              </w:rPr>
              <w:instrText xml:space="preserve"> PAGEREF _Toc105168543 \h </w:instrText>
            </w:r>
            <w:r w:rsidR="008D4FA4">
              <w:rPr>
                <w:noProof/>
                <w:webHidden/>
              </w:rPr>
            </w:r>
            <w:r w:rsidR="008D4FA4">
              <w:rPr>
                <w:noProof/>
                <w:webHidden/>
              </w:rPr>
              <w:fldChar w:fldCharType="separate"/>
            </w:r>
            <w:r w:rsidR="00531E0D">
              <w:rPr>
                <w:noProof/>
                <w:webHidden/>
              </w:rPr>
              <w:t>28</w:t>
            </w:r>
            <w:r w:rsidR="008D4FA4">
              <w:rPr>
                <w:noProof/>
                <w:webHidden/>
              </w:rPr>
              <w:fldChar w:fldCharType="end"/>
            </w:r>
          </w:hyperlink>
        </w:p>
        <w:p w14:paraId="187A96C5" w14:textId="178F764B" w:rsidR="008D4FA4" w:rsidRDefault="00000000">
          <w:pPr>
            <w:pStyle w:val="TOC2"/>
            <w:rPr>
              <w:rFonts w:eastAsiaTheme="minorEastAsia"/>
              <w:noProof/>
              <w:lang w:eastAsia="en-ZA"/>
            </w:rPr>
          </w:pPr>
          <w:hyperlink w:anchor="_Toc105168544" w:history="1">
            <w:r w:rsidR="008D4FA4" w:rsidRPr="003115CF">
              <w:rPr>
                <w:rStyle w:val="Hyperlink"/>
                <w:noProof/>
                <w:lang w:val="en-GB"/>
              </w:rPr>
              <w:t>5.6. Principles of data sharing and open access</w:t>
            </w:r>
            <w:r w:rsidR="008D4FA4">
              <w:rPr>
                <w:noProof/>
                <w:webHidden/>
              </w:rPr>
              <w:tab/>
            </w:r>
            <w:r w:rsidR="008D4FA4">
              <w:rPr>
                <w:noProof/>
                <w:webHidden/>
              </w:rPr>
              <w:fldChar w:fldCharType="begin"/>
            </w:r>
            <w:r w:rsidR="008D4FA4">
              <w:rPr>
                <w:noProof/>
                <w:webHidden/>
              </w:rPr>
              <w:instrText xml:space="preserve"> PAGEREF _Toc105168544 \h </w:instrText>
            </w:r>
            <w:r w:rsidR="008D4FA4">
              <w:rPr>
                <w:noProof/>
                <w:webHidden/>
              </w:rPr>
            </w:r>
            <w:r w:rsidR="008D4FA4">
              <w:rPr>
                <w:noProof/>
                <w:webHidden/>
              </w:rPr>
              <w:fldChar w:fldCharType="separate"/>
            </w:r>
            <w:r w:rsidR="00531E0D">
              <w:rPr>
                <w:noProof/>
                <w:webHidden/>
              </w:rPr>
              <w:t>30</w:t>
            </w:r>
            <w:r w:rsidR="008D4FA4">
              <w:rPr>
                <w:noProof/>
                <w:webHidden/>
              </w:rPr>
              <w:fldChar w:fldCharType="end"/>
            </w:r>
          </w:hyperlink>
        </w:p>
        <w:p w14:paraId="31F6C9ED" w14:textId="785B516A" w:rsidR="008D4FA4" w:rsidRDefault="00000000">
          <w:pPr>
            <w:pStyle w:val="TOC3"/>
            <w:tabs>
              <w:tab w:val="right" w:leader="dot" w:pos="9016"/>
            </w:tabs>
            <w:rPr>
              <w:rFonts w:eastAsiaTheme="minorEastAsia"/>
              <w:noProof/>
              <w:lang w:eastAsia="en-ZA"/>
            </w:rPr>
          </w:pPr>
          <w:hyperlink w:anchor="_Toc105168545" w:history="1">
            <w:r w:rsidR="008D4FA4" w:rsidRPr="003115CF">
              <w:rPr>
                <w:rStyle w:val="Hyperlink"/>
                <w:noProof/>
                <w:lang w:val="en-GB"/>
              </w:rPr>
              <w:t>5.6.1. Restrictions to data sharing</w:t>
            </w:r>
            <w:r w:rsidR="008D4FA4">
              <w:rPr>
                <w:noProof/>
                <w:webHidden/>
              </w:rPr>
              <w:tab/>
            </w:r>
            <w:r w:rsidR="008D4FA4">
              <w:rPr>
                <w:noProof/>
                <w:webHidden/>
              </w:rPr>
              <w:fldChar w:fldCharType="begin"/>
            </w:r>
            <w:r w:rsidR="008D4FA4">
              <w:rPr>
                <w:noProof/>
                <w:webHidden/>
              </w:rPr>
              <w:instrText xml:space="preserve"> PAGEREF _Toc105168545 \h </w:instrText>
            </w:r>
            <w:r w:rsidR="008D4FA4">
              <w:rPr>
                <w:noProof/>
                <w:webHidden/>
              </w:rPr>
            </w:r>
            <w:r w:rsidR="008D4FA4">
              <w:rPr>
                <w:noProof/>
                <w:webHidden/>
              </w:rPr>
              <w:fldChar w:fldCharType="separate"/>
            </w:r>
            <w:r w:rsidR="00531E0D">
              <w:rPr>
                <w:noProof/>
                <w:webHidden/>
              </w:rPr>
              <w:t>30</w:t>
            </w:r>
            <w:r w:rsidR="008D4FA4">
              <w:rPr>
                <w:noProof/>
                <w:webHidden/>
              </w:rPr>
              <w:fldChar w:fldCharType="end"/>
            </w:r>
          </w:hyperlink>
        </w:p>
        <w:p w14:paraId="63AD5213" w14:textId="1533A794" w:rsidR="008D4FA4" w:rsidRDefault="00000000">
          <w:pPr>
            <w:pStyle w:val="TOC3"/>
            <w:tabs>
              <w:tab w:val="right" w:leader="dot" w:pos="9016"/>
            </w:tabs>
            <w:rPr>
              <w:rFonts w:eastAsiaTheme="minorEastAsia"/>
              <w:noProof/>
              <w:lang w:eastAsia="en-ZA"/>
            </w:rPr>
          </w:pPr>
          <w:hyperlink w:anchor="_Toc105168546" w:history="1">
            <w:r w:rsidR="008D4FA4" w:rsidRPr="003115CF">
              <w:rPr>
                <w:rStyle w:val="Hyperlink"/>
                <w:noProof/>
                <w:lang w:val="en-GB"/>
              </w:rPr>
              <w:t>5.6.2. Discoverability</w:t>
            </w:r>
            <w:r w:rsidR="008D4FA4">
              <w:rPr>
                <w:noProof/>
                <w:webHidden/>
              </w:rPr>
              <w:tab/>
            </w:r>
            <w:r w:rsidR="008D4FA4">
              <w:rPr>
                <w:noProof/>
                <w:webHidden/>
              </w:rPr>
              <w:fldChar w:fldCharType="begin"/>
            </w:r>
            <w:r w:rsidR="008D4FA4">
              <w:rPr>
                <w:noProof/>
                <w:webHidden/>
              </w:rPr>
              <w:instrText xml:space="preserve"> PAGEREF _Toc105168546 \h </w:instrText>
            </w:r>
            <w:r w:rsidR="008D4FA4">
              <w:rPr>
                <w:noProof/>
                <w:webHidden/>
              </w:rPr>
            </w:r>
            <w:r w:rsidR="008D4FA4">
              <w:rPr>
                <w:noProof/>
                <w:webHidden/>
              </w:rPr>
              <w:fldChar w:fldCharType="separate"/>
            </w:r>
            <w:r w:rsidR="00531E0D">
              <w:rPr>
                <w:noProof/>
                <w:webHidden/>
              </w:rPr>
              <w:t>31</w:t>
            </w:r>
            <w:r w:rsidR="008D4FA4">
              <w:rPr>
                <w:noProof/>
                <w:webHidden/>
              </w:rPr>
              <w:fldChar w:fldCharType="end"/>
            </w:r>
          </w:hyperlink>
        </w:p>
        <w:p w14:paraId="0B329FF6" w14:textId="051AD709" w:rsidR="008D4FA4" w:rsidRDefault="00000000">
          <w:pPr>
            <w:pStyle w:val="TOC1"/>
            <w:tabs>
              <w:tab w:val="left" w:pos="440"/>
              <w:tab w:val="right" w:leader="dot" w:pos="9016"/>
            </w:tabs>
            <w:rPr>
              <w:rFonts w:eastAsiaTheme="minorEastAsia"/>
              <w:noProof/>
              <w:lang w:eastAsia="en-ZA"/>
            </w:rPr>
          </w:pPr>
          <w:hyperlink w:anchor="_Toc105168547" w:history="1">
            <w:r w:rsidR="008D4FA4" w:rsidRPr="003115CF">
              <w:rPr>
                <w:rStyle w:val="Hyperlink"/>
                <w:noProof/>
              </w:rPr>
              <w:t>6)</w:t>
            </w:r>
            <w:r w:rsidR="008D4FA4">
              <w:rPr>
                <w:rFonts w:eastAsiaTheme="minorEastAsia"/>
                <w:noProof/>
                <w:lang w:eastAsia="en-ZA"/>
              </w:rPr>
              <w:tab/>
            </w:r>
            <w:r w:rsidR="008D4FA4" w:rsidRPr="003115CF">
              <w:rPr>
                <w:rStyle w:val="Hyperlink"/>
                <w:noProof/>
              </w:rPr>
              <w:t>Ethical and Privacy considerations</w:t>
            </w:r>
            <w:r w:rsidR="008D4FA4">
              <w:rPr>
                <w:noProof/>
                <w:webHidden/>
              </w:rPr>
              <w:tab/>
            </w:r>
            <w:r w:rsidR="008D4FA4">
              <w:rPr>
                <w:noProof/>
                <w:webHidden/>
              </w:rPr>
              <w:fldChar w:fldCharType="begin"/>
            </w:r>
            <w:r w:rsidR="008D4FA4">
              <w:rPr>
                <w:noProof/>
                <w:webHidden/>
              </w:rPr>
              <w:instrText xml:space="preserve"> PAGEREF _Toc105168547 \h </w:instrText>
            </w:r>
            <w:r w:rsidR="008D4FA4">
              <w:rPr>
                <w:noProof/>
                <w:webHidden/>
              </w:rPr>
            </w:r>
            <w:r w:rsidR="008D4FA4">
              <w:rPr>
                <w:noProof/>
                <w:webHidden/>
              </w:rPr>
              <w:fldChar w:fldCharType="separate"/>
            </w:r>
            <w:r w:rsidR="00531E0D">
              <w:rPr>
                <w:noProof/>
                <w:webHidden/>
              </w:rPr>
              <w:t>31</w:t>
            </w:r>
            <w:r w:rsidR="008D4FA4">
              <w:rPr>
                <w:noProof/>
                <w:webHidden/>
              </w:rPr>
              <w:fldChar w:fldCharType="end"/>
            </w:r>
          </w:hyperlink>
        </w:p>
        <w:p w14:paraId="302F59EA" w14:textId="40FC1A82" w:rsidR="008D4FA4" w:rsidRDefault="00000000">
          <w:pPr>
            <w:pStyle w:val="TOC1"/>
            <w:tabs>
              <w:tab w:val="left" w:pos="440"/>
              <w:tab w:val="right" w:leader="dot" w:pos="9016"/>
            </w:tabs>
            <w:rPr>
              <w:rFonts w:eastAsiaTheme="minorEastAsia"/>
              <w:noProof/>
              <w:lang w:eastAsia="en-ZA"/>
            </w:rPr>
          </w:pPr>
          <w:hyperlink w:anchor="_Toc105168548" w:history="1">
            <w:r w:rsidR="008D4FA4" w:rsidRPr="003115CF">
              <w:rPr>
                <w:rStyle w:val="Hyperlink"/>
                <w:noProof/>
              </w:rPr>
              <w:t>7)</w:t>
            </w:r>
            <w:r w:rsidR="008D4FA4">
              <w:rPr>
                <w:rFonts w:eastAsiaTheme="minorEastAsia"/>
                <w:noProof/>
                <w:lang w:eastAsia="en-ZA"/>
              </w:rPr>
              <w:tab/>
            </w:r>
            <w:r w:rsidR="008D4FA4" w:rsidRPr="003115CF">
              <w:rPr>
                <w:rStyle w:val="Hyperlink"/>
                <w:noProof/>
              </w:rPr>
              <w:t>Training, engagement, and capacity building</w:t>
            </w:r>
            <w:r w:rsidR="008D4FA4">
              <w:rPr>
                <w:noProof/>
                <w:webHidden/>
              </w:rPr>
              <w:tab/>
            </w:r>
            <w:r w:rsidR="008D4FA4">
              <w:rPr>
                <w:noProof/>
                <w:webHidden/>
              </w:rPr>
              <w:fldChar w:fldCharType="begin"/>
            </w:r>
            <w:r w:rsidR="008D4FA4">
              <w:rPr>
                <w:noProof/>
                <w:webHidden/>
              </w:rPr>
              <w:instrText xml:space="preserve"> PAGEREF _Toc105168548 \h </w:instrText>
            </w:r>
            <w:r w:rsidR="008D4FA4">
              <w:rPr>
                <w:noProof/>
                <w:webHidden/>
              </w:rPr>
            </w:r>
            <w:r w:rsidR="008D4FA4">
              <w:rPr>
                <w:noProof/>
                <w:webHidden/>
              </w:rPr>
              <w:fldChar w:fldCharType="separate"/>
            </w:r>
            <w:r w:rsidR="00531E0D">
              <w:rPr>
                <w:noProof/>
                <w:webHidden/>
              </w:rPr>
              <w:t>40</w:t>
            </w:r>
            <w:r w:rsidR="008D4FA4">
              <w:rPr>
                <w:noProof/>
                <w:webHidden/>
              </w:rPr>
              <w:fldChar w:fldCharType="end"/>
            </w:r>
          </w:hyperlink>
        </w:p>
        <w:p w14:paraId="23992CAB" w14:textId="4BD9BC81" w:rsidR="008D4FA4" w:rsidRDefault="00000000">
          <w:pPr>
            <w:pStyle w:val="TOC1"/>
            <w:tabs>
              <w:tab w:val="left" w:pos="440"/>
              <w:tab w:val="right" w:leader="dot" w:pos="9016"/>
            </w:tabs>
            <w:rPr>
              <w:rFonts w:eastAsiaTheme="minorEastAsia"/>
              <w:noProof/>
              <w:lang w:eastAsia="en-ZA"/>
            </w:rPr>
          </w:pPr>
          <w:hyperlink w:anchor="_Toc105168549" w:history="1">
            <w:r w:rsidR="008D4FA4" w:rsidRPr="003115CF">
              <w:rPr>
                <w:rStyle w:val="Hyperlink"/>
                <w:noProof/>
              </w:rPr>
              <w:t>8)</w:t>
            </w:r>
            <w:r w:rsidR="008D4FA4">
              <w:rPr>
                <w:rFonts w:eastAsiaTheme="minorEastAsia"/>
                <w:noProof/>
                <w:lang w:eastAsia="en-ZA"/>
              </w:rPr>
              <w:tab/>
            </w:r>
            <w:r w:rsidR="008D4FA4" w:rsidRPr="003115CF">
              <w:rPr>
                <w:rStyle w:val="Hyperlink"/>
                <w:noProof/>
              </w:rPr>
              <w:t>Dissemination and publication plan</w:t>
            </w:r>
            <w:r w:rsidR="008D4FA4">
              <w:rPr>
                <w:noProof/>
                <w:webHidden/>
              </w:rPr>
              <w:tab/>
            </w:r>
            <w:r w:rsidR="008D4FA4">
              <w:rPr>
                <w:noProof/>
                <w:webHidden/>
              </w:rPr>
              <w:fldChar w:fldCharType="begin"/>
            </w:r>
            <w:r w:rsidR="008D4FA4">
              <w:rPr>
                <w:noProof/>
                <w:webHidden/>
              </w:rPr>
              <w:instrText xml:space="preserve"> PAGEREF _Toc105168549 \h </w:instrText>
            </w:r>
            <w:r w:rsidR="008D4FA4">
              <w:rPr>
                <w:noProof/>
                <w:webHidden/>
              </w:rPr>
            </w:r>
            <w:r w:rsidR="008D4FA4">
              <w:rPr>
                <w:noProof/>
                <w:webHidden/>
              </w:rPr>
              <w:fldChar w:fldCharType="separate"/>
            </w:r>
            <w:r w:rsidR="00531E0D">
              <w:rPr>
                <w:noProof/>
                <w:webHidden/>
              </w:rPr>
              <w:t>41</w:t>
            </w:r>
            <w:r w:rsidR="008D4FA4">
              <w:rPr>
                <w:noProof/>
                <w:webHidden/>
              </w:rPr>
              <w:fldChar w:fldCharType="end"/>
            </w:r>
          </w:hyperlink>
        </w:p>
        <w:p w14:paraId="46535A9C" w14:textId="503EC81C" w:rsidR="008D4FA4" w:rsidRDefault="00000000">
          <w:pPr>
            <w:pStyle w:val="TOC1"/>
            <w:tabs>
              <w:tab w:val="left" w:pos="440"/>
              <w:tab w:val="right" w:leader="dot" w:pos="9016"/>
            </w:tabs>
            <w:rPr>
              <w:rFonts w:eastAsiaTheme="minorEastAsia"/>
              <w:noProof/>
              <w:lang w:eastAsia="en-ZA"/>
            </w:rPr>
          </w:pPr>
          <w:hyperlink w:anchor="_Toc105168550" w:history="1">
            <w:r w:rsidR="008D4FA4" w:rsidRPr="003115CF">
              <w:rPr>
                <w:rStyle w:val="Hyperlink"/>
                <w:noProof/>
              </w:rPr>
              <w:t>9)</w:t>
            </w:r>
            <w:r w:rsidR="008D4FA4">
              <w:rPr>
                <w:rFonts w:eastAsiaTheme="minorEastAsia"/>
                <w:noProof/>
                <w:lang w:eastAsia="en-ZA"/>
              </w:rPr>
              <w:tab/>
            </w:r>
            <w:r w:rsidR="008D4FA4" w:rsidRPr="003115CF">
              <w:rPr>
                <w:rStyle w:val="Hyperlink"/>
                <w:noProof/>
              </w:rPr>
              <w:t>Collaborations</w:t>
            </w:r>
            <w:r w:rsidR="008D4FA4">
              <w:rPr>
                <w:noProof/>
                <w:webHidden/>
              </w:rPr>
              <w:tab/>
            </w:r>
            <w:r w:rsidR="008D4FA4">
              <w:rPr>
                <w:noProof/>
                <w:webHidden/>
              </w:rPr>
              <w:fldChar w:fldCharType="begin"/>
            </w:r>
            <w:r w:rsidR="008D4FA4">
              <w:rPr>
                <w:noProof/>
                <w:webHidden/>
              </w:rPr>
              <w:instrText xml:space="preserve"> PAGEREF _Toc105168550 \h </w:instrText>
            </w:r>
            <w:r w:rsidR="008D4FA4">
              <w:rPr>
                <w:noProof/>
                <w:webHidden/>
              </w:rPr>
            </w:r>
            <w:r w:rsidR="008D4FA4">
              <w:rPr>
                <w:noProof/>
                <w:webHidden/>
              </w:rPr>
              <w:fldChar w:fldCharType="separate"/>
            </w:r>
            <w:r w:rsidR="00531E0D">
              <w:rPr>
                <w:noProof/>
                <w:webHidden/>
              </w:rPr>
              <w:t>43</w:t>
            </w:r>
            <w:r w:rsidR="008D4FA4">
              <w:rPr>
                <w:noProof/>
                <w:webHidden/>
              </w:rPr>
              <w:fldChar w:fldCharType="end"/>
            </w:r>
          </w:hyperlink>
        </w:p>
        <w:p w14:paraId="06C7FF3F" w14:textId="0E5801F8" w:rsidR="008D4FA4" w:rsidRDefault="00000000">
          <w:pPr>
            <w:pStyle w:val="TOC1"/>
            <w:tabs>
              <w:tab w:val="left" w:pos="660"/>
              <w:tab w:val="right" w:leader="dot" w:pos="9016"/>
            </w:tabs>
            <w:rPr>
              <w:rFonts w:eastAsiaTheme="minorEastAsia"/>
              <w:noProof/>
              <w:lang w:eastAsia="en-ZA"/>
            </w:rPr>
          </w:pPr>
          <w:hyperlink w:anchor="_Toc105168551" w:history="1">
            <w:r w:rsidR="008D4FA4" w:rsidRPr="003115CF">
              <w:rPr>
                <w:rStyle w:val="Hyperlink"/>
                <w:noProof/>
              </w:rPr>
              <w:t>10)</w:t>
            </w:r>
            <w:r w:rsidR="008D4FA4">
              <w:rPr>
                <w:rFonts w:eastAsiaTheme="minorEastAsia"/>
                <w:noProof/>
                <w:lang w:eastAsia="en-ZA"/>
              </w:rPr>
              <w:tab/>
            </w:r>
            <w:r w:rsidR="008D4FA4" w:rsidRPr="003115CF">
              <w:rPr>
                <w:rStyle w:val="Hyperlink"/>
                <w:noProof/>
              </w:rPr>
              <w:t>Main activities, milestones and timelines</w:t>
            </w:r>
            <w:r w:rsidR="008D4FA4">
              <w:rPr>
                <w:noProof/>
                <w:webHidden/>
              </w:rPr>
              <w:tab/>
            </w:r>
            <w:r w:rsidR="008D4FA4">
              <w:rPr>
                <w:noProof/>
                <w:webHidden/>
              </w:rPr>
              <w:fldChar w:fldCharType="begin"/>
            </w:r>
            <w:r w:rsidR="008D4FA4">
              <w:rPr>
                <w:noProof/>
                <w:webHidden/>
              </w:rPr>
              <w:instrText xml:space="preserve"> PAGEREF _Toc105168551 \h </w:instrText>
            </w:r>
            <w:r w:rsidR="008D4FA4">
              <w:rPr>
                <w:noProof/>
                <w:webHidden/>
              </w:rPr>
            </w:r>
            <w:r w:rsidR="008D4FA4">
              <w:rPr>
                <w:noProof/>
                <w:webHidden/>
              </w:rPr>
              <w:fldChar w:fldCharType="separate"/>
            </w:r>
            <w:r w:rsidR="00531E0D">
              <w:rPr>
                <w:noProof/>
                <w:webHidden/>
              </w:rPr>
              <w:t>44</w:t>
            </w:r>
            <w:r w:rsidR="008D4FA4">
              <w:rPr>
                <w:noProof/>
                <w:webHidden/>
              </w:rPr>
              <w:fldChar w:fldCharType="end"/>
            </w:r>
          </w:hyperlink>
        </w:p>
        <w:p w14:paraId="4197CEEE" w14:textId="5C85147D" w:rsidR="008D4FA4" w:rsidRDefault="00000000">
          <w:pPr>
            <w:pStyle w:val="TOC1"/>
            <w:tabs>
              <w:tab w:val="left" w:pos="660"/>
              <w:tab w:val="right" w:leader="dot" w:pos="9016"/>
            </w:tabs>
            <w:rPr>
              <w:rFonts w:eastAsiaTheme="minorEastAsia"/>
              <w:noProof/>
              <w:lang w:eastAsia="en-ZA"/>
            </w:rPr>
          </w:pPr>
          <w:hyperlink w:anchor="_Toc105168552" w:history="1">
            <w:r w:rsidR="008D4FA4" w:rsidRPr="003115CF">
              <w:rPr>
                <w:rStyle w:val="Hyperlink"/>
                <w:noProof/>
              </w:rPr>
              <w:t>11)</w:t>
            </w:r>
            <w:r w:rsidR="008D4FA4">
              <w:rPr>
                <w:rFonts w:eastAsiaTheme="minorEastAsia"/>
                <w:noProof/>
                <w:lang w:eastAsia="en-ZA"/>
              </w:rPr>
              <w:tab/>
            </w:r>
            <w:r w:rsidR="008D4FA4" w:rsidRPr="003115CF">
              <w:rPr>
                <w:rStyle w:val="Hyperlink"/>
                <w:noProof/>
              </w:rPr>
              <w:t>References</w:t>
            </w:r>
            <w:r w:rsidR="008D4FA4">
              <w:rPr>
                <w:noProof/>
                <w:webHidden/>
              </w:rPr>
              <w:tab/>
            </w:r>
            <w:r w:rsidR="008D4FA4">
              <w:rPr>
                <w:noProof/>
                <w:webHidden/>
              </w:rPr>
              <w:fldChar w:fldCharType="begin"/>
            </w:r>
            <w:r w:rsidR="008D4FA4">
              <w:rPr>
                <w:noProof/>
                <w:webHidden/>
              </w:rPr>
              <w:instrText xml:space="preserve"> PAGEREF _Toc105168552 \h </w:instrText>
            </w:r>
            <w:r w:rsidR="008D4FA4">
              <w:rPr>
                <w:noProof/>
                <w:webHidden/>
              </w:rPr>
            </w:r>
            <w:r w:rsidR="008D4FA4">
              <w:rPr>
                <w:noProof/>
                <w:webHidden/>
              </w:rPr>
              <w:fldChar w:fldCharType="separate"/>
            </w:r>
            <w:r w:rsidR="00531E0D">
              <w:rPr>
                <w:noProof/>
                <w:webHidden/>
              </w:rPr>
              <w:t>44</w:t>
            </w:r>
            <w:r w:rsidR="008D4FA4">
              <w:rPr>
                <w:noProof/>
                <w:webHidden/>
              </w:rPr>
              <w:fldChar w:fldCharType="end"/>
            </w:r>
          </w:hyperlink>
        </w:p>
        <w:p w14:paraId="77EA5F64" w14:textId="767837B6" w:rsidR="008D4FA4" w:rsidRDefault="00000000">
          <w:pPr>
            <w:pStyle w:val="TOC1"/>
            <w:tabs>
              <w:tab w:val="right" w:leader="dot" w:pos="9016"/>
            </w:tabs>
            <w:rPr>
              <w:rFonts w:eastAsiaTheme="minorEastAsia"/>
              <w:noProof/>
              <w:lang w:eastAsia="en-ZA"/>
            </w:rPr>
          </w:pPr>
          <w:hyperlink w:anchor="_Toc105168553" w:history="1">
            <w:r w:rsidR="008D4FA4" w:rsidRPr="003115CF">
              <w:rPr>
                <w:rStyle w:val="Hyperlink"/>
                <w:noProof/>
              </w:rPr>
              <w:t>Annexes</w:t>
            </w:r>
            <w:r w:rsidR="008D4FA4">
              <w:rPr>
                <w:noProof/>
                <w:webHidden/>
              </w:rPr>
              <w:tab/>
            </w:r>
            <w:r w:rsidR="008D4FA4">
              <w:rPr>
                <w:noProof/>
                <w:webHidden/>
              </w:rPr>
              <w:fldChar w:fldCharType="begin"/>
            </w:r>
            <w:r w:rsidR="008D4FA4">
              <w:rPr>
                <w:noProof/>
                <w:webHidden/>
              </w:rPr>
              <w:instrText xml:space="preserve"> PAGEREF _Toc105168553 \h </w:instrText>
            </w:r>
            <w:r w:rsidR="008D4FA4">
              <w:rPr>
                <w:noProof/>
                <w:webHidden/>
              </w:rPr>
            </w:r>
            <w:r w:rsidR="008D4FA4">
              <w:rPr>
                <w:noProof/>
                <w:webHidden/>
              </w:rPr>
              <w:fldChar w:fldCharType="separate"/>
            </w:r>
            <w:r w:rsidR="00531E0D">
              <w:rPr>
                <w:noProof/>
                <w:webHidden/>
              </w:rPr>
              <w:t>49</w:t>
            </w:r>
            <w:r w:rsidR="008D4FA4">
              <w:rPr>
                <w:noProof/>
                <w:webHidden/>
              </w:rPr>
              <w:fldChar w:fldCharType="end"/>
            </w:r>
          </w:hyperlink>
        </w:p>
        <w:p w14:paraId="755A84D9" w14:textId="402B4366" w:rsidR="008D4FA4" w:rsidRDefault="00000000">
          <w:pPr>
            <w:pStyle w:val="TOC2"/>
            <w:rPr>
              <w:rFonts w:eastAsiaTheme="minorEastAsia"/>
              <w:noProof/>
              <w:lang w:eastAsia="en-ZA"/>
            </w:rPr>
          </w:pPr>
          <w:hyperlink w:anchor="_Toc105168554" w:history="1">
            <w:r w:rsidR="008D4FA4" w:rsidRPr="003115CF">
              <w:rPr>
                <w:rStyle w:val="Hyperlink"/>
                <w:rFonts w:cstheme="minorHAnsi"/>
                <w:noProof/>
              </w:rPr>
              <w:t>Annex 1: Databases available to the HE²AT Center</w:t>
            </w:r>
            <w:r w:rsidR="008D4FA4">
              <w:rPr>
                <w:noProof/>
                <w:webHidden/>
              </w:rPr>
              <w:tab/>
            </w:r>
            <w:r w:rsidR="008D4FA4">
              <w:rPr>
                <w:noProof/>
                <w:webHidden/>
              </w:rPr>
              <w:fldChar w:fldCharType="begin"/>
            </w:r>
            <w:r w:rsidR="008D4FA4">
              <w:rPr>
                <w:noProof/>
                <w:webHidden/>
              </w:rPr>
              <w:instrText xml:space="preserve"> PAGEREF _Toc105168554 \h </w:instrText>
            </w:r>
            <w:r w:rsidR="008D4FA4">
              <w:rPr>
                <w:noProof/>
                <w:webHidden/>
              </w:rPr>
            </w:r>
            <w:r w:rsidR="008D4FA4">
              <w:rPr>
                <w:noProof/>
                <w:webHidden/>
              </w:rPr>
              <w:fldChar w:fldCharType="separate"/>
            </w:r>
            <w:r w:rsidR="00531E0D">
              <w:rPr>
                <w:noProof/>
                <w:webHidden/>
              </w:rPr>
              <w:t>49</w:t>
            </w:r>
            <w:r w:rsidR="008D4FA4">
              <w:rPr>
                <w:noProof/>
                <w:webHidden/>
              </w:rPr>
              <w:fldChar w:fldCharType="end"/>
            </w:r>
          </w:hyperlink>
        </w:p>
        <w:p w14:paraId="2CA76D0C" w14:textId="72018AEE" w:rsidR="008D4FA4" w:rsidRDefault="00000000">
          <w:pPr>
            <w:pStyle w:val="TOC2"/>
            <w:rPr>
              <w:rFonts w:eastAsiaTheme="minorEastAsia"/>
              <w:noProof/>
              <w:lang w:eastAsia="en-ZA"/>
            </w:rPr>
          </w:pPr>
          <w:hyperlink w:anchor="_Toc105168555" w:history="1">
            <w:r w:rsidR="008D4FA4" w:rsidRPr="003115CF">
              <w:rPr>
                <w:rStyle w:val="Hyperlink"/>
                <w:rFonts w:cstheme="minorHAnsi"/>
                <w:noProof/>
              </w:rPr>
              <w:t>Annex 2: Characteristics of the studies</w:t>
            </w:r>
            <w:r w:rsidR="008D4FA4">
              <w:rPr>
                <w:noProof/>
                <w:webHidden/>
              </w:rPr>
              <w:tab/>
            </w:r>
            <w:r w:rsidR="008D4FA4">
              <w:rPr>
                <w:noProof/>
                <w:webHidden/>
              </w:rPr>
              <w:fldChar w:fldCharType="begin"/>
            </w:r>
            <w:r w:rsidR="008D4FA4">
              <w:rPr>
                <w:noProof/>
                <w:webHidden/>
              </w:rPr>
              <w:instrText xml:space="preserve"> PAGEREF _Toc105168555 \h </w:instrText>
            </w:r>
            <w:r w:rsidR="008D4FA4">
              <w:rPr>
                <w:noProof/>
                <w:webHidden/>
              </w:rPr>
            </w:r>
            <w:r w:rsidR="008D4FA4">
              <w:rPr>
                <w:noProof/>
                <w:webHidden/>
              </w:rPr>
              <w:fldChar w:fldCharType="separate"/>
            </w:r>
            <w:r w:rsidR="00531E0D">
              <w:rPr>
                <w:noProof/>
                <w:webHidden/>
              </w:rPr>
              <w:t>51</w:t>
            </w:r>
            <w:r w:rsidR="008D4FA4">
              <w:rPr>
                <w:noProof/>
                <w:webHidden/>
              </w:rPr>
              <w:fldChar w:fldCharType="end"/>
            </w:r>
          </w:hyperlink>
        </w:p>
        <w:p w14:paraId="2E0F34B6" w14:textId="4CD1D96D" w:rsidR="008D4FA4" w:rsidRDefault="00000000">
          <w:pPr>
            <w:pStyle w:val="TOC2"/>
            <w:rPr>
              <w:rFonts w:eastAsiaTheme="minorEastAsia"/>
              <w:noProof/>
              <w:lang w:eastAsia="en-ZA"/>
            </w:rPr>
          </w:pPr>
          <w:hyperlink w:anchor="_Toc105168556" w:history="1">
            <w:r w:rsidR="008D4FA4" w:rsidRPr="003115CF">
              <w:rPr>
                <w:rStyle w:val="Hyperlink"/>
                <w:rFonts w:cstheme="minorHAnsi"/>
                <w:noProof/>
              </w:rPr>
              <w:t>Annex 3: Individual-level variables</w:t>
            </w:r>
            <w:r w:rsidR="008D4FA4">
              <w:rPr>
                <w:noProof/>
                <w:webHidden/>
              </w:rPr>
              <w:tab/>
            </w:r>
            <w:r w:rsidR="008D4FA4">
              <w:rPr>
                <w:noProof/>
                <w:webHidden/>
              </w:rPr>
              <w:fldChar w:fldCharType="begin"/>
            </w:r>
            <w:r w:rsidR="008D4FA4">
              <w:rPr>
                <w:noProof/>
                <w:webHidden/>
              </w:rPr>
              <w:instrText xml:space="preserve"> PAGEREF _Toc105168556 \h </w:instrText>
            </w:r>
            <w:r w:rsidR="008D4FA4">
              <w:rPr>
                <w:noProof/>
                <w:webHidden/>
              </w:rPr>
            </w:r>
            <w:r w:rsidR="008D4FA4">
              <w:rPr>
                <w:noProof/>
                <w:webHidden/>
              </w:rPr>
              <w:fldChar w:fldCharType="separate"/>
            </w:r>
            <w:r w:rsidR="00531E0D">
              <w:rPr>
                <w:noProof/>
                <w:webHidden/>
              </w:rPr>
              <w:t>72</w:t>
            </w:r>
            <w:r w:rsidR="008D4FA4">
              <w:rPr>
                <w:noProof/>
                <w:webHidden/>
              </w:rPr>
              <w:fldChar w:fldCharType="end"/>
            </w:r>
          </w:hyperlink>
        </w:p>
        <w:p w14:paraId="1865EB4F" w14:textId="6C90868A" w:rsidR="008D4FA4" w:rsidRDefault="00000000">
          <w:pPr>
            <w:pStyle w:val="TOC2"/>
            <w:rPr>
              <w:rFonts w:eastAsiaTheme="minorEastAsia"/>
              <w:noProof/>
              <w:lang w:eastAsia="en-ZA"/>
            </w:rPr>
          </w:pPr>
          <w:hyperlink w:anchor="_Toc105168557" w:history="1">
            <w:r w:rsidR="008D4FA4" w:rsidRPr="003115CF">
              <w:rPr>
                <w:rStyle w:val="Hyperlink"/>
                <w:rFonts w:cstheme="minorHAnsi"/>
                <w:noProof/>
              </w:rPr>
              <w:t xml:space="preserve">Annex 4: </w:t>
            </w:r>
            <w:r w:rsidR="008D4FA4" w:rsidRPr="003115CF">
              <w:rPr>
                <w:rStyle w:val="Hyperlink"/>
                <w:noProof/>
              </w:rPr>
              <w:t>Land Surface Temperature retrieval workflow</w:t>
            </w:r>
            <w:r w:rsidR="008D4FA4">
              <w:rPr>
                <w:noProof/>
                <w:webHidden/>
              </w:rPr>
              <w:tab/>
            </w:r>
            <w:r w:rsidR="008D4FA4">
              <w:rPr>
                <w:noProof/>
                <w:webHidden/>
              </w:rPr>
              <w:fldChar w:fldCharType="begin"/>
            </w:r>
            <w:r w:rsidR="008D4FA4">
              <w:rPr>
                <w:noProof/>
                <w:webHidden/>
              </w:rPr>
              <w:instrText xml:space="preserve"> PAGEREF _Toc105168557 \h </w:instrText>
            </w:r>
            <w:r w:rsidR="008D4FA4">
              <w:rPr>
                <w:noProof/>
                <w:webHidden/>
              </w:rPr>
            </w:r>
            <w:r w:rsidR="008D4FA4">
              <w:rPr>
                <w:noProof/>
                <w:webHidden/>
              </w:rPr>
              <w:fldChar w:fldCharType="separate"/>
            </w:r>
            <w:r w:rsidR="00531E0D">
              <w:rPr>
                <w:noProof/>
                <w:webHidden/>
              </w:rPr>
              <w:t>73</w:t>
            </w:r>
            <w:r w:rsidR="008D4FA4">
              <w:rPr>
                <w:noProof/>
                <w:webHidden/>
              </w:rPr>
              <w:fldChar w:fldCharType="end"/>
            </w:r>
          </w:hyperlink>
        </w:p>
        <w:p w14:paraId="1257AFBE" w14:textId="1900EA3A" w:rsidR="006473B1" w:rsidRPr="00AB2E7E" w:rsidRDefault="005A130B">
          <w:pPr>
            <w:rPr>
              <w:b/>
              <w:bCs/>
              <w:noProof/>
            </w:rPr>
          </w:pPr>
          <w:r w:rsidRPr="00AB2E7E">
            <w:fldChar w:fldCharType="end"/>
          </w:r>
        </w:p>
      </w:sdtContent>
    </w:sdt>
    <w:bookmarkStart w:id="5" w:name="_Toc102041199" w:displacedByCustomXml="prev"/>
    <w:p w14:paraId="104E2391" w14:textId="754A56B9" w:rsidR="00131B89" w:rsidRPr="00EC5C3A" w:rsidRDefault="00131B89" w:rsidP="00EC5C3A">
      <w:pPr>
        <w:pStyle w:val="Heading1"/>
      </w:pPr>
      <w:bookmarkStart w:id="6" w:name="_Toc105168503"/>
      <w:bookmarkEnd w:id="5"/>
      <w:r w:rsidRPr="00EC5C3A">
        <w:t>Tables and Figures</w:t>
      </w:r>
      <w:bookmarkEnd w:id="6"/>
      <w:r w:rsidRPr="00EC5C3A">
        <w:t xml:space="preserve"> </w:t>
      </w:r>
    </w:p>
    <w:p w14:paraId="1120714B" w14:textId="6A9DAF01" w:rsidR="00AD2192" w:rsidRPr="00AB2E7E" w:rsidRDefault="00AD2192">
      <w:pPr>
        <w:pStyle w:val="TableofFigures"/>
        <w:tabs>
          <w:tab w:val="right" w:leader="dot" w:pos="9016"/>
        </w:tabs>
      </w:pPr>
    </w:p>
    <w:p w14:paraId="113B46DA" w14:textId="4C0224D7" w:rsidR="008B78BC" w:rsidRDefault="0047440E">
      <w:pPr>
        <w:pStyle w:val="TableofFigures"/>
        <w:tabs>
          <w:tab w:val="right" w:leader="dot" w:pos="9016"/>
        </w:tabs>
        <w:rPr>
          <w:rFonts w:eastAsiaTheme="minorEastAsia"/>
          <w:noProof/>
          <w:lang w:eastAsia="en-ZA"/>
        </w:rPr>
      </w:pPr>
      <w:r w:rsidRPr="00AB2E7E">
        <w:fldChar w:fldCharType="begin"/>
      </w:r>
      <w:r w:rsidRPr="00AB2E7E">
        <w:instrText xml:space="preserve"> TOC \h \z \c "Table" </w:instrText>
      </w:r>
      <w:r w:rsidRPr="00AB2E7E">
        <w:fldChar w:fldCharType="separate"/>
      </w:r>
      <w:hyperlink w:anchor="_Toc105426291" w:history="1">
        <w:r w:rsidR="008B78BC" w:rsidRPr="00092BF2">
          <w:rPr>
            <w:rStyle w:val="Hyperlink"/>
            <w:noProof/>
          </w:rPr>
          <w:t>Table 1: Summary of ethical, legal and data management considerations that underpin study activities</w:t>
        </w:r>
        <w:r w:rsidR="008B78BC">
          <w:rPr>
            <w:noProof/>
            <w:webHidden/>
          </w:rPr>
          <w:tab/>
        </w:r>
        <w:r w:rsidR="008B78BC">
          <w:rPr>
            <w:noProof/>
            <w:webHidden/>
          </w:rPr>
          <w:fldChar w:fldCharType="begin"/>
        </w:r>
        <w:r w:rsidR="008B78BC">
          <w:rPr>
            <w:noProof/>
            <w:webHidden/>
          </w:rPr>
          <w:instrText xml:space="preserve"> PAGEREF _Toc105426291 \h </w:instrText>
        </w:r>
        <w:r w:rsidR="008B78BC">
          <w:rPr>
            <w:noProof/>
            <w:webHidden/>
          </w:rPr>
        </w:r>
        <w:r w:rsidR="008B78BC">
          <w:rPr>
            <w:noProof/>
            <w:webHidden/>
          </w:rPr>
          <w:fldChar w:fldCharType="separate"/>
        </w:r>
        <w:r w:rsidR="00531E0D">
          <w:rPr>
            <w:noProof/>
            <w:webHidden/>
          </w:rPr>
          <w:t>32</w:t>
        </w:r>
        <w:r w:rsidR="008B78BC">
          <w:rPr>
            <w:noProof/>
            <w:webHidden/>
          </w:rPr>
          <w:fldChar w:fldCharType="end"/>
        </w:r>
      </w:hyperlink>
    </w:p>
    <w:p w14:paraId="2A19CACD" w14:textId="4924C8EA" w:rsidR="008B78BC" w:rsidRDefault="00000000">
      <w:pPr>
        <w:pStyle w:val="TableofFigures"/>
        <w:tabs>
          <w:tab w:val="right" w:leader="dot" w:pos="9016"/>
        </w:tabs>
        <w:rPr>
          <w:rFonts w:eastAsiaTheme="minorEastAsia"/>
          <w:noProof/>
          <w:lang w:eastAsia="en-ZA"/>
        </w:rPr>
      </w:pPr>
      <w:hyperlink w:anchor="_Toc105426292" w:history="1">
        <w:r w:rsidR="008B78BC" w:rsidRPr="00092BF2">
          <w:rPr>
            <w:rStyle w:val="Hyperlink"/>
            <w:noProof/>
          </w:rPr>
          <w:t>Table 2: Ethical and legal considerations for different types of data</w:t>
        </w:r>
        <w:r w:rsidR="008B78BC">
          <w:rPr>
            <w:noProof/>
            <w:webHidden/>
          </w:rPr>
          <w:tab/>
        </w:r>
        <w:r w:rsidR="008B78BC">
          <w:rPr>
            <w:noProof/>
            <w:webHidden/>
          </w:rPr>
          <w:fldChar w:fldCharType="begin"/>
        </w:r>
        <w:r w:rsidR="008B78BC">
          <w:rPr>
            <w:noProof/>
            <w:webHidden/>
          </w:rPr>
          <w:instrText xml:space="preserve"> PAGEREF _Toc105426292 \h </w:instrText>
        </w:r>
        <w:r w:rsidR="008B78BC">
          <w:rPr>
            <w:noProof/>
            <w:webHidden/>
          </w:rPr>
        </w:r>
        <w:r w:rsidR="008B78BC">
          <w:rPr>
            <w:noProof/>
            <w:webHidden/>
          </w:rPr>
          <w:fldChar w:fldCharType="separate"/>
        </w:r>
        <w:r w:rsidR="00531E0D">
          <w:rPr>
            <w:noProof/>
            <w:webHidden/>
          </w:rPr>
          <w:t>37</w:t>
        </w:r>
        <w:r w:rsidR="008B78BC">
          <w:rPr>
            <w:noProof/>
            <w:webHidden/>
          </w:rPr>
          <w:fldChar w:fldCharType="end"/>
        </w:r>
      </w:hyperlink>
    </w:p>
    <w:p w14:paraId="3A85D764" w14:textId="656765AD" w:rsidR="008B78BC" w:rsidRDefault="00000000">
      <w:pPr>
        <w:pStyle w:val="TableofFigures"/>
        <w:tabs>
          <w:tab w:val="right" w:leader="dot" w:pos="9016"/>
        </w:tabs>
        <w:rPr>
          <w:rFonts w:eastAsiaTheme="minorEastAsia"/>
          <w:noProof/>
          <w:lang w:eastAsia="en-ZA"/>
        </w:rPr>
      </w:pPr>
      <w:hyperlink w:anchor="_Toc105426293" w:history="1">
        <w:r w:rsidR="008B78BC" w:rsidRPr="00092BF2">
          <w:rPr>
            <w:rStyle w:val="Hyperlink"/>
            <w:noProof/>
          </w:rPr>
          <w:t>Table 3: GANTT chart: milestones and timelines</w:t>
        </w:r>
        <w:r w:rsidR="008B78BC">
          <w:rPr>
            <w:noProof/>
            <w:webHidden/>
          </w:rPr>
          <w:tab/>
        </w:r>
        <w:r w:rsidR="008B78BC">
          <w:rPr>
            <w:noProof/>
            <w:webHidden/>
          </w:rPr>
          <w:fldChar w:fldCharType="begin"/>
        </w:r>
        <w:r w:rsidR="008B78BC">
          <w:rPr>
            <w:noProof/>
            <w:webHidden/>
          </w:rPr>
          <w:instrText xml:space="preserve"> PAGEREF _Toc105426293 \h </w:instrText>
        </w:r>
        <w:r w:rsidR="008B78BC">
          <w:rPr>
            <w:noProof/>
            <w:webHidden/>
          </w:rPr>
        </w:r>
        <w:r w:rsidR="008B78BC">
          <w:rPr>
            <w:noProof/>
            <w:webHidden/>
          </w:rPr>
          <w:fldChar w:fldCharType="separate"/>
        </w:r>
        <w:r w:rsidR="00531E0D">
          <w:rPr>
            <w:noProof/>
            <w:webHidden/>
          </w:rPr>
          <w:t>44</w:t>
        </w:r>
        <w:r w:rsidR="008B78BC">
          <w:rPr>
            <w:noProof/>
            <w:webHidden/>
          </w:rPr>
          <w:fldChar w:fldCharType="end"/>
        </w:r>
      </w:hyperlink>
    </w:p>
    <w:p w14:paraId="3BA4E4A8" w14:textId="0A0419BB" w:rsidR="008B78BC" w:rsidRDefault="00000000">
      <w:pPr>
        <w:pStyle w:val="TableofFigures"/>
        <w:tabs>
          <w:tab w:val="right" w:leader="dot" w:pos="9016"/>
        </w:tabs>
        <w:rPr>
          <w:rFonts w:eastAsiaTheme="minorEastAsia"/>
          <w:noProof/>
          <w:lang w:eastAsia="en-ZA"/>
        </w:rPr>
      </w:pPr>
      <w:hyperlink w:anchor="_Toc105426294" w:history="1">
        <w:r w:rsidR="008B78BC" w:rsidRPr="00092BF2">
          <w:rPr>
            <w:rStyle w:val="Hyperlink"/>
            <w:noProof/>
          </w:rPr>
          <w:t>Table 4 Overview of Databases to be used in RP2</w:t>
        </w:r>
        <w:r w:rsidR="008B78BC">
          <w:rPr>
            <w:noProof/>
            <w:webHidden/>
          </w:rPr>
          <w:tab/>
        </w:r>
        <w:r w:rsidR="008B78BC">
          <w:rPr>
            <w:noProof/>
            <w:webHidden/>
          </w:rPr>
          <w:fldChar w:fldCharType="begin"/>
        </w:r>
        <w:r w:rsidR="008B78BC">
          <w:rPr>
            <w:noProof/>
            <w:webHidden/>
          </w:rPr>
          <w:instrText xml:space="preserve"> PAGEREF _Toc105426294 \h </w:instrText>
        </w:r>
        <w:r w:rsidR="008B78BC">
          <w:rPr>
            <w:noProof/>
            <w:webHidden/>
          </w:rPr>
        </w:r>
        <w:r w:rsidR="008B78BC">
          <w:rPr>
            <w:noProof/>
            <w:webHidden/>
          </w:rPr>
          <w:fldChar w:fldCharType="separate"/>
        </w:r>
        <w:r w:rsidR="00531E0D">
          <w:rPr>
            <w:noProof/>
            <w:webHidden/>
          </w:rPr>
          <w:t>49</w:t>
        </w:r>
        <w:r w:rsidR="008B78BC">
          <w:rPr>
            <w:noProof/>
            <w:webHidden/>
          </w:rPr>
          <w:fldChar w:fldCharType="end"/>
        </w:r>
      </w:hyperlink>
    </w:p>
    <w:p w14:paraId="3FE4C5E4" w14:textId="10CACFA5" w:rsidR="008B78BC" w:rsidRDefault="00000000">
      <w:pPr>
        <w:pStyle w:val="TableofFigures"/>
        <w:tabs>
          <w:tab w:val="right" w:leader="dot" w:pos="9016"/>
        </w:tabs>
        <w:rPr>
          <w:rFonts w:eastAsiaTheme="minorEastAsia"/>
          <w:noProof/>
          <w:lang w:eastAsia="en-ZA"/>
        </w:rPr>
      </w:pPr>
      <w:hyperlink w:anchor="_Toc105426295" w:history="1">
        <w:r w:rsidR="008B78BC" w:rsidRPr="00092BF2">
          <w:rPr>
            <w:rStyle w:val="Hyperlink"/>
            <w:noProof/>
          </w:rPr>
          <w:t>Table 5 Variable List for RP2</w:t>
        </w:r>
        <w:r w:rsidR="008B78BC">
          <w:rPr>
            <w:noProof/>
            <w:webHidden/>
          </w:rPr>
          <w:tab/>
        </w:r>
        <w:r w:rsidR="008B78BC">
          <w:rPr>
            <w:noProof/>
            <w:webHidden/>
          </w:rPr>
          <w:fldChar w:fldCharType="begin"/>
        </w:r>
        <w:r w:rsidR="008B78BC">
          <w:rPr>
            <w:noProof/>
            <w:webHidden/>
          </w:rPr>
          <w:instrText xml:space="preserve"> PAGEREF _Toc105426295 \h </w:instrText>
        </w:r>
        <w:r w:rsidR="008B78BC">
          <w:rPr>
            <w:noProof/>
            <w:webHidden/>
          </w:rPr>
        </w:r>
        <w:r w:rsidR="008B78BC">
          <w:rPr>
            <w:noProof/>
            <w:webHidden/>
          </w:rPr>
          <w:fldChar w:fldCharType="separate"/>
        </w:r>
        <w:r w:rsidR="00531E0D">
          <w:rPr>
            <w:noProof/>
            <w:webHidden/>
          </w:rPr>
          <w:t>72</w:t>
        </w:r>
        <w:r w:rsidR="008B78BC">
          <w:rPr>
            <w:noProof/>
            <w:webHidden/>
          </w:rPr>
          <w:fldChar w:fldCharType="end"/>
        </w:r>
      </w:hyperlink>
    </w:p>
    <w:p w14:paraId="7BBEDF75" w14:textId="468892E5" w:rsidR="00175FF2" w:rsidRDefault="0047440E" w:rsidP="00175FF2">
      <w:r w:rsidRPr="00AB2E7E">
        <w:fldChar w:fldCharType="end"/>
      </w:r>
    </w:p>
    <w:p w14:paraId="56ABBA40" w14:textId="62462B48" w:rsidR="008B78BC" w:rsidRDefault="000D59B0">
      <w:pPr>
        <w:pStyle w:val="TableofFigures"/>
        <w:tabs>
          <w:tab w:val="right" w:leader="dot" w:pos="9016"/>
        </w:tabs>
        <w:rPr>
          <w:rFonts w:eastAsiaTheme="minorEastAsia"/>
          <w:noProof/>
          <w:lang w:eastAsia="en-ZA"/>
        </w:rPr>
      </w:pPr>
      <w:r>
        <w:lastRenderedPageBreak/>
        <w:fldChar w:fldCharType="begin"/>
      </w:r>
      <w:r>
        <w:instrText xml:space="preserve"> TOC \h \z \c "Figure" </w:instrText>
      </w:r>
      <w:r>
        <w:fldChar w:fldCharType="separate"/>
      </w:r>
      <w:hyperlink w:anchor="_Toc105426320" w:history="1">
        <w:r w:rsidR="008B78BC" w:rsidRPr="003142A3">
          <w:rPr>
            <w:rStyle w:val="Hyperlink"/>
            <w:noProof/>
          </w:rPr>
          <w:t>Figure 1 Flow of activities from Aim 1 to Aim 3, starting from an analysis of past observations, to the implementation of forecasting and downscaling methods to generate an Urban Heat-Health Early Warning System.</w:t>
        </w:r>
        <w:r w:rsidR="008B78BC">
          <w:rPr>
            <w:noProof/>
            <w:webHidden/>
          </w:rPr>
          <w:tab/>
        </w:r>
        <w:r w:rsidR="008B78BC">
          <w:rPr>
            <w:noProof/>
            <w:webHidden/>
          </w:rPr>
          <w:fldChar w:fldCharType="begin"/>
        </w:r>
        <w:r w:rsidR="008B78BC">
          <w:rPr>
            <w:noProof/>
            <w:webHidden/>
          </w:rPr>
          <w:instrText xml:space="preserve"> PAGEREF _Toc105426320 \h </w:instrText>
        </w:r>
        <w:r w:rsidR="008B78BC">
          <w:rPr>
            <w:noProof/>
            <w:webHidden/>
          </w:rPr>
        </w:r>
        <w:r w:rsidR="008B78BC">
          <w:rPr>
            <w:noProof/>
            <w:webHidden/>
          </w:rPr>
          <w:fldChar w:fldCharType="separate"/>
        </w:r>
        <w:r w:rsidR="00531E0D">
          <w:rPr>
            <w:noProof/>
            <w:webHidden/>
          </w:rPr>
          <w:t>14</w:t>
        </w:r>
        <w:r w:rsidR="008B78BC">
          <w:rPr>
            <w:noProof/>
            <w:webHidden/>
          </w:rPr>
          <w:fldChar w:fldCharType="end"/>
        </w:r>
      </w:hyperlink>
    </w:p>
    <w:p w14:paraId="15150E1B" w14:textId="029DED9F" w:rsidR="008B78BC" w:rsidRDefault="00000000">
      <w:pPr>
        <w:pStyle w:val="TableofFigures"/>
        <w:tabs>
          <w:tab w:val="right" w:leader="dot" w:pos="9016"/>
        </w:tabs>
        <w:rPr>
          <w:rFonts w:eastAsiaTheme="minorEastAsia"/>
          <w:noProof/>
          <w:lang w:eastAsia="en-ZA"/>
        </w:rPr>
      </w:pPr>
      <w:hyperlink w:anchor="_Toc105426321" w:history="1">
        <w:r w:rsidR="008B78BC" w:rsidRPr="003142A3">
          <w:rPr>
            <w:rStyle w:val="Hyperlink"/>
            <w:noProof/>
          </w:rPr>
          <w:t>Figure 2 Steps for achieving the aims and objectives of the study</w:t>
        </w:r>
        <w:r w:rsidR="008B78BC">
          <w:rPr>
            <w:noProof/>
            <w:webHidden/>
          </w:rPr>
          <w:tab/>
        </w:r>
        <w:r w:rsidR="008B78BC">
          <w:rPr>
            <w:noProof/>
            <w:webHidden/>
          </w:rPr>
          <w:fldChar w:fldCharType="begin"/>
        </w:r>
        <w:r w:rsidR="008B78BC">
          <w:rPr>
            <w:noProof/>
            <w:webHidden/>
          </w:rPr>
          <w:instrText xml:space="preserve"> PAGEREF _Toc105426321 \h </w:instrText>
        </w:r>
        <w:r w:rsidR="008B78BC">
          <w:rPr>
            <w:noProof/>
            <w:webHidden/>
          </w:rPr>
        </w:r>
        <w:r w:rsidR="008B78BC">
          <w:rPr>
            <w:noProof/>
            <w:webHidden/>
          </w:rPr>
          <w:fldChar w:fldCharType="separate"/>
        </w:r>
        <w:r w:rsidR="00531E0D">
          <w:rPr>
            <w:noProof/>
            <w:webHidden/>
          </w:rPr>
          <w:t>16</w:t>
        </w:r>
        <w:r w:rsidR="008B78BC">
          <w:rPr>
            <w:noProof/>
            <w:webHidden/>
          </w:rPr>
          <w:fldChar w:fldCharType="end"/>
        </w:r>
      </w:hyperlink>
    </w:p>
    <w:p w14:paraId="63CAE804" w14:textId="5B37E306" w:rsidR="008B78BC" w:rsidRDefault="00000000">
      <w:pPr>
        <w:pStyle w:val="TableofFigures"/>
        <w:tabs>
          <w:tab w:val="right" w:leader="dot" w:pos="9016"/>
        </w:tabs>
        <w:rPr>
          <w:rFonts w:eastAsiaTheme="minorEastAsia"/>
          <w:noProof/>
          <w:lang w:eastAsia="en-ZA"/>
        </w:rPr>
      </w:pPr>
      <w:hyperlink w:anchor="_Toc105426322" w:history="1">
        <w:r w:rsidR="008B78BC" w:rsidRPr="003142A3">
          <w:rPr>
            <w:rStyle w:val="Hyperlink"/>
            <w:noProof/>
          </w:rPr>
          <w:t>Figure 3 Overview of the data and workflow for downscaling and how it will be used in the Urban Heat-Health Early Warning System</w:t>
        </w:r>
        <w:r w:rsidR="008B78BC">
          <w:rPr>
            <w:noProof/>
            <w:webHidden/>
          </w:rPr>
          <w:tab/>
        </w:r>
        <w:r w:rsidR="008B78BC">
          <w:rPr>
            <w:noProof/>
            <w:webHidden/>
          </w:rPr>
          <w:fldChar w:fldCharType="begin"/>
        </w:r>
        <w:r w:rsidR="008B78BC">
          <w:rPr>
            <w:noProof/>
            <w:webHidden/>
          </w:rPr>
          <w:instrText xml:space="preserve"> PAGEREF _Toc105426322 \h </w:instrText>
        </w:r>
        <w:r w:rsidR="008B78BC">
          <w:rPr>
            <w:noProof/>
            <w:webHidden/>
          </w:rPr>
        </w:r>
        <w:r w:rsidR="008B78BC">
          <w:rPr>
            <w:noProof/>
            <w:webHidden/>
          </w:rPr>
          <w:fldChar w:fldCharType="separate"/>
        </w:r>
        <w:r w:rsidR="00531E0D">
          <w:rPr>
            <w:noProof/>
            <w:webHidden/>
          </w:rPr>
          <w:t>22</w:t>
        </w:r>
        <w:r w:rsidR="008B78BC">
          <w:rPr>
            <w:noProof/>
            <w:webHidden/>
          </w:rPr>
          <w:fldChar w:fldCharType="end"/>
        </w:r>
      </w:hyperlink>
    </w:p>
    <w:p w14:paraId="7A33C2DB" w14:textId="3B296847" w:rsidR="008B78BC" w:rsidRDefault="00000000">
      <w:pPr>
        <w:pStyle w:val="TableofFigures"/>
        <w:tabs>
          <w:tab w:val="right" w:leader="dot" w:pos="9016"/>
        </w:tabs>
        <w:rPr>
          <w:rFonts w:eastAsiaTheme="minorEastAsia"/>
          <w:noProof/>
          <w:lang w:eastAsia="en-ZA"/>
        </w:rPr>
      </w:pPr>
      <w:hyperlink w:anchor="_Toc105426323" w:history="1">
        <w:r w:rsidR="008B78BC" w:rsidRPr="003142A3">
          <w:rPr>
            <w:rStyle w:val="Hyperlink"/>
            <w:noProof/>
          </w:rPr>
          <w:t>Figure 5 Levels of stakeholder engagement</w:t>
        </w:r>
        <w:r w:rsidR="008B78BC">
          <w:rPr>
            <w:noProof/>
            <w:webHidden/>
          </w:rPr>
          <w:tab/>
        </w:r>
        <w:r w:rsidR="008B78BC">
          <w:rPr>
            <w:noProof/>
            <w:webHidden/>
          </w:rPr>
          <w:fldChar w:fldCharType="begin"/>
        </w:r>
        <w:r w:rsidR="008B78BC">
          <w:rPr>
            <w:noProof/>
            <w:webHidden/>
          </w:rPr>
          <w:instrText xml:space="preserve"> PAGEREF _Toc105426323 \h </w:instrText>
        </w:r>
        <w:r w:rsidR="008B78BC">
          <w:rPr>
            <w:noProof/>
            <w:webHidden/>
          </w:rPr>
        </w:r>
        <w:r w:rsidR="008B78BC">
          <w:rPr>
            <w:noProof/>
            <w:webHidden/>
          </w:rPr>
          <w:fldChar w:fldCharType="separate"/>
        </w:r>
        <w:r w:rsidR="00531E0D">
          <w:rPr>
            <w:noProof/>
            <w:webHidden/>
          </w:rPr>
          <w:t>41</w:t>
        </w:r>
        <w:r w:rsidR="008B78BC">
          <w:rPr>
            <w:noProof/>
            <w:webHidden/>
          </w:rPr>
          <w:fldChar w:fldCharType="end"/>
        </w:r>
      </w:hyperlink>
    </w:p>
    <w:p w14:paraId="2EC750DB" w14:textId="0C01EF7A" w:rsidR="008B78BC" w:rsidRDefault="00000000">
      <w:pPr>
        <w:pStyle w:val="TableofFigures"/>
        <w:tabs>
          <w:tab w:val="right" w:leader="dot" w:pos="9016"/>
        </w:tabs>
        <w:rPr>
          <w:rFonts w:eastAsiaTheme="minorEastAsia"/>
          <w:noProof/>
          <w:lang w:eastAsia="en-ZA"/>
        </w:rPr>
      </w:pPr>
      <w:hyperlink w:anchor="_Toc105426324" w:history="1">
        <w:r w:rsidR="008B78BC" w:rsidRPr="003142A3">
          <w:rPr>
            <w:rStyle w:val="Hyperlink"/>
            <w:noProof/>
          </w:rPr>
          <w:t>Figure 6 Partners collaborating on the HE²AT study from across Africa and the United States.</w:t>
        </w:r>
        <w:r w:rsidR="008B78BC">
          <w:rPr>
            <w:noProof/>
            <w:webHidden/>
          </w:rPr>
          <w:tab/>
        </w:r>
        <w:r w:rsidR="008B78BC">
          <w:rPr>
            <w:noProof/>
            <w:webHidden/>
          </w:rPr>
          <w:fldChar w:fldCharType="begin"/>
        </w:r>
        <w:r w:rsidR="008B78BC">
          <w:rPr>
            <w:noProof/>
            <w:webHidden/>
          </w:rPr>
          <w:instrText xml:space="preserve"> PAGEREF _Toc105426324 \h </w:instrText>
        </w:r>
        <w:r w:rsidR="008B78BC">
          <w:rPr>
            <w:noProof/>
            <w:webHidden/>
          </w:rPr>
        </w:r>
        <w:r w:rsidR="008B78BC">
          <w:rPr>
            <w:noProof/>
            <w:webHidden/>
          </w:rPr>
          <w:fldChar w:fldCharType="separate"/>
        </w:r>
        <w:r w:rsidR="00531E0D">
          <w:rPr>
            <w:noProof/>
            <w:webHidden/>
          </w:rPr>
          <w:t>43</w:t>
        </w:r>
        <w:r w:rsidR="008B78BC">
          <w:rPr>
            <w:noProof/>
            <w:webHidden/>
          </w:rPr>
          <w:fldChar w:fldCharType="end"/>
        </w:r>
      </w:hyperlink>
    </w:p>
    <w:p w14:paraId="27C70A00" w14:textId="2F75C0CB" w:rsidR="00730995" w:rsidRPr="00032F89" w:rsidRDefault="000D59B0" w:rsidP="00175FF2">
      <w:r>
        <w:fldChar w:fldCharType="end"/>
      </w:r>
    </w:p>
    <w:p w14:paraId="0C209CEB" w14:textId="6303E723" w:rsidR="00197446" w:rsidRPr="00EC5C3A" w:rsidRDefault="00197446" w:rsidP="00EC5C3A">
      <w:pPr>
        <w:pStyle w:val="Heading1"/>
      </w:pPr>
      <w:bookmarkStart w:id="7" w:name="_Toc105168504"/>
      <w:r w:rsidRPr="00EC5C3A">
        <w:t>Acronyms</w:t>
      </w:r>
      <w:bookmarkEnd w:id="7"/>
    </w:p>
    <w:p w14:paraId="2266F2DC" w14:textId="77777777" w:rsidR="00E342FC" w:rsidRDefault="00966F56" w:rsidP="0083181C">
      <w:r>
        <w:fldChar w:fldCharType="begin"/>
      </w:r>
      <w:r>
        <w:instrText xml:space="preserve"> LINK Excel.Sheet.12 "Book1" "Sheet1!R1C1:R39C2" \a \f 4 \h </w:instrText>
      </w:r>
      <w:r>
        <w:fldChar w:fldCharType="separate"/>
      </w:r>
    </w:p>
    <w:p w14:paraId="6A4A39A6" w14:textId="77777777" w:rsidR="007C3F39" w:rsidRPr="00AB2E7E" w:rsidRDefault="00966F56" w:rsidP="0083181C">
      <w:r>
        <w:fldChar w:fldCharType="end"/>
      </w:r>
    </w:p>
    <w:tbl>
      <w:tblPr>
        <w:tblW w:w="7422" w:type="dxa"/>
        <w:tblLook w:val="04A0" w:firstRow="1" w:lastRow="0" w:firstColumn="1" w:lastColumn="0" w:noHBand="0" w:noVBand="1"/>
      </w:tblPr>
      <w:tblGrid>
        <w:gridCol w:w="1880"/>
        <w:gridCol w:w="5542"/>
      </w:tblGrid>
      <w:tr w:rsidR="007C3F39" w:rsidRPr="007C3F39" w14:paraId="08B8A1E7" w14:textId="77777777" w:rsidTr="007C3F39">
        <w:trPr>
          <w:trHeight w:val="288"/>
        </w:trPr>
        <w:tc>
          <w:tcPr>
            <w:tcW w:w="1880" w:type="dxa"/>
            <w:tcBorders>
              <w:top w:val="single" w:sz="4" w:space="0" w:color="000000"/>
              <w:left w:val="nil"/>
              <w:bottom w:val="single" w:sz="4" w:space="0" w:color="000000"/>
              <w:right w:val="nil"/>
            </w:tcBorders>
            <w:shd w:val="clear" w:color="auto" w:fill="auto"/>
            <w:noWrap/>
            <w:vAlign w:val="bottom"/>
            <w:hideMark/>
          </w:tcPr>
          <w:p w14:paraId="3C927763" w14:textId="77777777" w:rsidR="007C3F39" w:rsidRPr="007C3F39" w:rsidRDefault="007C3F39" w:rsidP="007C3F39">
            <w:pPr>
              <w:spacing w:after="0" w:line="240" w:lineRule="auto"/>
              <w:rPr>
                <w:rFonts w:ascii="Calibri" w:eastAsia="Times New Roman" w:hAnsi="Calibri" w:cs="Calibri"/>
                <w:b/>
                <w:bCs/>
                <w:color w:val="000000"/>
                <w:lang w:eastAsia="en-ZA"/>
              </w:rPr>
            </w:pPr>
            <w:r w:rsidRPr="007C3F39">
              <w:rPr>
                <w:rFonts w:ascii="Calibri" w:eastAsia="Times New Roman" w:hAnsi="Calibri" w:cs="Calibri"/>
                <w:b/>
                <w:bCs/>
                <w:color w:val="000000"/>
                <w:lang w:eastAsia="en-ZA"/>
              </w:rPr>
              <w:t>Acronym</w:t>
            </w:r>
          </w:p>
        </w:tc>
        <w:tc>
          <w:tcPr>
            <w:tcW w:w="5542" w:type="dxa"/>
            <w:tcBorders>
              <w:top w:val="single" w:sz="4" w:space="0" w:color="000000"/>
              <w:left w:val="nil"/>
              <w:bottom w:val="single" w:sz="4" w:space="0" w:color="000000"/>
              <w:right w:val="nil"/>
            </w:tcBorders>
            <w:shd w:val="clear" w:color="auto" w:fill="auto"/>
            <w:noWrap/>
            <w:vAlign w:val="bottom"/>
            <w:hideMark/>
          </w:tcPr>
          <w:p w14:paraId="59FAE1E3" w14:textId="77777777" w:rsidR="007C3F39" w:rsidRPr="007C3F39" w:rsidRDefault="007C3F39" w:rsidP="007C3F39">
            <w:pPr>
              <w:spacing w:after="0" w:line="240" w:lineRule="auto"/>
              <w:rPr>
                <w:rFonts w:ascii="Calibri" w:eastAsia="Times New Roman" w:hAnsi="Calibri" w:cs="Calibri"/>
                <w:b/>
                <w:bCs/>
                <w:color w:val="000000"/>
                <w:lang w:eastAsia="en-ZA"/>
              </w:rPr>
            </w:pPr>
            <w:r w:rsidRPr="007C3F39">
              <w:rPr>
                <w:rFonts w:ascii="Calibri" w:eastAsia="Times New Roman" w:hAnsi="Calibri" w:cs="Calibri"/>
                <w:b/>
                <w:bCs/>
                <w:color w:val="000000"/>
                <w:lang w:eastAsia="en-ZA"/>
              </w:rPr>
              <w:t>Definition</w:t>
            </w:r>
          </w:p>
        </w:tc>
      </w:tr>
      <w:tr w:rsidR="007C3F39" w:rsidRPr="007C3F39" w14:paraId="06A2C5F9" w14:textId="77777777" w:rsidTr="007C3F39">
        <w:trPr>
          <w:trHeight w:val="288"/>
        </w:trPr>
        <w:tc>
          <w:tcPr>
            <w:tcW w:w="1880" w:type="dxa"/>
            <w:tcBorders>
              <w:top w:val="nil"/>
              <w:left w:val="nil"/>
              <w:bottom w:val="nil"/>
              <w:right w:val="nil"/>
            </w:tcBorders>
            <w:shd w:val="clear" w:color="D9D9D9" w:fill="D9D9D9"/>
            <w:noWrap/>
            <w:vAlign w:val="bottom"/>
            <w:hideMark/>
          </w:tcPr>
          <w:p w14:paraId="2E27C5A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ACT</w:t>
            </w:r>
          </w:p>
        </w:tc>
        <w:tc>
          <w:tcPr>
            <w:tcW w:w="5542" w:type="dxa"/>
            <w:tcBorders>
              <w:top w:val="nil"/>
              <w:left w:val="nil"/>
              <w:bottom w:val="nil"/>
              <w:right w:val="nil"/>
            </w:tcBorders>
            <w:shd w:val="clear" w:color="D9D9D9" w:fill="D9D9D9"/>
            <w:noWrap/>
            <w:vAlign w:val="bottom"/>
            <w:hideMark/>
          </w:tcPr>
          <w:p w14:paraId="46D5797F"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Antenatal Corticosteroids Trial</w:t>
            </w:r>
          </w:p>
        </w:tc>
      </w:tr>
      <w:tr w:rsidR="007C3F39" w:rsidRPr="007C3F39" w14:paraId="2AB1A075" w14:textId="77777777" w:rsidTr="007C3F39">
        <w:trPr>
          <w:trHeight w:val="288"/>
        </w:trPr>
        <w:tc>
          <w:tcPr>
            <w:tcW w:w="1880" w:type="dxa"/>
            <w:tcBorders>
              <w:top w:val="nil"/>
              <w:left w:val="nil"/>
              <w:bottom w:val="nil"/>
              <w:right w:val="nil"/>
            </w:tcBorders>
            <w:shd w:val="clear" w:color="auto" w:fill="auto"/>
            <w:noWrap/>
            <w:vAlign w:val="bottom"/>
            <w:hideMark/>
          </w:tcPr>
          <w:p w14:paraId="2D9183D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AES</w:t>
            </w:r>
          </w:p>
        </w:tc>
        <w:tc>
          <w:tcPr>
            <w:tcW w:w="5542" w:type="dxa"/>
            <w:tcBorders>
              <w:top w:val="nil"/>
              <w:left w:val="nil"/>
              <w:bottom w:val="nil"/>
              <w:right w:val="nil"/>
            </w:tcBorders>
            <w:shd w:val="clear" w:color="auto" w:fill="auto"/>
            <w:noWrap/>
            <w:vAlign w:val="bottom"/>
            <w:hideMark/>
          </w:tcPr>
          <w:p w14:paraId="427C03FC"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Advanced Encryption Standard</w:t>
            </w:r>
          </w:p>
        </w:tc>
      </w:tr>
      <w:tr w:rsidR="007C3F39" w:rsidRPr="007C3F39" w14:paraId="64E0C3AC" w14:textId="77777777" w:rsidTr="007C3F39">
        <w:trPr>
          <w:trHeight w:val="288"/>
        </w:trPr>
        <w:tc>
          <w:tcPr>
            <w:tcW w:w="1880" w:type="dxa"/>
            <w:tcBorders>
              <w:top w:val="nil"/>
              <w:left w:val="nil"/>
              <w:bottom w:val="nil"/>
              <w:right w:val="nil"/>
            </w:tcBorders>
            <w:shd w:val="clear" w:color="D9D9D9" w:fill="D9D9D9"/>
            <w:noWrap/>
            <w:vAlign w:val="bottom"/>
            <w:hideMark/>
          </w:tcPr>
          <w:p w14:paraId="7B656E09" w14:textId="77777777" w:rsidR="007C3F39" w:rsidRPr="007C3F39" w:rsidRDefault="007C3F39" w:rsidP="007C3F39">
            <w:pPr>
              <w:spacing w:after="0" w:line="240" w:lineRule="auto"/>
              <w:rPr>
                <w:rFonts w:ascii="Calibri" w:eastAsia="Times New Roman" w:hAnsi="Calibri" w:cs="Calibri"/>
                <w:i/>
                <w:iCs/>
                <w:color w:val="000000"/>
                <w:lang w:eastAsia="en-ZA"/>
              </w:rPr>
            </w:pPr>
            <w:r w:rsidRPr="007C3F39">
              <w:rPr>
                <w:rFonts w:ascii="Calibri" w:eastAsia="Times New Roman" w:hAnsi="Calibri" w:cs="Calibri"/>
                <w:i/>
                <w:iCs/>
                <w:color w:val="000000"/>
                <w:lang w:eastAsia="en-ZA"/>
              </w:rPr>
              <w:t>API</w:t>
            </w:r>
          </w:p>
        </w:tc>
        <w:tc>
          <w:tcPr>
            <w:tcW w:w="5542" w:type="dxa"/>
            <w:tcBorders>
              <w:top w:val="nil"/>
              <w:left w:val="nil"/>
              <w:bottom w:val="nil"/>
              <w:right w:val="nil"/>
            </w:tcBorders>
            <w:shd w:val="clear" w:color="D9D9D9" w:fill="D9D9D9"/>
            <w:noWrap/>
            <w:vAlign w:val="bottom"/>
            <w:hideMark/>
          </w:tcPr>
          <w:p w14:paraId="7D3B3EAF" w14:textId="77777777" w:rsidR="007C3F39" w:rsidRPr="007C3F39" w:rsidRDefault="007C3F39" w:rsidP="007C3F39">
            <w:pPr>
              <w:spacing w:after="0" w:line="240" w:lineRule="auto"/>
              <w:rPr>
                <w:rFonts w:ascii="Calibri" w:eastAsia="Times New Roman" w:hAnsi="Calibri" w:cs="Calibri"/>
                <w:i/>
                <w:iCs/>
                <w:color w:val="000000"/>
                <w:lang w:eastAsia="en-ZA"/>
              </w:rPr>
            </w:pPr>
            <w:r w:rsidRPr="007C3F39">
              <w:rPr>
                <w:rFonts w:ascii="Calibri" w:eastAsia="Times New Roman" w:hAnsi="Calibri" w:cs="Calibri"/>
                <w:i/>
                <w:iCs/>
                <w:color w:val="000000"/>
                <w:lang w:eastAsia="en-ZA"/>
              </w:rPr>
              <w:t>Application Programming Interface</w:t>
            </w:r>
          </w:p>
        </w:tc>
      </w:tr>
      <w:tr w:rsidR="007C3F39" w:rsidRPr="007C3F39" w14:paraId="633026EB" w14:textId="77777777" w:rsidTr="007C3F39">
        <w:trPr>
          <w:trHeight w:val="288"/>
        </w:trPr>
        <w:tc>
          <w:tcPr>
            <w:tcW w:w="1880" w:type="dxa"/>
            <w:tcBorders>
              <w:top w:val="nil"/>
              <w:left w:val="nil"/>
              <w:bottom w:val="nil"/>
              <w:right w:val="nil"/>
            </w:tcBorders>
            <w:shd w:val="clear" w:color="auto" w:fill="auto"/>
            <w:noWrap/>
            <w:vAlign w:val="bottom"/>
            <w:hideMark/>
          </w:tcPr>
          <w:p w14:paraId="1DBF8051" w14:textId="77777777" w:rsidR="007C3F39" w:rsidRPr="007C3F39" w:rsidRDefault="007C3F39" w:rsidP="007C3F39">
            <w:pPr>
              <w:spacing w:after="0" w:line="240" w:lineRule="auto"/>
              <w:rPr>
                <w:rFonts w:ascii="Calibri" w:eastAsia="Times New Roman" w:hAnsi="Calibri" w:cs="Calibri"/>
                <w:i/>
                <w:iCs/>
                <w:color w:val="000000"/>
                <w:lang w:eastAsia="en-ZA"/>
              </w:rPr>
            </w:pPr>
            <w:r w:rsidRPr="007C3F39">
              <w:rPr>
                <w:rFonts w:ascii="Calibri" w:eastAsia="Times New Roman" w:hAnsi="Calibri" w:cs="Calibri"/>
                <w:i/>
                <w:iCs/>
                <w:color w:val="000000"/>
                <w:lang w:eastAsia="en-ZA"/>
              </w:rPr>
              <w:t>ART</w:t>
            </w:r>
          </w:p>
        </w:tc>
        <w:tc>
          <w:tcPr>
            <w:tcW w:w="5542" w:type="dxa"/>
            <w:tcBorders>
              <w:top w:val="nil"/>
              <w:left w:val="nil"/>
              <w:bottom w:val="nil"/>
              <w:right w:val="nil"/>
            </w:tcBorders>
            <w:shd w:val="clear" w:color="auto" w:fill="auto"/>
            <w:noWrap/>
            <w:vAlign w:val="bottom"/>
            <w:hideMark/>
          </w:tcPr>
          <w:p w14:paraId="56AA6D4E" w14:textId="77777777" w:rsidR="007C3F39" w:rsidRPr="007C3F39" w:rsidRDefault="007C3F39" w:rsidP="007C3F39">
            <w:pPr>
              <w:spacing w:after="0" w:line="240" w:lineRule="auto"/>
              <w:rPr>
                <w:rFonts w:ascii="Calibri" w:eastAsia="Times New Roman" w:hAnsi="Calibri" w:cs="Calibri"/>
                <w:i/>
                <w:iCs/>
                <w:color w:val="000000"/>
                <w:lang w:eastAsia="en-ZA"/>
              </w:rPr>
            </w:pPr>
            <w:proofErr w:type="spellStart"/>
            <w:r w:rsidRPr="007C3F39">
              <w:rPr>
                <w:rFonts w:ascii="Calibri" w:eastAsia="Times New Roman" w:hAnsi="Calibri" w:cs="Calibri"/>
                <w:i/>
                <w:iCs/>
                <w:color w:val="000000"/>
                <w:lang w:eastAsia="en-ZA"/>
              </w:rPr>
              <w:t>Anti Retroviral</w:t>
            </w:r>
            <w:proofErr w:type="spellEnd"/>
            <w:r w:rsidRPr="007C3F39">
              <w:rPr>
                <w:rFonts w:ascii="Calibri" w:eastAsia="Times New Roman" w:hAnsi="Calibri" w:cs="Calibri"/>
                <w:i/>
                <w:iCs/>
                <w:color w:val="000000"/>
                <w:lang w:eastAsia="en-ZA"/>
              </w:rPr>
              <w:t xml:space="preserve"> Treatment</w:t>
            </w:r>
          </w:p>
        </w:tc>
      </w:tr>
      <w:tr w:rsidR="007C3F39" w:rsidRPr="007C3F39" w14:paraId="2097BD9F" w14:textId="77777777" w:rsidTr="007C3F39">
        <w:trPr>
          <w:trHeight w:val="288"/>
        </w:trPr>
        <w:tc>
          <w:tcPr>
            <w:tcW w:w="1880" w:type="dxa"/>
            <w:tcBorders>
              <w:top w:val="nil"/>
              <w:left w:val="nil"/>
              <w:bottom w:val="nil"/>
              <w:right w:val="nil"/>
            </w:tcBorders>
            <w:shd w:val="clear" w:color="D9D9D9" w:fill="D9D9D9"/>
            <w:noWrap/>
            <w:vAlign w:val="bottom"/>
            <w:hideMark/>
          </w:tcPr>
          <w:p w14:paraId="4952008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BP</w:t>
            </w:r>
          </w:p>
        </w:tc>
        <w:tc>
          <w:tcPr>
            <w:tcW w:w="5542" w:type="dxa"/>
            <w:tcBorders>
              <w:top w:val="nil"/>
              <w:left w:val="nil"/>
              <w:bottom w:val="nil"/>
              <w:right w:val="nil"/>
            </w:tcBorders>
            <w:shd w:val="clear" w:color="D9D9D9" w:fill="D9D9D9"/>
            <w:noWrap/>
            <w:vAlign w:val="bottom"/>
            <w:hideMark/>
          </w:tcPr>
          <w:p w14:paraId="69EC12B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Blood Pressure</w:t>
            </w:r>
          </w:p>
        </w:tc>
      </w:tr>
      <w:tr w:rsidR="007C3F39" w:rsidRPr="007C3F39" w14:paraId="24898F5D" w14:textId="77777777" w:rsidTr="007C3F39">
        <w:trPr>
          <w:trHeight w:val="288"/>
        </w:trPr>
        <w:tc>
          <w:tcPr>
            <w:tcW w:w="1880" w:type="dxa"/>
            <w:tcBorders>
              <w:top w:val="nil"/>
              <w:left w:val="nil"/>
              <w:bottom w:val="nil"/>
              <w:right w:val="nil"/>
            </w:tcBorders>
            <w:shd w:val="clear" w:color="auto" w:fill="auto"/>
            <w:noWrap/>
            <w:vAlign w:val="bottom"/>
            <w:hideMark/>
          </w:tcPr>
          <w:p w14:paraId="785231E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CDC</w:t>
            </w:r>
          </w:p>
        </w:tc>
        <w:tc>
          <w:tcPr>
            <w:tcW w:w="5542" w:type="dxa"/>
            <w:tcBorders>
              <w:top w:val="nil"/>
              <w:left w:val="nil"/>
              <w:bottom w:val="nil"/>
              <w:right w:val="nil"/>
            </w:tcBorders>
            <w:shd w:val="clear" w:color="auto" w:fill="auto"/>
            <w:noWrap/>
            <w:vAlign w:val="bottom"/>
            <w:hideMark/>
          </w:tcPr>
          <w:p w14:paraId="0450A2FE" w14:textId="77777777" w:rsidR="007C3F39" w:rsidRPr="007C3F39" w:rsidRDefault="007C3F39" w:rsidP="007C3F39">
            <w:pPr>
              <w:spacing w:after="0" w:line="240" w:lineRule="auto"/>
              <w:rPr>
                <w:rFonts w:ascii="Calibri" w:eastAsia="Times New Roman" w:hAnsi="Calibri" w:cs="Calibri"/>
                <w:color w:val="000000"/>
                <w:lang w:eastAsia="en-ZA"/>
              </w:rPr>
            </w:pPr>
            <w:proofErr w:type="spellStart"/>
            <w:r w:rsidRPr="007C3F39">
              <w:rPr>
                <w:rFonts w:ascii="Calibri" w:eastAsia="Times New Roman" w:hAnsi="Calibri" w:cs="Calibri"/>
                <w:color w:val="000000"/>
                <w:lang w:eastAsia="en-ZA"/>
              </w:rPr>
              <w:t>Centers</w:t>
            </w:r>
            <w:proofErr w:type="spellEnd"/>
            <w:r w:rsidRPr="007C3F39">
              <w:rPr>
                <w:rFonts w:ascii="Calibri" w:eastAsia="Times New Roman" w:hAnsi="Calibri" w:cs="Calibri"/>
                <w:color w:val="000000"/>
                <w:lang w:eastAsia="en-ZA"/>
              </w:rPr>
              <w:t xml:space="preserve"> for Disease Control</w:t>
            </w:r>
          </w:p>
        </w:tc>
      </w:tr>
      <w:tr w:rsidR="007C3F39" w:rsidRPr="007C3F39" w14:paraId="1C1F296C" w14:textId="77777777" w:rsidTr="007C3F39">
        <w:trPr>
          <w:trHeight w:val="288"/>
        </w:trPr>
        <w:tc>
          <w:tcPr>
            <w:tcW w:w="1880" w:type="dxa"/>
            <w:tcBorders>
              <w:top w:val="nil"/>
              <w:left w:val="nil"/>
              <w:bottom w:val="nil"/>
              <w:right w:val="nil"/>
            </w:tcBorders>
            <w:shd w:val="clear" w:color="D9D9D9" w:fill="D9D9D9"/>
            <w:noWrap/>
            <w:vAlign w:val="bottom"/>
            <w:hideMark/>
          </w:tcPr>
          <w:p w14:paraId="4C4DB94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Co-PI</w:t>
            </w:r>
          </w:p>
        </w:tc>
        <w:tc>
          <w:tcPr>
            <w:tcW w:w="5542" w:type="dxa"/>
            <w:tcBorders>
              <w:top w:val="nil"/>
              <w:left w:val="nil"/>
              <w:bottom w:val="nil"/>
              <w:right w:val="nil"/>
            </w:tcBorders>
            <w:shd w:val="clear" w:color="D9D9D9" w:fill="D9D9D9"/>
            <w:noWrap/>
            <w:vAlign w:val="bottom"/>
            <w:hideMark/>
          </w:tcPr>
          <w:p w14:paraId="5CC8BD9D" w14:textId="77777777" w:rsidR="007C3F39" w:rsidRPr="007C3F39" w:rsidRDefault="007C3F39" w:rsidP="007C3F39">
            <w:pPr>
              <w:spacing w:after="0" w:line="240" w:lineRule="auto"/>
              <w:rPr>
                <w:rFonts w:ascii="Calibri" w:eastAsia="Times New Roman" w:hAnsi="Calibri" w:cs="Calibri"/>
                <w:color w:val="000000"/>
                <w:lang w:eastAsia="en-ZA"/>
              </w:rPr>
            </w:pPr>
            <w:proofErr w:type="spellStart"/>
            <w:r w:rsidRPr="007C3F39">
              <w:rPr>
                <w:rFonts w:ascii="Calibri" w:eastAsia="Times New Roman" w:hAnsi="Calibri" w:cs="Calibri"/>
                <w:color w:val="000000"/>
                <w:lang w:eastAsia="en-ZA"/>
              </w:rPr>
              <w:t>Co Principal</w:t>
            </w:r>
            <w:proofErr w:type="spellEnd"/>
            <w:r w:rsidRPr="007C3F39">
              <w:rPr>
                <w:rFonts w:ascii="Calibri" w:eastAsia="Times New Roman" w:hAnsi="Calibri" w:cs="Calibri"/>
                <w:color w:val="000000"/>
                <w:lang w:eastAsia="en-ZA"/>
              </w:rPr>
              <w:t xml:space="preserve"> Investigators</w:t>
            </w:r>
          </w:p>
        </w:tc>
      </w:tr>
      <w:tr w:rsidR="007C3F39" w:rsidRPr="007C3F39" w14:paraId="329F527E" w14:textId="77777777" w:rsidTr="007C3F39">
        <w:trPr>
          <w:trHeight w:val="288"/>
        </w:trPr>
        <w:tc>
          <w:tcPr>
            <w:tcW w:w="1880" w:type="dxa"/>
            <w:tcBorders>
              <w:top w:val="nil"/>
              <w:left w:val="nil"/>
              <w:bottom w:val="nil"/>
              <w:right w:val="nil"/>
            </w:tcBorders>
            <w:shd w:val="clear" w:color="auto" w:fill="auto"/>
            <w:noWrap/>
            <w:vAlign w:val="bottom"/>
            <w:hideMark/>
          </w:tcPr>
          <w:p w14:paraId="7284D199"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CSAG</w:t>
            </w:r>
          </w:p>
        </w:tc>
        <w:tc>
          <w:tcPr>
            <w:tcW w:w="5542" w:type="dxa"/>
            <w:tcBorders>
              <w:top w:val="nil"/>
              <w:left w:val="nil"/>
              <w:bottom w:val="nil"/>
              <w:right w:val="nil"/>
            </w:tcBorders>
            <w:shd w:val="clear" w:color="auto" w:fill="auto"/>
            <w:noWrap/>
            <w:vAlign w:val="bottom"/>
            <w:hideMark/>
          </w:tcPr>
          <w:p w14:paraId="6C69D1B7"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Climate Systems Analysis Group</w:t>
            </w:r>
          </w:p>
        </w:tc>
      </w:tr>
      <w:tr w:rsidR="007C3F39" w:rsidRPr="007C3F39" w14:paraId="22400A72" w14:textId="77777777" w:rsidTr="007C3F39">
        <w:trPr>
          <w:trHeight w:val="288"/>
        </w:trPr>
        <w:tc>
          <w:tcPr>
            <w:tcW w:w="1880" w:type="dxa"/>
            <w:tcBorders>
              <w:top w:val="nil"/>
              <w:left w:val="nil"/>
              <w:bottom w:val="nil"/>
              <w:right w:val="nil"/>
            </w:tcBorders>
            <w:shd w:val="clear" w:color="D9D9D9" w:fill="D9D9D9"/>
            <w:noWrap/>
            <w:vAlign w:val="bottom"/>
            <w:hideMark/>
          </w:tcPr>
          <w:p w14:paraId="252C6CB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DASH</w:t>
            </w:r>
          </w:p>
        </w:tc>
        <w:tc>
          <w:tcPr>
            <w:tcW w:w="5542" w:type="dxa"/>
            <w:tcBorders>
              <w:top w:val="nil"/>
              <w:left w:val="nil"/>
              <w:bottom w:val="nil"/>
              <w:right w:val="nil"/>
            </w:tcBorders>
            <w:shd w:val="clear" w:color="D9D9D9" w:fill="D9D9D9"/>
            <w:noWrap/>
            <w:vAlign w:val="bottom"/>
            <w:hideMark/>
          </w:tcPr>
          <w:p w14:paraId="345454A5"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Data and Specimen Hub</w:t>
            </w:r>
          </w:p>
        </w:tc>
      </w:tr>
      <w:tr w:rsidR="007C3F39" w:rsidRPr="007C3F39" w14:paraId="42CA2E6A" w14:textId="77777777" w:rsidTr="007C3F39">
        <w:trPr>
          <w:trHeight w:val="288"/>
        </w:trPr>
        <w:tc>
          <w:tcPr>
            <w:tcW w:w="1880" w:type="dxa"/>
            <w:tcBorders>
              <w:top w:val="nil"/>
              <w:left w:val="nil"/>
              <w:bottom w:val="nil"/>
              <w:right w:val="nil"/>
            </w:tcBorders>
            <w:shd w:val="clear" w:color="auto" w:fill="auto"/>
            <w:noWrap/>
            <w:vAlign w:val="bottom"/>
            <w:hideMark/>
          </w:tcPr>
          <w:p w14:paraId="0DDD7C5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DMAC</w:t>
            </w:r>
          </w:p>
        </w:tc>
        <w:tc>
          <w:tcPr>
            <w:tcW w:w="5542" w:type="dxa"/>
            <w:tcBorders>
              <w:top w:val="nil"/>
              <w:left w:val="nil"/>
              <w:bottom w:val="nil"/>
              <w:right w:val="nil"/>
            </w:tcBorders>
            <w:shd w:val="clear" w:color="auto" w:fill="auto"/>
            <w:noWrap/>
            <w:vAlign w:val="bottom"/>
            <w:hideMark/>
          </w:tcPr>
          <w:p w14:paraId="04F8405F"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Data Management and Analysis Core</w:t>
            </w:r>
          </w:p>
        </w:tc>
      </w:tr>
      <w:tr w:rsidR="007C3F39" w:rsidRPr="007C3F39" w14:paraId="3DE23F49" w14:textId="77777777" w:rsidTr="007C3F39">
        <w:trPr>
          <w:trHeight w:val="288"/>
        </w:trPr>
        <w:tc>
          <w:tcPr>
            <w:tcW w:w="1880" w:type="dxa"/>
            <w:tcBorders>
              <w:top w:val="nil"/>
              <w:left w:val="nil"/>
              <w:bottom w:val="nil"/>
              <w:right w:val="nil"/>
            </w:tcBorders>
            <w:shd w:val="clear" w:color="D9D9D9" w:fill="D9D9D9"/>
            <w:noWrap/>
            <w:vAlign w:val="bottom"/>
            <w:hideMark/>
          </w:tcPr>
          <w:p w14:paraId="6163714C"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DMP</w:t>
            </w:r>
          </w:p>
        </w:tc>
        <w:tc>
          <w:tcPr>
            <w:tcW w:w="5542" w:type="dxa"/>
            <w:tcBorders>
              <w:top w:val="nil"/>
              <w:left w:val="nil"/>
              <w:bottom w:val="nil"/>
              <w:right w:val="nil"/>
            </w:tcBorders>
            <w:shd w:val="clear" w:color="D9D9D9" w:fill="D9D9D9"/>
            <w:noWrap/>
            <w:vAlign w:val="bottom"/>
            <w:hideMark/>
          </w:tcPr>
          <w:p w14:paraId="3EFE53D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Data Management Plan</w:t>
            </w:r>
          </w:p>
        </w:tc>
      </w:tr>
      <w:tr w:rsidR="007C3F39" w:rsidRPr="007C3F39" w14:paraId="6A4C84B5" w14:textId="77777777" w:rsidTr="007C3F39">
        <w:trPr>
          <w:trHeight w:val="288"/>
        </w:trPr>
        <w:tc>
          <w:tcPr>
            <w:tcW w:w="1880" w:type="dxa"/>
            <w:tcBorders>
              <w:top w:val="nil"/>
              <w:left w:val="nil"/>
              <w:bottom w:val="nil"/>
              <w:right w:val="nil"/>
            </w:tcBorders>
            <w:shd w:val="clear" w:color="auto" w:fill="auto"/>
            <w:noWrap/>
            <w:vAlign w:val="bottom"/>
            <w:hideMark/>
          </w:tcPr>
          <w:p w14:paraId="2BA29C80" w14:textId="77777777" w:rsidR="007C3F39" w:rsidRPr="007C3F39" w:rsidRDefault="007C3F39" w:rsidP="007C3F39">
            <w:pPr>
              <w:spacing w:after="0" w:line="240" w:lineRule="auto"/>
              <w:rPr>
                <w:rFonts w:ascii="Calibri" w:eastAsia="Times New Roman" w:hAnsi="Calibri" w:cs="Calibri"/>
                <w:color w:val="000000"/>
                <w:lang w:eastAsia="en-ZA"/>
              </w:rPr>
            </w:pPr>
            <w:proofErr w:type="spellStart"/>
            <w:r w:rsidRPr="007C3F39">
              <w:rPr>
                <w:rFonts w:ascii="Calibri" w:eastAsia="Times New Roman" w:hAnsi="Calibri" w:cs="Calibri"/>
                <w:color w:val="000000"/>
                <w:lang w:eastAsia="en-ZA"/>
              </w:rPr>
              <w:t>DoH</w:t>
            </w:r>
            <w:proofErr w:type="spellEnd"/>
          </w:p>
        </w:tc>
        <w:tc>
          <w:tcPr>
            <w:tcW w:w="5542" w:type="dxa"/>
            <w:tcBorders>
              <w:top w:val="nil"/>
              <w:left w:val="nil"/>
              <w:bottom w:val="nil"/>
              <w:right w:val="nil"/>
            </w:tcBorders>
            <w:shd w:val="clear" w:color="auto" w:fill="auto"/>
            <w:noWrap/>
            <w:vAlign w:val="bottom"/>
            <w:hideMark/>
          </w:tcPr>
          <w:p w14:paraId="185AB13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Department of Health</w:t>
            </w:r>
          </w:p>
        </w:tc>
      </w:tr>
      <w:tr w:rsidR="007C3F39" w:rsidRPr="007C3F39" w14:paraId="48ED353A" w14:textId="77777777" w:rsidTr="007C3F39">
        <w:trPr>
          <w:trHeight w:val="288"/>
        </w:trPr>
        <w:tc>
          <w:tcPr>
            <w:tcW w:w="1880" w:type="dxa"/>
            <w:tcBorders>
              <w:top w:val="nil"/>
              <w:left w:val="nil"/>
              <w:bottom w:val="nil"/>
              <w:right w:val="nil"/>
            </w:tcBorders>
            <w:shd w:val="clear" w:color="D9D9D9" w:fill="D9D9D9"/>
            <w:noWrap/>
            <w:vAlign w:val="bottom"/>
            <w:hideMark/>
          </w:tcPr>
          <w:p w14:paraId="148C00C7"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DRS</w:t>
            </w:r>
          </w:p>
        </w:tc>
        <w:tc>
          <w:tcPr>
            <w:tcW w:w="5542" w:type="dxa"/>
            <w:tcBorders>
              <w:top w:val="nil"/>
              <w:left w:val="nil"/>
              <w:bottom w:val="nil"/>
              <w:right w:val="nil"/>
            </w:tcBorders>
            <w:shd w:val="clear" w:color="D9D9D9" w:fill="D9D9D9"/>
            <w:noWrap/>
            <w:vAlign w:val="bottom"/>
            <w:hideMark/>
          </w:tcPr>
          <w:p w14:paraId="5A0690C8"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Data Reference Syntax</w:t>
            </w:r>
          </w:p>
        </w:tc>
      </w:tr>
      <w:tr w:rsidR="007C3F39" w:rsidRPr="007C3F39" w14:paraId="20F572C6" w14:textId="77777777" w:rsidTr="007C3F39">
        <w:trPr>
          <w:trHeight w:val="288"/>
        </w:trPr>
        <w:tc>
          <w:tcPr>
            <w:tcW w:w="1880" w:type="dxa"/>
            <w:tcBorders>
              <w:top w:val="nil"/>
              <w:left w:val="nil"/>
              <w:bottom w:val="nil"/>
              <w:right w:val="nil"/>
            </w:tcBorders>
            <w:shd w:val="clear" w:color="auto" w:fill="auto"/>
            <w:noWrap/>
            <w:vAlign w:val="bottom"/>
            <w:hideMark/>
          </w:tcPr>
          <w:p w14:paraId="4F1FD37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DSA</w:t>
            </w:r>
          </w:p>
        </w:tc>
        <w:tc>
          <w:tcPr>
            <w:tcW w:w="5542" w:type="dxa"/>
            <w:tcBorders>
              <w:top w:val="nil"/>
              <w:left w:val="nil"/>
              <w:bottom w:val="nil"/>
              <w:right w:val="nil"/>
            </w:tcBorders>
            <w:shd w:val="clear" w:color="auto" w:fill="auto"/>
            <w:noWrap/>
            <w:vAlign w:val="bottom"/>
            <w:hideMark/>
          </w:tcPr>
          <w:p w14:paraId="1300CE4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Data Sharing Agreements</w:t>
            </w:r>
          </w:p>
        </w:tc>
      </w:tr>
      <w:tr w:rsidR="007C3F39" w:rsidRPr="007C3F39" w14:paraId="49413D44" w14:textId="77777777" w:rsidTr="007C3F39">
        <w:trPr>
          <w:trHeight w:val="288"/>
        </w:trPr>
        <w:tc>
          <w:tcPr>
            <w:tcW w:w="1880" w:type="dxa"/>
            <w:tcBorders>
              <w:top w:val="nil"/>
              <w:left w:val="nil"/>
              <w:bottom w:val="nil"/>
              <w:right w:val="nil"/>
            </w:tcBorders>
            <w:shd w:val="clear" w:color="D9D9D9" w:fill="D9D9D9"/>
            <w:noWrap/>
            <w:vAlign w:val="bottom"/>
            <w:hideMark/>
          </w:tcPr>
          <w:p w14:paraId="0340E3A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ECMWF</w:t>
            </w:r>
          </w:p>
        </w:tc>
        <w:tc>
          <w:tcPr>
            <w:tcW w:w="5542" w:type="dxa"/>
            <w:tcBorders>
              <w:top w:val="nil"/>
              <w:left w:val="nil"/>
              <w:bottom w:val="nil"/>
              <w:right w:val="nil"/>
            </w:tcBorders>
            <w:shd w:val="clear" w:color="D9D9D9" w:fill="D9D9D9"/>
            <w:noWrap/>
            <w:vAlign w:val="bottom"/>
            <w:hideMark/>
          </w:tcPr>
          <w:p w14:paraId="6B697F3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 xml:space="preserve">European </w:t>
            </w:r>
            <w:proofErr w:type="spellStart"/>
            <w:r w:rsidRPr="007C3F39">
              <w:rPr>
                <w:rFonts w:ascii="Calibri" w:eastAsia="Times New Roman" w:hAnsi="Calibri" w:cs="Calibri"/>
                <w:color w:val="000000"/>
                <w:lang w:eastAsia="en-ZA"/>
              </w:rPr>
              <w:t>Center</w:t>
            </w:r>
            <w:proofErr w:type="spellEnd"/>
            <w:r w:rsidRPr="007C3F39">
              <w:rPr>
                <w:rFonts w:ascii="Calibri" w:eastAsia="Times New Roman" w:hAnsi="Calibri" w:cs="Calibri"/>
                <w:color w:val="000000"/>
                <w:lang w:eastAsia="en-ZA"/>
              </w:rPr>
              <w:t xml:space="preserve"> for Medium range Weather Forecasts</w:t>
            </w:r>
          </w:p>
        </w:tc>
      </w:tr>
      <w:tr w:rsidR="007C3F39" w:rsidRPr="007C3F39" w14:paraId="7B2F3FF8" w14:textId="77777777" w:rsidTr="007C3F39">
        <w:trPr>
          <w:trHeight w:val="288"/>
        </w:trPr>
        <w:tc>
          <w:tcPr>
            <w:tcW w:w="1880" w:type="dxa"/>
            <w:tcBorders>
              <w:top w:val="nil"/>
              <w:left w:val="nil"/>
              <w:bottom w:val="nil"/>
              <w:right w:val="nil"/>
            </w:tcBorders>
            <w:shd w:val="clear" w:color="auto" w:fill="auto"/>
            <w:noWrap/>
            <w:vAlign w:val="bottom"/>
            <w:hideMark/>
          </w:tcPr>
          <w:p w14:paraId="66D8289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EDCTP</w:t>
            </w:r>
          </w:p>
        </w:tc>
        <w:tc>
          <w:tcPr>
            <w:tcW w:w="5542" w:type="dxa"/>
            <w:tcBorders>
              <w:top w:val="nil"/>
              <w:left w:val="nil"/>
              <w:bottom w:val="nil"/>
              <w:right w:val="nil"/>
            </w:tcBorders>
            <w:shd w:val="clear" w:color="auto" w:fill="auto"/>
            <w:noWrap/>
            <w:vAlign w:val="bottom"/>
            <w:hideMark/>
          </w:tcPr>
          <w:p w14:paraId="0D9A800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European and Developing Countries Clinical Trials Partnership</w:t>
            </w:r>
          </w:p>
        </w:tc>
      </w:tr>
      <w:tr w:rsidR="007C3F39" w:rsidRPr="007C3F39" w14:paraId="628B5816" w14:textId="77777777" w:rsidTr="007C3F39">
        <w:trPr>
          <w:trHeight w:val="288"/>
        </w:trPr>
        <w:tc>
          <w:tcPr>
            <w:tcW w:w="1880" w:type="dxa"/>
            <w:tcBorders>
              <w:top w:val="nil"/>
              <w:left w:val="nil"/>
              <w:bottom w:val="nil"/>
              <w:right w:val="nil"/>
            </w:tcBorders>
            <w:shd w:val="clear" w:color="D9D9D9" w:fill="D9D9D9"/>
            <w:noWrap/>
            <w:vAlign w:val="bottom"/>
            <w:hideMark/>
          </w:tcPr>
          <w:p w14:paraId="5EB617B6"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EWS</w:t>
            </w:r>
          </w:p>
        </w:tc>
        <w:tc>
          <w:tcPr>
            <w:tcW w:w="5542" w:type="dxa"/>
            <w:tcBorders>
              <w:top w:val="nil"/>
              <w:left w:val="nil"/>
              <w:bottom w:val="nil"/>
              <w:right w:val="nil"/>
            </w:tcBorders>
            <w:shd w:val="clear" w:color="D9D9D9" w:fill="D9D9D9"/>
            <w:noWrap/>
            <w:vAlign w:val="bottom"/>
            <w:hideMark/>
          </w:tcPr>
          <w:p w14:paraId="0AB87C75"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Early Warning System</w:t>
            </w:r>
          </w:p>
        </w:tc>
      </w:tr>
      <w:tr w:rsidR="007C3F39" w:rsidRPr="007C3F39" w14:paraId="701A1718" w14:textId="77777777" w:rsidTr="007C3F39">
        <w:trPr>
          <w:trHeight w:val="288"/>
        </w:trPr>
        <w:tc>
          <w:tcPr>
            <w:tcW w:w="1880" w:type="dxa"/>
            <w:tcBorders>
              <w:top w:val="nil"/>
              <w:left w:val="nil"/>
              <w:bottom w:val="nil"/>
              <w:right w:val="nil"/>
            </w:tcBorders>
            <w:shd w:val="clear" w:color="auto" w:fill="auto"/>
            <w:noWrap/>
            <w:vAlign w:val="bottom"/>
            <w:hideMark/>
          </w:tcPr>
          <w:p w14:paraId="16BF3E0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EWSs</w:t>
            </w:r>
          </w:p>
        </w:tc>
        <w:tc>
          <w:tcPr>
            <w:tcW w:w="5542" w:type="dxa"/>
            <w:tcBorders>
              <w:top w:val="nil"/>
              <w:left w:val="nil"/>
              <w:bottom w:val="nil"/>
              <w:right w:val="nil"/>
            </w:tcBorders>
            <w:shd w:val="clear" w:color="auto" w:fill="auto"/>
            <w:noWrap/>
            <w:vAlign w:val="bottom"/>
            <w:hideMark/>
          </w:tcPr>
          <w:p w14:paraId="41BC4E7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Early Warning Systems</w:t>
            </w:r>
          </w:p>
        </w:tc>
      </w:tr>
      <w:tr w:rsidR="007C3F39" w:rsidRPr="007C3F39" w14:paraId="3DC320B5" w14:textId="77777777" w:rsidTr="007C3F39">
        <w:trPr>
          <w:trHeight w:val="288"/>
        </w:trPr>
        <w:tc>
          <w:tcPr>
            <w:tcW w:w="1880" w:type="dxa"/>
            <w:tcBorders>
              <w:top w:val="nil"/>
              <w:left w:val="nil"/>
              <w:bottom w:val="nil"/>
              <w:right w:val="nil"/>
            </w:tcBorders>
            <w:shd w:val="clear" w:color="D9D9D9" w:fill="D9D9D9"/>
            <w:noWrap/>
            <w:vAlign w:val="bottom"/>
            <w:hideMark/>
          </w:tcPr>
          <w:p w14:paraId="33F4EFF3"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FIC</w:t>
            </w:r>
          </w:p>
        </w:tc>
        <w:tc>
          <w:tcPr>
            <w:tcW w:w="5542" w:type="dxa"/>
            <w:tcBorders>
              <w:top w:val="nil"/>
              <w:left w:val="nil"/>
              <w:bottom w:val="nil"/>
              <w:right w:val="nil"/>
            </w:tcBorders>
            <w:shd w:val="clear" w:color="D9D9D9" w:fill="D9D9D9"/>
            <w:noWrap/>
            <w:vAlign w:val="bottom"/>
            <w:hideMark/>
          </w:tcPr>
          <w:p w14:paraId="56A61D69" w14:textId="501C3D9E"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 xml:space="preserve">Fogarty International </w:t>
            </w:r>
            <w:proofErr w:type="spellStart"/>
            <w:r w:rsidRPr="007C3F39">
              <w:rPr>
                <w:rFonts w:ascii="Calibri" w:eastAsia="Times New Roman" w:hAnsi="Calibri" w:cs="Calibri"/>
                <w:color w:val="000000"/>
                <w:lang w:eastAsia="en-ZA"/>
              </w:rPr>
              <w:t>Center</w:t>
            </w:r>
            <w:proofErr w:type="spellEnd"/>
          </w:p>
        </w:tc>
      </w:tr>
      <w:tr w:rsidR="007C3F39" w:rsidRPr="007C3F39" w14:paraId="20C0EB31" w14:textId="77777777" w:rsidTr="007C3F39">
        <w:trPr>
          <w:trHeight w:val="288"/>
        </w:trPr>
        <w:tc>
          <w:tcPr>
            <w:tcW w:w="1880" w:type="dxa"/>
            <w:tcBorders>
              <w:top w:val="nil"/>
              <w:left w:val="nil"/>
              <w:bottom w:val="nil"/>
              <w:right w:val="nil"/>
            </w:tcBorders>
            <w:shd w:val="clear" w:color="auto" w:fill="auto"/>
            <w:noWrap/>
            <w:vAlign w:val="bottom"/>
            <w:hideMark/>
          </w:tcPr>
          <w:p w14:paraId="01CA984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FTP</w:t>
            </w:r>
          </w:p>
        </w:tc>
        <w:tc>
          <w:tcPr>
            <w:tcW w:w="5542" w:type="dxa"/>
            <w:tcBorders>
              <w:top w:val="nil"/>
              <w:left w:val="nil"/>
              <w:bottom w:val="nil"/>
              <w:right w:val="nil"/>
            </w:tcBorders>
            <w:shd w:val="clear" w:color="auto" w:fill="auto"/>
            <w:noWrap/>
            <w:vAlign w:val="bottom"/>
            <w:hideMark/>
          </w:tcPr>
          <w:p w14:paraId="543F7038"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File Transfer Protocol</w:t>
            </w:r>
          </w:p>
        </w:tc>
      </w:tr>
      <w:tr w:rsidR="007C3F39" w:rsidRPr="007C3F39" w14:paraId="73480ED7" w14:textId="77777777" w:rsidTr="007C3F39">
        <w:trPr>
          <w:trHeight w:val="288"/>
        </w:trPr>
        <w:tc>
          <w:tcPr>
            <w:tcW w:w="1880" w:type="dxa"/>
            <w:tcBorders>
              <w:top w:val="nil"/>
              <w:left w:val="nil"/>
              <w:bottom w:val="nil"/>
              <w:right w:val="nil"/>
            </w:tcBorders>
            <w:shd w:val="clear" w:color="D9D9D9" w:fill="D9D9D9"/>
            <w:noWrap/>
            <w:vAlign w:val="bottom"/>
            <w:hideMark/>
          </w:tcPr>
          <w:p w14:paraId="240B6EE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GANTT</w:t>
            </w:r>
          </w:p>
        </w:tc>
        <w:tc>
          <w:tcPr>
            <w:tcW w:w="5542" w:type="dxa"/>
            <w:tcBorders>
              <w:top w:val="nil"/>
              <w:left w:val="nil"/>
              <w:bottom w:val="nil"/>
              <w:right w:val="nil"/>
            </w:tcBorders>
            <w:shd w:val="clear" w:color="D9D9D9" w:fill="D9D9D9"/>
            <w:noWrap/>
            <w:vAlign w:val="bottom"/>
            <w:hideMark/>
          </w:tcPr>
          <w:p w14:paraId="65AB2F7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Generalized Activity Normalization Time Table</w:t>
            </w:r>
          </w:p>
        </w:tc>
      </w:tr>
      <w:tr w:rsidR="007C3F39" w:rsidRPr="007C3F39" w14:paraId="6A0570AC" w14:textId="77777777" w:rsidTr="007C3F39">
        <w:trPr>
          <w:trHeight w:val="288"/>
        </w:trPr>
        <w:tc>
          <w:tcPr>
            <w:tcW w:w="1880" w:type="dxa"/>
            <w:tcBorders>
              <w:top w:val="nil"/>
              <w:left w:val="nil"/>
              <w:bottom w:val="nil"/>
              <w:right w:val="nil"/>
            </w:tcBorders>
            <w:shd w:val="clear" w:color="auto" w:fill="auto"/>
            <w:noWrap/>
            <w:vAlign w:val="bottom"/>
            <w:hideMark/>
          </w:tcPr>
          <w:p w14:paraId="2E6E338F"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GCM</w:t>
            </w:r>
          </w:p>
        </w:tc>
        <w:tc>
          <w:tcPr>
            <w:tcW w:w="5542" w:type="dxa"/>
            <w:tcBorders>
              <w:top w:val="nil"/>
              <w:left w:val="nil"/>
              <w:bottom w:val="nil"/>
              <w:right w:val="nil"/>
            </w:tcBorders>
            <w:shd w:val="clear" w:color="auto" w:fill="auto"/>
            <w:noWrap/>
            <w:vAlign w:val="bottom"/>
            <w:hideMark/>
          </w:tcPr>
          <w:p w14:paraId="54BCCCB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Global Climate Model</w:t>
            </w:r>
          </w:p>
        </w:tc>
      </w:tr>
      <w:tr w:rsidR="007C3F39" w:rsidRPr="007C3F39" w14:paraId="3A54D948" w14:textId="77777777" w:rsidTr="007C3F39">
        <w:trPr>
          <w:trHeight w:val="288"/>
        </w:trPr>
        <w:tc>
          <w:tcPr>
            <w:tcW w:w="1880" w:type="dxa"/>
            <w:tcBorders>
              <w:top w:val="nil"/>
              <w:left w:val="nil"/>
              <w:bottom w:val="nil"/>
              <w:right w:val="nil"/>
            </w:tcBorders>
            <w:shd w:val="clear" w:color="D9D9D9" w:fill="D9D9D9"/>
            <w:noWrap/>
            <w:vAlign w:val="bottom"/>
            <w:hideMark/>
          </w:tcPr>
          <w:p w14:paraId="6DC07689"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GCRO</w:t>
            </w:r>
          </w:p>
        </w:tc>
        <w:tc>
          <w:tcPr>
            <w:tcW w:w="5542" w:type="dxa"/>
            <w:tcBorders>
              <w:top w:val="nil"/>
              <w:left w:val="nil"/>
              <w:bottom w:val="nil"/>
              <w:right w:val="nil"/>
            </w:tcBorders>
            <w:shd w:val="clear" w:color="D9D9D9" w:fill="D9D9D9"/>
            <w:noWrap/>
            <w:vAlign w:val="bottom"/>
            <w:hideMark/>
          </w:tcPr>
          <w:p w14:paraId="0B904FDF"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Gauteng City Region Observatory</w:t>
            </w:r>
          </w:p>
        </w:tc>
      </w:tr>
      <w:tr w:rsidR="007C3F39" w:rsidRPr="007C3F39" w14:paraId="1A869022" w14:textId="77777777" w:rsidTr="007C3F39">
        <w:trPr>
          <w:trHeight w:val="288"/>
        </w:trPr>
        <w:tc>
          <w:tcPr>
            <w:tcW w:w="1880" w:type="dxa"/>
            <w:tcBorders>
              <w:top w:val="nil"/>
              <w:left w:val="nil"/>
              <w:bottom w:val="nil"/>
              <w:right w:val="nil"/>
            </w:tcBorders>
            <w:shd w:val="clear" w:color="auto" w:fill="auto"/>
            <w:noWrap/>
            <w:vAlign w:val="bottom"/>
            <w:hideMark/>
          </w:tcPr>
          <w:p w14:paraId="64206CA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GSOD</w:t>
            </w:r>
          </w:p>
        </w:tc>
        <w:tc>
          <w:tcPr>
            <w:tcW w:w="5542" w:type="dxa"/>
            <w:tcBorders>
              <w:top w:val="nil"/>
              <w:left w:val="nil"/>
              <w:bottom w:val="nil"/>
              <w:right w:val="nil"/>
            </w:tcBorders>
            <w:shd w:val="clear" w:color="auto" w:fill="auto"/>
            <w:noWrap/>
            <w:vAlign w:val="bottom"/>
            <w:hideMark/>
          </w:tcPr>
          <w:p w14:paraId="4AF455A6"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Global Summary Of the Day</w:t>
            </w:r>
          </w:p>
        </w:tc>
      </w:tr>
      <w:tr w:rsidR="007C3F39" w:rsidRPr="007C3F39" w14:paraId="3AB01D84" w14:textId="77777777" w:rsidTr="007C3F39">
        <w:trPr>
          <w:trHeight w:val="288"/>
        </w:trPr>
        <w:tc>
          <w:tcPr>
            <w:tcW w:w="1880" w:type="dxa"/>
            <w:tcBorders>
              <w:top w:val="nil"/>
              <w:left w:val="nil"/>
              <w:bottom w:val="nil"/>
              <w:right w:val="nil"/>
            </w:tcBorders>
            <w:shd w:val="clear" w:color="D9D9D9" w:fill="D9D9D9"/>
            <w:noWrap/>
            <w:vAlign w:val="bottom"/>
            <w:hideMark/>
          </w:tcPr>
          <w:p w14:paraId="37541F2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HDSS</w:t>
            </w:r>
          </w:p>
        </w:tc>
        <w:tc>
          <w:tcPr>
            <w:tcW w:w="5542" w:type="dxa"/>
            <w:tcBorders>
              <w:top w:val="nil"/>
              <w:left w:val="nil"/>
              <w:bottom w:val="nil"/>
              <w:right w:val="nil"/>
            </w:tcBorders>
            <w:shd w:val="clear" w:color="D9D9D9" w:fill="D9D9D9"/>
            <w:noWrap/>
            <w:vAlign w:val="bottom"/>
            <w:hideMark/>
          </w:tcPr>
          <w:p w14:paraId="313AE00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Health and Demographic Surveillance System</w:t>
            </w:r>
          </w:p>
        </w:tc>
      </w:tr>
      <w:tr w:rsidR="007C3F39" w:rsidRPr="007C3F39" w14:paraId="0A54E828" w14:textId="77777777" w:rsidTr="007C3F39">
        <w:trPr>
          <w:trHeight w:val="288"/>
        </w:trPr>
        <w:tc>
          <w:tcPr>
            <w:tcW w:w="1880" w:type="dxa"/>
            <w:tcBorders>
              <w:top w:val="nil"/>
              <w:left w:val="nil"/>
              <w:bottom w:val="nil"/>
              <w:right w:val="nil"/>
            </w:tcBorders>
            <w:shd w:val="clear" w:color="auto" w:fill="auto"/>
            <w:noWrap/>
            <w:vAlign w:val="bottom"/>
            <w:hideMark/>
          </w:tcPr>
          <w:p w14:paraId="11692FA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HIV</w:t>
            </w:r>
          </w:p>
        </w:tc>
        <w:tc>
          <w:tcPr>
            <w:tcW w:w="5542" w:type="dxa"/>
            <w:tcBorders>
              <w:top w:val="nil"/>
              <w:left w:val="nil"/>
              <w:bottom w:val="nil"/>
              <w:right w:val="nil"/>
            </w:tcBorders>
            <w:shd w:val="clear" w:color="auto" w:fill="auto"/>
            <w:noWrap/>
            <w:vAlign w:val="bottom"/>
            <w:hideMark/>
          </w:tcPr>
          <w:p w14:paraId="0B565704"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Human Immune deficiency Virus</w:t>
            </w:r>
          </w:p>
        </w:tc>
      </w:tr>
      <w:tr w:rsidR="007C3F39" w:rsidRPr="007C3F39" w14:paraId="3A16A3DC" w14:textId="77777777" w:rsidTr="007C3F39">
        <w:trPr>
          <w:trHeight w:val="288"/>
        </w:trPr>
        <w:tc>
          <w:tcPr>
            <w:tcW w:w="1880" w:type="dxa"/>
            <w:tcBorders>
              <w:top w:val="nil"/>
              <w:left w:val="nil"/>
              <w:bottom w:val="nil"/>
              <w:right w:val="nil"/>
            </w:tcBorders>
            <w:shd w:val="clear" w:color="D9D9D9" w:fill="D9D9D9"/>
            <w:noWrap/>
            <w:vAlign w:val="bottom"/>
            <w:hideMark/>
          </w:tcPr>
          <w:p w14:paraId="765B06B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HPC</w:t>
            </w:r>
          </w:p>
        </w:tc>
        <w:tc>
          <w:tcPr>
            <w:tcW w:w="5542" w:type="dxa"/>
            <w:tcBorders>
              <w:top w:val="nil"/>
              <w:left w:val="nil"/>
              <w:bottom w:val="nil"/>
              <w:right w:val="nil"/>
            </w:tcBorders>
            <w:shd w:val="clear" w:color="D9D9D9" w:fill="D9D9D9"/>
            <w:noWrap/>
            <w:vAlign w:val="bottom"/>
            <w:hideMark/>
          </w:tcPr>
          <w:p w14:paraId="1D1E9A6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High Performance Computing</w:t>
            </w:r>
          </w:p>
        </w:tc>
      </w:tr>
      <w:tr w:rsidR="007C3F39" w:rsidRPr="007C3F39" w14:paraId="42734EF4" w14:textId="77777777" w:rsidTr="007C3F39">
        <w:trPr>
          <w:trHeight w:val="288"/>
        </w:trPr>
        <w:tc>
          <w:tcPr>
            <w:tcW w:w="1880" w:type="dxa"/>
            <w:tcBorders>
              <w:top w:val="nil"/>
              <w:left w:val="nil"/>
              <w:bottom w:val="nil"/>
              <w:right w:val="nil"/>
            </w:tcBorders>
            <w:shd w:val="clear" w:color="auto" w:fill="auto"/>
            <w:noWrap/>
            <w:vAlign w:val="bottom"/>
            <w:hideMark/>
          </w:tcPr>
          <w:p w14:paraId="1198F01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LST</w:t>
            </w:r>
          </w:p>
        </w:tc>
        <w:tc>
          <w:tcPr>
            <w:tcW w:w="5542" w:type="dxa"/>
            <w:tcBorders>
              <w:top w:val="nil"/>
              <w:left w:val="nil"/>
              <w:bottom w:val="nil"/>
              <w:right w:val="nil"/>
            </w:tcBorders>
            <w:shd w:val="clear" w:color="auto" w:fill="auto"/>
            <w:noWrap/>
            <w:vAlign w:val="bottom"/>
            <w:hideMark/>
          </w:tcPr>
          <w:p w14:paraId="33403D1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Land Surface Temperature</w:t>
            </w:r>
          </w:p>
        </w:tc>
      </w:tr>
      <w:tr w:rsidR="007C3F39" w:rsidRPr="007C3F39" w14:paraId="7696494F" w14:textId="77777777" w:rsidTr="007C3F39">
        <w:trPr>
          <w:trHeight w:val="288"/>
        </w:trPr>
        <w:tc>
          <w:tcPr>
            <w:tcW w:w="1880" w:type="dxa"/>
            <w:tcBorders>
              <w:top w:val="nil"/>
              <w:left w:val="nil"/>
              <w:bottom w:val="nil"/>
              <w:right w:val="nil"/>
            </w:tcBorders>
            <w:shd w:val="clear" w:color="D9D9D9" w:fill="D9D9D9"/>
            <w:noWrap/>
            <w:vAlign w:val="bottom"/>
            <w:hideMark/>
          </w:tcPr>
          <w:p w14:paraId="5CA8ACB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MCV</w:t>
            </w:r>
          </w:p>
        </w:tc>
        <w:tc>
          <w:tcPr>
            <w:tcW w:w="5542" w:type="dxa"/>
            <w:tcBorders>
              <w:top w:val="nil"/>
              <w:left w:val="nil"/>
              <w:bottom w:val="nil"/>
              <w:right w:val="nil"/>
            </w:tcBorders>
            <w:shd w:val="clear" w:color="D9D9D9" w:fill="D9D9D9"/>
            <w:noWrap/>
            <w:vAlign w:val="bottom"/>
            <w:hideMark/>
          </w:tcPr>
          <w:p w14:paraId="4DF6227F"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Mean Cell Volume</w:t>
            </w:r>
          </w:p>
        </w:tc>
      </w:tr>
      <w:tr w:rsidR="007C3F39" w:rsidRPr="007C3F39" w14:paraId="78157BA6" w14:textId="77777777" w:rsidTr="007C3F39">
        <w:trPr>
          <w:trHeight w:val="288"/>
        </w:trPr>
        <w:tc>
          <w:tcPr>
            <w:tcW w:w="1880" w:type="dxa"/>
            <w:tcBorders>
              <w:top w:val="nil"/>
              <w:left w:val="nil"/>
              <w:bottom w:val="nil"/>
              <w:right w:val="nil"/>
            </w:tcBorders>
            <w:shd w:val="clear" w:color="auto" w:fill="auto"/>
            <w:noWrap/>
            <w:vAlign w:val="bottom"/>
            <w:hideMark/>
          </w:tcPr>
          <w:p w14:paraId="7E876078"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MODIS</w:t>
            </w:r>
          </w:p>
        </w:tc>
        <w:tc>
          <w:tcPr>
            <w:tcW w:w="5542" w:type="dxa"/>
            <w:tcBorders>
              <w:top w:val="nil"/>
              <w:left w:val="nil"/>
              <w:bottom w:val="nil"/>
              <w:right w:val="nil"/>
            </w:tcBorders>
            <w:shd w:val="clear" w:color="auto" w:fill="auto"/>
            <w:noWrap/>
            <w:vAlign w:val="bottom"/>
            <w:hideMark/>
          </w:tcPr>
          <w:p w14:paraId="2A8CD6B4"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Moderate Resolution Imaging Spectroradiometer</w:t>
            </w:r>
          </w:p>
        </w:tc>
      </w:tr>
      <w:tr w:rsidR="007C3F39" w:rsidRPr="007C3F39" w14:paraId="49DBAF2C" w14:textId="77777777" w:rsidTr="007C3F39">
        <w:trPr>
          <w:trHeight w:val="288"/>
        </w:trPr>
        <w:tc>
          <w:tcPr>
            <w:tcW w:w="1880" w:type="dxa"/>
            <w:tcBorders>
              <w:top w:val="nil"/>
              <w:left w:val="nil"/>
              <w:bottom w:val="nil"/>
              <w:right w:val="nil"/>
            </w:tcBorders>
            <w:shd w:val="clear" w:color="D9D9D9" w:fill="D9D9D9"/>
            <w:noWrap/>
            <w:vAlign w:val="bottom"/>
            <w:hideMark/>
          </w:tcPr>
          <w:p w14:paraId="6B357B59"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MRC</w:t>
            </w:r>
          </w:p>
        </w:tc>
        <w:tc>
          <w:tcPr>
            <w:tcW w:w="5542" w:type="dxa"/>
            <w:tcBorders>
              <w:top w:val="nil"/>
              <w:left w:val="nil"/>
              <w:bottom w:val="nil"/>
              <w:right w:val="nil"/>
            </w:tcBorders>
            <w:shd w:val="clear" w:color="D9D9D9" w:fill="D9D9D9"/>
            <w:noWrap/>
            <w:vAlign w:val="bottom"/>
            <w:hideMark/>
          </w:tcPr>
          <w:p w14:paraId="7DCA02D5"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Medical Research Council</w:t>
            </w:r>
          </w:p>
        </w:tc>
      </w:tr>
      <w:tr w:rsidR="007C3F39" w:rsidRPr="007C3F39" w14:paraId="6B11635A" w14:textId="77777777" w:rsidTr="007C3F39">
        <w:trPr>
          <w:trHeight w:val="288"/>
        </w:trPr>
        <w:tc>
          <w:tcPr>
            <w:tcW w:w="1880" w:type="dxa"/>
            <w:tcBorders>
              <w:top w:val="nil"/>
              <w:left w:val="nil"/>
              <w:bottom w:val="nil"/>
              <w:right w:val="nil"/>
            </w:tcBorders>
            <w:shd w:val="clear" w:color="auto" w:fill="auto"/>
            <w:noWrap/>
            <w:vAlign w:val="bottom"/>
            <w:hideMark/>
          </w:tcPr>
          <w:p w14:paraId="0BDC0653"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NDVI</w:t>
            </w:r>
          </w:p>
        </w:tc>
        <w:tc>
          <w:tcPr>
            <w:tcW w:w="5542" w:type="dxa"/>
            <w:tcBorders>
              <w:top w:val="nil"/>
              <w:left w:val="nil"/>
              <w:bottom w:val="nil"/>
              <w:right w:val="nil"/>
            </w:tcBorders>
            <w:shd w:val="clear" w:color="auto" w:fill="auto"/>
            <w:noWrap/>
            <w:vAlign w:val="bottom"/>
            <w:hideMark/>
          </w:tcPr>
          <w:p w14:paraId="12EB61B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Normalized Difference Vegetation Index</w:t>
            </w:r>
          </w:p>
        </w:tc>
      </w:tr>
      <w:tr w:rsidR="007C3F39" w:rsidRPr="007C3F39" w14:paraId="6DFE9A79" w14:textId="77777777" w:rsidTr="007C3F39">
        <w:trPr>
          <w:trHeight w:val="288"/>
        </w:trPr>
        <w:tc>
          <w:tcPr>
            <w:tcW w:w="1880" w:type="dxa"/>
            <w:tcBorders>
              <w:top w:val="nil"/>
              <w:left w:val="nil"/>
              <w:bottom w:val="nil"/>
              <w:right w:val="nil"/>
            </w:tcBorders>
            <w:shd w:val="clear" w:color="D9D9D9" w:fill="D9D9D9"/>
            <w:noWrap/>
            <w:vAlign w:val="bottom"/>
            <w:hideMark/>
          </w:tcPr>
          <w:p w14:paraId="151D6FC8"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lastRenderedPageBreak/>
              <w:t>NIST</w:t>
            </w:r>
          </w:p>
        </w:tc>
        <w:tc>
          <w:tcPr>
            <w:tcW w:w="5542" w:type="dxa"/>
            <w:tcBorders>
              <w:top w:val="nil"/>
              <w:left w:val="nil"/>
              <w:bottom w:val="nil"/>
              <w:right w:val="nil"/>
            </w:tcBorders>
            <w:shd w:val="clear" w:color="D9D9D9" w:fill="D9D9D9"/>
            <w:noWrap/>
            <w:vAlign w:val="bottom"/>
            <w:hideMark/>
          </w:tcPr>
          <w:p w14:paraId="2555F757"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National Institute of Standards and Technology</w:t>
            </w:r>
          </w:p>
        </w:tc>
      </w:tr>
      <w:tr w:rsidR="007C3F39" w:rsidRPr="007C3F39" w14:paraId="291BA8F4" w14:textId="77777777" w:rsidTr="007C3F39">
        <w:trPr>
          <w:trHeight w:val="288"/>
        </w:trPr>
        <w:tc>
          <w:tcPr>
            <w:tcW w:w="1880" w:type="dxa"/>
            <w:tcBorders>
              <w:top w:val="nil"/>
              <w:left w:val="nil"/>
              <w:bottom w:val="nil"/>
              <w:right w:val="nil"/>
            </w:tcBorders>
            <w:shd w:val="clear" w:color="auto" w:fill="auto"/>
            <w:noWrap/>
            <w:vAlign w:val="bottom"/>
            <w:hideMark/>
          </w:tcPr>
          <w:p w14:paraId="5B78F3F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NIH</w:t>
            </w:r>
          </w:p>
        </w:tc>
        <w:tc>
          <w:tcPr>
            <w:tcW w:w="5542" w:type="dxa"/>
            <w:tcBorders>
              <w:top w:val="nil"/>
              <w:left w:val="nil"/>
              <w:bottom w:val="nil"/>
              <w:right w:val="nil"/>
            </w:tcBorders>
            <w:shd w:val="clear" w:color="auto" w:fill="auto"/>
            <w:noWrap/>
            <w:vAlign w:val="bottom"/>
            <w:hideMark/>
          </w:tcPr>
          <w:p w14:paraId="4A33324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National Institute of Health</w:t>
            </w:r>
          </w:p>
        </w:tc>
      </w:tr>
      <w:tr w:rsidR="007C3F39" w:rsidRPr="007C3F39" w14:paraId="7EFC308F" w14:textId="77777777" w:rsidTr="007C3F39">
        <w:trPr>
          <w:trHeight w:val="288"/>
        </w:trPr>
        <w:tc>
          <w:tcPr>
            <w:tcW w:w="1880" w:type="dxa"/>
            <w:tcBorders>
              <w:top w:val="nil"/>
              <w:left w:val="nil"/>
              <w:bottom w:val="nil"/>
              <w:right w:val="nil"/>
            </w:tcBorders>
            <w:shd w:val="clear" w:color="D9D9D9" w:fill="D9D9D9"/>
            <w:noWrap/>
            <w:vAlign w:val="bottom"/>
            <w:hideMark/>
          </w:tcPr>
          <w:p w14:paraId="252D5B1B"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OLI</w:t>
            </w:r>
          </w:p>
        </w:tc>
        <w:tc>
          <w:tcPr>
            <w:tcW w:w="5542" w:type="dxa"/>
            <w:tcBorders>
              <w:top w:val="nil"/>
              <w:left w:val="nil"/>
              <w:bottom w:val="nil"/>
              <w:right w:val="nil"/>
            </w:tcBorders>
            <w:shd w:val="clear" w:color="D9D9D9" w:fill="D9D9D9"/>
            <w:noWrap/>
            <w:vAlign w:val="bottom"/>
            <w:hideMark/>
          </w:tcPr>
          <w:p w14:paraId="580CD2B4"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Operational Land Imager</w:t>
            </w:r>
          </w:p>
        </w:tc>
      </w:tr>
      <w:tr w:rsidR="007C3F39" w:rsidRPr="007C3F39" w14:paraId="7679BA10" w14:textId="77777777" w:rsidTr="007C3F39">
        <w:trPr>
          <w:trHeight w:val="288"/>
        </w:trPr>
        <w:tc>
          <w:tcPr>
            <w:tcW w:w="1880" w:type="dxa"/>
            <w:tcBorders>
              <w:top w:val="nil"/>
              <w:left w:val="nil"/>
              <w:bottom w:val="nil"/>
              <w:right w:val="nil"/>
            </w:tcBorders>
            <w:shd w:val="clear" w:color="auto" w:fill="auto"/>
            <w:noWrap/>
            <w:vAlign w:val="bottom"/>
            <w:hideMark/>
          </w:tcPr>
          <w:p w14:paraId="2BDFD0B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PI</w:t>
            </w:r>
          </w:p>
        </w:tc>
        <w:tc>
          <w:tcPr>
            <w:tcW w:w="5542" w:type="dxa"/>
            <w:tcBorders>
              <w:top w:val="nil"/>
              <w:left w:val="nil"/>
              <w:bottom w:val="nil"/>
              <w:right w:val="nil"/>
            </w:tcBorders>
            <w:shd w:val="clear" w:color="auto" w:fill="auto"/>
            <w:noWrap/>
            <w:vAlign w:val="bottom"/>
            <w:hideMark/>
          </w:tcPr>
          <w:p w14:paraId="4457C6F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Principal Investigator</w:t>
            </w:r>
          </w:p>
        </w:tc>
      </w:tr>
      <w:tr w:rsidR="007C3F39" w:rsidRPr="007C3F39" w14:paraId="28C55ABB" w14:textId="77777777" w:rsidTr="007C3F39">
        <w:trPr>
          <w:trHeight w:val="288"/>
        </w:trPr>
        <w:tc>
          <w:tcPr>
            <w:tcW w:w="1880" w:type="dxa"/>
            <w:tcBorders>
              <w:top w:val="nil"/>
              <w:left w:val="nil"/>
              <w:bottom w:val="nil"/>
              <w:right w:val="nil"/>
            </w:tcBorders>
            <w:shd w:val="clear" w:color="D9D9D9" w:fill="D9D9D9"/>
            <w:noWrap/>
            <w:vAlign w:val="bottom"/>
            <w:hideMark/>
          </w:tcPr>
          <w:p w14:paraId="36E3F61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POPIA</w:t>
            </w:r>
          </w:p>
        </w:tc>
        <w:tc>
          <w:tcPr>
            <w:tcW w:w="5542" w:type="dxa"/>
            <w:tcBorders>
              <w:top w:val="nil"/>
              <w:left w:val="nil"/>
              <w:bottom w:val="nil"/>
              <w:right w:val="nil"/>
            </w:tcBorders>
            <w:shd w:val="clear" w:color="D9D9D9" w:fill="D9D9D9"/>
            <w:noWrap/>
            <w:vAlign w:val="bottom"/>
            <w:hideMark/>
          </w:tcPr>
          <w:p w14:paraId="6263C69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Protection of Personal Information Act</w:t>
            </w:r>
          </w:p>
        </w:tc>
      </w:tr>
      <w:tr w:rsidR="007C3F39" w:rsidRPr="007C3F39" w14:paraId="5B818C82" w14:textId="77777777" w:rsidTr="007C3F39">
        <w:trPr>
          <w:trHeight w:val="288"/>
        </w:trPr>
        <w:tc>
          <w:tcPr>
            <w:tcW w:w="1880" w:type="dxa"/>
            <w:tcBorders>
              <w:top w:val="nil"/>
              <w:left w:val="nil"/>
              <w:bottom w:val="nil"/>
              <w:right w:val="nil"/>
            </w:tcBorders>
            <w:shd w:val="clear" w:color="auto" w:fill="auto"/>
            <w:noWrap/>
            <w:vAlign w:val="bottom"/>
            <w:hideMark/>
          </w:tcPr>
          <w:p w14:paraId="3636784C"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RHI</w:t>
            </w:r>
          </w:p>
        </w:tc>
        <w:tc>
          <w:tcPr>
            <w:tcW w:w="5542" w:type="dxa"/>
            <w:tcBorders>
              <w:top w:val="nil"/>
              <w:left w:val="nil"/>
              <w:bottom w:val="nil"/>
              <w:right w:val="nil"/>
            </w:tcBorders>
            <w:shd w:val="clear" w:color="auto" w:fill="auto"/>
            <w:noWrap/>
            <w:vAlign w:val="bottom"/>
            <w:hideMark/>
          </w:tcPr>
          <w:p w14:paraId="62B1D69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Reproductive Health and HIV Institute</w:t>
            </w:r>
          </w:p>
        </w:tc>
      </w:tr>
      <w:tr w:rsidR="007C3F39" w:rsidRPr="007C3F39" w14:paraId="53B1751E" w14:textId="77777777" w:rsidTr="007C3F39">
        <w:trPr>
          <w:trHeight w:val="288"/>
        </w:trPr>
        <w:tc>
          <w:tcPr>
            <w:tcW w:w="1880" w:type="dxa"/>
            <w:tcBorders>
              <w:top w:val="nil"/>
              <w:left w:val="nil"/>
              <w:bottom w:val="nil"/>
              <w:right w:val="nil"/>
            </w:tcBorders>
            <w:shd w:val="clear" w:color="D9D9D9" w:fill="D9D9D9"/>
            <w:noWrap/>
            <w:vAlign w:val="bottom"/>
            <w:hideMark/>
          </w:tcPr>
          <w:p w14:paraId="13F83F88" w14:textId="77777777" w:rsidR="007C3F39" w:rsidRPr="007C3F39" w:rsidRDefault="007C3F39" w:rsidP="007C3F39">
            <w:pPr>
              <w:spacing w:after="0" w:line="240" w:lineRule="auto"/>
              <w:rPr>
                <w:rFonts w:ascii="Calibri" w:eastAsia="Times New Roman" w:hAnsi="Calibri" w:cs="Calibri"/>
                <w:color w:val="000000"/>
                <w:lang w:eastAsia="en-ZA"/>
              </w:rPr>
            </w:pPr>
            <w:proofErr w:type="spellStart"/>
            <w:r w:rsidRPr="007C3F39">
              <w:rPr>
                <w:rFonts w:ascii="Calibri" w:eastAsia="Times New Roman" w:hAnsi="Calibri" w:cs="Calibri"/>
                <w:color w:val="000000"/>
                <w:lang w:eastAsia="en-ZA"/>
              </w:rPr>
              <w:t>RoB</w:t>
            </w:r>
            <w:proofErr w:type="spellEnd"/>
          </w:p>
        </w:tc>
        <w:tc>
          <w:tcPr>
            <w:tcW w:w="5542" w:type="dxa"/>
            <w:tcBorders>
              <w:top w:val="nil"/>
              <w:left w:val="nil"/>
              <w:bottom w:val="nil"/>
              <w:right w:val="nil"/>
            </w:tcBorders>
            <w:shd w:val="clear" w:color="D9D9D9" w:fill="D9D9D9"/>
            <w:noWrap/>
            <w:vAlign w:val="bottom"/>
            <w:hideMark/>
          </w:tcPr>
          <w:p w14:paraId="35A9F1E4"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risk of bias</w:t>
            </w:r>
          </w:p>
        </w:tc>
      </w:tr>
      <w:tr w:rsidR="007C3F39" w:rsidRPr="007C3F39" w14:paraId="5DD04EAF" w14:textId="77777777" w:rsidTr="007C3F39">
        <w:trPr>
          <w:trHeight w:val="288"/>
        </w:trPr>
        <w:tc>
          <w:tcPr>
            <w:tcW w:w="1880" w:type="dxa"/>
            <w:tcBorders>
              <w:top w:val="nil"/>
              <w:left w:val="nil"/>
              <w:bottom w:val="nil"/>
              <w:right w:val="nil"/>
            </w:tcBorders>
            <w:shd w:val="clear" w:color="auto" w:fill="auto"/>
            <w:noWrap/>
            <w:vAlign w:val="bottom"/>
            <w:hideMark/>
          </w:tcPr>
          <w:p w14:paraId="59E6F01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RP1</w:t>
            </w:r>
          </w:p>
        </w:tc>
        <w:tc>
          <w:tcPr>
            <w:tcW w:w="5542" w:type="dxa"/>
            <w:tcBorders>
              <w:top w:val="nil"/>
              <w:left w:val="nil"/>
              <w:bottom w:val="nil"/>
              <w:right w:val="nil"/>
            </w:tcBorders>
            <w:shd w:val="clear" w:color="auto" w:fill="auto"/>
            <w:noWrap/>
            <w:vAlign w:val="bottom"/>
            <w:hideMark/>
          </w:tcPr>
          <w:p w14:paraId="0B9492CC"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Research Project 1</w:t>
            </w:r>
          </w:p>
        </w:tc>
      </w:tr>
      <w:tr w:rsidR="007C3F39" w:rsidRPr="007C3F39" w14:paraId="627A3718" w14:textId="77777777" w:rsidTr="007C3F39">
        <w:trPr>
          <w:trHeight w:val="288"/>
        </w:trPr>
        <w:tc>
          <w:tcPr>
            <w:tcW w:w="1880" w:type="dxa"/>
            <w:tcBorders>
              <w:top w:val="nil"/>
              <w:left w:val="nil"/>
              <w:bottom w:val="nil"/>
              <w:right w:val="nil"/>
            </w:tcBorders>
            <w:shd w:val="clear" w:color="D9D9D9" w:fill="D9D9D9"/>
            <w:noWrap/>
            <w:vAlign w:val="bottom"/>
            <w:hideMark/>
          </w:tcPr>
          <w:p w14:paraId="1B6780B8"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 xml:space="preserve">RP2 </w:t>
            </w:r>
          </w:p>
        </w:tc>
        <w:tc>
          <w:tcPr>
            <w:tcW w:w="5542" w:type="dxa"/>
            <w:tcBorders>
              <w:top w:val="nil"/>
              <w:left w:val="nil"/>
              <w:bottom w:val="nil"/>
              <w:right w:val="nil"/>
            </w:tcBorders>
            <w:shd w:val="clear" w:color="D9D9D9" w:fill="D9D9D9"/>
            <w:noWrap/>
            <w:vAlign w:val="bottom"/>
            <w:hideMark/>
          </w:tcPr>
          <w:p w14:paraId="6CC1D0F5"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Research Project 2</w:t>
            </w:r>
          </w:p>
        </w:tc>
      </w:tr>
      <w:tr w:rsidR="007C3F39" w:rsidRPr="007C3F39" w14:paraId="31C9AC0B" w14:textId="77777777" w:rsidTr="007C3F39">
        <w:trPr>
          <w:trHeight w:val="288"/>
        </w:trPr>
        <w:tc>
          <w:tcPr>
            <w:tcW w:w="1880" w:type="dxa"/>
            <w:tcBorders>
              <w:top w:val="nil"/>
              <w:left w:val="nil"/>
              <w:bottom w:val="nil"/>
              <w:right w:val="nil"/>
            </w:tcBorders>
            <w:shd w:val="clear" w:color="auto" w:fill="auto"/>
            <w:noWrap/>
            <w:vAlign w:val="bottom"/>
            <w:hideMark/>
          </w:tcPr>
          <w:p w14:paraId="05A089BC"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 xml:space="preserve">RPs </w:t>
            </w:r>
          </w:p>
        </w:tc>
        <w:tc>
          <w:tcPr>
            <w:tcW w:w="5542" w:type="dxa"/>
            <w:tcBorders>
              <w:top w:val="nil"/>
              <w:left w:val="nil"/>
              <w:bottom w:val="nil"/>
              <w:right w:val="nil"/>
            </w:tcBorders>
            <w:shd w:val="clear" w:color="auto" w:fill="auto"/>
            <w:noWrap/>
            <w:vAlign w:val="bottom"/>
            <w:hideMark/>
          </w:tcPr>
          <w:p w14:paraId="7AD0A7F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Research Projects</w:t>
            </w:r>
          </w:p>
        </w:tc>
      </w:tr>
      <w:tr w:rsidR="007C3F39" w:rsidRPr="007C3F39" w14:paraId="6E01151A" w14:textId="77777777" w:rsidTr="007C3F39">
        <w:trPr>
          <w:trHeight w:val="288"/>
        </w:trPr>
        <w:tc>
          <w:tcPr>
            <w:tcW w:w="1880" w:type="dxa"/>
            <w:tcBorders>
              <w:top w:val="nil"/>
              <w:left w:val="nil"/>
              <w:bottom w:val="nil"/>
              <w:right w:val="nil"/>
            </w:tcBorders>
            <w:shd w:val="clear" w:color="D9D9D9" w:fill="D9D9D9"/>
            <w:noWrap/>
            <w:vAlign w:val="bottom"/>
            <w:hideMark/>
          </w:tcPr>
          <w:p w14:paraId="20D9E3B6"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SC</w:t>
            </w:r>
          </w:p>
        </w:tc>
        <w:tc>
          <w:tcPr>
            <w:tcW w:w="5542" w:type="dxa"/>
            <w:tcBorders>
              <w:top w:val="nil"/>
              <w:left w:val="nil"/>
              <w:bottom w:val="nil"/>
              <w:right w:val="nil"/>
            </w:tcBorders>
            <w:shd w:val="clear" w:color="D9D9D9" w:fill="D9D9D9"/>
            <w:noWrap/>
            <w:vAlign w:val="bottom"/>
            <w:hideMark/>
          </w:tcPr>
          <w:p w14:paraId="62017C0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Steering Committee</w:t>
            </w:r>
          </w:p>
        </w:tc>
      </w:tr>
      <w:tr w:rsidR="007C3F39" w:rsidRPr="007C3F39" w14:paraId="4CF4D9FD" w14:textId="77777777" w:rsidTr="007C3F39">
        <w:trPr>
          <w:trHeight w:val="288"/>
        </w:trPr>
        <w:tc>
          <w:tcPr>
            <w:tcW w:w="1880" w:type="dxa"/>
            <w:tcBorders>
              <w:top w:val="nil"/>
              <w:left w:val="nil"/>
              <w:bottom w:val="nil"/>
              <w:right w:val="nil"/>
            </w:tcBorders>
            <w:shd w:val="clear" w:color="auto" w:fill="auto"/>
            <w:noWrap/>
            <w:vAlign w:val="bottom"/>
            <w:hideMark/>
          </w:tcPr>
          <w:p w14:paraId="3A93757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SCL</w:t>
            </w:r>
          </w:p>
        </w:tc>
        <w:tc>
          <w:tcPr>
            <w:tcW w:w="5542" w:type="dxa"/>
            <w:tcBorders>
              <w:top w:val="nil"/>
              <w:left w:val="nil"/>
              <w:bottom w:val="nil"/>
              <w:right w:val="nil"/>
            </w:tcBorders>
            <w:shd w:val="clear" w:color="auto" w:fill="auto"/>
            <w:noWrap/>
            <w:vAlign w:val="bottom"/>
            <w:hideMark/>
          </w:tcPr>
          <w:p w14:paraId="460F1DBE" w14:textId="063C3255"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Scene Classification</w:t>
            </w:r>
          </w:p>
        </w:tc>
      </w:tr>
      <w:tr w:rsidR="007C3F39" w:rsidRPr="007C3F39" w14:paraId="636D59D8" w14:textId="77777777" w:rsidTr="007C3F39">
        <w:trPr>
          <w:trHeight w:val="288"/>
        </w:trPr>
        <w:tc>
          <w:tcPr>
            <w:tcW w:w="1880" w:type="dxa"/>
            <w:tcBorders>
              <w:top w:val="nil"/>
              <w:left w:val="nil"/>
              <w:bottom w:val="nil"/>
              <w:right w:val="nil"/>
            </w:tcBorders>
            <w:shd w:val="clear" w:color="D9D9D9" w:fill="D9D9D9"/>
            <w:noWrap/>
            <w:vAlign w:val="bottom"/>
            <w:hideMark/>
          </w:tcPr>
          <w:p w14:paraId="685BA23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TEC</w:t>
            </w:r>
          </w:p>
        </w:tc>
        <w:tc>
          <w:tcPr>
            <w:tcW w:w="5542" w:type="dxa"/>
            <w:tcBorders>
              <w:top w:val="nil"/>
              <w:left w:val="nil"/>
              <w:bottom w:val="nil"/>
              <w:right w:val="nil"/>
            </w:tcBorders>
            <w:shd w:val="clear" w:color="D9D9D9" w:fill="D9D9D9"/>
            <w:noWrap/>
            <w:vAlign w:val="bottom"/>
            <w:hideMark/>
          </w:tcPr>
          <w:p w14:paraId="1E69FF2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Training and Engagement Core</w:t>
            </w:r>
          </w:p>
        </w:tc>
      </w:tr>
      <w:tr w:rsidR="007C3F39" w:rsidRPr="007C3F39" w14:paraId="732A4D0A" w14:textId="77777777" w:rsidTr="007C3F39">
        <w:trPr>
          <w:trHeight w:val="288"/>
        </w:trPr>
        <w:tc>
          <w:tcPr>
            <w:tcW w:w="1880" w:type="dxa"/>
            <w:tcBorders>
              <w:top w:val="nil"/>
              <w:left w:val="nil"/>
              <w:bottom w:val="nil"/>
              <w:right w:val="nil"/>
            </w:tcBorders>
            <w:shd w:val="clear" w:color="auto" w:fill="auto"/>
            <w:noWrap/>
            <w:vAlign w:val="bottom"/>
            <w:hideMark/>
          </w:tcPr>
          <w:p w14:paraId="751CB0E5"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TIRS</w:t>
            </w:r>
          </w:p>
        </w:tc>
        <w:tc>
          <w:tcPr>
            <w:tcW w:w="5542" w:type="dxa"/>
            <w:tcBorders>
              <w:top w:val="nil"/>
              <w:left w:val="nil"/>
              <w:bottom w:val="nil"/>
              <w:right w:val="nil"/>
            </w:tcBorders>
            <w:shd w:val="clear" w:color="auto" w:fill="auto"/>
            <w:noWrap/>
            <w:vAlign w:val="bottom"/>
            <w:hideMark/>
          </w:tcPr>
          <w:p w14:paraId="68BB43F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Thermal Infrared Sensor</w:t>
            </w:r>
          </w:p>
        </w:tc>
      </w:tr>
      <w:tr w:rsidR="007C3F39" w:rsidRPr="007C3F39" w14:paraId="344D3FE8" w14:textId="77777777" w:rsidTr="007C3F39">
        <w:trPr>
          <w:trHeight w:val="288"/>
        </w:trPr>
        <w:tc>
          <w:tcPr>
            <w:tcW w:w="1880" w:type="dxa"/>
            <w:tcBorders>
              <w:top w:val="nil"/>
              <w:left w:val="nil"/>
              <w:bottom w:val="nil"/>
              <w:right w:val="nil"/>
            </w:tcBorders>
            <w:shd w:val="clear" w:color="D9D9D9" w:fill="D9D9D9"/>
            <w:noWrap/>
            <w:vAlign w:val="bottom"/>
            <w:hideMark/>
          </w:tcPr>
          <w:p w14:paraId="38DA6654"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TOA</w:t>
            </w:r>
          </w:p>
        </w:tc>
        <w:tc>
          <w:tcPr>
            <w:tcW w:w="5542" w:type="dxa"/>
            <w:tcBorders>
              <w:top w:val="nil"/>
              <w:left w:val="nil"/>
              <w:bottom w:val="nil"/>
              <w:right w:val="nil"/>
            </w:tcBorders>
            <w:shd w:val="clear" w:color="D9D9D9" w:fill="D9D9D9"/>
            <w:noWrap/>
            <w:vAlign w:val="bottom"/>
            <w:hideMark/>
          </w:tcPr>
          <w:p w14:paraId="2D947B5C"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Top Of Atmosphere</w:t>
            </w:r>
          </w:p>
        </w:tc>
      </w:tr>
      <w:tr w:rsidR="007C3F39" w:rsidRPr="007C3F39" w14:paraId="0D246D3C" w14:textId="77777777" w:rsidTr="007C3F39">
        <w:trPr>
          <w:trHeight w:val="288"/>
        </w:trPr>
        <w:tc>
          <w:tcPr>
            <w:tcW w:w="1880" w:type="dxa"/>
            <w:tcBorders>
              <w:top w:val="nil"/>
              <w:left w:val="nil"/>
              <w:bottom w:val="nil"/>
              <w:right w:val="nil"/>
            </w:tcBorders>
            <w:shd w:val="clear" w:color="auto" w:fill="auto"/>
            <w:noWrap/>
            <w:vAlign w:val="bottom"/>
            <w:hideMark/>
          </w:tcPr>
          <w:p w14:paraId="129965B3"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TWC</w:t>
            </w:r>
          </w:p>
        </w:tc>
        <w:tc>
          <w:tcPr>
            <w:tcW w:w="5542" w:type="dxa"/>
            <w:tcBorders>
              <w:top w:val="nil"/>
              <w:left w:val="nil"/>
              <w:bottom w:val="nil"/>
              <w:right w:val="nil"/>
            </w:tcBorders>
            <w:shd w:val="clear" w:color="auto" w:fill="auto"/>
            <w:noWrap/>
            <w:vAlign w:val="bottom"/>
            <w:hideMark/>
          </w:tcPr>
          <w:p w14:paraId="21DF4345"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The Weather Company</w:t>
            </w:r>
          </w:p>
        </w:tc>
      </w:tr>
      <w:tr w:rsidR="007C3F39" w:rsidRPr="007C3F39" w14:paraId="70299AF2" w14:textId="77777777" w:rsidTr="007C3F39">
        <w:trPr>
          <w:trHeight w:val="288"/>
        </w:trPr>
        <w:tc>
          <w:tcPr>
            <w:tcW w:w="1880" w:type="dxa"/>
            <w:tcBorders>
              <w:top w:val="nil"/>
              <w:left w:val="nil"/>
              <w:bottom w:val="nil"/>
              <w:right w:val="nil"/>
            </w:tcBorders>
            <w:shd w:val="clear" w:color="D9D9D9" w:fill="D9D9D9"/>
            <w:noWrap/>
            <w:vAlign w:val="bottom"/>
            <w:hideMark/>
          </w:tcPr>
          <w:p w14:paraId="497F4EF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UCT</w:t>
            </w:r>
          </w:p>
        </w:tc>
        <w:tc>
          <w:tcPr>
            <w:tcW w:w="5542" w:type="dxa"/>
            <w:tcBorders>
              <w:top w:val="nil"/>
              <w:left w:val="nil"/>
              <w:bottom w:val="nil"/>
              <w:right w:val="nil"/>
            </w:tcBorders>
            <w:shd w:val="clear" w:color="D9D9D9" w:fill="D9D9D9"/>
            <w:noWrap/>
            <w:vAlign w:val="bottom"/>
            <w:hideMark/>
          </w:tcPr>
          <w:p w14:paraId="340648F4"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University of Cape Town</w:t>
            </w:r>
          </w:p>
        </w:tc>
      </w:tr>
      <w:tr w:rsidR="007C3F39" w:rsidRPr="007C3F39" w14:paraId="758076C8" w14:textId="77777777" w:rsidTr="007C3F39">
        <w:trPr>
          <w:trHeight w:val="288"/>
        </w:trPr>
        <w:tc>
          <w:tcPr>
            <w:tcW w:w="1880" w:type="dxa"/>
            <w:tcBorders>
              <w:top w:val="nil"/>
              <w:left w:val="nil"/>
              <w:bottom w:val="nil"/>
              <w:right w:val="nil"/>
            </w:tcBorders>
            <w:shd w:val="clear" w:color="auto" w:fill="auto"/>
            <w:noWrap/>
            <w:vAlign w:val="bottom"/>
            <w:hideMark/>
          </w:tcPr>
          <w:p w14:paraId="072A1BBF"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UPGC</w:t>
            </w:r>
          </w:p>
        </w:tc>
        <w:tc>
          <w:tcPr>
            <w:tcW w:w="5542" w:type="dxa"/>
            <w:tcBorders>
              <w:top w:val="nil"/>
              <w:left w:val="nil"/>
              <w:bottom w:val="nil"/>
              <w:right w:val="nil"/>
            </w:tcBorders>
            <w:shd w:val="clear" w:color="auto" w:fill="auto"/>
            <w:noWrap/>
            <w:vAlign w:val="bottom"/>
            <w:hideMark/>
          </w:tcPr>
          <w:p w14:paraId="75771C2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 xml:space="preserve">University </w:t>
            </w:r>
            <w:proofErr w:type="spellStart"/>
            <w:r w:rsidRPr="007C3F39">
              <w:rPr>
                <w:rFonts w:ascii="Calibri" w:eastAsia="Times New Roman" w:hAnsi="Calibri" w:cs="Calibri"/>
                <w:color w:val="000000"/>
                <w:lang w:eastAsia="en-ZA"/>
              </w:rPr>
              <w:t>Peleforo</w:t>
            </w:r>
            <w:proofErr w:type="spellEnd"/>
            <w:r w:rsidRPr="007C3F39">
              <w:rPr>
                <w:rFonts w:ascii="Calibri" w:eastAsia="Times New Roman" w:hAnsi="Calibri" w:cs="Calibri"/>
                <w:color w:val="000000"/>
                <w:lang w:eastAsia="en-ZA"/>
              </w:rPr>
              <w:t xml:space="preserve"> Gon Coulibaly</w:t>
            </w:r>
          </w:p>
        </w:tc>
      </w:tr>
      <w:tr w:rsidR="007C3F39" w:rsidRPr="007C3F39" w14:paraId="3C26A2BC" w14:textId="77777777" w:rsidTr="007C3F39">
        <w:trPr>
          <w:trHeight w:val="288"/>
        </w:trPr>
        <w:tc>
          <w:tcPr>
            <w:tcW w:w="1880" w:type="dxa"/>
            <w:tcBorders>
              <w:top w:val="nil"/>
              <w:left w:val="nil"/>
              <w:bottom w:val="nil"/>
              <w:right w:val="nil"/>
            </w:tcBorders>
            <w:shd w:val="clear" w:color="D9D9D9" w:fill="D9D9D9"/>
            <w:noWrap/>
            <w:vAlign w:val="bottom"/>
            <w:hideMark/>
          </w:tcPr>
          <w:p w14:paraId="5C59DCD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USAID</w:t>
            </w:r>
          </w:p>
        </w:tc>
        <w:tc>
          <w:tcPr>
            <w:tcW w:w="5542" w:type="dxa"/>
            <w:tcBorders>
              <w:top w:val="nil"/>
              <w:left w:val="nil"/>
              <w:bottom w:val="nil"/>
              <w:right w:val="nil"/>
            </w:tcBorders>
            <w:shd w:val="clear" w:color="D9D9D9" w:fill="D9D9D9"/>
            <w:noWrap/>
            <w:vAlign w:val="bottom"/>
            <w:hideMark/>
          </w:tcPr>
          <w:p w14:paraId="7E7A7D5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United States Agency for International Development</w:t>
            </w:r>
          </w:p>
        </w:tc>
      </w:tr>
      <w:tr w:rsidR="007C3F39" w:rsidRPr="007C3F39" w14:paraId="3EFC0258" w14:textId="77777777" w:rsidTr="007C3F39">
        <w:trPr>
          <w:trHeight w:val="288"/>
        </w:trPr>
        <w:tc>
          <w:tcPr>
            <w:tcW w:w="1880" w:type="dxa"/>
            <w:tcBorders>
              <w:top w:val="nil"/>
              <w:left w:val="nil"/>
              <w:bottom w:val="nil"/>
              <w:right w:val="nil"/>
            </w:tcBorders>
            <w:shd w:val="clear" w:color="auto" w:fill="auto"/>
            <w:noWrap/>
            <w:vAlign w:val="bottom"/>
            <w:hideMark/>
          </w:tcPr>
          <w:p w14:paraId="313DC829"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UW</w:t>
            </w:r>
          </w:p>
        </w:tc>
        <w:tc>
          <w:tcPr>
            <w:tcW w:w="5542" w:type="dxa"/>
            <w:tcBorders>
              <w:top w:val="nil"/>
              <w:left w:val="nil"/>
              <w:bottom w:val="nil"/>
              <w:right w:val="nil"/>
            </w:tcBorders>
            <w:shd w:val="clear" w:color="auto" w:fill="auto"/>
            <w:noWrap/>
            <w:vAlign w:val="bottom"/>
            <w:hideMark/>
          </w:tcPr>
          <w:p w14:paraId="2A3499C6"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University of Washington</w:t>
            </w:r>
          </w:p>
        </w:tc>
      </w:tr>
      <w:tr w:rsidR="007C3F39" w:rsidRPr="007C3F39" w14:paraId="1F348759" w14:textId="77777777" w:rsidTr="007C3F39">
        <w:trPr>
          <w:trHeight w:val="288"/>
        </w:trPr>
        <w:tc>
          <w:tcPr>
            <w:tcW w:w="1880" w:type="dxa"/>
            <w:tcBorders>
              <w:top w:val="nil"/>
              <w:left w:val="nil"/>
              <w:bottom w:val="nil"/>
              <w:right w:val="nil"/>
            </w:tcBorders>
            <w:shd w:val="clear" w:color="D9D9D9" w:fill="D9D9D9"/>
            <w:noWrap/>
            <w:vAlign w:val="bottom"/>
            <w:hideMark/>
          </w:tcPr>
          <w:p w14:paraId="64F2B366"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WHC</w:t>
            </w:r>
          </w:p>
        </w:tc>
        <w:tc>
          <w:tcPr>
            <w:tcW w:w="5542" w:type="dxa"/>
            <w:tcBorders>
              <w:top w:val="nil"/>
              <w:left w:val="nil"/>
              <w:bottom w:val="nil"/>
              <w:right w:val="nil"/>
            </w:tcBorders>
            <w:shd w:val="clear" w:color="D9D9D9" w:fill="D9D9D9"/>
            <w:noWrap/>
            <w:vAlign w:val="bottom"/>
            <w:hideMark/>
          </w:tcPr>
          <w:p w14:paraId="4DD92A3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Wits Health Consortium</w:t>
            </w:r>
          </w:p>
        </w:tc>
      </w:tr>
      <w:tr w:rsidR="007C3F39" w:rsidRPr="007C3F39" w14:paraId="501E0321" w14:textId="77777777" w:rsidTr="007C3F39">
        <w:trPr>
          <w:trHeight w:val="288"/>
        </w:trPr>
        <w:tc>
          <w:tcPr>
            <w:tcW w:w="1880" w:type="dxa"/>
            <w:tcBorders>
              <w:top w:val="nil"/>
              <w:left w:val="nil"/>
              <w:bottom w:val="nil"/>
              <w:right w:val="nil"/>
            </w:tcBorders>
            <w:shd w:val="clear" w:color="auto" w:fill="auto"/>
            <w:noWrap/>
            <w:vAlign w:val="bottom"/>
            <w:hideMark/>
          </w:tcPr>
          <w:p w14:paraId="3D392A3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WHO</w:t>
            </w:r>
          </w:p>
        </w:tc>
        <w:tc>
          <w:tcPr>
            <w:tcW w:w="5542" w:type="dxa"/>
            <w:tcBorders>
              <w:top w:val="nil"/>
              <w:left w:val="nil"/>
              <w:bottom w:val="nil"/>
              <w:right w:val="nil"/>
            </w:tcBorders>
            <w:shd w:val="clear" w:color="auto" w:fill="auto"/>
            <w:noWrap/>
            <w:vAlign w:val="bottom"/>
            <w:hideMark/>
          </w:tcPr>
          <w:p w14:paraId="551635E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World Health Organization</w:t>
            </w:r>
          </w:p>
        </w:tc>
      </w:tr>
      <w:tr w:rsidR="007C3F39" w:rsidRPr="007C3F39" w14:paraId="0C6CFBE3" w14:textId="77777777" w:rsidTr="007C3F39">
        <w:trPr>
          <w:trHeight w:val="288"/>
        </w:trPr>
        <w:tc>
          <w:tcPr>
            <w:tcW w:w="1880" w:type="dxa"/>
            <w:tcBorders>
              <w:top w:val="nil"/>
              <w:left w:val="nil"/>
              <w:bottom w:val="nil"/>
              <w:right w:val="nil"/>
            </w:tcBorders>
            <w:shd w:val="clear" w:color="D9D9D9" w:fill="D9D9D9"/>
            <w:noWrap/>
            <w:vAlign w:val="bottom"/>
            <w:hideMark/>
          </w:tcPr>
          <w:p w14:paraId="2A6AF5A3"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WMO</w:t>
            </w:r>
          </w:p>
        </w:tc>
        <w:tc>
          <w:tcPr>
            <w:tcW w:w="5542" w:type="dxa"/>
            <w:tcBorders>
              <w:top w:val="nil"/>
              <w:left w:val="nil"/>
              <w:bottom w:val="nil"/>
              <w:right w:val="nil"/>
            </w:tcBorders>
            <w:shd w:val="clear" w:color="D9D9D9" w:fill="D9D9D9"/>
            <w:noWrap/>
            <w:vAlign w:val="bottom"/>
            <w:hideMark/>
          </w:tcPr>
          <w:p w14:paraId="645E303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 xml:space="preserve">World </w:t>
            </w:r>
            <w:proofErr w:type="spellStart"/>
            <w:r w:rsidRPr="007C3F39">
              <w:rPr>
                <w:rFonts w:ascii="Calibri" w:eastAsia="Times New Roman" w:hAnsi="Calibri" w:cs="Calibri"/>
                <w:color w:val="000000"/>
                <w:lang w:eastAsia="en-ZA"/>
              </w:rPr>
              <w:t>Meterorological</w:t>
            </w:r>
            <w:proofErr w:type="spellEnd"/>
            <w:r w:rsidRPr="007C3F39">
              <w:rPr>
                <w:rFonts w:ascii="Calibri" w:eastAsia="Times New Roman" w:hAnsi="Calibri" w:cs="Calibri"/>
                <w:color w:val="000000"/>
                <w:lang w:eastAsia="en-ZA"/>
              </w:rPr>
              <w:t xml:space="preserve"> Organisation</w:t>
            </w:r>
          </w:p>
        </w:tc>
      </w:tr>
      <w:tr w:rsidR="007C3F39" w:rsidRPr="007C3F39" w14:paraId="1D3F3CCA" w14:textId="77777777" w:rsidTr="007C3F39">
        <w:trPr>
          <w:trHeight w:val="288"/>
        </w:trPr>
        <w:tc>
          <w:tcPr>
            <w:tcW w:w="1880" w:type="dxa"/>
            <w:tcBorders>
              <w:top w:val="nil"/>
              <w:left w:val="nil"/>
              <w:bottom w:val="single" w:sz="4" w:space="0" w:color="000000"/>
              <w:right w:val="nil"/>
            </w:tcBorders>
            <w:shd w:val="clear" w:color="auto" w:fill="auto"/>
            <w:noWrap/>
            <w:vAlign w:val="bottom"/>
            <w:hideMark/>
          </w:tcPr>
          <w:p w14:paraId="4C07ECA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WWARN</w:t>
            </w:r>
          </w:p>
        </w:tc>
        <w:tc>
          <w:tcPr>
            <w:tcW w:w="5542" w:type="dxa"/>
            <w:tcBorders>
              <w:top w:val="nil"/>
              <w:left w:val="nil"/>
              <w:bottom w:val="single" w:sz="4" w:space="0" w:color="000000"/>
              <w:right w:val="nil"/>
            </w:tcBorders>
            <w:shd w:val="clear" w:color="auto" w:fill="auto"/>
            <w:noWrap/>
            <w:vAlign w:val="bottom"/>
            <w:hideMark/>
          </w:tcPr>
          <w:p w14:paraId="670DF364"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Worldwide Antimalarial Resistance Network</w:t>
            </w:r>
          </w:p>
        </w:tc>
      </w:tr>
    </w:tbl>
    <w:p w14:paraId="62FD6403" w14:textId="3842808C" w:rsidR="007B5C87" w:rsidRPr="00AB2E7E" w:rsidRDefault="007B5C87" w:rsidP="0083181C"/>
    <w:p w14:paraId="1BC4F8AB" w14:textId="2F30175F" w:rsidR="001278CB" w:rsidRPr="00AB2E7E" w:rsidRDefault="00397491" w:rsidP="0083181C">
      <w:pPr>
        <w:rPr>
          <w:rStyle w:val="Strong"/>
          <w:sz w:val="28"/>
        </w:rPr>
      </w:pPr>
      <w:r w:rsidRPr="00AB2E7E">
        <w:br w:type="page"/>
      </w:r>
    </w:p>
    <w:p w14:paraId="6290000B" w14:textId="77777777" w:rsidR="00573F09" w:rsidRPr="00AB2E7E" w:rsidRDefault="00573F09" w:rsidP="002814F3">
      <w:pPr>
        <w:pStyle w:val="Title"/>
        <w:pBdr>
          <w:top w:val="single" w:sz="4" w:space="1" w:color="auto"/>
          <w:left w:val="single" w:sz="4" w:space="4" w:color="auto"/>
          <w:bottom w:val="single" w:sz="4" w:space="1" w:color="auto"/>
          <w:right w:val="single" w:sz="4" w:space="4" w:color="auto"/>
        </w:pBdr>
        <w:spacing w:before="240" w:after="240"/>
        <w:jc w:val="center"/>
        <w:rPr>
          <w:b/>
          <w:sz w:val="28"/>
          <w:lang w:val="en-US"/>
        </w:rPr>
      </w:pPr>
      <w:r w:rsidRPr="00456C47">
        <w:rPr>
          <w:b/>
          <w:sz w:val="28"/>
          <w:lang w:val="en-US"/>
        </w:rPr>
        <w:lastRenderedPageBreak/>
        <w:t>SECTION 1: OVERVIEW AND DESCRIPTION OF INVESTIGATORS AND INSTITUTIONS</w:t>
      </w:r>
    </w:p>
    <w:p w14:paraId="6BB8A061" w14:textId="4CBA31FE" w:rsidR="001278CB" w:rsidRDefault="00B76E75" w:rsidP="0060108F">
      <w:pPr>
        <w:pStyle w:val="Heading1"/>
        <w:rPr>
          <w:lang w:val="en-US"/>
        </w:rPr>
      </w:pPr>
      <w:bookmarkStart w:id="8" w:name="_Toc105168505"/>
      <w:r>
        <w:rPr>
          <w:lang w:val="en-US"/>
        </w:rPr>
        <w:t>Study partners</w:t>
      </w:r>
      <w:bookmarkEnd w:id="8"/>
      <w:r w:rsidR="00581479" w:rsidRPr="00802D01">
        <w:rPr>
          <w:lang w:val="en-US"/>
        </w:rPr>
        <w:t xml:space="preserve"> </w:t>
      </w:r>
      <w:bookmarkStart w:id="9" w:name="_Toc102041196"/>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1965"/>
        <w:gridCol w:w="5055"/>
      </w:tblGrid>
      <w:tr w:rsidR="306424B2" w14:paraId="74656ECA" w14:textId="77777777" w:rsidTr="002736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5" w:type="dxa"/>
            <w:shd w:val="clear" w:color="auto" w:fill="D9D9D9" w:themeFill="background1" w:themeFillShade="D9"/>
          </w:tcPr>
          <w:p w14:paraId="0D5483BE" w14:textId="0C45D919" w:rsidR="306424B2" w:rsidRPr="00273666" w:rsidRDefault="306424B2" w:rsidP="00082BC1">
            <w:pPr>
              <w:textAlignment w:val="baseline"/>
              <w:rPr>
                <w:rFonts w:ascii="Calibri" w:eastAsia="Times New Roman" w:hAnsi="Calibri" w:cs="Calibri"/>
                <w:bCs w:val="0"/>
                <w:sz w:val="20"/>
                <w:szCs w:val="20"/>
                <w:lang w:eastAsia="en-ZA"/>
              </w:rPr>
            </w:pPr>
            <w:r w:rsidRPr="00273666">
              <w:rPr>
                <w:rFonts w:ascii="Calibri" w:eastAsia="Times New Roman" w:hAnsi="Calibri" w:cs="Calibri"/>
                <w:bCs w:val="0"/>
                <w:sz w:val="20"/>
                <w:szCs w:val="20"/>
                <w:lang w:eastAsia="en-ZA"/>
              </w:rPr>
              <w:t>Name of institution</w:t>
            </w:r>
          </w:p>
        </w:tc>
        <w:tc>
          <w:tcPr>
            <w:tcW w:w="1965" w:type="dxa"/>
            <w:shd w:val="clear" w:color="auto" w:fill="D9D9D9" w:themeFill="background1" w:themeFillShade="D9"/>
          </w:tcPr>
          <w:p w14:paraId="7355A907" w14:textId="009FA343" w:rsidR="306424B2" w:rsidRPr="00273666" w:rsidRDefault="306424B2" w:rsidP="00082BC1">
            <w:pPr>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sz w:val="20"/>
                <w:szCs w:val="20"/>
                <w:lang w:eastAsia="en-ZA"/>
              </w:rPr>
            </w:pPr>
            <w:r w:rsidRPr="00273666">
              <w:rPr>
                <w:rFonts w:ascii="Calibri" w:eastAsia="Calibri" w:hAnsi="Calibri" w:cs="Calibri"/>
                <w:bCs w:val="0"/>
                <w:sz w:val="20"/>
                <w:szCs w:val="20"/>
              </w:rPr>
              <w:t>Country</w:t>
            </w:r>
          </w:p>
        </w:tc>
        <w:tc>
          <w:tcPr>
            <w:tcW w:w="5055" w:type="dxa"/>
            <w:shd w:val="clear" w:color="auto" w:fill="D9D9D9" w:themeFill="background1" w:themeFillShade="D9"/>
          </w:tcPr>
          <w:p w14:paraId="0C66C4EA" w14:textId="4A5B90F9" w:rsidR="306424B2" w:rsidRPr="00273666" w:rsidRDefault="306424B2" w:rsidP="00082BC1">
            <w:pPr>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sz w:val="20"/>
                <w:szCs w:val="20"/>
                <w:lang w:eastAsia="en-ZA"/>
              </w:rPr>
            </w:pPr>
            <w:r w:rsidRPr="00273666">
              <w:rPr>
                <w:rFonts w:ascii="Calibri" w:eastAsia="Calibri" w:hAnsi="Calibri" w:cs="Calibri"/>
                <w:bCs w:val="0"/>
                <w:sz w:val="20"/>
                <w:szCs w:val="20"/>
              </w:rPr>
              <w:t>Address</w:t>
            </w:r>
          </w:p>
        </w:tc>
      </w:tr>
      <w:tr w:rsidR="306424B2" w14:paraId="7943AF46" w14:textId="77777777" w:rsidTr="002C0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5" w:type="dxa"/>
            <w:shd w:val="clear" w:color="auto" w:fill="auto"/>
          </w:tcPr>
          <w:p w14:paraId="7C4C677E" w14:textId="4B3848D1" w:rsidR="306424B2" w:rsidRDefault="306424B2">
            <w:r w:rsidRPr="306424B2">
              <w:rPr>
                <w:rFonts w:ascii="Calibri" w:eastAsia="Calibri" w:hAnsi="Calibri" w:cs="Calibri"/>
                <w:color w:val="000000" w:themeColor="text1"/>
                <w:sz w:val="20"/>
                <w:szCs w:val="20"/>
              </w:rPr>
              <w:t>Centre for Sexual Health and HIV &amp; AIDS Research</w:t>
            </w:r>
          </w:p>
        </w:tc>
        <w:tc>
          <w:tcPr>
            <w:tcW w:w="1965" w:type="dxa"/>
            <w:shd w:val="clear" w:color="auto" w:fill="auto"/>
          </w:tcPr>
          <w:p w14:paraId="667E0837" w14:textId="7B6C7B86" w:rsidR="306424B2" w:rsidRDefault="306424B2">
            <w:pPr>
              <w:cnfStyle w:val="000000100000" w:firstRow="0" w:lastRow="0" w:firstColumn="0" w:lastColumn="0" w:oddVBand="0" w:evenVBand="0" w:oddHBand="1" w:evenHBand="0" w:firstRowFirstColumn="0" w:firstRowLastColumn="0" w:lastRowFirstColumn="0" w:lastRowLastColumn="0"/>
            </w:pPr>
            <w:r w:rsidRPr="306424B2">
              <w:rPr>
                <w:rFonts w:ascii="Calibri" w:eastAsia="Calibri" w:hAnsi="Calibri" w:cs="Calibri"/>
                <w:color w:val="000000" w:themeColor="text1"/>
                <w:sz w:val="20"/>
                <w:szCs w:val="20"/>
              </w:rPr>
              <w:t>Zimbabwe</w:t>
            </w:r>
          </w:p>
        </w:tc>
        <w:tc>
          <w:tcPr>
            <w:tcW w:w="5055" w:type="dxa"/>
            <w:shd w:val="clear" w:color="auto" w:fill="auto"/>
          </w:tcPr>
          <w:p w14:paraId="350ACD8C" w14:textId="632696A0" w:rsidR="306424B2" w:rsidRDefault="306424B2">
            <w:pPr>
              <w:cnfStyle w:val="000000100000" w:firstRow="0" w:lastRow="0" w:firstColumn="0" w:lastColumn="0" w:oddVBand="0" w:evenVBand="0" w:oddHBand="1" w:evenHBand="0" w:firstRowFirstColumn="0" w:firstRowLastColumn="0" w:lastRowFirstColumn="0" w:lastRowLastColumn="0"/>
            </w:pPr>
            <w:r w:rsidRPr="306424B2">
              <w:rPr>
                <w:rFonts w:ascii="Calibri" w:eastAsia="Calibri" w:hAnsi="Calibri" w:cs="Calibri"/>
                <w:color w:val="000000" w:themeColor="text1"/>
                <w:sz w:val="20"/>
                <w:szCs w:val="20"/>
              </w:rPr>
              <w:t>4 Bath Road, Belgravia, Harare, Zimbabwe</w:t>
            </w:r>
          </w:p>
        </w:tc>
      </w:tr>
      <w:tr w:rsidR="306424B2" w14:paraId="6E8413C7" w14:textId="77777777" w:rsidTr="002C0E0B">
        <w:tc>
          <w:tcPr>
            <w:cnfStyle w:val="001000000000" w:firstRow="0" w:lastRow="0" w:firstColumn="1" w:lastColumn="0" w:oddVBand="0" w:evenVBand="0" w:oddHBand="0" w:evenHBand="0" w:firstRowFirstColumn="0" w:firstRowLastColumn="0" w:lastRowFirstColumn="0" w:lastRowLastColumn="0"/>
            <w:tcW w:w="1995" w:type="dxa"/>
            <w:shd w:val="clear" w:color="auto" w:fill="auto"/>
          </w:tcPr>
          <w:p w14:paraId="3646C2CF" w14:textId="6317561D" w:rsidR="306424B2" w:rsidRDefault="306424B2">
            <w:r w:rsidRPr="306424B2">
              <w:rPr>
                <w:rFonts w:ascii="Calibri" w:eastAsia="Calibri" w:hAnsi="Calibri" w:cs="Calibri"/>
                <w:sz w:val="20"/>
                <w:szCs w:val="20"/>
              </w:rPr>
              <w:t>Climate System Analysis Group, University of Cape Town</w:t>
            </w:r>
          </w:p>
        </w:tc>
        <w:tc>
          <w:tcPr>
            <w:tcW w:w="1965" w:type="dxa"/>
            <w:shd w:val="clear" w:color="auto" w:fill="auto"/>
          </w:tcPr>
          <w:p w14:paraId="3D213FD9" w14:textId="430BC330" w:rsidR="306424B2" w:rsidRDefault="306424B2">
            <w:pPr>
              <w:cnfStyle w:val="000000000000" w:firstRow="0" w:lastRow="0" w:firstColumn="0" w:lastColumn="0" w:oddVBand="0" w:evenVBand="0" w:oddHBand="0" w:evenHBand="0" w:firstRowFirstColumn="0" w:firstRowLastColumn="0" w:lastRowFirstColumn="0" w:lastRowLastColumn="0"/>
            </w:pPr>
            <w:r w:rsidRPr="306424B2">
              <w:rPr>
                <w:rFonts w:ascii="Calibri" w:eastAsia="Calibri" w:hAnsi="Calibri" w:cs="Calibri"/>
                <w:sz w:val="20"/>
                <w:szCs w:val="20"/>
              </w:rPr>
              <w:t>South Africa</w:t>
            </w:r>
          </w:p>
        </w:tc>
        <w:tc>
          <w:tcPr>
            <w:tcW w:w="5055" w:type="dxa"/>
            <w:shd w:val="clear" w:color="auto" w:fill="auto"/>
          </w:tcPr>
          <w:p w14:paraId="576E92D0" w14:textId="6A361EA9" w:rsidR="306424B2" w:rsidRDefault="306424B2">
            <w:pPr>
              <w:cnfStyle w:val="000000000000" w:firstRow="0" w:lastRow="0" w:firstColumn="0" w:lastColumn="0" w:oddVBand="0" w:evenVBand="0" w:oddHBand="0" w:evenHBand="0" w:firstRowFirstColumn="0" w:firstRowLastColumn="0" w:lastRowFirstColumn="0" w:lastRowLastColumn="0"/>
            </w:pPr>
            <w:r w:rsidRPr="306424B2">
              <w:rPr>
                <w:rFonts w:ascii="Calibri" w:eastAsia="Calibri" w:hAnsi="Calibri" w:cs="Calibri"/>
                <w:sz w:val="20"/>
                <w:szCs w:val="20"/>
              </w:rPr>
              <w:t>Dept. Of Environmental and Geographical Science, University of Cape Town, Rondebosch, Cape Town, South Africa, 7700</w:t>
            </w:r>
          </w:p>
        </w:tc>
      </w:tr>
      <w:tr w:rsidR="306424B2" w14:paraId="15BB4505" w14:textId="77777777" w:rsidTr="002C0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5" w:type="dxa"/>
            <w:shd w:val="clear" w:color="auto" w:fill="auto"/>
          </w:tcPr>
          <w:p w14:paraId="1C5B75D4" w14:textId="7108E654" w:rsidR="306424B2" w:rsidRDefault="306424B2">
            <w:r w:rsidRPr="306424B2">
              <w:rPr>
                <w:rFonts w:ascii="Calibri" w:eastAsia="Calibri" w:hAnsi="Calibri" w:cs="Calibri"/>
                <w:color w:val="000000" w:themeColor="text1"/>
                <w:sz w:val="20"/>
                <w:szCs w:val="20"/>
              </w:rPr>
              <w:t>IBM Research Africa</w:t>
            </w:r>
          </w:p>
        </w:tc>
        <w:tc>
          <w:tcPr>
            <w:tcW w:w="1965" w:type="dxa"/>
            <w:shd w:val="clear" w:color="auto" w:fill="auto"/>
          </w:tcPr>
          <w:p w14:paraId="57C3E0D8" w14:textId="07E5AF31" w:rsidR="306424B2" w:rsidRDefault="306424B2">
            <w:pPr>
              <w:cnfStyle w:val="000000100000" w:firstRow="0" w:lastRow="0" w:firstColumn="0" w:lastColumn="0" w:oddVBand="0" w:evenVBand="0" w:oddHBand="1" w:evenHBand="0" w:firstRowFirstColumn="0" w:firstRowLastColumn="0" w:lastRowFirstColumn="0" w:lastRowLastColumn="0"/>
            </w:pPr>
            <w:r w:rsidRPr="306424B2">
              <w:rPr>
                <w:rFonts w:ascii="Calibri" w:eastAsia="Calibri" w:hAnsi="Calibri" w:cs="Calibri"/>
                <w:color w:val="000000" w:themeColor="text1"/>
                <w:sz w:val="20"/>
                <w:szCs w:val="20"/>
              </w:rPr>
              <w:t>South Africa</w:t>
            </w:r>
          </w:p>
        </w:tc>
        <w:tc>
          <w:tcPr>
            <w:tcW w:w="5055" w:type="dxa"/>
            <w:shd w:val="clear" w:color="auto" w:fill="auto"/>
          </w:tcPr>
          <w:p w14:paraId="2E7206AC" w14:textId="3C572F03" w:rsidR="306424B2" w:rsidRDefault="306424B2">
            <w:pPr>
              <w:cnfStyle w:val="000000100000" w:firstRow="0" w:lastRow="0" w:firstColumn="0" w:lastColumn="0" w:oddVBand="0" w:evenVBand="0" w:oddHBand="1" w:evenHBand="0" w:firstRowFirstColumn="0" w:firstRowLastColumn="0" w:lastRowFirstColumn="0" w:lastRowLastColumn="0"/>
            </w:pPr>
            <w:r w:rsidRPr="306424B2">
              <w:rPr>
                <w:rFonts w:ascii="Calibri" w:eastAsia="Calibri" w:hAnsi="Calibri" w:cs="Calibri"/>
                <w:color w:val="000000" w:themeColor="text1"/>
                <w:sz w:val="20"/>
                <w:szCs w:val="20"/>
              </w:rPr>
              <w:t xml:space="preserve">Wits Research Lab, 47 Juta Street, Braamfontein, Johannesburg, South Africa, 2001 </w:t>
            </w:r>
          </w:p>
        </w:tc>
      </w:tr>
      <w:tr w:rsidR="306424B2" w14:paraId="76DB531B" w14:textId="77777777" w:rsidTr="002C0E0B">
        <w:trPr>
          <w:trHeight w:val="60"/>
        </w:trPr>
        <w:tc>
          <w:tcPr>
            <w:cnfStyle w:val="001000000000" w:firstRow="0" w:lastRow="0" w:firstColumn="1" w:lastColumn="0" w:oddVBand="0" w:evenVBand="0" w:oddHBand="0" w:evenHBand="0" w:firstRowFirstColumn="0" w:firstRowLastColumn="0" w:lastRowFirstColumn="0" w:lastRowLastColumn="0"/>
            <w:tcW w:w="1995" w:type="dxa"/>
            <w:shd w:val="clear" w:color="auto" w:fill="auto"/>
          </w:tcPr>
          <w:p w14:paraId="373A0854" w14:textId="3374E24E" w:rsidR="306424B2" w:rsidRDefault="306424B2">
            <w:r w:rsidRPr="306424B2">
              <w:rPr>
                <w:rFonts w:ascii="Calibri" w:eastAsia="Calibri" w:hAnsi="Calibri" w:cs="Calibri"/>
                <w:sz w:val="20"/>
                <w:szCs w:val="20"/>
              </w:rPr>
              <w:t>University of Washington</w:t>
            </w:r>
          </w:p>
        </w:tc>
        <w:tc>
          <w:tcPr>
            <w:tcW w:w="1965" w:type="dxa"/>
            <w:shd w:val="clear" w:color="auto" w:fill="auto"/>
          </w:tcPr>
          <w:p w14:paraId="7F416218" w14:textId="43FE4C52" w:rsidR="306424B2" w:rsidRDefault="306424B2">
            <w:pPr>
              <w:cnfStyle w:val="000000000000" w:firstRow="0" w:lastRow="0" w:firstColumn="0" w:lastColumn="0" w:oddVBand="0" w:evenVBand="0" w:oddHBand="0" w:evenHBand="0" w:firstRowFirstColumn="0" w:firstRowLastColumn="0" w:lastRowFirstColumn="0" w:lastRowLastColumn="0"/>
            </w:pPr>
            <w:r w:rsidRPr="306424B2">
              <w:rPr>
                <w:rFonts w:ascii="Calibri" w:eastAsia="Calibri" w:hAnsi="Calibri" w:cs="Calibri"/>
                <w:sz w:val="20"/>
                <w:szCs w:val="20"/>
              </w:rPr>
              <w:t>United States of America</w:t>
            </w:r>
          </w:p>
        </w:tc>
        <w:tc>
          <w:tcPr>
            <w:tcW w:w="5055" w:type="dxa"/>
            <w:shd w:val="clear" w:color="auto" w:fill="auto"/>
          </w:tcPr>
          <w:p w14:paraId="137E091D" w14:textId="4980C133" w:rsidR="306424B2" w:rsidRDefault="306424B2">
            <w:pPr>
              <w:cnfStyle w:val="000000000000" w:firstRow="0" w:lastRow="0" w:firstColumn="0" w:lastColumn="0" w:oddVBand="0" w:evenVBand="0" w:oddHBand="0" w:evenHBand="0" w:firstRowFirstColumn="0" w:firstRowLastColumn="0" w:lastRowFirstColumn="0" w:lastRowLastColumn="0"/>
            </w:pPr>
            <w:proofErr w:type="spellStart"/>
            <w:r w:rsidRPr="306424B2">
              <w:rPr>
                <w:rFonts w:ascii="Calibri" w:eastAsia="Calibri" w:hAnsi="Calibri" w:cs="Calibri"/>
                <w:sz w:val="20"/>
                <w:szCs w:val="20"/>
              </w:rPr>
              <w:t>Center</w:t>
            </w:r>
            <w:proofErr w:type="spellEnd"/>
            <w:r w:rsidRPr="306424B2">
              <w:rPr>
                <w:rFonts w:ascii="Calibri" w:eastAsia="Calibri" w:hAnsi="Calibri" w:cs="Calibri"/>
                <w:sz w:val="20"/>
                <w:szCs w:val="20"/>
              </w:rPr>
              <w:t xml:space="preserve"> for Health and Global Environment (</w:t>
            </w:r>
            <w:proofErr w:type="spellStart"/>
            <w:r w:rsidRPr="306424B2">
              <w:rPr>
                <w:rFonts w:ascii="Calibri" w:eastAsia="Calibri" w:hAnsi="Calibri" w:cs="Calibri"/>
                <w:sz w:val="20"/>
                <w:szCs w:val="20"/>
              </w:rPr>
              <w:t>CHanGE</w:t>
            </w:r>
            <w:proofErr w:type="spellEnd"/>
            <w:r w:rsidRPr="306424B2">
              <w:rPr>
                <w:rFonts w:ascii="Calibri" w:eastAsia="Calibri" w:hAnsi="Calibri" w:cs="Calibri"/>
                <w:sz w:val="20"/>
                <w:szCs w:val="20"/>
              </w:rPr>
              <w:t xml:space="preserve">), Department of Environmental and Occupational Health Sciences, School of Public Health, University of Washington, Box 354695, Seattle, Washington, </w:t>
            </w:r>
            <w:r w:rsidRPr="347586F0">
              <w:rPr>
                <w:rFonts w:ascii="Calibri" w:eastAsia="Calibri" w:hAnsi="Calibri" w:cs="Calibri"/>
                <w:sz w:val="20"/>
                <w:szCs w:val="20"/>
              </w:rPr>
              <w:t>United States</w:t>
            </w:r>
            <w:r w:rsidRPr="306424B2">
              <w:rPr>
                <w:rFonts w:ascii="Calibri" w:eastAsia="Calibri" w:hAnsi="Calibri" w:cs="Calibri"/>
                <w:sz w:val="20"/>
                <w:szCs w:val="20"/>
              </w:rPr>
              <w:t xml:space="preserve"> </w:t>
            </w:r>
            <w:r w:rsidRPr="1989154A">
              <w:rPr>
                <w:rFonts w:ascii="Calibri" w:eastAsia="Calibri" w:hAnsi="Calibri" w:cs="Calibri"/>
                <w:sz w:val="20"/>
                <w:szCs w:val="20"/>
              </w:rPr>
              <w:t>of America</w:t>
            </w:r>
          </w:p>
        </w:tc>
      </w:tr>
      <w:tr w:rsidR="306424B2" w14:paraId="469BCB4C" w14:textId="77777777" w:rsidTr="002C0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5" w:type="dxa"/>
            <w:shd w:val="clear" w:color="auto" w:fill="auto"/>
          </w:tcPr>
          <w:p w14:paraId="50879AD3" w14:textId="7A812629" w:rsidR="306424B2" w:rsidRDefault="306424B2">
            <w:r w:rsidRPr="306424B2">
              <w:rPr>
                <w:rFonts w:ascii="Calibri" w:eastAsia="Calibri" w:hAnsi="Calibri" w:cs="Calibri"/>
                <w:color w:val="000000" w:themeColor="text1"/>
                <w:sz w:val="20"/>
                <w:szCs w:val="20"/>
              </w:rPr>
              <w:t xml:space="preserve">University </w:t>
            </w:r>
            <w:proofErr w:type="spellStart"/>
            <w:r w:rsidRPr="306424B2">
              <w:rPr>
                <w:rFonts w:ascii="Calibri" w:eastAsia="Calibri" w:hAnsi="Calibri" w:cs="Calibri"/>
                <w:color w:val="000000" w:themeColor="text1"/>
                <w:sz w:val="20"/>
                <w:szCs w:val="20"/>
              </w:rPr>
              <w:t>Peleforo</w:t>
            </w:r>
            <w:proofErr w:type="spellEnd"/>
            <w:r w:rsidRPr="306424B2">
              <w:rPr>
                <w:rFonts w:ascii="Calibri" w:eastAsia="Calibri" w:hAnsi="Calibri" w:cs="Calibri"/>
                <w:color w:val="000000" w:themeColor="text1"/>
                <w:sz w:val="20"/>
                <w:szCs w:val="20"/>
              </w:rPr>
              <w:t xml:space="preserve"> Gon Coulibaly </w:t>
            </w:r>
          </w:p>
        </w:tc>
        <w:tc>
          <w:tcPr>
            <w:tcW w:w="1965" w:type="dxa"/>
            <w:shd w:val="clear" w:color="auto" w:fill="auto"/>
          </w:tcPr>
          <w:p w14:paraId="7E2D8536" w14:textId="7484588A" w:rsidR="306424B2" w:rsidRDefault="306424B2">
            <w:pPr>
              <w:cnfStyle w:val="000000100000" w:firstRow="0" w:lastRow="0" w:firstColumn="0" w:lastColumn="0" w:oddVBand="0" w:evenVBand="0" w:oddHBand="1" w:evenHBand="0" w:firstRowFirstColumn="0" w:firstRowLastColumn="0" w:lastRowFirstColumn="0" w:lastRowLastColumn="0"/>
            </w:pPr>
            <w:r w:rsidRPr="306424B2">
              <w:rPr>
                <w:rFonts w:ascii="Calibri" w:eastAsia="Calibri" w:hAnsi="Calibri" w:cs="Calibri"/>
                <w:color w:val="000000" w:themeColor="text1"/>
                <w:sz w:val="20"/>
                <w:szCs w:val="20"/>
              </w:rPr>
              <w:t>Cote d'Ivoire</w:t>
            </w:r>
          </w:p>
        </w:tc>
        <w:tc>
          <w:tcPr>
            <w:tcW w:w="5055" w:type="dxa"/>
            <w:shd w:val="clear" w:color="auto" w:fill="auto"/>
          </w:tcPr>
          <w:p w14:paraId="2B67B769" w14:textId="1367E2FD" w:rsidR="306424B2" w:rsidRDefault="306424B2">
            <w:pPr>
              <w:cnfStyle w:val="000000100000" w:firstRow="0" w:lastRow="0" w:firstColumn="0" w:lastColumn="0" w:oddVBand="0" w:evenVBand="0" w:oddHBand="1" w:evenHBand="0" w:firstRowFirstColumn="0" w:firstRowLastColumn="0" w:lastRowFirstColumn="0" w:lastRowLastColumn="0"/>
            </w:pPr>
            <w:r w:rsidRPr="306424B2">
              <w:rPr>
                <w:rFonts w:ascii="Calibri" w:eastAsia="Calibri" w:hAnsi="Calibri" w:cs="Calibri"/>
                <w:color w:val="000000" w:themeColor="text1"/>
                <w:sz w:val="20"/>
                <w:szCs w:val="20"/>
              </w:rPr>
              <w:t xml:space="preserve">UPGC BP 1328 </w:t>
            </w:r>
            <w:proofErr w:type="spellStart"/>
            <w:r w:rsidRPr="306424B2">
              <w:rPr>
                <w:rFonts w:ascii="Calibri" w:eastAsia="Calibri" w:hAnsi="Calibri" w:cs="Calibri"/>
                <w:color w:val="000000" w:themeColor="text1"/>
                <w:sz w:val="20"/>
                <w:szCs w:val="20"/>
              </w:rPr>
              <w:t>Korhogo</w:t>
            </w:r>
            <w:proofErr w:type="spellEnd"/>
            <w:r w:rsidRPr="306424B2">
              <w:rPr>
                <w:rFonts w:ascii="Calibri" w:eastAsia="Calibri" w:hAnsi="Calibri" w:cs="Calibri"/>
                <w:color w:val="000000" w:themeColor="text1"/>
                <w:sz w:val="20"/>
                <w:szCs w:val="20"/>
              </w:rPr>
              <w:t>, Côte d'Ivoire / CSRS</w:t>
            </w:r>
            <w:r w:rsidRPr="306424B2">
              <w:rPr>
                <w:rFonts w:ascii="Calibri" w:eastAsia="Calibri" w:hAnsi="Calibri" w:cs="Calibri"/>
                <w:color w:val="800080"/>
                <w:sz w:val="20"/>
                <w:szCs w:val="20"/>
                <w:u w:val="single"/>
              </w:rPr>
              <w:t>,</w:t>
            </w:r>
            <w:r w:rsidRPr="306424B2">
              <w:rPr>
                <w:rFonts w:ascii="Calibri" w:eastAsia="Calibri" w:hAnsi="Calibri" w:cs="Calibri"/>
                <w:strike/>
                <w:color w:val="800080"/>
                <w:sz w:val="20"/>
                <w:szCs w:val="20"/>
              </w:rPr>
              <w:t xml:space="preserve"> </w:t>
            </w:r>
            <w:r w:rsidRPr="306424B2">
              <w:rPr>
                <w:rFonts w:ascii="Calibri" w:eastAsia="Calibri" w:hAnsi="Calibri" w:cs="Calibri"/>
                <w:color w:val="000000" w:themeColor="text1"/>
                <w:sz w:val="20"/>
                <w:szCs w:val="20"/>
              </w:rPr>
              <w:t xml:space="preserve">01 BP 1303 Abidjan 01, </w:t>
            </w:r>
            <w:proofErr w:type="spellStart"/>
            <w:r w:rsidRPr="306424B2">
              <w:rPr>
                <w:rFonts w:ascii="Calibri" w:eastAsia="Calibri" w:hAnsi="Calibri" w:cs="Calibri"/>
                <w:color w:val="000000" w:themeColor="text1"/>
                <w:sz w:val="20"/>
                <w:szCs w:val="20"/>
              </w:rPr>
              <w:t>Adiopodoumé</w:t>
            </w:r>
            <w:proofErr w:type="spellEnd"/>
            <w:r w:rsidRPr="306424B2">
              <w:rPr>
                <w:rFonts w:ascii="Calibri" w:eastAsia="Calibri" w:hAnsi="Calibri" w:cs="Calibri"/>
                <w:color w:val="000000" w:themeColor="text1"/>
                <w:sz w:val="20"/>
                <w:szCs w:val="20"/>
              </w:rPr>
              <w:t>- Km 17-Route de Dabou, Côte d’Ivoire</w:t>
            </w:r>
          </w:p>
        </w:tc>
      </w:tr>
      <w:tr w:rsidR="306424B2" w14:paraId="52D835C5" w14:textId="77777777" w:rsidTr="002C0E0B">
        <w:tc>
          <w:tcPr>
            <w:cnfStyle w:val="001000000000" w:firstRow="0" w:lastRow="0" w:firstColumn="1" w:lastColumn="0" w:oddVBand="0" w:evenVBand="0" w:oddHBand="0" w:evenHBand="0" w:firstRowFirstColumn="0" w:firstRowLastColumn="0" w:lastRowFirstColumn="0" w:lastRowLastColumn="0"/>
            <w:tcW w:w="1995" w:type="dxa"/>
            <w:shd w:val="clear" w:color="auto" w:fill="auto"/>
          </w:tcPr>
          <w:p w14:paraId="5A975901" w14:textId="3A71DBAB" w:rsidR="306424B2" w:rsidRDefault="306424B2">
            <w:r w:rsidRPr="306424B2">
              <w:rPr>
                <w:rFonts w:ascii="Calibri" w:eastAsia="Calibri" w:hAnsi="Calibri" w:cs="Calibri"/>
                <w:sz w:val="20"/>
                <w:szCs w:val="20"/>
              </w:rPr>
              <w:t>Wits RHI, University of the Witwatersrand</w:t>
            </w:r>
          </w:p>
        </w:tc>
        <w:tc>
          <w:tcPr>
            <w:tcW w:w="1965" w:type="dxa"/>
            <w:shd w:val="clear" w:color="auto" w:fill="auto"/>
          </w:tcPr>
          <w:p w14:paraId="50B909AB" w14:textId="37AB199C" w:rsidR="306424B2" w:rsidRDefault="306424B2">
            <w:pPr>
              <w:cnfStyle w:val="000000000000" w:firstRow="0" w:lastRow="0" w:firstColumn="0" w:lastColumn="0" w:oddVBand="0" w:evenVBand="0" w:oddHBand="0" w:evenHBand="0" w:firstRowFirstColumn="0" w:firstRowLastColumn="0" w:lastRowFirstColumn="0" w:lastRowLastColumn="0"/>
            </w:pPr>
            <w:r w:rsidRPr="306424B2">
              <w:rPr>
                <w:rFonts w:ascii="Calibri" w:eastAsia="Calibri" w:hAnsi="Calibri" w:cs="Calibri"/>
                <w:sz w:val="20"/>
                <w:szCs w:val="20"/>
              </w:rPr>
              <w:t xml:space="preserve">South Africa </w:t>
            </w:r>
          </w:p>
        </w:tc>
        <w:tc>
          <w:tcPr>
            <w:tcW w:w="5055" w:type="dxa"/>
            <w:shd w:val="clear" w:color="auto" w:fill="auto"/>
          </w:tcPr>
          <w:p w14:paraId="58F7F157" w14:textId="651A6E9E" w:rsidR="306424B2" w:rsidRDefault="306424B2">
            <w:pPr>
              <w:cnfStyle w:val="000000000000" w:firstRow="0" w:lastRow="0" w:firstColumn="0" w:lastColumn="0" w:oddVBand="0" w:evenVBand="0" w:oddHBand="0" w:evenHBand="0" w:firstRowFirstColumn="0" w:firstRowLastColumn="0" w:lastRowFirstColumn="0" w:lastRowLastColumn="0"/>
            </w:pPr>
            <w:proofErr w:type="spellStart"/>
            <w:r w:rsidRPr="306424B2">
              <w:rPr>
                <w:rFonts w:ascii="Calibri" w:eastAsia="Calibri" w:hAnsi="Calibri" w:cs="Calibri"/>
                <w:sz w:val="20"/>
                <w:szCs w:val="20"/>
              </w:rPr>
              <w:t>Hillbrow</w:t>
            </w:r>
            <w:proofErr w:type="spellEnd"/>
            <w:r w:rsidRPr="306424B2">
              <w:rPr>
                <w:rFonts w:ascii="Calibri" w:eastAsia="Calibri" w:hAnsi="Calibri" w:cs="Calibri"/>
                <w:sz w:val="20"/>
                <w:szCs w:val="20"/>
              </w:rPr>
              <w:t xml:space="preserve"> Health Precinct, 22 </w:t>
            </w:r>
            <w:proofErr w:type="spellStart"/>
            <w:r w:rsidRPr="306424B2">
              <w:rPr>
                <w:rFonts w:ascii="Calibri" w:eastAsia="Calibri" w:hAnsi="Calibri" w:cs="Calibri"/>
                <w:sz w:val="20"/>
                <w:szCs w:val="20"/>
              </w:rPr>
              <w:t>Esselen</w:t>
            </w:r>
            <w:proofErr w:type="spellEnd"/>
            <w:r w:rsidRPr="306424B2">
              <w:rPr>
                <w:rFonts w:ascii="Calibri" w:eastAsia="Calibri" w:hAnsi="Calibri" w:cs="Calibri"/>
                <w:sz w:val="20"/>
                <w:szCs w:val="20"/>
              </w:rPr>
              <w:t xml:space="preserve"> Street, </w:t>
            </w:r>
            <w:proofErr w:type="spellStart"/>
            <w:r w:rsidRPr="306424B2">
              <w:rPr>
                <w:rFonts w:ascii="Calibri" w:eastAsia="Calibri" w:hAnsi="Calibri" w:cs="Calibri"/>
                <w:sz w:val="20"/>
                <w:szCs w:val="20"/>
              </w:rPr>
              <w:t>Hillbrow</w:t>
            </w:r>
            <w:proofErr w:type="spellEnd"/>
            <w:r w:rsidRPr="306424B2">
              <w:rPr>
                <w:rFonts w:ascii="Calibri" w:eastAsia="Calibri" w:hAnsi="Calibri" w:cs="Calibri"/>
                <w:sz w:val="20"/>
                <w:szCs w:val="20"/>
              </w:rPr>
              <w:t>, Johannesburg, South Africa, 2001</w:t>
            </w:r>
          </w:p>
        </w:tc>
      </w:tr>
    </w:tbl>
    <w:p w14:paraId="2F04082B" w14:textId="61E8CC9C" w:rsidR="00B76E75" w:rsidRPr="00F92F65" w:rsidRDefault="00B76E75" w:rsidP="003449AB">
      <w:r>
        <w:br/>
      </w:r>
    </w:p>
    <w:p w14:paraId="689C552A" w14:textId="0844273A" w:rsidR="00B93181" w:rsidRPr="002B5ABE" w:rsidRDefault="00B93181" w:rsidP="002B5ABE">
      <w:pPr>
        <w:pStyle w:val="Heading1"/>
        <w:rPr>
          <w:rStyle w:val="Heading2Char"/>
          <w:b/>
          <w:sz w:val="32"/>
          <w:szCs w:val="32"/>
        </w:rPr>
      </w:pPr>
      <w:bookmarkStart w:id="10" w:name="_Toc105168506"/>
      <w:r w:rsidRPr="002B5ABE">
        <w:rPr>
          <w:rStyle w:val="Heading2Char"/>
          <w:b/>
          <w:sz w:val="32"/>
          <w:szCs w:val="32"/>
        </w:rPr>
        <w:t>Study investigators</w:t>
      </w:r>
      <w:bookmarkEnd w:id="10"/>
    </w:p>
    <w:p w14:paraId="38C38B8C" w14:textId="1C684E9B" w:rsidR="003871AE" w:rsidRPr="00B93181" w:rsidRDefault="00552F37" w:rsidP="00B93181">
      <w:pPr>
        <w:rPr>
          <w:bCs/>
        </w:rPr>
      </w:pPr>
      <w:bookmarkStart w:id="11" w:name="_Toc105168507"/>
      <w:r w:rsidRPr="00B93181">
        <w:rPr>
          <w:rStyle w:val="Heading2Char"/>
          <w:bCs/>
          <w:sz w:val="22"/>
          <w:szCs w:val="22"/>
        </w:rPr>
        <w:t>Principal Investigators</w:t>
      </w:r>
      <w:bookmarkEnd w:id="9"/>
      <w:bookmarkEnd w:id="11"/>
    </w:p>
    <w:tbl>
      <w:tblPr>
        <w:tblStyle w:val="TableGrid"/>
        <w:tblW w:w="9072" w:type="dxa"/>
        <w:tblInd w:w="-5" w:type="dxa"/>
        <w:tblLook w:val="04A0" w:firstRow="1" w:lastRow="0" w:firstColumn="1" w:lastColumn="0" w:noHBand="0" w:noVBand="1"/>
      </w:tblPr>
      <w:tblGrid>
        <w:gridCol w:w="2127"/>
        <w:gridCol w:w="3118"/>
        <w:gridCol w:w="3827"/>
      </w:tblGrid>
      <w:tr w:rsidR="008D7B1B" w:rsidRPr="00104D90" w14:paraId="70474DAA" w14:textId="77777777" w:rsidTr="00A40DC7">
        <w:tc>
          <w:tcPr>
            <w:tcW w:w="2127" w:type="dxa"/>
            <w:shd w:val="clear" w:color="auto" w:fill="D9D9D9" w:themeFill="background1" w:themeFillShade="D9"/>
            <w:vAlign w:val="center"/>
          </w:tcPr>
          <w:p w14:paraId="3DF974EF" w14:textId="77777777" w:rsidR="003871AE" w:rsidRPr="000330DC" w:rsidRDefault="003871AE" w:rsidP="000330DC">
            <w:pPr>
              <w:textAlignment w:val="baseline"/>
              <w:rPr>
                <w:rFonts w:ascii="Calibri" w:eastAsia="Times New Roman" w:hAnsi="Calibri" w:cs="Calibri"/>
                <w:b/>
                <w:sz w:val="20"/>
                <w:szCs w:val="20"/>
                <w:lang w:eastAsia="en-ZA"/>
              </w:rPr>
            </w:pPr>
            <w:r w:rsidRPr="000330DC">
              <w:rPr>
                <w:rFonts w:ascii="Calibri" w:eastAsia="Times New Roman" w:hAnsi="Calibri" w:cs="Calibri"/>
                <w:b/>
                <w:sz w:val="20"/>
                <w:szCs w:val="20"/>
                <w:lang w:eastAsia="en-ZA"/>
              </w:rPr>
              <w:t>Name</w:t>
            </w:r>
          </w:p>
        </w:tc>
        <w:tc>
          <w:tcPr>
            <w:tcW w:w="3118" w:type="dxa"/>
            <w:shd w:val="clear" w:color="auto" w:fill="D9D9D9" w:themeFill="background1" w:themeFillShade="D9"/>
            <w:vAlign w:val="center"/>
          </w:tcPr>
          <w:p w14:paraId="2607D75B" w14:textId="77777777" w:rsidR="003871AE" w:rsidRPr="000330DC" w:rsidRDefault="003871AE" w:rsidP="000330DC">
            <w:pPr>
              <w:textAlignment w:val="baseline"/>
              <w:rPr>
                <w:rFonts w:ascii="Calibri" w:eastAsia="Times New Roman" w:hAnsi="Calibri" w:cs="Calibri"/>
                <w:b/>
                <w:sz w:val="20"/>
                <w:szCs w:val="20"/>
                <w:lang w:eastAsia="en-ZA"/>
              </w:rPr>
            </w:pPr>
            <w:r w:rsidRPr="000330DC">
              <w:rPr>
                <w:rFonts w:ascii="Calibri" w:eastAsia="Times New Roman" w:hAnsi="Calibri" w:cs="Calibri"/>
                <w:b/>
                <w:sz w:val="20"/>
                <w:szCs w:val="20"/>
                <w:lang w:eastAsia="en-ZA"/>
              </w:rPr>
              <w:t>Institution</w:t>
            </w:r>
          </w:p>
        </w:tc>
        <w:tc>
          <w:tcPr>
            <w:tcW w:w="3827" w:type="dxa"/>
            <w:shd w:val="clear" w:color="auto" w:fill="D9D9D9" w:themeFill="background1" w:themeFillShade="D9"/>
            <w:vAlign w:val="center"/>
          </w:tcPr>
          <w:p w14:paraId="15DD926E" w14:textId="5B906EEA" w:rsidR="003871AE" w:rsidRPr="000330DC" w:rsidRDefault="000330DC" w:rsidP="000330DC">
            <w:pPr>
              <w:textAlignment w:val="baseline"/>
              <w:rPr>
                <w:rFonts w:ascii="Calibri" w:eastAsia="Times New Roman" w:hAnsi="Calibri" w:cs="Calibri"/>
                <w:b/>
                <w:sz w:val="20"/>
                <w:szCs w:val="20"/>
                <w:lang w:eastAsia="en-ZA"/>
              </w:rPr>
            </w:pPr>
            <w:r w:rsidRPr="000330DC">
              <w:rPr>
                <w:rFonts w:ascii="Calibri" w:eastAsia="Times New Roman" w:hAnsi="Calibri" w:cs="Calibri"/>
                <w:b/>
                <w:bCs/>
                <w:sz w:val="20"/>
                <w:szCs w:val="20"/>
                <w:lang w:eastAsia="en-ZA"/>
              </w:rPr>
              <w:t>Contact Details</w:t>
            </w:r>
          </w:p>
        </w:tc>
      </w:tr>
      <w:tr w:rsidR="008D7B1B" w:rsidRPr="00104D90" w14:paraId="563C48B5" w14:textId="77777777" w:rsidTr="00A40DC7">
        <w:tc>
          <w:tcPr>
            <w:tcW w:w="2127" w:type="dxa"/>
            <w:vAlign w:val="center"/>
          </w:tcPr>
          <w:p w14:paraId="7A7B6C70" w14:textId="77777777" w:rsidR="003871AE" w:rsidRPr="00980176" w:rsidRDefault="003871AE" w:rsidP="00980176">
            <w:pPr>
              <w:textAlignment w:val="baseline"/>
              <w:rPr>
                <w:rFonts w:ascii="Calibri" w:eastAsia="Times New Roman" w:hAnsi="Calibri" w:cs="Calibri"/>
                <w:sz w:val="20"/>
                <w:szCs w:val="20"/>
                <w:lang w:eastAsia="en-ZA"/>
              </w:rPr>
            </w:pPr>
            <w:r w:rsidRPr="00980176">
              <w:rPr>
                <w:rFonts w:ascii="Calibri" w:eastAsia="Times New Roman" w:hAnsi="Calibri" w:cs="Calibri"/>
                <w:sz w:val="20"/>
                <w:szCs w:val="20"/>
                <w:lang w:eastAsia="en-ZA"/>
              </w:rPr>
              <w:t>Guéladio Cissé</w:t>
            </w:r>
          </w:p>
        </w:tc>
        <w:tc>
          <w:tcPr>
            <w:tcW w:w="3118" w:type="dxa"/>
            <w:vAlign w:val="center"/>
          </w:tcPr>
          <w:p w14:paraId="6BFC044A" w14:textId="1D51F266" w:rsidR="003871AE" w:rsidRPr="00980176" w:rsidRDefault="00C923B9" w:rsidP="00980176">
            <w:pPr>
              <w:textAlignment w:val="baseline"/>
              <w:rPr>
                <w:rFonts w:ascii="Calibri" w:eastAsia="Times New Roman" w:hAnsi="Calibri" w:cs="Calibri"/>
                <w:sz w:val="20"/>
                <w:szCs w:val="20"/>
                <w:lang w:eastAsia="en-ZA"/>
              </w:rPr>
            </w:pPr>
            <w:r w:rsidRPr="00980176">
              <w:rPr>
                <w:rFonts w:ascii="Calibri" w:eastAsia="Times New Roman" w:hAnsi="Calibri" w:cs="Calibri"/>
                <w:sz w:val="20"/>
                <w:szCs w:val="20"/>
                <w:lang w:eastAsia="en-ZA"/>
              </w:rPr>
              <w:t xml:space="preserve">University </w:t>
            </w:r>
            <w:proofErr w:type="spellStart"/>
            <w:r w:rsidRPr="00980176">
              <w:rPr>
                <w:rFonts w:ascii="Calibri" w:eastAsia="Times New Roman" w:hAnsi="Calibri" w:cs="Calibri"/>
                <w:sz w:val="20"/>
                <w:szCs w:val="20"/>
                <w:lang w:eastAsia="en-ZA"/>
              </w:rPr>
              <w:t>Peleforo</w:t>
            </w:r>
            <w:proofErr w:type="spellEnd"/>
            <w:r w:rsidRPr="00980176">
              <w:rPr>
                <w:rFonts w:ascii="Calibri" w:eastAsia="Times New Roman" w:hAnsi="Calibri" w:cs="Calibri"/>
                <w:sz w:val="20"/>
                <w:szCs w:val="20"/>
                <w:lang w:eastAsia="en-ZA"/>
              </w:rPr>
              <w:t xml:space="preserve"> Gon Coulibaly</w:t>
            </w:r>
          </w:p>
        </w:tc>
        <w:tc>
          <w:tcPr>
            <w:tcW w:w="3827" w:type="dxa"/>
            <w:vAlign w:val="center"/>
          </w:tcPr>
          <w:p w14:paraId="3E3D719C" w14:textId="5DC3A2E1" w:rsidR="003871AE" w:rsidRPr="00980176" w:rsidRDefault="00000000" w:rsidP="00980176">
            <w:pPr>
              <w:textAlignment w:val="baseline"/>
              <w:rPr>
                <w:rFonts w:ascii="Calibri" w:eastAsia="Times New Roman" w:hAnsi="Calibri" w:cs="Calibri"/>
                <w:sz w:val="20"/>
                <w:szCs w:val="20"/>
                <w:lang w:eastAsia="en-ZA"/>
              </w:rPr>
            </w:pPr>
            <w:hyperlink r:id="rId13" w:history="1">
              <w:r w:rsidR="003871AE" w:rsidRPr="006309B6">
                <w:rPr>
                  <w:rStyle w:val="Hyperlink"/>
                  <w:rFonts w:ascii="Calibri" w:eastAsia="Times New Roman" w:hAnsi="Calibri" w:cs="Calibri"/>
                  <w:lang w:eastAsia="en-ZA"/>
                </w:rPr>
                <w:t>gueladio.cisse@swisstph.ch</w:t>
              </w:r>
            </w:hyperlink>
            <w:r w:rsidR="003871AE" w:rsidRPr="00980176">
              <w:rPr>
                <w:rFonts w:ascii="Calibri" w:eastAsia="Times New Roman" w:hAnsi="Calibri" w:cs="Calibri"/>
                <w:sz w:val="20"/>
                <w:szCs w:val="20"/>
                <w:lang w:eastAsia="en-ZA"/>
              </w:rPr>
              <w:t>, +41 79 938 11 98</w:t>
            </w:r>
          </w:p>
        </w:tc>
      </w:tr>
      <w:tr w:rsidR="008D7B1B" w:rsidRPr="00104D90" w14:paraId="10974A28" w14:textId="77777777" w:rsidTr="00A40DC7">
        <w:tc>
          <w:tcPr>
            <w:tcW w:w="2127" w:type="dxa"/>
            <w:vAlign w:val="center"/>
          </w:tcPr>
          <w:p w14:paraId="31A0CF53" w14:textId="7567B153" w:rsidR="003871AE" w:rsidRPr="00980176" w:rsidRDefault="00A57E23" w:rsidP="00980176">
            <w:pPr>
              <w:textAlignment w:val="baseline"/>
              <w:rPr>
                <w:rFonts w:ascii="Calibri" w:eastAsia="Times New Roman" w:hAnsi="Calibri" w:cs="Calibri"/>
                <w:sz w:val="20"/>
                <w:szCs w:val="20"/>
                <w:lang w:eastAsia="en-ZA"/>
              </w:rPr>
            </w:pPr>
            <w:r w:rsidRPr="00980176">
              <w:rPr>
                <w:rFonts w:ascii="Calibri" w:eastAsia="Times New Roman" w:hAnsi="Calibri" w:cs="Calibri"/>
                <w:sz w:val="20"/>
                <w:szCs w:val="20"/>
                <w:lang w:eastAsia="en-ZA"/>
              </w:rPr>
              <w:t xml:space="preserve">Matthew </w:t>
            </w:r>
            <w:r w:rsidR="004C7109" w:rsidRPr="00980176">
              <w:rPr>
                <w:rFonts w:ascii="Calibri" w:eastAsia="Times New Roman" w:hAnsi="Calibri" w:cs="Calibri"/>
                <w:sz w:val="20"/>
                <w:szCs w:val="20"/>
                <w:lang w:eastAsia="en-ZA"/>
              </w:rPr>
              <w:t>Chersich</w:t>
            </w:r>
          </w:p>
        </w:tc>
        <w:tc>
          <w:tcPr>
            <w:tcW w:w="3118" w:type="dxa"/>
            <w:vAlign w:val="center"/>
          </w:tcPr>
          <w:p w14:paraId="013E688A" w14:textId="5305EB5A" w:rsidR="003871AE" w:rsidRPr="00980176" w:rsidRDefault="00C923B9" w:rsidP="00980176">
            <w:pPr>
              <w:textAlignment w:val="baseline"/>
              <w:rPr>
                <w:rFonts w:ascii="Calibri" w:eastAsia="Times New Roman" w:hAnsi="Calibri" w:cs="Calibri"/>
                <w:sz w:val="20"/>
                <w:szCs w:val="20"/>
                <w:lang w:eastAsia="en-ZA"/>
              </w:rPr>
            </w:pPr>
            <w:r w:rsidRPr="00980176">
              <w:rPr>
                <w:rFonts w:ascii="Calibri" w:eastAsia="Times New Roman" w:hAnsi="Calibri" w:cs="Calibri"/>
                <w:sz w:val="20"/>
                <w:szCs w:val="20"/>
                <w:lang w:eastAsia="en-ZA"/>
              </w:rPr>
              <w:t>University of the Witwatersrand</w:t>
            </w:r>
          </w:p>
        </w:tc>
        <w:tc>
          <w:tcPr>
            <w:tcW w:w="3827" w:type="dxa"/>
            <w:vAlign w:val="center"/>
          </w:tcPr>
          <w:p w14:paraId="523D3140" w14:textId="13611511" w:rsidR="003871AE" w:rsidRPr="00980176" w:rsidRDefault="00000000" w:rsidP="00980176">
            <w:pPr>
              <w:textAlignment w:val="baseline"/>
              <w:rPr>
                <w:rFonts w:ascii="Calibri" w:eastAsia="Times New Roman" w:hAnsi="Calibri" w:cs="Calibri"/>
                <w:sz w:val="20"/>
                <w:szCs w:val="20"/>
                <w:lang w:eastAsia="en-ZA"/>
              </w:rPr>
            </w:pPr>
            <w:hyperlink r:id="rId14" w:history="1">
              <w:r w:rsidR="00D312FF" w:rsidRPr="0031657F">
                <w:rPr>
                  <w:rStyle w:val="Hyperlink"/>
                  <w:lang w:eastAsia="en-ZA"/>
                </w:rPr>
                <w:t>mchersich@wrhi.ac.za</w:t>
              </w:r>
            </w:hyperlink>
            <w:r w:rsidR="00DB678C">
              <w:rPr>
                <w:rFonts w:ascii="Calibri" w:eastAsia="Times New Roman" w:hAnsi="Calibri" w:cs="Calibri"/>
                <w:lang w:eastAsia="en-ZA"/>
              </w:rPr>
              <w:t xml:space="preserve"> </w:t>
            </w:r>
            <w:r w:rsidR="00DB678C" w:rsidRPr="00980176">
              <w:rPr>
                <w:rFonts w:ascii="Calibri" w:eastAsia="Times New Roman" w:hAnsi="Calibri" w:cs="Calibri"/>
                <w:sz w:val="20"/>
                <w:szCs w:val="20"/>
                <w:lang w:eastAsia="en-ZA"/>
              </w:rPr>
              <w:t xml:space="preserve"> </w:t>
            </w:r>
            <w:r w:rsidR="0082591D">
              <w:rPr>
                <w:rFonts w:ascii="Calibri" w:eastAsia="Times New Roman" w:hAnsi="Calibri" w:cs="Calibri"/>
                <w:sz w:val="20"/>
                <w:szCs w:val="20"/>
                <w:lang w:eastAsia="en-ZA"/>
              </w:rPr>
              <w:t>,</w:t>
            </w:r>
            <w:r w:rsidR="007611BA" w:rsidRPr="00980176">
              <w:rPr>
                <w:rFonts w:ascii="Calibri" w:eastAsia="Times New Roman" w:hAnsi="Calibri" w:cs="Calibri"/>
                <w:sz w:val="20"/>
                <w:szCs w:val="20"/>
                <w:lang w:eastAsia="en-ZA"/>
              </w:rPr>
              <w:t>+</w:t>
            </w:r>
            <w:r w:rsidR="009E2D2F" w:rsidRPr="00980176">
              <w:rPr>
                <w:rFonts w:ascii="Calibri" w:eastAsia="Times New Roman" w:hAnsi="Calibri" w:cs="Calibri"/>
                <w:sz w:val="20"/>
                <w:szCs w:val="20"/>
                <w:lang w:eastAsia="en-ZA"/>
              </w:rPr>
              <w:t>27</w:t>
            </w:r>
            <w:r w:rsidR="00E23C9C" w:rsidRPr="00980176">
              <w:rPr>
                <w:rFonts w:ascii="Calibri" w:eastAsia="Times New Roman" w:hAnsi="Calibri" w:cs="Calibri"/>
                <w:sz w:val="20"/>
                <w:szCs w:val="20"/>
                <w:lang w:eastAsia="en-ZA"/>
              </w:rPr>
              <w:t> </w:t>
            </w:r>
            <w:r w:rsidR="00104D90" w:rsidRPr="00980176">
              <w:rPr>
                <w:rFonts w:ascii="Calibri" w:eastAsia="Times New Roman" w:hAnsi="Calibri" w:cs="Calibri"/>
                <w:sz w:val="20"/>
                <w:szCs w:val="20"/>
                <w:lang w:eastAsia="en-ZA"/>
              </w:rPr>
              <w:t xml:space="preserve">72 </w:t>
            </w:r>
            <w:r w:rsidR="00E23C9C" w:rsidRPr="00980176">
              <w:rPr>
                <w:rFonts w:ascii="Calibri" w:eastAsia="Times New Roman" w:hAnsi="Calibri" w:cs="Calibri"/>
                <w:sz w:val="20"/>
                <w:szCs w:val="20"/>
                <w:lang w:eastAsia="en-ZA"/>
              </w:rPr>
              <w:t>752 1123</w:t>
            </w:r>
          </w:p>
        </w:tc>
      </w:tr>
    </w:tbl>
    <w:p w14:paraId="10BC2E05" w14:textId="77777777" w:rsidR="003871AE" w:rsidRDefault="00AC1564" w:rsidP="003449AB">
      <w:pPr>
        <w:spacing w:before="120"/>
        <w:rPr>
          <w:bCs/>
        </w:rPr>
      </w:pPr>
      <w:bookmarkStart w:id="12" w:name="_Toc102041197"/>
      <w:bookmarkStart w:id="13" w:name="_Toc105168508"/>
      <w:r w:rsidRPr="002B23DD">
        <w:rPr>
          <w:rStyle w:val="Heading2Char"/>
          <w:rFonts w:cstheme="majorHAnsi"/>
          <w:bCs/>
        </w:rPr>
        <w:t>Co-Principal</w:t>
      </w:r>
      <w:bookmarkEnd w:id="12"/>
      <w:r w:rsidRPr="002B23DD">
        <w:rPr>
          <w:rStyle w:val="Heading2Char"/>
          <w:rFonts w:cstheme="majorHAnsi"/>
          <w:bCs/>
        </w:rPr>
        <w:t xml:space="preserve"> Investigators</w:t>
      </w:r>
      <w:bookmarkEnd w:id="13"/>
      <w:r w:rsidRPr="002B23DD">
        <w:rPr>
          <w:bCs/>
        </w:rPr>
        <w:t xml:space="preserve">: </w:t>
      </w:r>
    </w:p>
    <w:tbl>
      <w:tblPr>
        <w:tblW w:w="9072" w:type="dxa"/>
        <w:tblInd w:w="-5" w:type="dxa"/>
        <w:tblLook w:val="04A0" w:firstRow="1" w:lastRow="0" w:firstColumn="1" w:lastColumn="0" w:noHBand="0" w:noVBand="1"/>
      </w:tblPr>
      <w:tblGrid>
        <w:gridCol w:w="2122"/>
        <w:gridCol w:w="3118"/>
        <w:gridCol w:w="3832"/>
      </w:tblGrid>
      <w:tr w:rsidR="006155B3" w:rsidRPr="005969DB" w14:paraId="46414327" w14:textId="77777777" w:rsidTr="00A40DC7">
        <w:trPr>
          <w:trHeight w:val="288"/>
        </w:trPr>
        <w:tc>
          <w:tcPr>
            <w:tcW w:w="2122"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F0DA520" w14:textId="77777777" w:rsidR="005969DB" w:rsidRPr="005969DB" w:rsidRDefault="005969DB" w:rsidP="005969DB">
            <w:pPr>
              <w:spacing w:after="0" w:line="240" w:lineRule="auto"/>
              <w:rPr>
                <w:rFonts w:ascii="Calibri" w:eastAsia="Times New Roman" w:hAnsi="Calibri" w:cs="Calibri"/>
                <w:b/>
                <w:bCs/>
                <w:color w:val="000000"/>
                <w:sz w:val="20"/>
                <w:szCs w:val="20"/>
                <w:lang w:eastAsia="en-ZA"/>
              </w:rPr>
            </w:pPr>
            <w:r w:rsidRPr="005969DB">
              <w:rPr>
                <w:rFonts w:ascii="Calibri" w:eastAsia="Times New Roman" w:hAnsi="Calibri" w:cs="Calibri"/>
                <w:b/>
                <w:bCs/>
                <w:color w:val="000000"/>
                <w:sz w:val="20"/>
                <w:szCs w:val="20"/>
                <w:lang w:eastAsia="en-ZA"/>
              </w:rPr>
              <w:t>Name</w:t>
            </w:r>
          </w:p>
        </w:tc>
        <w:tc>
          <w:tcPr>
            <w:tcW w:w="3118" w:type="dxa"/>
            <w:tcBorders>
              <w:top w:val="single" w:sz="4" w:space="0" w:color="auto"/>
              <w:left w:val="nil"/>
              <w:bottom w:val="single" w:sz="4" w:space="0" w:color="auto"/>
              <w:right w:val="single" w:sz="4" w:space="0" w:color="auto"/>
            </w:tcBorders>
            <w:shd w:val="clear" w:color="000000" w:fill="D9D9D9"/>
            <w:vAlign w:val="center"/>
            <w:hideMark/>
          </w:tcPr>
          <w:p w14:paraId="29849950" w14:textId="77777777" w:rsidR="005969DB" w:rsidRPr="005969DB" w:rsidRDefault="005969DB" w:rsidP="005969DB">
            <w:pPr>
              <w:spacing w:after="0" w:line="240" w:lineRule="auto"/>
              <w:rPr>
                <w:rFonts w:ascii="Calibri" w:eastAsia="Times New Roman" w:hAnsi="Calibri" w:cs="Calibri"/>
                <w:b/>
                <w:bCs/>
                <w:color w:val="000000"/>
                <w:sz w:val="20"/>
                <w:szCs w:val="20"/>
                <w:lang w:eastAsia="en-ZA"/>
              </w:rPr>
            </w:pPr>
            <w:r w:rsidRPr="005969DB">
              <w:rPr>
                <w:rFonts w:ascii="Calibri" w:eastAsia="Times New Roman" w:hAnsi="Calibri" w:cs="Calibri"/>
                <w:b/>
                <w:bCs/>
                <w:color w:val="000000"/>
                <w:sz w:val="20"/>
                <w:szCs w:val="20"/>
                <w:lang w:eastAsia="en-ZA"/>
              </w:rPr>
              <w:t>Institution</w:t>
            </w:r>
          </w:p>
        </w:tc>
        <w:tc>
          <w:tcPr>
            <w:tcW w:w="3832" w:type="dxa"/>
            <w:tcBorders>
              <w:top w:val="single" w:sz="4" w:space="0" w:color="auto"/>
              <w:left w:val="nil"/>
              <w:bottom w:val="single" w:sz="4" w:space="0" w:color="auto"/>
              <w:right w:val="single" w:sz="4" w:space="0" w:color="auto"/>
            </w:tcBorders>
            <w:shd w:val="clear" w:color="000000" w:fill="D9D9D9"/>
            <w:vAlign w:val="center"/>
            <w:hideMark/>
          </w:tcPr>
          <w:p w14:paraId="5EFA5FFD" w14:textId="77777777" w:rsidR="005969DB" w:rsidRPr="005969DB" w:rsidRDefault="005969DB" w:rsidP="005969DB">
            <w:pPr>
              <w:spacing w:after="0" w:line="240" w:lineRule="auto"/>
              <w:rPr>
                <w:rFonts w:ascii="Calibri" w:eastAsia="Times New Roman" w:hAnsi="Calibri" w:cs="Calibri"/>
                <w:b/>
                <w:bCs/>
                <w:color w:val="000000"/>
                <w:sz w:val="20"/>
                <w:szCs w:val="20"/>
                <w:lang w:eastAsia="en-ZA"/>
              </w:rPr>
            </w:pPr>
            <w:r w:rsidRPr="005969DB">
              <w:rPr>
                <w:rFonts w:ascii="Calibri" w:eastAsia="Times New Roman" w:hAnsi="Calibri" w:cs="Calibri"/>
                <w:b/>
                <w:bCs/>
                <w:color w:val="000000"/>
                <w:sz w:val="20"/>
                <w:szCs w:val="20"/>
                <w:lang w:eastAsia="en-ZA"/>
              </w:rPr>
              <w:t>Address, email, phone</w:t>
            </w:r>
          </w:p>
        </w:tc>
      </w:tr>
      <w:tr w:rsidR="00083FD2" w:rsidRPr="005969DB" w14:paraId="38EDEFBD" w14:textId="77777777" w:rsidTr="00A40DC7">
        <w:trPr>
          <w:trHeight w:val="288"/>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50BA0BA1" w14:textId="77777777" w:rsidR="005969DB" w:rsidRPr="005969DB" w:rsidRDefault="005969DB" w:rsidP="005969DB">
            <w:pPr>
              <w:spacing w:after="0" w:line="240" w:lineRule="auto"/>
              <w:rPr>
                <w:rFonts w:ascii="Calibri" w:eastAsia="Times New Roman" w:hAnsi="Calibri" w:cs="Calibri"/>
                <w:color w:val="000000"/>
                <w:lang w:eastAsia="en-ZA"/>
              </w:rPr>
            </w:pPr>
            <w:r w:rsidRPr="005969DB">
              <w:rPr>
                <w:rFonts w:ascii="Calibri" w:eastAsia="Times New Roman" w:hAnsi="Calibri" w:cs="Calibri"/>
                <w:color w:val="000000"/>
                <w:lang w:eastAsia="en-ZA"/>
              </w:rPr>
              <w:t>Christopher Jack</w:t>
            </w:r>
          </w:p>
        </w:tc>
        <w:tc>
          <w:tcPr>
            <w:tcW w:w="3118" w:type="dxa"/>
            <w:tcBorders>
              <w:top w:val="nil"/>
              <w:left w:val="nil"/>
              <w:bottom w:val="single" w:sz="4" w:space="0" w:color="auto"/>
              <w:right w:val="single" w:sz="4" w:space="0" w:color="auto"/>
            </w:tcBorders>
            <w:shd w:val="clear" w:color="auto" w:fill="auto"/>
            <w:vAlign w:val="center"/>
            <w:hideMark/>
          </w:tcPr>
          <w:p w14:paraId="0C5CFEE0" w14:textId="77777777" w:rsidR="005969DB" w:rsidRPr="005969DB" w:rsidRDefault="005969DB" w:rsidP="005969DB">
            <w:pPr>
              <w:spacing w:after="0" w:line="240" w:lineRule="auto"/>
              <w:rPr>
                <w:rFonts w:ascii="Calibri" w:eastAsia="Times New Roman" w:hAnsi="Calibri" w:cs="Calibri"/>
                <w:color w:val="000000"/>
                <w:lang w:eastAsia="en-ZA"/>
              </w:rPr>
            </w:pPr>
            <w:r w:rsidRPr="005969DB">
              <w:rPr>
                <w:rFonts w:ascii="Calibri" w:eastAsia="Times New Roman" w:hAnsi="Calibri" w:cs="Calibri"/>
                <w:color w:val="000000"/>
                <w:lang w:eastAsia="en-ZA"/>
              </w:rPr>
              <w:t>University of Cape Town</w:t>
            </w:r>
          </w:p>
        </w:tc>
        <w:tc>
          <w:tcPr>
            <w:tcW w:w="3832" w:type="dxa"/>
            <w:tcBorders>
              <w:top w:val="nil"/>
              <w:left w:val="nil"/>
              <w:bottom w:val="single" w:sz="4" w:space="0" w:color="auto"/>
              <w:right w:val="single" w:sz="4" w:space="0" w:color="auto"/>
            </w:tcBorders>
            <w:shd w:val="clear" w:color="auto" w:fill="auto"/>
            <w:vAlign w:val="center"/>
            <w:hideMark/>
          </w:tcPr>
          <w:p w14:paraId="66AA939E" w14:textId="77777777" w:rsidR="005969DB" w:rsidRPr="005969DB" w:rsidRDefault="00000000" w:rsidP="005969DB">
            <w:pPr>
              <w:spacing w:after="0" w:line="240" w:lineRule="auto"/>
              <w:rPr>
                <w:rFonts w:ascii="Calibri" w:eastAsia="Times New Roman" w:hAnsi="Calibri" w:cs="Calibri"/>
                <w:color w:val="0563C1"/>
                <w:u w:val="single"/>
                <w:lang w:eastAsia="en-ZA"/>
              </w:rPr>
            </w:pPr>
            <w:hyperlink r:id="rId15" w:history="1">
              <w:r w:rsidR="005969DB" w:rsidRPr="005969DB">
                <w:rPr>
                  <w:rFonts w:ascii="Calibri" w:eastAsia="Times New Roman" w:hAnsi="Calibri" w:cs="Calibri"/>
                  <w:color w:val="0563C1"/>
                  <w:u w:val="single"/>
                  <w:lang w:eastAsia="en-ZA"/>
                </w:rPr>
                <w:t>cjack@csag.uct.ac.za</w:t>
              </w:r>
            </w:hyperlink>
          </w:p>
        </w:tc>
      </w:tr>
      <w:tr w:rsidR="00083FD2" w:rsidRPr="005969DB" w14:paraId="781F2CE0" w14:textId="77777777" w:rsidTr="00A40DC7">
        <w:trPr>
          <w:trHeight w:val="288"/>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1B12E940" w14:textId="77777777" w:rsidR="005969DB" w:rsidRPr="005969DB" w:rsidRDefault="00000000" w:rsidP="005969DB">
            <w:pPr>
              <w:spacing w:after="0" w:line="240" w:lineRule="auto"/>
              <w:rPr>
                <w:rFonts w:ascii="Calibri" w:eastAsia="Times New Roman" w:hAnsi="Calibri" w:cs="Calibri"/>
                <w:color w:val="000000"/>
                <w:lang w:eastAsia="en-ZA"/>
              </w:rPr>
            </w:pPr>
            <w:hyperlink r:id="rId16" w:history="1">
              <w:r w:rsidR="005969DB" w:rsidRPr="005969DB">
                <w:rPr>
                  <w:rFonts w:ascii="Calibri" w:eastAsia="Times New Roman" w:hAnsi="Calibri" w:cs="Calibri"/>
                  <w:color w:val="000000"/>
                  <w:lang w:eastAsia="en-ZA"/>
                </w:rPr>
                <w:t>Sibusisiwe Makhanya</w:t>
              </w:r>
            </w:hyperlink>
          </w:p>
        </w:tc>
        <w:tc>
          <w:tcPr>
            <w:tcW w:w="3118" w:type="dxa"/>
            <w:tcBorders>
              <w:top w:val="nil"/>
              <w:left w:val="nil"/>
              <w:bottom w:val="single" w:sz="4" w:space="0" w:color="auto"/>
              <w:right w:val="single" w:sz="4" w:space="0" w:color="auto"/>
            </w:tcBorders>
            <w:shd w:val="clear" w:color="auto" w:fill="auto"/>
            <w:vAlign w:val="center"/>
            <w:hideMark/>
          </w:tcPr>
          <w:p w14:paraId="3F8AE995" w14:textId="77777777" w:rsidR="005969DB" w:rsidRPr="005969DB" w:rsidRDefault="005969DB" w:rsidP="005969DB">
            <w:pPr>
              <w:spacing w:after="0" w:line="240" w:lineRule="auto"/>
              <w:rPr>
                <w:rFonts w:ascii="Calibri" w:eastAsia="Times New Roman" w:hAnsi="Calibri" w:cs="Calibri"/>
                <w:color w:val="000000"/>
                <w:lang w:eastAsia="en-ZA"/>
              </w:rPr>
            </w:pPr>
            <w:r w:rsidRPr="005969DB">
              <w:rPr>
                <w:rFonts w:ascii="Calibri" w:eastAsia="Times New Roman" w:hAnsi="Calibri" w:cs="Calibri"/>
                <w:bCs/>
                <w:color w:val="000000"/>
                <w:lang w:eastAsia="en-ZA"/>
              </w:rPr>
              <w:t>IBM Research Africa</w:t>
            </w:r>
          </w:p>
        </w:tc>
        <w:tc>
          <w:tcPr>
            <w:tcW w:w="3832" w:type="dxa"/>
            <w:tcBorders>
              <w:top w:val="nil"/>
              <w:left w:val="nil"/>
              <w:bottom w:val="single" w:sz="4" w:space="0" w:color="auto"/>
              <w:right w:val="single" w:sz="4" w:space="0" w:color="auto"/>
            </w:tcBorders>
            <w:shd w:val="clear" w:color="auto" w:fill="auto"/>
            <w:vAlign w:val="center"/>
            <w:hideMark/>
          </w:tcPr>
          <w:p w14:paraId="4F2FCED9" w14:textId="77777777" w:rsidR="005969DB" w:rsidRPr="005969DB" w:rsidRDefault="00000000" w:rsidP="005969DB">
            <w:pPr>
              <w:spacing w:after="0" w:line="240" w:lineRule="auto"/>
              <w:rPr>
                <w:rFonts w:ascii="Calibri" w:eastAsia="Times New Roman" w:hAnsi="Calibri" w:cs="Calibri"/>
                <w:color w:val="4472C4"/>
                <w:u w:val="single"/>
                <w:lang w:eastAsia="en-ZA"/>
              </w:rPr>
            </w:pPr>
            <w:hyperlink r:id="rId17" w:history="1">
              <w:r w:rsidR="005969DB" w:rsidRPr="005969DB">
                <w:rPr>
                  <w:rFonts w:ascii="Calibri" w:eastAsia="Times New Roman" w:hAnsi="Calibri" w:cs="Calibri"/>
                  <w:bCs/>
                  <w:color w:val="4472C4"/>
                  <w:u w:val="single"/>
                  <w:lang w:eastAsia="en-ZA"/>
                </w:rPr>
                <w:t>Sibusisiwe.makhanya@ibm.com</w:t>
              </w:r>
            </w:hyperlink>
          </w:p>
        </w:tc>
      </w:tr>
      <w:tr w:rsidR="00083FD2" w:rsidRPr="005969DB" w14:paraId="76B4D886" w14:textId="77777777" w:rsidTr="00A40DC7">
        <w:trPr>
          <w:trHeight w:val="288"/>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5F09899B" w14:textId="77777777" w:rsidR="005969DB" w:rsidRPr="005969DB" w:rsidRDefault="005969DB" w:rsidP="005969DB">
            <w:pPr>
              <w:spacing w:after="0" w:line="240" w:lineRule="auto"/>
              <w:rPr>
                <w:rFonts w:ascii="Calibri" w:eastAsia="Times New Roman" w:hAnsi="Calibri" w:cs="Calibri"/>
                <w:color w:val="000000"/>
                <w:lang w:eastAsia="en-ZA"/>
              </w:rPr>
            </w:pPr>
            <w:r w:rsidRPr="005969DB">
              <w:rPr>
                <w:rFonts w:ascii="Calibri" w:eastAsia="Times New Roman" w:hAnsi="Calibri" w:cs="Calibri"/>
                <w:bCs/>
                <w:color w:val="000000"/>
                <w:lang w:eastAsia="en-ZA"/>
              </w:rPr>
              <w:t>Gloria Maimela</w:t>
            </w:r>
          </w:p>
        </w:tc>
        <w:tc>
          <w:tcPr>
            <w:tcW w:w="3118" w:type="dxa"/>
            <w:tcBorders>
              <w:top w:val="nil"/>
              <w:left w:val="nil"/>
              <w:bottom w:val="single" w:sz="4" w:space="0" w:color="auto"/>
              <w:right w:val="single" w:sz="4" w:space="0" w:color="auto"/>
            </w:tcBorders>
            <w:shd w:val="clear" w:color="auto" w:fill="auto"/>
            <w:vAlign w:val="center"/>
            <w:hideMark/>
          </w:tcPr>
          <w:p w14:paraId="0BF0DF72" w14:textId="77777777" w:rsidR="005969DB" w:rsidRPr="005969DB" w:rsidRDefault="005969DB" w:rsidP="005969DB">
            <w:pPr>
              <w:spacing w:after="0" w:line="240" w:lineRule="auto"/>
              <w:rPr>
                <w:rFonts w:ascii="Calibri" w:eastAsia="Times New Roman" w:hAnsi="Calibri" w:cs="Calibri"/>
                <w:color w:val="000000"/>
                <w:lang w:eastAsia="en-ZA"/>
              </w:rPr>
            </w:pPr>
            <w:r w:rsidRPr="005969DB">
              <w:rPr>
                <w:rFonts w:ascii="Calibri" w:eastAsia="Times New Roman" w:hAnsi="Calibri" w:cs="Calibri"/>
                <w:bCs/>
                <w:color w:val="000000"/>
                <w:lang w:eastAsia="en-ZA"/>
              </w:rPr>
              <w:t>University of the Witwatersrand</w:t>
            </w:r>
          </w:p>
        </w:tc>
        <w:tc>
          <w:tcPr>
            <w:tcW w:w="3832" w:type="dxa"/>
            <w:tcBorders>
              <w:top w:val="nil"/>
              <w:left w:val="nil"/>
              <w:bottom w:val="single" w:sz="4" w:space="0" w:color="auto"/>
              <w:right w:val="single" w:sz="4" w:space="0" w:color="auto"/>
            </w:tcBorders>
            <w:shd w:val="clear" w:color="auto" w:fill="auto"/>
            <w:vAlign w:val="center"/>
            <w:hideMark/>
          </w:tcPr>
          <w:p w14:paraId="32B8CD9D" w14:textId="77777777" w:rsidR="005969DB" w:rsidRPr="005969DB" w:rsidRDefault="00000000" w:rsidP="005969DB">
            <w:pPr>
              <w:spacing w:after="0" w:line="240" w:lineRule="auto"/>
              <w:rPr>
                <w:rFonts w:ascii="Calibri" w:eastAsia="Times New Roman" w:hAnsi="Calibri" w:cs="Calibri"/>
                <w:color w:val="4472C4"/>
                <w:u w:val="single"/>
                <w:lang w:eastAsia="en-ZA"/>
              </w:rPr>
            </w:pPr>
            <w:hyperlink r:id="rId18" w:history="1">
              <w:r w:rsidR="005969DB" w:rsidRPr="005969DB">
                <w:rPr>
                  <w:rFonts w:ascii="Calibri" w:eastAsia="Times New Roman" w:hAnsi="Calibri" w:cs="Calibri"/>
                  <w:bCs/>
                  <w:color w:val="4472C4"/>
                  <w:u w:val="single"/>
                  <w:lang w:eastAsia="en-ZA"/>
                </w:rPr>
                <w:t>gmaimela@wrhi.ac.za</w:t>
              </w:r>
            </w:hyperlink>
          </w:p>
        </w:tc>
      </w:tr>
      <w:tr w:rsidR="00083FD2" w:rsidRPr="005969DB" w14:paraId="025429EF" w14:textId="77777777" w:rsidTr="00A40DC7">
        <w:trPr>
          <w:trHeight w:val="288"/>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12E37A61" w14:textId="77777777" w:rsidR="005969DB" w:rsidRPr="005969DB" w:rsidRDefault="005969DB" w:rsidP="005969DB">
            <w:pPr>
              <w:spacing w:after="0" w:line="240" w:lineRule="auto"/>
              <w:rPr>
                <w:rFonts w:ascii="Calibri" w:eastAsia="Times New Roman" w:hAnsi="Calibri" w:cs="Calibri"/>
                <w:color w:val="000000"/>
                <w:lang w:eastAsia="en-ZA"/>
              </w:rPr>
            </w:pPr>
            <w:r w:rsidRPr="005969DB">
              <w:rPr>
                <w:rFonts w:ascii="Calibri" w:eastAsia="Times New Roman" w:hAnsi="Calibri" w:cs="Calibri"/>
                <w:bCs/>
                <w:color w:val="000000"/>
                <w:lang w:eastAsia="en-ZA"/>
              </w:rPr>
              <w:t>Craig Parker</w:t>
            </w:r>
          </w:p>
        </w:tc>
        <w:tc>
          <w:tcPr>
            <w:tcW w:w="3118" w:type="dxa"/>
            <w:tcBorders>
              <w:top w:val="nil"/>
              <w:left w:val="nil"/>
              <w:bottom w:val="single" w:sz="4" w:space="0" w:color="auto"/>
              <w:right w:val="single" w:sz="4" w:space="0" w:color="auto"/>
            </w:tcBorders>
            <w:shd w:val="clear" w:color="auto" w:fill="auto"/>
            <w:vAlign w:val="center"/>
            <w:hideMark/>
          </w:tcPr>
          <w:p w14:paraId="3BDA8BB8" w14:textId="77777777" w:rsidR="005969DB" w:rsidRPr="005969DB" w:rsidRDefault="005969DB" w:rsidP="005969DB">
            <w:pPr>
              <w:spacing w:after="0" w:line="240" w:lineRule="auto"/>
              <w:rPr>
                <w:rFonts w:ascii="Calibri" w:eastAsia="Times New Roman" w:hAnsi="Calibri" w:cs="Calibri"/>
                <w:color w:val="000000"/>
                <w:lang w:eastAsia="en-ZA"/>
              </w:rPr>
            </w:pPr>
            <w:r w:rsidRPr="005969DB">
              <w:rPr>
                <w:rFonts w:ascii="Calibri" w:eastAsia="Times New Roman" w:hAnsi="Calibri" w:cs="Calibri"/>
                <w:bCs/>
                <w:color w:val="000000"/>
                <w:lang w:eastAsia="en-ZA"/>
              </w:rPr>
              <w:t>University of the Witwatersrand</w:t>
            </w:r>
          </w:p>
        </w:tc>
        <w:tc>
          <w:tcPr>
            <w:tcW w:w="3832" w:type="dxa"/>
            <w:tcBorders>
              <w:top w:val="nil"/>
              <w:left w:val="nil"/>
              <w:bottom w:val="single" w:sz="4" w:space="0" w:color="auto"/>
              <w:right w:val="single" w:sz="4" w:space="0" w:color="auto"/>
            </w:tcBorders>
            <w:shd w:val="clear" w:color="auto" w:fill="auto"/>
            <w:vAlign w:val="center"/>
            <w:hideMark/>
          </w:tcPr>
          <w:p w14:paraId="4A2ED953" w14:textId="77777777" w:rsidR="005969DB" w:rsidRPr="005969DB" w:rsidRDefault="00000000" w:rsidP="005969DB">
            <w:pPr>
              <w:spacing w:after="0" w:line="240" w:lineRule="auto"/>
              <w:rPr>
                <w:rFonts w:ascii="Calibri" w:eastAsia="Times New Roman" w:hAnsi="Calibri" w:cs="Calibri"/>
                <w:color w:val="4472C4"/>
                <w:u w:val="single"/>
                <w:lang w:eastAsia="en-ZA"/>
              </w:rPr>
            </w:pPr>
            <w:hyperlink r:id="rId19" w:history="1">
              <w:r w:rsidR="005969DB" w:rsidRPr="005969DB">
                <w:rPr>
                  <w:rFonts w:ascii="Calibri" w:eastAsia="Times New Roman" w:hAnsi="Calibri" w:cs="Calibri"/>
                  <w:bCs/>
                  <w:color w:val="4472C4"/>
                  <w:u w:val="single"/>
                  <w:lang w:eastAsia="en-ZA"/>
                </w:rPr>
                <w:t xml:space="preserve">cparker@wrhi.ac.za </w:t>
              </w:r>
            </w:hyperlink>
          </w:p>
        </w:tc>
      </w:tr>
    </w:tbl>
    <w:p w14:paraId="4236775A" w14:textId="77777777" w:rsidR="00C20DC5" w:rsidRDefault="00C20DC5" w:rsidP="003449AB">
      <w:pPr>
        <w:spacing w:before="120"/>
        <w:rPr>
          <w:bCs/>
        </w:rPr>
      </w:pPr>
    </w:p>
    <w:p w14:paraId="78F8C2EC" w14:textId="77777777" w:rsidR="00C20DC5" w:rsidRPr="002B23DD" w:rsidRDefault="00C20DC5" w:rsidP="003449AB">
      <w:pPr>
        <w:spacing w:before="120"/>
        <w:rPr>
          <w:bCs/>
        </w:rPr>
      </w:pPr>
    </w:p>
    <w:p w14:paraId="2ADC8775" w14:textId="67ACF6ED" w:rsidR="003871AE" w:rsidRPr="002B23DD" w:rsidRDefault="00AC1564" w:rsidP="003449AB">
      <w:pPr>
        <w:spacing w:before="120"/>
        <w:rPr>
          <w:bCs/>
        </w:rPr>
      </w:pPr>
      <w:bookmarkStart w:id="14" w:name="_Toc102041198"/>
      <w:bookmarkStart w:id="15" w:name="_Toc105168509"/>
      <w:r w:rsidRPr="002B23DD">
        <w:rPr>
          <w:rStyle w:val="Heading2Char"/>
          <w:rFonts w:cstheme="majorHAnsi"/>
          <w:bCs/>
        </w:rPr>
        <w:t>Co-Investigators</w:t>
      </w:r>
      <w:bookmarkEnd w:id="14"/>
      <w:bookmarkEnd w:id="15"/>
      <w:r w:rsidRPr="002B23DD">
        <w:rPr>
          <w:bCs/>
        </w:rPr>
        <w:t xml:space="preserve">: </w:t>
      </w:r>
    </w:p>
    <w:tbl>
      <w:tblPr>
        <w:tblpPr w:leftFromText="180" w:rightFromText="180" w:vertAnchor="text" w:horzAnchor="margin" w:tblpXSpec="center" w:tblpY="-185"/>
        <w:tblW w:w="9488" w:type="dxa"/>
        <w:tblLook w:val="04A0" w:firstRow="1" w:lastRow="0" w:firstColumn="1" w:lastColumn="0" w:noHBand="0" w:noVBand="1"/>
      </w:tblPr>
      <w:tblGrid>
        <w:gridCol w:w="1985"/>
        <w:gridCol w:w="3432"/>
        <w:gridCol w:w="4071"/>
      </w:tblGrid>
      <w:tr w:rsidR="00DB7202" w:rsidRPr="00CC06CE" w14:paraId="4DF7B27B" w14:textId="77777777" w:rsidTr="00A40DC7">
        <w:trPr>
          <w:trHeight w:val="288"/>
        </w:trPr>
        <w:tc>
          <w:tcPr>
            <w:tcW w:w="1985" w:type="dxa"/>
            <w:tcBorders>
              <w:top w:val="single" w:sz="8" w:space="0" w:color="auto"/>
              <w:left w:val="single" w:sz="8" w:space="0" w:color="auto"/>
              <w:bottom w:val="nil"/>
              <w:right w:val="single" w:sz="8" w:space="0" w:color="auto"/>
            </w:tcBorders>
            <w:shd w:val="clear" w:color="000000" w:fill="D9D9D9"/>
            <w:vAlign w:val="center"/>
            <w:hideMark/>
          </w:tcPr>
          <w:p w14:paraId="5A422C6D" w14:textId="77777777" w:rsidR="00DB7202" w:rsidRPr="00CC06CE" w:rsidRDefault="00DB7202" w:rsidP="002556EB">
            <w:pPr>
              <w:spacing w:after="0" w:line="240" w:lineRule="auto"/>
              <w:jc w:val="center"/>
              <w:rPr>
                <w:rFonts w:ascii="Calibri" w:eastAsia="Times New Roman" w:hAnsi="Calibri" w:cs="Calibri"/>
                <w:b/>
                <w:bCs/>
                <w:color w:val="000000"/>
                <w:lang w:eastAsia="en-ZA"/>
              </w:rPr>
            </w:pPr>
            <w:bookmarkStart w:id="16" w:name="_Toc102041200"/>
            <w:r w:rsidRPr="00CC06CE">
              <w:rPr>
                <w:rFonts w:ascii="Calibri" w:eastAsia="Times New Roman" w:hAnsi="Calibri" w:cs="Calibri"/>
                <w:b/>
                <w:bCs/>
                <w:color w:val="000000"/>
                <w:lang w:eastAsia="en-ZA"/>
              </w:rPr>
              <w:lastRenderedPageBreak/>
              <w:t>Name</w:t>
            </w:r>
          </w:p>
        </w:tc>
        <w:tc>
          <w:tcPr>
            <w:tcW w:w="3432" w:type="dxa"/>
            <w:tcBorders>
              <w:top w:val="single" w:sz="8" w:space="0" w:color="auto"/>
              <w:left w:val="nil"/>
              <w:bottom w:val="nil"/>
              <w:right w:val="single" w:sz="8" w:space="0" w:color="auto"/>
            </w:tcBorders>
            <w:shd w:val="clear" w:color="000000" w:fill="D9D9D9"/>
            <w:vAlign w:val="center"/>
            <w:hideMark/>
          </w:tcPr>
          <w:p w14:paraId="37AF47C3" w14:textId="77777777" w:rsidR="00DB7202" w:rsidRPr="00CC06CE" w:rsidRDefault="00DB7202" w:rsidP="002556EB">
            <w:pPr>
              <w:spacing w:after="0" w:line="240" w:lineRule="auto"/>
              <w:jc w:val="center"/>
              <w:rPr>
                <w:rFonts w:ascii="Calibri" w:eastAsia="Times New Roman" w:hAnsi="Calibri" w:cs="Calibri"/>
                <w:b/>
                <w:bCs/>
                <w:color w:val="000000"/>
                <w:lang w:eastAsia="en-ZA"/>
              </w:rPr>
            </w:pPr>
            <w:r w:rsidRPr="00CC06CE">
              <w:rPr>
                <w:rFonts w:ascii="Calibri" w:eastAsia="Times New Roman" w:hAnsi="Calibri" w:cs="Calibri"/>
                <w:b/>
                <w:bCs/>
                <w:color w:val="000000"/>
                <w:lang w:eastAsia="en-ZA"/>
              </w:rPr>
              <w:t>Institution</w:t>
            </w:r>
          </w:p>
        </w:tc>
        <w:tc>
          <w:tcPr>
            <w:tcW w:w="4071" w:type="dxa"/>
            <w:tcBorders>
              <w:top w:val="single" w:sz="8" w:space="0" w:color="auto"/>
              <w:left w:val="nil"/>
              <w:bottom w:val="nil"/>
              <w:right w:val="single" w:sz="8" w:space="0" w:color="auto"/>
            </w:tcBorders>
            <w:shd w:val="clear" w:color="000000" w:fill="D9D9D9"/>
            <w:vAlign w:val="center"/>
            <w:hideMark/>
          </w:tcPr>
          <w:p w14:paraId="5A60C879" w14:textId="77777777" w:rsidR="00DB7202" w:rsidRPr="00CC06CE" w:rsidRDefault="00DB7202" w:rsidP="002556EB">
            <w:pPr>
              <w:spacing w:after="0" w:line="240" w:lineRule="auto"/>
              <w:jc w:val="center"/>
              <w:rPr>
                <w:rFonts w:ascii="Calibri" w:eastAsia="Times New Roman" w:hAnsi="Calibri" w:cs="Calibri"/>
                <w:b/>
                <w:bCs/>
                <w:color w:val="000000"/>
                <w:lang w:eastAsia="en-ZA"/>
              </w:rPr>
            </w:pPr>
            <w:r w:rsidRPr="00CC06CE">
              <w:rPr>
                <w:rFonts w:ascii="Calibri" w:eastAsia="Times New Roman" w:hAnsi="Calibri" w:cs="Calibri"/>
                <w:b/>
                <w:bCs/>
                <w:color w:val="000000"/>
                <w:lang w:eastAsia="en-ZA"/>
              </w:rPr>
              <w:t>Address, email, phone</w:t>
            </w:r>
          </w:p>
        </w:tc>
      </w:tr>
      <w:tr w:rsidR="00A40DC7" w:rsidRPr="00CC06CE" w14:paraId="7D0D0091" w14:textId="77777777" w:rsidTr="00A40DC7">
        <w:trPr>
          <w:trHeight w:val="288"/>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7016F"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val="fr-CH" w:eastAsia="en-ZA"/>
              </w:rPr>
              <w:t>Adja Ferdinand Vanga</w:t>
            </w:r>
          </w:p>
        </w:tc>
        <w:tc>
          <w:tcPr>
            <w:tcW w:w="3432" w:type="dxa"/>
            <w:tcBorders>
              <w:top w:val="single" w:sz="4" w:space="0" w:color="auto"/>
              <w:left w:val="nil"/>
              <w:bottom w:val="single" w:sz="4" w:space="0" w:color="auto"/>
              <w:right w:val="single" w:sz="4" w:space="0" w:color="auto"/>
            </w:tcBorders>
            <w:shd w:val="clear" w:color="auto" w:fill="auto"/>
            <w:vAlign w:val="center"/>
            <w:hideMark/>
          </w:tcPr>
          <w:p w14:paraId="004ED69F"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University </w:t>
            </w:r>
            <w:proofErr w:type="spellStart"/>
            <w:r w:rsidRPr="00CC06CE">
              <w:rPr>
                <w:rFonts w:ascii="Calibri" w:eastAsia="Times New Roman" w:hAnsi="Calibri" w:cs="Calibri"/>
                <w:color w:val="000000"/>
                <w:sz w:val="20"/>
                <w:szCs w:val="20"/>
                <w:lang w:eastAsia="en-ZA"/>
              </w:rPr>
              <w:t>Peleforo</w:t>
            </w:r>
            <w:proofErr w:type="spellEnd"/>
            <w:r w:rsidRPr="00CC06CE">
              <w:rPr>
                <w:rFonts w:ascii="Calibri" w:eastAsia="Times New Roman" w:hAnsi="Calibri" w:cs="Calibri"/>
                <w:color w:val="000000"/>
                <w:sz w:val="20"/>
                <w:szCs w:val="20"/>
                <w:lang w:eastAsia="en-ZA"/>
              </w:rPr>
              <w:t xml:space="preserve"> Gon Coulibaly</w:t>
            </w:r>
          </w:p>
        </w:tc>
        <w:tc>
          <w:tcPr>
            <w:tcW w:w="4071" w:type="dxa"/>
            <w:tcBorders>
              <w:top w:val="single" w:sz="4" w:space="0" w:color="auto"/>
              <w:left w:val="nil"/>
              <w:bottom w:val="single" w:sz="4" w:space="0" w:color="auto"/>
              <w:right w:val="single" w:sz="4" w:space="0" w:color="auto"/>
            </w:tcBorders>
            <w:shd w:val="clear" w:color="auto" w:fill="auto"/>
            <w:vAlign w:val="center"/>
            <w:hideMark/>
          </w:tcPr>
          <w:p w14:paraId="6B8C3653" w14:textId="77777777" w:rsidR="00DB7202" w:rsidRPr="00CC06CE" w:rsidRDefault="00DB7202" w:rsidP="002556EB">
            <w:pPr>
              <w:spacing w:after="0" w:line="240" w:lineRule="auto"/>
              <w:rPr>
                <w:rFonts w:ascii="Calibri" w:eastAsia="Times New Roman" w:hAnsi="Calibri" w:cs="Calibri"/>
                <w:color w:val="4472C4"/>
                <w:u w:val="single"/>
                <w:lang w:eastAsia="en-ZA"/>
              </w:rPr>
            </w:pPr>
            <w:r w:rsidRPr="00CC06CE">
              <w:rPr>
                <w:rFonts w:ascii="Calibri" w:eastAsia="Times New Roman" w:hAnsi="Calibri" w:cs="Calibri"/>
                <w:color w:val="4472C4"/>
                <w:u w:val="single"/>
                <w:lang w:eastAsia="en-ZA"/>
              </w:rPr>
              <w:t xml:space="preserve"> af_vanga@yahoo.fr</w:t>
            </w:r>
          </w:p>
        </w:tc>
      </w:tr>
      <w:tr w:rsidR="00A40DC7" w:rsidRPr="00CC06CE" w14:paraId="20DA98FE"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76DBB0FC"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Bonnie Joubert </w:t>
            </w:r>
          </w:p>
        </w:tc>
        <w:tc>
          <w:tcPr>
            <w:tcW w:w="3432" w:type="dxa"/>
            <w:tcBorders>
              <w:top w:val="nil"/>
              <w:left w:val="nil"/>
              <w:bottom w:val="single" w:sz="4" w:space="0" w:color="auto"/>
              <w:right w:val="single" w:sz="4" w:space="0" w:color="auto"/>
            </w:tcBorders>
            <w:shd w:val="clear" w:color="auto" w:fill="auto"/>
            <w:vAlign w:val="center"/>
            <w:hideMark/>
          </w:tcPr>
          <w:p w14:paraId="6521AC8E"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National Institute of Health </w:t>
            </w:r>
          </w:p>
        </w:tc>
        <w:tc>
          <w:tcPr>
            <w:tcW w:w="4071" w:type="dxa"/>
            <w:tcBorders>
              <w:top w:val="nil"/>
              <w:left w:val="nil"/>
              <w:bottom w:val="single" w:sz="4" w:space="0" w:color="auto"/>
              <w:right w:val="single" w:sz="4" w:space="0" w:color="auto"/>
            </w:tcBorders>
            <w:shd w:val="clear" w:color="auto" w:fill="auto"/>
            <w:vAlign w:val="center"/>
            <w:hideMark/>
          </w:tcPr>
          <w:p w14:paraId="57E5AAE9"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0" w:history="1">
              <w:r w:rsidR="00DB7202" w:rsidRPr="00CC06CE">
                <w:rPr>
                  <w:rFonts w:ascii="Calibri" w:eastAsia="Times New Roman" w:hAnsi="Calibri" w:cs="Calibri"/>
                  <w:color w:val="0563C1"/>
                  <w:u w:val="single"/>
                  <w:lang w:eastAsia="en-ZA"/>
                </w:rPr>
                <w:t xml:space="preserve">bonnie.joubert@nih.gov </w:t>
              </w:r>
            </w:hyperlink>
          </w:p>
        </w:tc>
      </w:tr>
      <w:tr w:rsidR="00A40DC7" w:rsidRPr="00CC06CE" w14:paraId="7187CA12"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7D2C14C6" w14:textId="77777777" w:rsidR="00DB7202" w:rsidRPr="00CC06CE" w:rsidRDefault="00DB7202" w:rsidP="002556EB">
            <w:pPr>
              <w:spacing w:after="0" w:line="240" w:lineRule="auto"/>
              <w:rPr>
                <w:rFonts w:ascii="Calibri" w:eastAsia="Times New Roman" w:hAnsi="Calibri" w:cs="Calibri"/>
                <w:color w:val="000000"/>
                <w:lang w:eastAsia="en-ZA"/>
              </w:rPr>
            </w:pPr>
            <w:r w:rsidRPr="00CC06CE">
              <w:rPr>
                <w:rFonts w:ascii="Calibri" w:eastAsia="Times New Roman" w:hAnsi="Calibri" w:cs="Calibri"/>
                <w:color w:val="000000"/>
                <w:lang w:eastAsia="en-ZA"/>
              </w:rPr>
              <w:t xml:space="preserve">Brama </w:t>
            </w:r>
            <w:proofErr w:type="spellStart"/>
            <w:r w:rsidRPr="00CC06CE">
              <w:rPr>
                <w:rFonts w:ascii="Calibri" w:eastAsia="Times New Roman" w:hAnsi="Calibri" w:cs="Calibri"/>
                <w:color w:val="000000"/>
                <w:lang w:eastAsia="en-ZA"/>
              </w:rPr>
              <w:t>Koné</w:t>
            </w:r>
            <w:proofErr w:type="spellEnd"/>
          </w:p>
        </w:tc>
        <w:tc>
          <w:tcPr>
            <w:tcW w:w="3432" w:type="dxa"/>
            <w:tcBorders>
              <w:top w:val="nil"/>
              <w:left w:val="nil"/>
              <w:bottom w:val="single" w:sz="4" w:space="0" w:color="auto"/>
              <w:right w:val="single" w:sz="4" w:space="0" w:color="auto"/>
            </w:tcBorders>
            <w:shd w:val="clear" w:color="auto" w:fill="auto"/>
            <w:vAlign w:val="center"/>
            <w:hideMark/>
          </w:tcPr>
          <w:p w14:paraId="1F25DB3B"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University </w:t>
            </w:r>
            <w:proofErr w:type="spellStart"/>
            <w:r w:rsidRPr="00CC06CE">
              <w:rPr>
                <w:rFonts w:ascii="Calibri" w:eastAsia="Times New Roman" w:hAnsi="Calibri" w:cs="Calibri"/>
                <w:color w:val="000000"/>
                <w:sz w:val="20"/>
                <w:szCs w:val="20"/>
                <w:lang w:eastAsia="en-ZA"/>
              </w:rPr>
              <w:t>Peleforo</w:t>
            </w:r>
            <w:proofErr w:type="spellEnd"/>
            <w:r w:rsidRPr="00CC06CE">
              <w:rPr>
                <w:rFonts w:ascii="Calibri" w:eastAsia="Times New Roman" w:hAnsi="Calibri" w:cs="Calibri"/>
                <w:color w:val="000000"/>
                <w:sz w:val="20"/>
                <w:szCs w:val="20"/>
                <w:lang w:eastAsia="en-ZA"/>
              </w:rPr>
              <w:t xml:space="preserve"> Gon Coulibaly</w:t>
            </w:r>
          </w:p>
        </w:tc>
        <w:tc>
          <w:tcPr>
            <w:tcW w:w="4071" w:type="dxa"/>
            <w:tcBorders>
              <w:top w:val="nil"/>
              <w:left w:val="nil"/>
              <w:bottom w:val="single" w:sz="4" w:space="0" w:color="auto"/>
              <w:right w:val="single" w:sz="4" w:space="0" w:color="auto"/>
            </w:tcBorders>
            <w:shd w:val="clear" w:color="auto" w:fill="auto"/>
            <w:vAlign w:val="center"/>
            <w:hideMark/>
          </w:tcPr>
          <w:p w14:paraId="0A581E1C" w14:textId="77777777" w:rsidR="00DB7202" w:rsidRPr="00CC06CE" w:rsidRDefault="00DB7202" w:rsidP="002556EB">
            <w:pPr>
              <w:spacing w:after="0" w:line="240" w:lineRule="auto"/>
              <w:rPr>
                <w:rFonts w:ascii="Calibri" w:eastAsia="Times New Roman" w:hAnsi="Calibri" w:cs="Calibri"/>
                <w:color w:val="4472C4"/>
                <w:u w:val="single"/>
                <w:lang w:eastAsia="en-ZA"/>
              </w:rPr>
            </w:pPr>
            <w:r w:rsidRPr="00CC06CE">
              <w:rPr>
                <w:rFonts w:ascii="Calibri" w:eastAsia="Times New Roman" w:hAnsi="Calibri" w:cs="Calibri"/>
                <w:color w:val="4472C4"/>
                <w:u w:val="single"/>
                <w:lang w:eastAsia="en-ZA"/>
              </w:rPr>
              <w:t xml:space="preserve">bramakone@gmail.com </w:t>
            </w:r>
          </w:p>
        </w:tc>
      </w:tr>
      <w:tr w:rsidR="00A40DC7" w:rsidRPr="00CC06CE" w14:paraId="5FC993F6"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57160511"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Christopher Boyer</w:t>
            </w:r>
          </w:p>
        </w:tc>
        <w:tc>
          <w:tcPr>
            <w:tcW w:w="3432" w:type="dxa"/>
            <w:tcBorders>
              <w:top w:val="nil"/>
              <w:left w:val="nil"/>
              <w:bottom w:val="single" w:sz="4" w:space="0" w:color="auto"/>
              <w:right w:val="single" w:sz="4" w:space="0" w:color="auto"/>
            </w:tcBorders>
            <w:shd w:val="clear" w:color="auto" w:fill="auto"/>
            <w:vAlign w:val="center"/>
            <w:hideMark/>
          </w:tcPr>
          <w:p w14:paraId="02CD345C"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University of Washington</w:t>
            </w:r>
          </w:p>
        </w:tc>
        <w:tc>
          <w:tcPr>
            <w:tcW w:w="4071" w:type="dxa"/>
            <w:tcBorders>
              <w:top w:val="nil"/>
              <w:left w:val="nil"/>
              <w:bottom w:val="single" w:sz="4" w:space="0" w:color="auto"/>
              <w:right w:val="single" w:sz="4" w:space="0" w:color="auto"/>
            </w:tcBorders>
            <w:shd w:val="clear" w:color="auto" w:fill="auto"/>
            <w:vAlign w:val="center"/>
            <w:hideMark/>
          </w:tcPr>
          <w:p w14:paraId="155E5AAE"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1" w:history="1">
              <w:r w:rsidR="00DB7202" w:rsidRPr="00CC06CE">
                <w:rPr>
                  <w:rFonts w:ascii="Calibri" w:eastAsia="Times New Roman" w:hAnsi="Calibri" w:cs="Calibri"/>
                  <w:color w:val="0563C1"/>
                  <w:u w:val="single"/>
                  <w:lang w:eastAsia="en-ZA"/>
                </w:rPr>
                <w:t>cboyer10@uw.edu</w:t>
              </w:r>
            </w:hyperlink>
          </w:p>
        </w:tc>
      </w:tr>
      <w:tr w:rsidR="00A40DC7" w:rsidRPr="00CC06CE" w14:paraId="32950EF3"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533E3189"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Etienne Vos</w:t>
            </w:r>
          </w:p>
        </w:tc>
        <w:tc>
          <w:tcPr>
            <w:tcW w:w="3432" w:type="dxa"/>
            <w:tcBorders>
              <w:top w:val="nil"/>
              <w:left w:val="nil"/>
              <w:bottom w:val="single" w:sz="4" w:space="0" w:color="auto"/>
              <w:right w:val="single" w:sz="4" w:space="0" w:color="auto"/>
            </w:tcBorders>
            <w:shd w:val="clear" w:color="auto" w:fill="auto"/>
            <w:vAlign w:val="center"/>
            <w:hideMark/>
          </w:tcPr>
          <w:p w14:paraId="13FF4790"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IBM Research Africa</w:t>
            </w:r>
          </w:p>
        </w:tc>
        <w:tc>
          <w:tcPr>
            <w:tcW w:w="4071" w:type="dxa"/>
            <w:tcBorders>
              <w:top w:val="nil"/>
              <w:left w:val="nil"/>
              <w:bottom w:val="single" w:sz="4" w:space="0" w:color="auto"/>
              <w:right w:val="single" w:sz="4" w:space="0" w:color="auto"/>
            </w:tcBorders>
            <w:shd w:val="clear" w:color="auto" w:fill="auto"/>
            <w:vAlign w:val="center"/>
            <w:hideMark/>
          </w:tcPr>
          <w:p w14:paraId="43691D47"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2" w:history="1">
              <w:r w:rsidR="00DB7202" w:rsidRPr="00CC06CE">
                <w:rPr>
                  <w:rFonts w:ascii="Calibri" w:eastAsia="Times New Roman" w:hAnsi="Calibri" w:cs="Calibri"/>
                  <w:color w:val="0563C1"/>
                  <w:u w:val="single"/>
                  <w:lang w:eastAsia="en-ZA"/>
                </w:rPr>
                <w:t>Etienne.Vos@ibm.com</w:t>
              </w:r>
            </w:hyperlink>
          </w:p>
        </w:tc>
      </w:tr>
      <w:tr w:rsidR="00A40DC7" w:rsidRPr="00CC06CE" w14:paraId="16A748EB"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1B6B582C"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val="fr-CH" w:eastAsia="en-ZA"/>
              </w:rPr>
              <w:t>Iba Dieudonné Dely</w:t>
            </w:r>
          </w:p>
        </w:tc>
        <w:tc>
          <w:tcPr>
            <w:tcW w:w="3432" w:type="dxa"/>
            <w:tcBorders>
              <w:top w:val="nil"/>
              <w:left w:val="nil"/>
              <w:bottom w:val="single" w:sz="4" w:space="0" w:color="auto"/>
              <w:right w:val="single" w:sz="4" w:space="0" w:color="auto"/>
            </w:tcBorders>
            <w:shd w:val="clear" w:color="auto" w:fill="auto"/>
            <w:vAlign w:val="center"/>
            <w:hideMark/>
          </w:tcPr>
          <w:p w14:paraId="002245F0"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University </w:t>
            </w:r>
            <w:proofErr w:type="spellStart"/>
            <w:r w:rsidRPr="00CC06CE">
              <w:rPr>
                <w:rFonts w:ascii="Calibri" w:eastAsia="Times New Roman" w:hAnsi="Calibri" w:cs="Calibri"/>
                <w:color w:val="000000"/>
                <w:sz w:val="20"/>
                <w:szCs w:val="20"/>
                <w:lang w:eastAsia="en-ZA"/>
              </w:rPr>
              <w:t>Peleforo</w:t>
            </w:r>
            <w:proofErr w:type="spellEnd"/>
            <w:r w:rsidRPr="00CC06CE">
              <w:rPr>
                <w:rFonts w:ascii="Calibri" w:eastAsia="Times New Roman" w:hAnsi="Calibri" w:cs="Calibri"/>
                <w:color w:val="000000"/>
                <w:sz w:val="20"/>
                <w:szCs w:val="20"/>
                <w:lang w:eastAsia="en-ZA"/>
              </w:rPr>
              <w:t xml:space="preserve"> Gon Coulibaly</w:t>
            </w:r>
          </w:p>
        </w:tc>
        <w:tc>
          <w:tcPr>
            <w:tcW w:w="4071" w:type="dxa"/>
            <w:tcBorders>
              <w:top w:val="nil"/>
              <w:left w:val="nil"/>
              <w:bottom w:val="single" w:sz="4" w:space="0" w:color="auto"/>
              <w:right w:val="single" w:sz="4" w:space="0" w:color="auto"/>
            </w:tcBorders>
            <w:shd w:val="clear" w:color="auto" w:fill="auto"/>
            <w:vAlign w:val="center"/>
            <w:hideMark/>
          </w:tcPr>
          <w:p w14:paraId="3DE1B346" w14:textId="77777777" w:rsidR="00DB7202" w:rsidRPr="00CC06CE" w:rsidRDefault="00DB7202" w:rsidP="002556EB">
            <w:pPr>
              <w:spacing w:after="0" w:line="240" w:lineRule="auto"/>
              <w:rPr>
                <w:rFonts w:ascii="Calibri" w:eastAsia="Times New Roman" w:hAnsi="Calibri" w:cs="Calibri"/>
                <w:color w:val="4472C4"/>
                <w:u w:val="single"/>
                <w:lang w:eastAsia="en-ZA"/>
              </w:rPr>
            </w:pPr>
            <w:r w:rsidRPr="00CC06CE">
              <w:rPr>
                <w:rFonts w:ascii="Calibri" w:eastAsia="Times New Roman" w:hAnsi="Calibri" w:cs="Calibri"/>
                <w:color w:val="4472C4"/>
                <w:u w:val="single"/>
                <w:lang w:eastAsia="en-ZA"/>
              </w:rPr>
              <w:t>ibadely12@gmail.com</w:t>
            </w:r>
          </w:p>
        </w:tc>
      </w:tr>
      <w:tr w:rsidR="00A40DC7" w:rsidRPr="00CC06CE" w14:paraId="71326ACB"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2AA521FC"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James Mashiyane</w:t>
            </w:r>
          </w:p>
        </w:tc>
        <w:tc>
          <w:tcPr>
            <w:tcW w:w="3432" w:type="dxa"/>
            <w:tcBorders>
              <w:top w:val="nil"/>
              <w:left w:val="nil"/>
              <w:bottom w:val="single" w:sz="4" w:space="0" w:color="auto"/>
              <w:right w:val="single" w:sz="4" w:space="0" w:color="auto"/>
            </w:tcBorders>
            <w:shd w:val="clear" w:color="auto" w:fill="auto"/>
            <w:vAlign w:val="center"/>
            <w:hideMark/>
          </w:tcPr>
          <w:p w14:paraId="1C158662"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IBM Research Africa</w:t>
            </w:r>
          </w:p>
        </w:tc>
        <w:tc>
          <w:tcPr>
            <w:tcW w:w="4071" w:type="dxa"/>
            <w:tcBorders>
              <w:top w:val="nil"/>
              <w:left w:val="nil"/>
              <w:bottom w:val="single" w:sz="4" w:space="0" w:color="auto"/>
              <w:right w:val="single" w:sz="4" w:space="0" w:color="auto"/>
            </w:tcBorders>
            <w:shd w:val="clear" w:color="auto" w:fill="auto"/>
            <w:vAlign w:val="center"/>
            <w:hideMark/>
          </w:tcPr>
          <w:p w14:paraId="00D11C2C"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3" w:history="1">
              <w:r w:rsidR="00DB7202" w:rsidRPr="00CC06CE">
                <w:rPr>
                  <w:rFonts w:ascii="Calibri" w:eastAsia="Times New Roman" w:hAnsi="Calibri" w:cs="Calibri"/>
                  <w:color w:val="0563C1"/>
                  <w:u w:val="single"/>
                  <w:lang w:eastAsia="en-ZA"/>
                </w:rPr>
                <w:t>toby.kurien@za.ibm.com</w:t>
              </w:r>
            </w:hyperlink>
          </w:p>
        </w:tc>
      </w:tr>
      <w:tr w:rsidR="00A40DC7" w:rsidRPr="00CC06CE" w14:paraId="76CC3FB9"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637F166"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Kimberley McAllister </w:t>
            </w:r>
          </w:p>
        </w:tc>
        <w:tc>
          <w:tcPr>
            <w:tcW w:w="3432" w:type="dxa"/>
            <w:tcBorders>
              <w:top w:val="nil"/>
              <w:left w:val="nil"/>
              <w:bottom w:val="single" w:sz="4" w:space="0" w:color="auto"/>
              <w:right w:val="single" w:sz="4" w:space="0" w:color="auto"/>
            </w:tcBorders>
            <w:shd w:val="clear" w:color="auto" w:fill="auto"/>
            <w:vAlign w:val="center"/>
            <w:hideMark/>
          </w:tcPr>
          <w:p w14:paraId="1B349A9E"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National Institute of Health </w:t>
            </w:r>
          </w:p>
        </w:tc>
        <w:tc>
          <w:tcPr>
            <w:tcW w:w="4071" w:type="dxa"/>
            <w:tcBorders>
              <w:top w:val="nil"/>
              <w:left w:val="nil"/>
              <w:bottom w:val="single" w:sz="4" w:space="0" w:color="auto"/>
              <w:right w:val="single" w:sz="4" w:space="0" w:color="auto"/>
            </w:tcBorders>
            <w:shd w:val="clear" w:color="auto" w:fill="auto"/>
            <w:vAlign w:val="center"/>
            <w:hideMark/>
          </w:tcPr>
          <w:p w14:paraId="4C1C5A97"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4" w:history="1">
              <w:r w:rsidR="00DB7202" w:rsidRPr="00CC06CE">
                <w:rPr>
                  <w:rFonts w:ascii="Calibri" w:eastAsia="Times New Roman" w:hAnsi="Calibri" w:cs="Calibri"/>
                  <w:color w:val="0563C1"/>
                  <w:u w:val="single"/>
                  <w:lang w:eastAsia="en-ZA"/>
                </w:rPr>
                <w:t xml:space="preserve">mcallis2@niehs.nih.gov </w:t>
              </w:r>
            </w:hyperlink>
          </w:p>
        </w:tc>
      </w:tr>
      <w:tr w:rsidR="00A40DC7" w:rsidRPr="00CC06CE" w14:paraId="75D619BD"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14B5997D"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val="fr-CH" w:eastAsia="en-ZA"/>
              </w:rPr>
              <w:t>Kouakou Etienne</w:t>
            </w:r>
          </w:p>
        </w:tc>
        <w:tc>
          <w:tcPr>
            <w:tcW w:w="3432" w:type="dxa"/>
            <w:tcBorders>
              <w:top w:val="nil"/>
              <w:left w:val="nil"/>
              <w:bottom w:val="single" w:sz="4" w:space="0" w:color="auto"/>
              <w:right w:val="single" w:sz="4" w:space="0" w:color="auto"/>
            </w:tcBorders>
            <w:shd w:val="clear" w:color="auto" w:fill="auto"/>
            <w:vAlign w:val="center"/>
            <w:hideMark/>
          </w:tcPr>
          <w:p w14:paraId="15CE1EDD"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University </w:t>
            </w:r>
            <w:proofErr w:type="spellStart"/>
            <w:r w:rsidRPr="00CC06CE">
              <w:rPr>
                <w:rFonts w:ascii="Calibri" w:eastAsia="Times New Roman" w:hAnsi="Calibri" w:cs="Calibri"/>
                <w:color w:val="000000"/>
                <w:sz w:val="20"/>
                <w:szCs w:val="20"/>
                <w:lang w:eastAsia="en-ZA"/>
              </w:rPr>
              <w:t>Peleforo</w:t>
            </w:r>
            <w:proofErr w:type="spellEnd"/>
            <w:r w:rsidRPr="00CC06CE">
              <w:rPr>
                <w:rFonts w:ascii="Calibri" w:eastAsia="Times New Roman" w:hAnsi="Calibri" w:cs="Calibri"/>
                <w:color w:val="000000"/>
                <w:sz w:val="20"/>
                <w:szCs w:val="20"/>
                <w:lang w:eastAsia="en-ZA"/>
              </w:rPr>
              <w:t xml:space="preserve"> Gon Coulibaly</w:t>
            </w:r>
          </w:p>
        </w:tc>
        <w:tc>
          <w:tcPr>
            <w:tcW w:w="4071" w:type="dxa"/>
            <w:tcBorders>
              <w:top w:val="nil"/>
              <w:left w:val="nil"/>
              <w:bottom w:val="single" w:sz="4" w:space="0" w:color="auto"/>
              <w:right w:val="single" w:sz="4" w:space="0" w:color="auto"/>
            </w:tcBorders>
            <w:shd w:val="clear" w:color="auto" w:fill="auto"/>
            <w:vAlign w:val="center"/>
            <w:hideMark/>
          </w:tcPr>
          <w:p w14:paraId="1F82BE95"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5" w:history="1">
              <w:r w:rsidR="00DB7202" w:rsidRPr="00CC06CE">
                <w:rPr>
                  <w:rFonts w:ascii="Calibri" w:eastAsia="Times New Roman" w:hAnsi="Calibri" w:cs="Calibri"/>
                  <w:color w:val="0563C1"/>
                  <w:u w:val="single"/>
                  <w:lang w:eastAsia="en-ZA"/>
                </w:rPr>
                <w:t>kyaoetienne@yahoo.fr</w:t>
              </w:r>
            </w:hyperlink>
          </w:p>
        </w:tc>
      </w:tr>
      <w:tr w:rsidR="00A40DC7" w:rsidRPr="00CC06CE" w14:paraId="2E371105"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1A67008"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Kristie Ebi</w:t>
            </w:r>
          </w:p>
        </w:tc>
        <w:tc>
          <w:tcPr>
            <w:tcW w:w="3432" w:type="dxa"/>
            <w:tcBorders>
              <w:top w:val="nil"/>
              <w:left w:val="nil"/>
              <w:bottom w:val="single" w:sz="4" w:space="0" w:color="auto"/>
              <w:right w:val="single" w:sz="4" w:space="0" w:color="auto"/>
            </w:tcBorders>
            <w:shd w:val="clear" w:color="auto" w:fill="auto"/>
            <w:vAlign w:val="center"/>
            <w:hideMark/>
          </w:tcPr>
          <w:p w14:paraId="5924ACDC"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University of Washington </w:t>
            </w:r>
          </w:p>
        </w:tc>
        <w:tc>
          <w:tcPr>
            <w:tcW w:w="4071" w:type="dxa"/>
            <w:tcBorders>
              <w:top w:val="nil"/>
              <w:left w:val="nil"/>
              <w:bottom w:val="single" w:sz="4" w:space="0" w:color="auto"/>
              <w:right w:val="single" w:sz="4" w:space="0" w:color="auto"/>
            </w:tcBorders>
            <w:shd w:val="clear" w:color="auto" w:fill="auto"/>
            <w:vAlign w:val="center"/>
            <w:hideMark/>
          </w:tcPr>
          <w:p w14:paraId="6F085879"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6" w:history="1">
              <w:r w:rsidR="00DB7202" w:rsidRPr="00CC06CE">
                <w:rPr>
                  <w:rFonts w:ascii="Calibri" w:eastAsia="Times New Roman" w:hAnsi="Calibri" w:cs="Calibri"/>
                  <w:color w:val="0563C1"/>
                  <w:u w:val="single"/>
                  <w:lang w:eastAsia="en-ZA"/>
                </w:rPr>
                <w:t>krisebi@uw.edu</w:t>
              </w:r>
            </w:hyperlink>
          </w:p>
        </w:tc>
      </w:tr>
      <w:tr w:rsidR="00A40DC7" w:rsidRPr="00CC06CE" w14:paraId="131CD65C"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1194B86C"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Lisa van Aardenne</w:t>
            </w:r>
          </w:p>
        </w:tc>
        <w:tc>
          <w:tcPr>
            <w:tcW w:w="3432" w:type="dxa"/>
            <w:tcBorders>
              <w:top w:val="nil"/>
              <w:left w:val="nil"/>
              <w:bottom w:val="single" w:sz="4" w:space="0" w:color="auto"/>
              <w:right w:val="single" w:sz="4" w:space="0" w:color="auto"/>
            </w:tcBorders>
            <w:shd w:val="clear" w:color="auto" w:fill="auto"/>
            <w:vAlign w:val="center"/>
            <w:hideMark/>
          </w:tcPr>
          <w:p w14:paraId="1173C547"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University of Cape Town</w:t>
            </w:r>
          </w:p>
        </w:tc>
        <w:tc>
          <w:tcPr>
            <w:tcW w:w="4071" w:type="dxa"/>
            <w:tcBorders>
              <w:top w:val="nil"/>
              <w:left w:val="nil"/>
              <w:bottom w:val="single" w:sz="4" w:space="0" w:color="auto"/>
              <w:right w:val="single" w:sz="4" w:space="0" w:color="auto"/>
            </w:tcBorders>
            <w:shd w:val="clear" w:color="auto" w:fill="auto"/>
            <w:vAlign w:val="center"/>
            <w:hideMark/>
          </w:tcPr>
          <w:p w14:paraId="2163F78E"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7" w:history="1">
              <w:r w:rsidR="00DB7202" w:rsidRPr="00CC06CE">
                <w:rPr>
                  <w:rFonts w:ascii="Calibri" w:eastAsia="Times New Roman" w:hAnsi="Calibri" w:cs="Calibri"/>
                  <w:color w:val="0563C1"/>
                  <w:u w:val="single"/>
                  <w:lang w:eastAsia="en-ZA"/>
                </w:rPr>
                <w:t>lisa@csag.uct.ac.za</w:t>
              </w:r>
            </w:hyperlink>
          </w:p>
        </w:tc>
      </w:tr>
      <w:tr w:rsidR="00A40DC7" w:rsidRPr="00CC06CE" w14:paraId="3ACFF9CC"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54583DBE"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val="fr-CH" w:eastAsia="en-ZA"/>
              </w:rPr>
              <w:t xml:space="preserve">Madina Doumbia </w:t>
            </w:r>
          </w:p>
        </w:tc>
        <w:tc>
          <w:tcPr>
            <w:tcW w:w="3432" w:type="dxa"/>
            <w:tcBorders>
              <w:top w:val="nil"/>
              <w:left w:val="nil"/>
              <w:bottom w:val="single" w:sz="4" w:space="0" w:color="auto"/>
              <w:right w:val="single" w:sz="4" w:space="0" w:color="auto"/>
            </w:tcBorders>
            <w:shd w:val="clear" w:color="auto" w:fill="auto"/>
            <w:vAlign w:val="center"/>
            <w:hideMark/>
          </w:tcPr>
          <w:p w14:paraId="58459650"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University </w:t>
            </w:r>
            <w:proofErr w:type="spellStart"/>
            <w:r w:rsidRPr="00CC06CE">
              <w:rPr>
                <w:rFonts w:ascii="Calibri" w:eastAsia="Times New Roman" w:hAnsi="Calibri" w:cs="Calibri"/>
                <w:color w:val="000000"/>
                <w:sz w:val="20"/>
                <w:szCs w:val="20"/>
                <w:lang w:eastAsia="en-ZA"/>
              </w:rPr>
              <w:t>Peleforo</w:t>
            </w:r>
            <w:proofErr w:type="spellEnd"/>
            <w:r w:rsidRPr="00CC06CE">
              <w:rPr>
                <w:rFonts w:ascii="Calibri" w:eastAsia="Times New Roman" w:hAnsi="Calibri" w:cs="Calibri"/>
                <w:color w:val="000000"/>
                <w:sz w:val="20"/>
                <w:szCs w:val="20"/>
                <w:lang w:eastAsia="en-ZA"/>
              </w:rPr>
              <w:t xml:space="preserve"> Gon Coulibaly</w:t>
            </w:r>
          </w:p>
        </w:tc>
        <w:tc>
          <w:tcPr>
            <w:tcW w:w="4071" w:type="dxa"/>
            <w:tcBorders>
              <w:top w:val="nil"/>
              <w:left w:val="nil"/>
              <w:bottom w:val="single" w:sz="4" w:space="0" w:color="auto"/>
              <w:right w:val="single" w:sz="4" w:space="0" w:color="auto"/>
            </w:tcBorders>
            <w:shd w:val="clear" w:color="auto" w:fill="auto"/>
            <w:vAlign w:val="center"/>
            <w:hideMark/>
          </w:tcPr>
          <w:p w14:paraId="00A4514F" w14:textId="77777777" w:rsidR="00DB7202" w:rsidRPr="00CC06CE" w:rsidRDefault="00DB7202" w:rsidP="002556EB">
            <w:pPr>
              <w:spacing w:after="0" w:line="240" w:lineRule="auto"/>
              <w:rPr>
                <w:rFonts w:ascii="Calibri" w:eastAsia="Times New Roman" w:hAnsi="Calibri" w:cs="Calibri"/>
                <w:color w:val="4472C4"/>
                <w:u w:val="single"/>
                <w:lang w:eastAsia="en-ZA"/>
              </w:rPr>
            </w:pPr>
            <w:r w:rsidRPr="00CC06CE">
              <w:rPr>
                <w:rFonts w:ascii="Calibri" w:eastAsia="Times New Roman" w:hAnsi="Calibri" w:cs="Calibri"/>
                <w:color w:val="4472C4"/>
                <w:u w:val="single"/>
                <w:lang w:eastAsia="en-ZA"/>
              </w:rPr>
              <w:t>madinadoub@gmail.com</w:t>
            </w:r>
          </w:p>
        </w:tc>
      </w:tr>
      <w:tr w:rsidR="00A40DC7" w:rsidRPr="00CC06CE" w14:paraId="54C2F09F"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57AEE67E"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val="nl-NL" w:eastAsia="en-ZA"/>
              </w:rPr>
              <w:t xml:space="preserve">Maliha Ilias </w:t>
            </w:r>
          </w:p>
        </w:tc>
        <w:tc>
          <w:tcPr>
            <w:tcW w:w="3432" w:type="dxa"/>
            <w:tcBorders>
              <w:top w:val="nil"/>
              <w:left w:val="nil"/>
              <w:bottom w:val="single" w:sz="4" w:space="0" w:color="auto"/>
              <w:right w:val="single" w:sz="4" w:space="0" w:color="auto"/>
            </w:tcBorders>
            <w:shd w:val="clear" w:color="auto" w:fill="auto"/>
            <w:vAlign w:val="center"/>
            <w:hideMark/>
          </w:tcPr>
          <w:p w14:paraId="6BCD5DD7"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National Institute of Health</w:t>
            </w:r>
          </w:p>
        </w:tc>
        <w:tc>
          <w:tcPr>
            <w:tcW w:w="4071" w:type="dxa"/>
            <w:tcBorders>
              <w:top w:val="nil"/>
              <w:left w:val="nil"/>
              <w:bottom w:val="single" w:sz="4" w:space="0" w:color="auto"/>
              <w:right w:val="single" w:sz="4" w:space="0" w:color="auto"/>
            </w:tcBorders>
            <w:shd w:val="clear" w:color="auto" w:fill="auto"/>
            <w:vAlign w:val="center"/>
            <w:hideMark/>
          </w:tcPr>
          <w:p w14:paraId="4095FACA"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8" w:history="1">
              <w:r w:rsidR="00DB7202" w:rsidRPr="00CC06CE">
                <w:rPr>
                  <w:rFonts w:ascii="Calibri" w:eastAsia="Times New Roman" w:hAnsi="Calibri" w:cs="Calibri"/>
                  <w:color w:val="0563C1"/>
                  <w:u w:val="single"/>
                  <w:lang w:eastAsia="en-ZA"/>
                </w:rPr>
                <w:t xml:space="preserve">maliha.ilias@nih.gov </w:t>
              </w:r>
            </w:hyperlink>
          </w:p>
        </w:tc>
      </w:tr>
      <w:tr w:rsidR="00A40DC7" w:rsidRPr="00CC06CE" w14:paraId="29227248"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5595EA6A" w14:textId="77777777" w:rsidR="00DB7202" w:rsidRPr="00CC06CE" w:rsidRDefault="00DB7202" w:rsidP="002556EB">
            <w:pPr>
              <w:spacing w:after="0" w:line="240" w:lineRule="auto"/>
              <w:rPr>
                <w:rFonts w:ascii="Calibri" w:eastAsia="Times New Roman" w:hAnsi="Calibri" w:cs="Calibri"/>
                <w:color w:val="000000"/>
                <w:lang w:eastAsia="en-ZA"/>
              </w:rPr>
            </w:pPr>
            <w:r w:rsidRPr="00CC06CE">
              <w:rPr>
                <w:rFonts w:ascii="Calibri" w:eastAsia="Times New Roman" w:hAnsi="Calibri" w:cs="Calibri"/>
                <w:color w:val="000000"/>
                <w:lang w:eastAsia="en-ZA"/>
              </w:rPr>
              <w:t>Piotr Wolski</w:t>
            </w:r>
          </w:p>
        </w:tc>
        <w:tc>
          <w:tcPr>
            <w:tcW w:w="3432" w:type="dxa"/>
            <w:tcBorders>
              <w:top w:val="nil"/>
              <w:left w:val="nil"/>
              <w:bottom w:val="single" w:sz="4" w:space="0" w:color="auto"/>
              <w:right w:val="single" w:sz="4" w:space="0" w:color="auto"/>
            </w:tcBorders>
            <w:shd w:val="clear" w:color="auto" w:fill="auto"/>
            <w:vAlign w:val="center"/>
            <w:hideMark/>
          </w:tcPr>
          <w:p w14:paraId="734EB880" w14:textId="77777777" w:rsidR="00DB7202" w:rsidRPr="00CC06CE" w:rsidRDefault="00DB7202" w:rsidP="002556EB">
            <w:pPr>
              <w:spacing w:after="0" w:line="240" w:lineRule="auto"/>
              <w:rPr>
                <w:rFonts w:ascii="Calibri" w:eastAsia="Times New Roman" w:hAnsi="Calibri" w:cs="Calibri"/>
                <w:color w:val="000000"/>
                <w:lang w:eastAsia="en-ZA"/>
              </w:rPr>
            </w:pPr>
            <w:r w:rsidRPr="00CC06CE">
              <w:rPr>
                <w:rFonts w:ascii="Calibri" w:eastAsia="Times New Roman" w:hAnsi="Calibri" w:cs="Calibri"/>
                <w:color w:val="000000"/>
                <w:lang w:eastAsia="en-ZA"/>
              </w:rPr>
              <w:t>University of Cape Town</w:t>
            </w:r>
          </w:p>
        </w:tc>
        <w:tc>
          <w:tcPr>
            <w:tcW w:w="4071" w:type="dxa"/>
            <w:tcBorders>
              <w:top w:val="nil"/>
              <w:left w:val="nil"/>
              <w:bottom w:val="single" w:sz="4" w:space="0" w:color="auto"/>
              <w:right w:val="single" w:sz="4" w:space="0" w:color="auto"/>
            </w:tcBorders>
            <w:shd w:val="clear" w:color="auto" w:fill="auto"/>
            <w:vAlign w:val="center"/>
            <w:hideMark/>
          </w:tcPr>
          <w:p w14:paraId="2E08F818"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9" w:history="1">
              <w:r w:rsidR="00DB7202" w:rsidRPr="00CC06CE">
                <w:rPr>
                  <w:rFonts w:ascii="Calibri" w:eastAsia="Times New Roman" w:hAnsi="Calibri" w:cs="Calibri"/>
                  <w:color w:val="0563C1"/>
                  <w:u w:val="single"/>
                  <w:lang w:eastAsia="en-ZA"/>
                </w:rPr>
                <w:t>wolski@csag.uct.ac.za</w:t>
              </w:r>
            </w:hyperlink>
          </w:p>
        </w:tc>
      </w:tr>
      <w:tr w:rsidR="00A40DC7" w:rsidRPr="00CC06CE" w14:paraId="391662E4" w14:textId="77777777" w:rsidTr="00A40DC7">
        <w:trPr>
          <w:trHeight w:val="564"/>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29870B86"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Stanley Luchters</w:t>
            </w:r>
          </w:p>
        </w:tc>
        <w:tc>
          <w:tcPr>
            <w:tcW w:w="3432" w:type="dxa"/>
            <w:tcBorders>
              <w:top w:val="nil"/>
              <w:left w:val="nil"/>
              <w:bottom w:val="single" w:sz="4" w:space="0" w:color="auto"/>
              <w:right w:val="single" w:sz="4" w:space="0" w:color="auto"/>
            </w:tcBorders>
            <w:shd w:val="clear" w:color="auto" w:fill="auto"/>
            <w:vAlign w:val="center"/>
            <w:hideMark/>
          </w:tcPr>
          <w:p w14:paraId="3CD1E594"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Centre for Sexual Health and HIV &amp; AIDS Research </w:t>
            </w:r>
          </w:p>
        </w:tc>
        <w:tc>
          <w:tcPr>
            <w:tcW w:w="4071" w:type="dxa"/>
            <w:tcBorders>
              <w:top w:val="nil"/>
              <w:left w:val="nil"/>
              <w:bottom w:val="single" w:sz="4" w:space="0" w:color="auto"/>
              <w:right w:val="single" w:sz="4" w:space="0" w:color="auto"/>
            </w:tcBorders>
            <w:shd w:val="clear" w:color="auto" w:fill="auto"/>
            <w:vAlign w:val="center"/>
            <w:hideMark/>
          </w:tcPr>
          <w:p w14:paraId="5B6126B2" w14:textId="77777777" w:rsidR="00DB7202" w:rsidRPr="00CC06CE" w:rsidRDefault="00DB7202" w:rsidP="002556EB">
            <w:pPr>
              <w:spacing w:after="0" w:line="240" w:lineRule="auto"/>
              <w:rPr>
                <w:rFonts w:ascii="Calibri" w:eastAsia="Times New Roman" w:hAnsi="Calibri" w:cs="Calibri"/>
                <w:color w:val="4472C4"/>
                <w:lang w:eastAsia="en-ZA"/>
              </w:rPr>
            </w:pPr>
            <w:r w:rsidRPr="00CC06CE">
              <w:rPr>
                <w:rFonts w:ascii="Calibri" w:eastAsia="Times New Roman" w:hAnsi="Calibri" w:cs="Calibri"/>
                <w:color w:val="4472C4"/>
                <w:lang w:eastAsia="en-ZA"/>
              </w:rPr>
              <w:t>stanley.luchters@cesshar.co.zw</w:t>
            </w:r>
            <w:r w:rsidRPr="00CC06CE">
              <w:rPr>
                <w:rFonts w:ascii="Calibri" w:eastAsia="Times New Roman" w:hAnsi="Calibri" w:cs="Calibri"/>
                <w:color w:val="4472C4"/>
                <w:sz w:val="20"/>
                <w:szCs w:val="20"/>
                <w:lang w:eastAsia="en-ZA"/>
              </w:rPr>
              <w:t xml:space="preserve"> , stanley.luchters@lstmed.ac.uk </w:t>
            </w:r>
          </w:p>
        </w:tc>
      </w:tr>
      <w:tr w:rsidR="008856B8" w:rsidRPr="00CC06CE" w14:paraId="796343E4" w14:textId="77777777" w:rsidTr="00A40DC7">
        <w:trPr>
          <w:trHeight w:val="564"/>
        </w:trPr>
        <w:tc>
          <w:tcPr>
            <w:tcW w:w="1985" w:type="dxa"/>
            <w:tcBorders>
              <w:top w:val="nil"/>
              <w:left w:val="single" w:sz="4" w:space="0" w:color="auto"/>
              <w:bottom w:val="single" w:sz="4" w:space="0" w:color="auto"/>
              <w:right w:val="single" w:sz="4" w:space="0" w:color="auto"/>
            </w:tcBorders>
            <w:shd w:val="clear" w:color="auto" w:fill="auto"/>
            <w:vAlign w:val="center"/>
          </w:tcPr>
          <w:p w14:paraId="5579B910" w14:textId="0028CC64" w:rsidR="008856B8" w:rsidRPr="00CC06CE" w:rsidRDefault="001B60DF" w:rsidP="002556EB">
            <w:pPr>
              <w:spacing w:after="0" w:line="240" w:lineRule="auto"/>
              <w:rPr>
                <w:rFonts w:ascii="Calibri" w:eastAsia="Times New Roman" w:hAnsi="Calibri" w:cs="Calibri"/>
                <w:color w:val="000000"/>
                <w:sz w:val="20"/>
                <w:szCs w:val="20"/>
                <w:lang w:eastAsia="en-ZA"/>
              </w:rPr>
            </w:pPr>
            <w:r>
              <w:rPr>
                <w:rFonts w:ascii="Calibri" w:eastAsia="Times New Roman" w:hAnsi="Calibri" w:cs="Calibri"/>
                <w:color w:val="000000"/>
                <w:sz w:val="20"/>
                <w:szCs w:val="20"/>
                <w:lang w:eastAsia="en-ZA"/>
              </w:rPr>
              <w:t>Relebohile Motana</w:t>
            </w:r>
          </w:p>
        </w:tc>
        <w:tc>
          <w:tcPr>
            <w:tcW w:w="3432" w:type="dxa"/>
            <w:tcBorders>
              <w:top w:val="nil"/>
              <w:left w:val="nil"/>
              <w:bottom w:val="single" w:sz="4" w:space="0" w:color="auto"/>
              <w:right w:val="single" w:sz="4" w:space="0" w:color="auto"/>
            </w:tcBorders>
            <w:shd w:val="clear" w:color="auto" w:fill="auto"/>
            <w:vAlign w:val="center"/>
          </w:tcPr>
          <w:p w14:paraId="39BD831D" w14:textId="058D3C44" w:rsidR="008856B8" w:rsidRPr="00CC06CE" w:rsidRDefault="00BB4704" w:rsidP="002556EB">
            <w:pPr>
              <w:spacing w:after="0" w:line="240" w:lineRule="auto"/>
              <w:rPr>
                <w:rFonts w:ascii="Calibri" w:eastAsia="Times New Roman" w:hAnsi="Calibri" w:cs="Calibri"/>
                <w:color w:val="000000"/>
                <w:sz w:val="20"/>
                <w:szCs w:val="20"/>
                <w:lang w:eastAsia="en-ZA"/>
              </w:rPr>
            </w:pPr>
            <w:r w:rsidRPr="00BB4704">
              <w:rPr>
                <w:rFonts w:ascii="Calibri" w:eastAsia="Times New Roman" w:hAnsi="Calibri" w:cs="Calibri"/>
                <w:color w:val="000000"/>
                <w:sz w:val="20"/>
                <w:szCs w:val="20"/>
                <w:lang w:eastAsia="en-ZA"/>
              </w:rPr>
              <w:t>University of Witwatersrand</w:t>
            </w:r>
          </w:p>
        </w:tc>
        <w:tc>
          <w:tcPr>
            <w:tcW w:w="4071" w:type="dxa"/>
            <w:tcBorders>
              <w:top w:val="nil"/>
              <w:left w:val="nil"/>
              <w:bottom w:val="single" w:sz="4" w:space="0" w:color="auto"/>
              <w:right w:val="single" w:sz="4" w:space="0" w:color="auto"/>
            </w:tcBorders>
            <w:shd w:val="clear" w:color="auto" w:fill="auto"/>
            <w:vAlign w:val="center"/>
          </w:tcPr>
          <w:p w14:paraId="365BC361" w14:textId="481B6668" w:rsidR="008856B8" w:rsidRPr="00CC06CE" w:rsidRDefault="00000000" w:rsidP="002556EB">
            <w:pPr>
              <w:spacing w:after="0" w:line="240" w:lineRule="auto"/>
              <w:rPr>
                <w:rFonts w:ascii="Calibri" w:eastAsia="Times New Roman" w:hAnsi="Calibri" w:cs="Calibri"/>
                <w:color w:val="4472C4"/>
                <w:lang w:eastAsia="en-ZA"/>
              </w:rPr>
            </w:pPr>
            <w:hyperlink r:id="rId30" w:history="1">
              <w:r w:rsidR="001B60DF" w:rsidRPr="009A7A98">
                <w:rPr>
                  <w:rStyle w:val="Hyperlink"/>
                  <w:rFonts w:cstheme="minorHAnsi"/>
                </w:rPr>
                <w:t>rmotana@wrhi.ac.za</w:t>
              </w:r>
            </w:hyperlink>
          </w:p>
        </w:tc>
      </w:tr>
      <w:tr w:rsidR="00A40DC7" w:rsidRPr="00CC06CE" w14:paraId="18D0B9DD"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2ADC91B5"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Toby Kurien</w:t>
            </w:r>
          </w:p>
        </w:tc>
        <w:tc>
          <w:tcPr>
            <w:tcW w:w="3432" w:type="dxa"/>
            <w:tcBorders>
              <w:top w:val="nil"/>
              <w:left w:val="nil"/>
              <w:bottom w:val="single" w:sz="4" w:space="0" w:color="auto"/>
              <w:right w:val="single" w:sz="4" w:space="0" w:color="auto"/>
            </w:tcBorders>
            <w:shd w:val="clear" w:color="auto" w:fill="auto"/>
            <w:vAlign w:val="center"/>
            <w:hideMark/>
          </w:tcPr>
          <w:p w14:paraId="6ACE8E2A"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IBM Research Africa</w:t>
            </w:r>
          </w:p>
        </w:tc>
        <w:tc>
          <w:tcPr>
            <w:tcW w:w="4071" w:type="dxa"/>
            <w:tcBorders>
              <w:top w:val="nil"/>
              <w:left w:val="nil"/>
              <w:bottom w:val="single" w:sz="4" w:space="0" w:color="auto"/>
              <w:right w:val="single" w:sz="4" w:space="0" w:color="auto"/>
            </w:tcBorders>
            <w:shd w:val="clear" w:color="auto" w:fill="auto"/>
            <w:vAlign w:val="center"/>
            <w:hideMark/>
          </w:tcPr>
          <w:p w14:paraId="1130D10E" w14:textId="77777777" w:rsidR="00DB7202" w:rsidRPr="00CC06CE" w:rsidRDefault="00DB7202" w:rsidP="002556EB">
            <w:pPr>
              <w:spacing w:after="0" w:line="240" w:lineRule="auto"/>
              <w:rPr>
                <w:rFonts w:ascii="Calibri" w:eastAsia="Times New Roman" w:hAnsi="Calibri" w:cs="Calibri"/>
                <w:color w:val="4472C4"/>
                <w:u w:val="single"/>
                <w:lang w:eastAsia="en-ZA"/>
              </w:rPr>
            </w:pPr>
            <w:r w:rsidRPr="00CC06CE">
              <w:rPr>
                <w:rFonts w:ascii="Calibri" w:eastAsia="Times New Roman" w:hAnsi="Calibri" w:cs="Calibri"/>
                <w:color w:val="4472C4"/>
                <w:u w:val="single"/>
                <w:lang w:eastAsia="en-ZA"/>
              </w:rPr>
              <w:t>james.mashiyane1@ibm.com</w:t>
            </w:r>
          </w:p>
        </w:tc>
      </w:tr>
      <w:tr w:rsidR="00A40DC7" w:rsidRPr="00CC06CE" w14:paraId="71E81ABC"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1A771A78"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Webster Mavhu</w:t>
            </w:r>
          </w:p>
        </w:tc>
        <w:tc>
          <w:tcPr>
            <w:tcW w:w="3432" w:type="dxa"/>
            <w:tcBorders>
              <w:top w:val="nil"/>
              <w:left w:val="nil"/>
              <w:bottom w:val="single" w:sz="4" w:space="0" w:color="auto"/>
              <w:right w:val="single" w:sz="4" w:space="0" w:color="auto"/>
            </w:tcBorders>
            <w:shd w:val="clear" w:color="auto" w:fill="auto"/>
            <w:vAlign w:val="center"/>
            <w:hideMark/>
          </w:tcPr>
          <w:p w14:paraId="663F367F"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proofErr w:type="spellStart"/>
            <w:r w:rsidRPr="00CC06CE">
              <w:rPr>
                <w:rFonts w:ascii="Calibri" w:eastAsia="Times New Roman" w:hAnsi="Calibri" w:cs="Calibri"/>
                <w:color w:val="000000"/>
                <w:sz w:val="20"/>
                <w:szCs w:val="20"/>
                <w:lang w:eastAsia="en-ZA"/>
              </w:rPr>
              <w:t>CeSSHAR</w:t>
            </w:r>
            <w:proofErr w:type="spellEnd"/>
            <w:r w:rsidRPr="00CC06CE">
              <w:rPr>
                <w:rFonts w:ascii="Calibri" w:eastAsia="Times New Roman" w:hAnsi="Calibri" w:cs="Calibri"/>
                <w:color w:val="000000"/>
                <w:sz w:val="20"/>
                <w:szCs w:val="20"/>
                <w:lang w:eastAsia="en-ZA"/>
              </w:rPr>
              <w:t xml:space="preserve"> </w:t>
            </w:r>
          </w:p>
        </w:tc>
        <w:tc>
          <w:tcPr>
            <w:tcW w:w="4071" w:type="dxa"/>
            <w:tcBorders>
              <w:top w:val="nil"/>
              <w:left w:val="nil"/>
              <w:bottom w:val="single" w:sz="4" w:space="0" w:color="auto"/>
              <w:right w:val="single" w:sz="4" w:space="0" w:color="auto"/>
            </w:tcBorders>
            <w:shd w:val="clear" w:color="auto" w:fill="auto"/>
            <w:vAlign w:val="center"/>
            <w:hideMark/>
          </w:tcPr>
          <w:p w14:paraId="221A9C3A"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31" w:history="1">
              <w:r w:rsidR="00DB7202" w:rsidRPr="00CC06CE">
                <w:rPr>
                  <w:rFonts w:ascii="Calibri" w:eastAsia="Times New Roman" w:hAnsi="Calibri" w:cstheme="minorHAnsi"/>
                  <w:color w:val="0563C1"/>
                  <w:u w:val="single"/>
                  <w:lang w:eastAsia="en-ZA"/>
                </w:rPr>
                <w:t xml:space="preserve">webster@ceshhar.co.zw </w:t>
              </w:r>
            </w:hyperlink>
          </w:p>
        </w:tc>
      </w:tr>
      <w:tr w:rsidR="00DB7202" w:rsidRPr="00CC06CE" w14:paraId="56F442D4"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70568AF1"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Zororo Mavindidze</w:t>
            </w:r>
          </w:p>
        </w:tc>
        <w:tc>
          <w:tcPr>
            <w:tcW w:w="3432" w:type="dxa"/>
            <w:tcBorders>
              <w:top w:val="nil"/>
              <w:left w:val="nil"/>
              <w:bottom w:val="single" w:sz="4" w:space="0" w:color="auto"/>
              <w:right w:val="single" w:sz="4" w:space="0" w:color="auto"/>
            </w:tcBorders>
            <w:shd w:val="clear" w:color="auto" w:fill="auto"/>
            <w:vAlign w:val="center"/>
            <w:hideMark/>
          </w:tcPr>
          <w:p w14:paraId="431D2813"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University of Witwatersrand</w:t>
            </w:r>
          </w:p>
        </w:tc>
        <w:tc>
          <w:tcPr>
            <w:tcW w:w="4071" w:type="dxa"/>
            <w:tcBorders>
              <w:top w:val="nil"/>
              <w:left w:val="nil"/>
              <w:bottom w:val="single" w:sz="4" w:space="0" w:color="auto"/>
              <w:right w:val="single" w:sz="4" w:space="0" w:color="auto"/>
            </w:tcBorders>
            <w:shd w:val="clear" w:color="000000" w:fill="F2F2F2"/>
            <w:vAlign w:val="center"/>
            <w:hideMark/>
          </w:tcPr>
          <w:p w14:paraId="509749BA"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32" w:history="1">
              <w:r w:rsidR="00DB7202" w:rsidRPr="00CC06CE">
                <w:rPr>
                  <w:rFonts w:ascii="Calibri" w:eastAsia="Times New Roman" w:hAnsi="Calibri" w:cstheme="minorHAnsi"/>
                  <w:color w:val="0563C1"/>
                  <w:u w:val="single"/>
                  <w:lang w:eastAsia="en-ZA"/>
                </w:rPr>
                <w:t>zmavindidze@wrhi.ac.za</w:t>
              </w:r>
            </w:hyperlink>
          </w:p>
        </w:tc>
      </w:tr>
    </w:tbl>
    <w:p w14:paraId="2DCF0722" w14:textId="74D749D5" w:rsidR="001278CB" w:rsidRPr="00456C47" w:rsidRDefault="001278CB" w:rsidP="0072465A">
      <w:pPr>
        <w:spacing w:after="0" w:line="276" w:lineRule="auto"/>
      </w:pPr>
    </w:p>
    <w:bookmarkEnd w:id="16"/>
    <w:p w14:paraId="7B09FDC9" w14:textId="77777777" w:rsidR="0067758C" w:rsidRDefault="0067758C">
      <w:pPr>
        <w:rPr>
          <w:rStyle w:val="Heading1Char"/>
        </w:rPr>
      </w:pPr>
      <w:r>
        <w:rPr>
          <w:rStyle w:val="Heading1Char"/>
          <w:b w:val="0"/>
          <w:bCs w:val="0"/>
        </w:rPr>
        <w:br w:type="page"/>
      </w:r>
    </w:p>
    <w:p w14:paraId="2507525C" w14:textId="2F195CCD" w:rsidR="00FC40F7" w:rsidRPr="0083181C" w:rsidRDefault="007D5276" w:rsidP="0083181C">
      <w:pPr>
        <w:pStyle w:val="Heading1"/>
        <w:rPr>
          <w:b w:val="0"/>
          <w:bCs w:val="0"/>
        </w:rPr>
      </w:pPr>
      <w:bookmarkStart w:id="17" w:name="_Toc105168510"/>
      <w:r w:rsidRPr="0083181C">
        <w:rPr>
          <w:rStyle w:val="Heading1Char"/>
          <w:b/>
          <w:bCs/>
        </w:rPr>
        <w:lastRenderedPageBreak/>
        <w:t>Synopsis</w:t>
      </w:r>
      <w:bookmarkEnd w:id="17"/>
      <w:r w:rsidRPr="0083181C">
        <w:rPr>
          <w:rStyle w:val="Heading1Char"/>
          <w:b/>
          <w:bCs/>
        </w:rPr>
        <w:t xml:space="preserve"> </w:t>
      </w:r>
      <w:r w:rsidR="009C353D" w:rsidRPr="0083181C">
        <w:rPr>
          <w:b w:val="0"/>
          <w:bCs w:val="0"/>
        </w:rPr>
        <w:t xml:space="preserve"> </w:t>
      </w:r>
    </w:p>
    <w:p w14:paraId="762EB101" w14:textId="31D71B85" w:rsidR="00FC40F7" w:rsidRPr="0060639A" w:rsidRDefault="006776AC" w:rsidP="00A0779B">
      <w:pPr>
        <w:spacing w:before="120" w:after="120" w:line="240" w:lineRule="auto"/>
        <w:jc w:val="both"/>
        <w:rPr>
          <w:sz w:val="20"/>
        </w:rPr>
      </w:pPr>
      <w:r w:rsidRPr="0060639A">
        <w:rPr>
          <w:b/>
          <w:sz w:val="20"/>
        </w:rPr>
        <w:t>Rationale:</w:t>
      </w:r>
      <w:r w:rsidR="00D61057" w:rsidRPr="0060639A">
        <w:rPr>
          <w:b/>
          <w:sz w:val="20"/>
        </w:rPr>
        <w:t xml:space="preserve"> </w:t>
      </w:r>
      <w:r w:rsidR="009C353D" w:rsidRPr="0060639A">
        <w:rPr>
          <w:sz w:val="20"/>
        </w:rPr>
        <w:t xml:space="preserve">The study constitutes one of two Research </w:t>
      </w:r>
      <w:r w:rsidR="00603EC1" w:rsidRPr="0060639A">
        <w:rPr>
          <w:sz w:val="20"/>
        </w:rPr>
        <w:t xml:space="preserve">Projects (RPs) </w:t>
      </w:r>
      <w:r w:rsidR="009C353D" w:rsidRPr="0060639A">
        <w:rPr>
          <w:sz w:val="20"/>
        </w:rPr>
        <w:t xml:space="preserve">within the </w:t>
      </w:r>
      <w:r w:rsidR="00954DB7">
        <w:rPr>
          <w:sz w:val="20"/>
        </w:rPr>
        <w:t>NIH</w:t>
      </w:r>
      <w:r w:rsidR="00F15C68">
        <w:rPr>
          <w:sz w:val="20"/>
        </w:rPr>
        <w:t>-</w:t>
      </w:r>
      <w:r w:rsidR="00954DB7">
        <w:rPr>
          <w:sz w:val="20"/>
        </w:rPr>
        <w:t>funded</w:t>
      </w:r>
      <w:r w:rsidR="00F15C68">
        <w:rPr>
          <w:sz w:val="20"/>
        </w:rPr>
        <w:t xml:space="preserve"> </w:t>
      </w:r>
      <w:r w:rsidR="000D059E" w:rsidRPr="0060639A">
        <w:rPr>
          <w:sz w:val="20"/>
        </w:rPr>
        <w:t>HE²AT</w:t>
      </w:r>
      <w:r w:rsidR="009C353D" w:rsidRPr="0060639A">
        <w:rPr>
          <w:sz w:val="20"/>
        </w:rPr>
        <w:t xml:space="preserve"> </w:t>
      </w:r>
      <w:proofErr w:type="spellStart"/>
      <w:r w:rsidR="009C353D" w:rsidRPr="0060639A">
        <w:rPr>
          <w:sz w:val="20"/>
        </w:rPr>
        <w:t>Center</w:t>
      </w:r>
      <w:proofErr w:type="spellEnd"/>
      <w:r w:rsidR="00603EC1" w:rsidRPr="0060639A">
        <w:rPr>
          <w:sz w:val="20"/>
        </w:rPr>
        <w:t xml:space="preserve">. It </w:t>
      </w:r>
      <w:r w:rsidR="00BA13ED" w:rsidRPr="0060639A">
        <w:rPr>
          <w:sz w:val="20"/>
        </w:rPr>
        <w:t xml:space="preserve">specifically </w:t>
      </w:r>
      <w:r w:rsidR="00603EC1" w:rsidRPr="0060639A">
        <w:rPr>
          <w:sz w:val="20"/>
        </w:rPr>
        <w:t>addresses the</w:t>
      </w:r>
      <w:r w:rsidR="00603EC1" w:rsidRPr="0060639A">
        <w:rPr>
          <w:bCs/>
          <w:sz w:val="20"/>
          <w:lang w:val="en-US"/>
        </w:rPr>
        <w:t xml:space="preserve"> complexity of urban spaces with regard to heat-health impacts and the appropriate responses</w:t>
      </w:r>
      <w:r w:rsidR="00603EC1" w:rsidRPr="0060639A">
        <w:rPr>
          <w:sz w:val="20"/>
        </w:rPr>
        <w:t xml:space="preserve"> for </w:t>
      </w:r>
      <w:r w:rsidR="00BA13ED" w:rsidRPr="0060639A">
        <w:rPr>
          <w:sz w:val="20"/>
        </w:rPr>
        <w:t>some</w:t>
      </w:r>
      <w:r w:rsidR="00603EC1" w:rsidRPr="0060639A">
        <w:rPr>
          <w:sz w:val="20"/>
        </w:rPr>
        <w:t xml:space="preserve"> particular vulnerable groups</w:t>
      </w:r>
      <w:r w:rsidR="009C353D" w:rsidRPr="0060639A">
        <w:rPr>
          <w:sz w:val="20"/>
        </w:rPr>
        <w:t>.</w:t>
      </w:r>
    </w:p>
    <w:p w14:paraId="43032E76" w14:textId="20EB9598" w:rsidR="00BA13ED" w:rsidRPr="0060639A" w:rsidRDefault="009C353D" w:rsidP="00A0779B">
      <w:pPr>
        <w:widowControl w:val="0"/>
        <w:tabs>
          <w:tab w:val="left" w:pos="410"/>
        </w:tabs>
        <w:autoSpaceDE w:val="0"/>
        <w:autoSpaceDN w:val="0"/>
        <w:spacing w:before="120" w:after="120" w:line="240" w:lineRule="auto"/>
        <w:jc w:val="both"/>
        <w:rPr>
          <w:rFonts w:cstheme="minorHAnsi"/>
          <w:sz w:val="20"/>
        </w:rPr>
      </w:pPr>
      <w:r w:rsidRPr="0060639A">
        <w:rPr>
          <w:b/>
          <w:sz w:val="20"/>
        </w:rPr>
        <w:t>Objectives</w:t>
      </w:r>
      <w:r w:rsidRPr="0060639A">
        <w:rPr>
          <w:sz w:val="20"/>
        </w:rPr>
        <w:t xml:space="preserve">: </w:t>
      </w:r>
      <w:r w:rsidR="00603EC1" w:rsidRPr="0060639A">
        <w:rPr>
          <w:rFonts w:cstheme="minorHAnsi"/>
          <w:w w:val="105"/>
          <w:sz w:val="20"/>
        </w:rPr>
        <w:t>The</w:t>
      </w:r>
      <w:r w:rsidR="00603EC1" w:rsidRPr="0060639A">
        <w:rPr>
          <w:rFonts w:cstheme="minorHAnsi"/>
          <w:spacing w:val="1"/>
          <w:w w:val="105"/>
          <w:sz w:val="20"/>
        </w:rPr>
        <w:t xml:space="preserve"> </w:t>
      </w:r>
      <w:r w:rsidR="00603EC1" w:rsidRPr="0060639A">
        <w:rPr>
          <w:rFonts w:cstheme="minorHAnsi"/>
          <w:w w:val="105"/>
          <w:sz w:val="20"/>
        </w:rPr>
        <w:t>overarching</w:t>
      </w:r>
      <w:r w:rsidR="00603EC1" w:rsidRPr="0060639A">
        <w:rPr>
          <w:rFonts w:cstheme="minorHAnsi"/>
          <w:spacing w:val="1"/>
          <w:w w:val="105"/>
          <w:sz w:val="20"/>
        </w:rPr>
        <w:t xml:space="preserve"> </w:t>
      </w:r>
      <w:r w:rsidR="00603EC1" w:rsidRPr="0060639A">
        <w:rPr>
          <w:rFonts w:cstheme="minorHAnsi"/>
          <w:w w:val="105"/>
          <w:sz w:val="20"/>
        </w:rPr>
        <w:t>goal</w:t>
      </w:r>
      <w:r w:rsidR="00603EC1" w:rsidRPr="0060639A">
        <w:rPr>
          <w:rFonts w:cstheme="minorHAnsi"/>
          <w:spacing w:val="1"/>
          <w:w w:val="105"/>
          <w:sz w:val="20"/>
        </w:rPr>
        <w:t xml:space="preserve"> </w:t>
      </w:r>
      <w:r w:rsidR="00603EC1" w:rsidRPr="0060639A">
        <w:rPr>
          <w:rFonts w:cstheme="minorHAnsi"/>
          <w:w w:val="105"/>
          <w:sz w:val="20"/>
        </w:rPr>
        <w:t>is</w:t>
      </w:r>
      <w:r w:rsidR="00603EC1" w:rsidRPr="0060639A">
        <w:rPr>
          <w:rFonts w:cstheme="minorHAnsi"/>
          <w:spacing w:val="1"/>
          <w:w w:val="105"/>
          <w:sz w:val="20"/>
        </w:rPr>
        <w:t xml:space="preserve"> </w:t>
      </w:r>
      <w:r w:rsidR="00603EC1" w:rsidRPr="0060639A">
        <w:rPr>
          <w:rFonts w:cstheme="minorHAnsi"/>
          <w:w w:val="105"/>
          <w:sz w:val="20"/>
        </w:rPr>
        <w:t>to</w:t>
      </w:r>
      <w:r w:rsidR="00603EC1" w:rsidRPr="0060639A">
        <w:rPr>
          <w:rFonts w:cstheme="minorHAnsi"/>
          <w:spacing w:val="1"/>
          <w:w w:val="105"/>
          <w:sz w:val="20"/>
        </w:rPr>
        <w:t xml:space="preserve"> </w:t>
      </w:r>
      <w:r w:rsidR="00603EC1" w:rsidRPr="0060639A">
        <w:rPr>
          <w:rFonts w:cstheme="minorHAnsi"/>
          <w:w w:val="105"/>
          <w:sz w:val="20"/>
        </w:rPr>
        <w:t>advance</w:t>
      </w:r>
      <w:r w:rsidR="00603EC1" w:rsidRPr="0060639A">
        <w:rPr>
          <w:rFonts w:cstheme="minorHAnsi"/>
          <w:spacing w:val="1"/>
          <w:w w:val="105"/>
          <w:sz w:val="20"/>
        </w:rPr>
        <w:t xml:space="preserve"> </w:t>
      </w:r>
      <w:r w:rsidR="00603EC1" w:rsidRPr="0060639A">
        <w:rPr>
          <w:rFonts w:cstheme="minorHAnsi"/>
          <w:w w:val="105"/>
          <w:sz w:val="20"/>
        </w:rPr>
        <w:t>understanding</w:t>
      </w:r>
      <w:r w:rsidR="00603EC1" w:rsidRPr="0060639A">
        <w:rPr>
          <w:rFonts w:cstheme="minorHAnsi"/>
          <w:spacing w:val="1"/>
          <w:w w:val="105"/>
          <w:sz w:val="20"/>
        </w:rPr>
        <w:t xml:space="preserve"> </w:t>
      </w:r>
      <w:r w:rsidR="00603EC1" w:rsidRPr="0060639A">
        <w:rPr>
          <w:rFonts w:cstheme="minorHAnsi"/>
          <w:w w:val="105"/>
          <w:sz w:val="20"/>
        </w:rPr>
        <w:t>of</w:t>
      </w:r>
      <w:r w:rsidR="00603EC1" w:rsidRPr="0060639A">
        <w:rPr>
          <w:rFonts w:cstheme="minorHAnsi"/>
          <w:spacing w:val="1"/>
          <w:w w:val="105"/>
          <w:sz w:val="20"/>
        </w:rPr>
        <w:t xml:space="preserve"> </w:t>
      </w:r>
      <w:r w:rsidR="00603EC1" w:rsidRPr="0060639A">
        <w:rPr>
          <w:rFonts w:cstheme="minorHAnsi"/>
          <w:w w:val="105"/>
          <w:sz w:val="20"/>
        </w:rPr>
        <w:t>complex</w:t>
      </w:r>
      <w:r w:rsidR="00603EC1" w:rsidRPr="0060639A">
        <w:rPr>
          <w:rFonts w:cstheme="minorHAnsi"/>
          <w:spacing w:val="1"/>
          <w:w w:val="105"/>
          <w:sz w:val="20"/>
        </w:rPr>
        <w:t xml:space="preserve"> </w:t>
      </w:r>
      <w:r w:rsidR="00603EC1" w:rsidRPr="0060639A">
        <w:rPr>
          <w:rFonts w:cstheme="minorHAnsi"/>
          <w:w w:val="105"/>
          <w:sz w:val="20"/>
        </w:rPr>
        <w:t>spatially</w:t>
      </w:r>
      <w:r w:rsidR="00603EC1" w:rsidRPr="0060639A">
        <w:rPr>
          <w:rFonts w:cstheme="minorHAnsi"/>
          <w:spacing w:val="1"/>
          <w:w w:val="105"/>
          <w:sz w:val="20"/>
        </w:rPr>
        <w:t xml:space="preserve"> </w:t>
      </w:r>
      <w:r w:rsidR="00603EC1" w:rsidRPr="0060639A">
        <w:rPr>
          <w:rFonts w:cstheme="minorHAnsi"/>
          <w:w w:val="105"/>
          <w:sz w:val="20"/>
        </w:rPr>
        <w:t>and</w:t>
      </w:r>
      <w:r w:rsidR="00603EC1" w:rsidRPr="0060639A">
        <w:rPr>
          <w:rFonts w:cstheme="minorHAnsi"/>
          <w:spacing w:val="1"/>
          <w:w w:val="105"/>
          <w:sz w:val="20"/>
        </w:rPr>
        <w:t xml:space="preserve"> </w:t>
      </w:r>
      <w:r w:rsidR="00603EC1" w:rsidRPr="0060639A">
        <w:rPr>
          <w:rFonts w:cstheme="minorHAnsi"/>
          <w:w w:val="105"/>
          <w:sz w:val="20"/>
        </w:rPr>
        <w:t>demographically</w:t>
      </w:r>
      <w:r w:rsidR="00603EC1" w:rsidRPr="0060639A">
        <w:rPr>
          <w:rFonts w:cstheme="minorHAnsi"/>
          <w:spacing w:val="57"/>
          <w:w w:val="105"/>
          <w:sz w:val="20"/>
        </w:rPr>
        <w:t xml:space="preserve"> </w:t>
      </w:r>
      <w:r w:rsidR="00603EC1" w:rsidRPr="0060639A">
        <w:rPr>
          <w:rFonts w:cstheme="minorHAnsi"/>
          <w:w w:val="105"/>
          <w:sz w:val="20"/>
        </w:rPr>
        <w:t>stratified</w:t>
      </w:r>
      <w:r w:rsidR="00603EC1" w:rsidRPr="0060639A">
        <w:rPr>
          <w:rFonts w:cstheme="minorHAnsi"/>
          <w:spacing w:val="57"/>
          <w:w w:val="105"/>
          <w:sz w:val="20"/>
        </w:rPr>
        <w:t xml:space="preserve"> </w:t>
      </w:r>
      <w:r w:rsidR="00603EC1" w:rsidRPr="0060639A">
        <w:rPr>
          <w:rFonts w:cstheme="minorHAnsi"/>
          <w:w w:val="105"/>
          <w:sz w:val="20"/>
        </w:rPr>
        <w:t>heat-health</w:t>
      </w:r>
      <w:r w:rsidR="00603EC1" w:rsidRPr="0060639A">
        <w:rPr>
          <w:rFonts w:cstheme="minorHAnsi"/>
          <w:spacing w:val="57"/>
          <w:w w:val="105"/>
          <w:sz w:val="20"/>
        </w:rPr>
        <w:t xml:space="preserve"> </w:t>
      </w:r>
      <w:r w:rsidR="00603EC1" w:rsidRPr="0060639A">
        <w:rPr>
          <w:rFonts w:cstheme="minorHAnsi"/>
          <w:w w:val="105"/>
          <w:sz w:val="20"/>
        </w:rPr>
        <w:t>interactions</w:t>
      </w:r>
      <w:r w:rsidR="00603EC1" w:rsidRPr="0060639A">
        <w:rPr>
          <w:rFonts w:cstheme="minorHAnsi"/>
          <w:spacing w:val="57"/>
          <w:w w:val="105"/>
          <w:sz w:val="20"/>
        </w:rPr>
        <w:t xml:space="preserve"> </w:t>
      </w:r>
      <w:r w:rsidR="00603EC1" w:rsidRPr="0060639A">
        <w:rPr>
          <w:rFonts w:cstheme="minorHAnsi"/>
          <w:w w:val="105"/>
          <w:sz w:val="20"/>
        </w:rPr>
        <w:t>in</w:t>
      </w:r>
      <w:r w:rsidR="00603EC1" w:rsidRPr="0060639A">
        <w:rPr>
          <w:rFonts w:cstheme="minorHAnsi"/>
          <w:spacing w:val="58"/>
          <w:w w:val="105"/>
          <w:sz w:val="20"/>
        </w:rPr>
        <w:t xml:space="preserve"> </w:t>
      </w:r>
      <w:r w:rsidR="00603EC1" w:rsidRPr="0060639A">
        <w:rPr>
          <w:rFonts w:cstheme="minorHAnsi"/>
          <w:w w:val="105"/>
          <w:sz w:val="20"/>
        </w:rPr>
        <w:t>large</w:t>
      </w:r>
      <w:r w:rsidR="00603EC1" w:rsidRPr="0060639A">
        <w:rPr>
          <w:rFonts w:cstheme="minorHAnsi"/>
          <w:spacing w:val="57"/>
          <w:w w:val="105"/>
          <w:sz w:val="20"/>
        </w:rPr>
        <w:t xml:space="preserve"> </w:t>
      </w:r>
      <w:r w:rsidR="00603EC1" w:rsidRPr="0060639A">
        <w:rPr>
          <w:rFonts w:cstheme="minorHAnsi"/>
          <w:w w:val="105"/>
          <w:sz w:val="20"/>
        </w:rPr>
        <w:t>African</w:t>
      </w:r>
      <w:r w:rsidR="00603EC1" w:rsidRPr="0060639A">
        <w:rPr>
          <w:rFonts w:cstheme="minorHAnsi"/>
          <w:spacing w:val="57"/>
          <w:w w:val="105"/>
          <w:sz w:val="20"/>
        </w:rPr>
        <w:t xml:space="preserve"> </w:t>
      </w:r>
      <w:r w:rsidR="00603EC1" w:rsidRPr="0060639A">
        <w:rPr>
          <w:rFonts w:cstheme="minorHAnsi"/>
          <w:w w:val="105"/>
          <w:sz w:val="20"/>
        </w:rPr>
        <w:t>cities</w:t>
      </w:r>
      <w:r w:rsidR="00603EC1" w:rsidRPr="0060639A">
        <w:rPr>
          <w:rFonts w:cstheme="minorHAnsi"/>
          <w:spacing w:val="57"/>
          <w:w w:val="105"/>
          <w:sz w:val="20"/>
        </w:rPr>
        <w:t xml:space="preserve"> </w:t>
      </w:r>
      <w:r w:rsidR="00603EC1" w:rsidRPr="0060639A">
        <w:rPr>
          <w:rFonts w:cstheme="minorHAnsi"/>
          <w:w w:val="105"/>
          <w:sz w:val="20"/>
        </w:rPr>
        <w:t>and</w:t>
      </w:r>
      <w:r w:rsidR="00603EC1" w:rsidRPr="0060639A">
        <w:rPr>
          <w:rFonts w:cstheme="minorHAnsi"/>
          <w:spacing w:val="57"/>
          <w:w w:val="105"/>
          <w:sz w:val="20"/>
        </w:rPr>
        <w:t xml:space="preserve"> </w:t>
      </w:r>
      <w:r w:rsidR="00603EC1" w:rsidRPr="0060639A">
        <w:rPr>
          <w:rFonts w:cstheme="minorHAnsi"/>
          <w:w w:val="105"/>
          <w:sz w:val="20"/>
        </w:rPr>
        <w:t>to</w:t>
      </w:r>
      <w:r w:rsidR="00603EC1" w:rsidRPr="0060639A">
        <w:rPr>
          <w:rFonts w:cstheme="minorHAnsi"/>
          <w:spacing w:val="58"/>
          <w:w w:val="105"/>
          <w:sz w:val="20"/>
        </w:rPr>
        <w:t xml:space="preserve"> </w:t>
      </w:r>
      <w:r w:rsidR="00603EC1" w:rsidRPr="0060639A">
        <w:rPr>
          <w:rFonts w:cstheme="minorHAnsi"/>
          <w:w w:val="105"/>
          <w:sz w:val="20"/>
        </w:rPr>
        <w:t>apply</w:t>
      </w:r>
      <w:r w:rsidR="00603EC1" w:rsidRPr="0060639A">
        <w:rPr>
          <w:rFonts w:cstheme="minorHAnsi"/>
          <w:spacing w:val="57"/>
          <w:w w:val="105"/>
          <w:sz w:val="20"/>
        </w:rPr>
        <w:t xml:space="preserve"> </w:t>
      </w:r>
      <w:r w:rsidR="00603EC1" w:rsidRPr="0060639A">
        <w:rPr>
          <w:rFonts w:cstheme="minorHAnsi"/>
          <w:w w:val="105"/>
          <w:sz w:val="20"/>
        </w:rPr>
        <w:t>this</w:t>
      </w:r>
      <w:r w:rsidR="00603EC1" w:rsidRPr="0060639A">
        <w:rPr>
          <w:rFonts w:cstheme="minorHAnsi"/>
          <w:spacing w:val="57"/>
          <w:w w:val="105"/>
          <w:sz w:val="20"/>
        </w:rPr>
        <w:t xml:space="preserve"> </w:t>
      </w:r>
      <w:r w:rsidR="00603EC1" w:rsidRPr="0060639A">
        <w:rPr>
          <w:rFonts w:cstheme="minorHAnsi"/>
          <w:w w:val="105"/>
          <w:sz w:val="20"/>
        </w:rPr>
        <w:t>information</w:t>
      </w:r>
      <w:r w:rsidR="00603EC1" w:rsidRPr="0060639A">
        <w:rPr>
          <w:rFonts w:cstheme="minorHAnsi"/>
          <w:spacing w:val="57"/>
          <w:w w:val="105"/>
          <w:sz w:val="20"/>
        </w:rPr>
        <w:t xml:space="preserve"> </w:t>
      </w:r>
      <w:r w:rsidR="00603EC1" w:rsidRPr="0060639A">
        <w:rPr>
          <w:rFonts w:cstheme="minorHAnsi"/>
          <w:w w:val="105"/>
          <w:sz w:val="20"/>
        </w:rPr>
        <w:t xml:space="preserve">to develop </w:t>
      </w:r>
      <w:r w:rsidR="00193E2B" w:rsidRPr="0060639A">
        <w:rPr>
          <w:rFonts w:cstheme="minorHAnsi"/>
          <w:w w:val="105"/>
          <w:sz w:val="20"/>
        </w:rPr>
        <w:t>locally</w:t>
      </w:r>
      <w:r w:rsidR="00193E2B">
        <w:rPr>
          <w:rFonts w:cstheme="minorHAnsi"/>
          <w:spacing w:val="1"/>
          <w:w w:val="105"/>
          <w:sz w:val="20"/>
        </w:rPr>
        <w:t xml:space="preserve"> relevant</w:t>
      </w:r>
      <w:r w:rsidR="00603EC1" w:rsidRPr="0060639A">
        <w:rPr>
          <w:rFonts w:cstheme="minorHAnsi"/>
          <w:spacing w:val="-1"/>
          <w:w w:val="105"/>
          <w:sz w:val="20"/>
        </w:rPr>
        <w:t xml:space="preserve"> </w:t>
      </w:r>
      <w:r w:rsidR="00603EC1" w:rsidRPr="0060639A">
        <w:rPr>
          <w:rFonts w:cstheme="minorHAnsi"/>
          <w:w w:val="105"/>
          <w:sz w:val="20"/>
        </w:rPr>
        <w:t>and</w:t>
      </w:r>
      <w:r w:rsidR="00603EC1" w:rsidRPr="0060639A">
        <w:rPr>
          <w:rFonts w:cstheme="minorHAnsi"/>
          <w:spacing w:val="1"/>
          <w:w w:val="105"/>
          <w:sz w:val="20"/>
        </w:rPr>
        <w:t xml:space="preserve"> </w:t>
      </w:r>
      <w:r w:rsidR="00603EC1" w:rsidRPr="0060639A">
        <w:rPr>
          <w:rFonts w:cstheme="minorHAnsi"/>
          <w:w w:val="105"/>
          <w:sz w:val="20"/>
        </w:rPr>
        <w:t>risk-stratified Early</w:t>
      </w:r>
      <w:r w:rsidR="00603EC1" w:rsidRPr="0060639A">
        <w:rPr>
          <w:rFonts w:cstheme="minorHAnsi"/>
          <w:spacing w:val="1"/>
          <w:w w:val="105"/>
          <w:sz w:val="20"/>
        </w:rPr>
        <w:t xml:space="preserve"> </w:t>
      </w:r>
      <w:r w:rsidR="00603EC1" w:rsidRPr="0060639A">
        <w:rPr>
          <w:rFonts w:cstheme="minorHAnsi"/>
          <w:w w:val="105"/>
          <w:sz w:val="20"/>
        </w:rPr>
        <w:t>Warning</w:t>
      </w:r>
      <w:r w:rsidR="00603EC1" w:rsidRPr="0060639A">
        <w:rPr>
          <w:rFonts w:cstheme="minorHAnsi"/>
          <w:spacing w:val="1"/>
          <w:w w:val="105"/>
          <w:sz w:val="20"/>
        </w:rPr>
        <w:t xml:space="preserve"> </w:t>
      </w:r>
      <w:r w:rsidR="00603EC1" w:rsidRPr="0060639A">
        <w:rPr>
          <w:rFonts w:cstheme="minorHAnsi"/>
          <w:w w:val="105"/>
          <w:sz w:val="20"/>
        </w:rPr>
        <w:t>Systems</w:t>
      </w:r>
      <w:r w:rsidR="00BA13ED" w:rsidRPr="0060639A">
        <w:rPr>
          <w:rFonts w:cstheme="minorHAnsi"/>
          <w:w w:val="105"/>
          <w:sz w:val="20"/>
        </w:rPr>
        <w:t xml:space="preserve"> (EWS)</w:t>
      </w:r>
      <w:r w:rsidR="00603EC1" w:rsidRPr="0060639A">
        <w:rPr>
          <w:rFonts w:cstheme="minorHAnsi"/>
          <w:w w:val="105"/>
          <w:sz w:val="20"/>
        </w:rPr>
        <w:t xml:space="preserve">. </w:t>
      </w:r>
      <w:r w:rsidR="00BA13ED" w:rsidRPr="0060639A">
        <w:rPr>
          <w:rFonts w:cstheme="minorHAnsi"/>
          <w:w w:val="105"/>
          <w:sz w:val="20"/>
        </w:rPr>
        <w:t>The aims are three: (1) Map</w:t>
      </w:r>
      <w:r w:rsidR="00BA13ED" w:rsidRPr="0060639A">
        <w:rPr>
          <w:rFonts w:cstheme="minorHAnsi"/>
          <w:spacing w:val="-5"/>
          <w:w w:val="105"/>
          <w:sz w:val="20"/>
        </w:rPr>
        <w:t xml:space="preserve"> </w:t>
      </w:r>
      <w:r w:rsidR="00BA13ED" w:rsidRPr="0060639A">
        <w:rPr>
          <w:rFonts w:cstheme="minorHAnsi"/>
          <w:w w:val="105"/>
          <w:sz w:val="20"/>
        </w:rPr>
        <w:t>intra-urban</w:t>
      </w:r>
      <w:r w:rsidR="00BA13ED" w:rsidRPr="0060639A">
        <w:rPr>
          <w:rFonts w:cstheme="minorHAnsi"/>
          <w:spacing w:val="-4"/>
          <w:w w:val="105"/>
          <w:sz w:val="20"/>
        </w:rPr>
        <w:t xml:space="preserve"> </w:t>
      </w:r>
      <w:r w:rsidR="00BA13ED" w:rsidRPr="0060639A">
        <w:rPr>
          <w:rFonts w:cstheme="minorHAnsi"/>
          <w:w w:val="105"/>
          <w:sz w:val="20"/>
        </w:rPr>
        <w:t>heat</w:t>
      </w:r>
      <w:r w:rsidR="00BA13ED" w:rsidRPr="0060639A">
        <w:rPr>
          <w:rFonts w:cstheme="minorHAnsi"/>
          <w:spacing w:val="-4"/>
          <w:w w:val="105"/>
          <w:sz w:val="20"/>
        </w:rPr>
        <w:t xml:space="preserve"> </w:t>
      </w:r>
      <w:r w:rsidR="00BA13ED" w:rsidRPr="0060639A">
        <w:rPr>
          <w:rFonts w:cstheme="minorHAnsi"/>
          <w:w w:val="105"/>
          <w:sz w:val="20"/>
        </w:rPr>
        <w:t>vulnerability</w:t>
      </w:r>
      <w:r w:rsidR="00BA13ED" w:rsidRPr="0060639A">
        <w:rPr>
          <w:rFonts w:cstheme="minorHAnsi"/>
          <w:spacing w:val="-4"/>
          <w:w w:val="105"/>
          <w:sz w:val="20"/>
        </w:rPr>
        <w:t xml:space="preserve"> </w:t>
      </w:r>
      <w:r w:rsidR="00BA13ED" w:rsidRPr="0060639A">
        <w:rPr>
          <w:rFonts w:cstheme="minorHAnsi"/>
          <w:w w:val="105"/>
          <w:sz w:val="20"/>
        </w:rPr>
        <w:t>and</w:t>
      </w:r>
      <w:r w:rsidR="00BA13ED" w:rsidRPr="0060639A">
        <w:rPr>
          <w:rFonts w:cstheme="minorHAnsi"/>
          <w:spacing w:val="-4"/>
          <w:w w:val="105"/>
          <w:sz w:val="20"/>
        </w:rPr>
        <w:t xml:space="preserve"> </w:t>
      </w:r>
      <w:r w:rsidR="00BA13ED" w:rsidRPr="0060639A">
        <w:rPr>
          <w:rFonts w:cstheme="minorHAnsi"/>
          <w:w w:val="105"/>
          <w:sz w:val="20"/>
        </w:rPr>
        <w:t>exposure</w:t>
      </w:r>
      <w:r w:rsidR="00BA13ED" w:rsidRPr="0060639A">
        <w:rPr>
          <w:rFonts w:cstheme="minorHAnsi"/>
          <w:spacing w:val="-4"/>
          <w:w w:val="105"/>
          <w:sz w:val="20"/>
        </w:rPr>
        <w:t xml:space="preserve"> </w:t>
      </w:r>
      <w:r w:rsidR="00BA13ED" w:rsidRPr="0060639A">
        <w:rPr>
          <w:rFonts w:cstheme="minorHAnsi"/>
          <w:w w:val="105"/>
          <w:sz w:val="20"/>
        </w:rPr>
        <w:t>across</w:t>
      </w:r>
      <w:r w:rsidR="00BA13ED" w:rsidRPr="0060639A">
        <w:rPr>
          <w:rFonts w:cstheme="minorHAnsi"/>
          <w:spacing w:val="-4"/>
          <w:w w:val="105"/>
          <w:sz w:val="20"/>
        </w:rPr>
        <w:t xml:space="preserve"> </w:t>
      </w:r>
      <w:r w:rsidR="00BA13ED" w:rsidRPr="0060639A">
        <w:rPr>
          <w:rFonts w:cstheme="minorHAnsi"/>
          <w:w w:val="105"/>
          <w:sz w:val="20"/>
        </w:rPr>
        <w:t>urban</w:t>
      </w:r>
      <w:r w:rsidR="00BA13ED" w:rsidRPr="0060639A">
        <w:rPr>
          <w:rFonts w:cstheme="minorHAnsi"/>
          <w:spacing w:val="-5"/>
          <w:w w:val="105"/>
          <w:sz w:val="20"/>
        </w:rPr>
        <w:t xml:space="preserve"> </w:t>
      </w:r>
      <w:r w:rsidR="00BA13ED" w:rsidRPr="0060639A">
        <w:rPr>
          <w:rFonts w:cstheme="minorHAnsi"/>
          <w:w w:val="105"/>
          <w:sz w:val="20"/>
        </w:rPr>
        <w:t>areas</w:t>
      </w:r>
      <w:r w:rsidR="00BA13ED" w:rsidRPr="0060639A">
        <w:rPr>
          <w:rFonts w:cstheme="minorHAnsi"/>
          <w:spacing w:val="-4"/>
          <w:w w:val="105"/>
          <w:sz w:val="20"/>
        </w:rPr>
        <w:t xml:space="preserve"> </w:t>
      </w:r>
      <w:r w:rsidR="00BA13ED" w:rsidRPr="0060639A">
        <w:rPr>
          <w:rFonts w:cstheme="minorHAnsi"/>
          <w:w w:val="105"/>
          <w:sz w:val="20"/>
        </w:rPr>
        <w:t>in</w:t>
      </w:r>
      <w:r w:rsidR="00BA13ED" w:rsidRPr="0060639A">
        <w:rPr>
          <w:rFonts w:cstheme="minorHAnsi"/>
          <w:spacing w:val="-4"/>
          <w:w w:val="105"/>
          <w:sz w:val="20"/>
        </w:rPr>
        <w:t xml:space="preserve"> </w:t>
      </w:r>
      <w:r w:rsidR="00BA13ED" w:rsidRPr="0060639A">
        <w:rPr>
          <w:rFonts w:cstheme="minorHAnsi"/>
          <w:w w:val="105"/>
          <w:sz w:val="20"/>
        </w:rPr>
        <w:t>large</w:t>
      </w:r>
      <w:r w:rsidR="00BA13ED" w:rsidRPr="0060639A">
        <w:rPr>
          <w:rFonts w:cstheme="minorHAnsi"/>
          <w:spacing w:val="-3"/>
          <w:w w:val="105"/>
          <w:sz w:val="20"/>
        </w:rPr>
        <w:t xml:space="preserve"> </w:t>
      </w:r>
      <w:r w:rsidR="00BA13ED" w:rsidRPr="0060639A">
        <w:rPr>
          <w:rFonts w:cstheme="minorHAnsi"/>
          <w:w w:val="105"/>
          <w:sz w:val="20"/>
        </w:rPr>
        <w:t>African</w:t>
      </w:r>
      <w:r w:rsidR="00BA13ED" w:rsidRPr="0060639A">
        <w:rPr>
          <w:rFonts w:cstheme="minorHAnsi"/>
          <w:spacing w:val="-4"/>
          <w:w w:val="105"/>
          <w:sz w:val="20"/>
        </w:rPr>
        <w:t xml:space="preserve"> </w:t>
      </w:r>
      <w:r w:rsidR="00BA13ED" w:rsidRPr="0060639A">
        <w:rPr>
          <w:rFonts w:cstheme="minorHAnsi"/>
          <w:w w:val="105"/>
          <w:sz w:val="20"/>
        </w:rPr>
        <w:t xml:space="preserve">cities (Aim 1); (2) </w:t>
      </w:r>
      <w:r w:rsidR="00BA13ED" w:rsidRPr="0060639A">
        <w:rPr>
          <w:w w:val="105"/>
          <w:sz w:val="20"/>
        </w:rPr>
        <w:t>Develop</w:t>
      </w:r>
      <w:r w:rsidR="00BA13ED" w:rsidRPr="0060639A">
        <w:rPr>
          <w:spacing w:val="-4"/>
          <w:w w:val="105"/>
          <w:sz w:val="20"/>
        </w:rPr>
        <w:t xml:space="preserve"> </w:t>
      </w:r>
      <w:r w:rsidR="00BA13ED" w:rsidRPr="0060639A">
        <w:rPr>
          <w:w w:val="105"/>
          <w:sz w:val="20"/>
        </w:rPr>
        <w:t>a</w:t>
      </w:r>
      <w:r w:rsidR="00BA13ED" w:rsidRPr="0060639A">
        <w:rPr>
          <w:spacing w:val="-3"/>
          <w:w w:val="105"/>
          <w:sz w:val="20"/>
        </w:rPr>
        <w:t xml:space="preserve"> </w:t>
      </w:r>
      <w:r w:rsidR="00BA13ED" w:rsidRPr="0060639A">
        <w:rPr>
          <w:w w:val="105"/>
          <w:sz w:val="20"/>
        </w:rPr>
        <w:t>spatially</w:t>
      </w:r>
      <w:r w:rsidR="00BA13ED" w:rsidRPr="0060639A">
        <w:rPr>
          <w:spacing w:val="-5"/>
          <w:w w:val="105"/>
          <w:sz w:val="20"/>
        </w:rPr>
        <w:t xml:space="preserve"> </w:t>
      </w:r>
      <w:r w:rsidR="00BA13ED" w:rsidRPr="0060639A">
        <w:rPr>
          <w:w w:val="105"/>
          <w:sz w:val="20"/>
        </w:rPr>
        <w:t>and</w:t>
      </w:r>
      <w:r w:rsidR="00BA13ED" w:rsidRPr="0060639A">
        <w:rPr>
          <w:spacing w:val="-3"/>
          <w:w w:val="105"/>
          <w:sz w:val="20"/>
        </w:rPr>
        <w:t xml:space="preserve"> </w:t>
      </w:r>
      <w:r w:rsidR="00BA13ED" w:rsidRPr="0060639A">
        <w:rPr>
          <w:w w:val="105"/>
          <w:sz w:val="20"/>
        </w:rPr>
        <w:t>demographically</w:t>
      </w:r>
      <w:r w:rsidR="00BA13ED" w:rsidRPr="0060639A">
        <w:rPr>
          <w:spacing w:val="-5"/>
          <w:w w:val="105"/>
          <w:sz w:val="20"/>
        </w:rPr>
        <w:t xml:space="preserve"> </w:t>
      </w:r>
      <w:r w:rsidR="00BA13ED" w:rsidRPr="0060639A">
        <w:rPr>
          <w:w w:val="105"/>
          <w:sz w:val="20"/>
        </w:rPr>
        <w:t>stratified</w:t>
      </w:r>
      <w:r w:rsidR="00BA13ED" w:rsidRPr="0060639A">
        <w:rPr>
          <w:spacing w:val="-3"/>
          <w:w w:val="105"/>
          <w:sz w:val="20"/>
        </w:rPr>
        <w:t xml:space="preserve"> </w:t>
      </w:r>
      <w:r w:rsidR="00BA13ED" w:rsidRPr="0060639A">
        <w:rPr>
          <w:w w:val="105"/>
          <w:sz w:val="20"/>
        </w:rPr>
        <w:t>heat-health</w:t>
      </w:r>
      <w:r w:rsidR="00BA13ED" w:rsidRPr="0060639A">
        <w:rPr>
          <w:spacing w:val="-4"/>
          <w:w w:val="105"/>
          <w:sz w:val="20"/>
        </w:rPr>
        <w:t xml:space="preserve"> </w:t>
      </w:r>
      <w:r w:rsidR="00BA13ED" w:rsidRPr="0060639A">
        <w:rPr>
          <w:w w:val="105"/>
          <w:sz w:val="20"/>
        </w:rPr>
        <w:t>outcome</w:t>
      </w:r>
      <w:r w:rsidR="00BA13ED" w:rsidRPr="0060639A">
        <w:rPr>
          <w:spacing w:val="-5"/>
          <w:w w:val="105"/>
          <w:sz w:val="20"/>
        </w:rPr>
        <w:t xml:space="preserve"> </w:t>
      </w:r>
      <w:r w:rsidR="00BA13ED" w:rsidRPr="0060639A">
        <w:rPr>
          <w:w w:val="105"/>
          <w:sz w:val="20"/>
        </w:rPr>
        <w:t>forecast</w:t>
      </w:r>
      <w:r w:rsidR="00BA13ED" w:rsidRPr="0060639A">
        <w:rPr>
          <w:spacing w:val="-5"/>
          <w:w w:val="105"/>
          <w:sz w:val="20"/>
        </w:rPr>
        <w:t xml:space="preserve"> </w:t>
      </w:r>
      <w:r w:rsidR="00BA13ED" w:rsidRPr="0060639A">
        <w:rPr>
          <w:w w:val="105"/>
          <w:sz w:val="20"/>
        </w:rPr>
        <w:t>model</w:t>
      </w:r>
      <w:r w:rsidR="00BA13ED" w:rsidRPr="0060639A">
        <w:rPr>
          <w:spacing w:val="-5"/>
          <w:w w:val="105"/>
          <w:sz w:val="20"/>
        </w:rPr>
        <w:t xml:space="preserve"> </w:t>
      </w:r>
      <w:r w:rsidR="00BA13ED" w:rsidRPr="0060639A">
        <w:rPr>
          <w:w w:val="105"/>
          <w:sz w:val="20"/>
        </w:rPr>
        <w:t>in</w:t>
      </w:r>
      <w:r w:rsidR="00BA13ED" w:rsidRPr="0060639A">
        <w:rPr>
          <w:spacing w:val="-5"/>
          <w:w w:val="105"/>
          <w:sz w:val="20"/>
        </w:rPr>
        <w:t xml:space="preserve"> </w:t>
      </w:r>
      <w:r w:rsidR="00BA13ED" w:rsidRPr="0060639A">
        <w:rPr>
          <w:w w:val="105"/>
          <w:sz w:val="20"/>
        </w:rPr>
        <w:t>order</w:t>
      </w:r>
      <w:r w:rsidR="00BA13ED" w:rsidRPr="0060639A">
        <w:rPr>
          <w:spacing w:val="-4"/>
          <w:w w:val="105"/>
          <w:sz w:val="20"/>
        </w:rPr>
        <w:t xml:space="preserve"> </w:t>
      </w:r>
      <w:r w:rsidR="00BA13ED" w:rsidRPr="0060639A">
        <w:rPr>
          <w:w w:val="105"/>
          <w:sz w:val="20"/>
        </w:rPr>
        <w:t>to</w:t>
      </w:r>
      <w:r w:rsidR="00BA13ED" w:rsidRPr="0060639A">
        <w:rPr>
          <w:spacing w:val="-4"/>
          <w:w w:val="105"/>
          <w:sz w:val="20"/>
        </w:rPr>
        <w:t xml:space="preserve"> </w:t>
      </w:r>
      <w:r w:rsidR="00BA13ED" w:rsidRPr="0060639A">
        <w:rPr>
          <w:w w:val="105"/>
          <w:sz w:val="20"/>
        </w:rPr>
        <w:t>predict</w:t>
      </w:r>
      <w:r w:rsidR="00BA13ED" w:rsidRPr="0060639A">
        <w:rPr>
          <w:spacing w:val="-6"/>
          <w:w w:val="105"/>
          <w:sz w:val="20"/>
        </w:rPr>
        <w:t xml:space="preserve"> </w:t>
      </w:r>
      <w:r w:rsidR="00BA13ED" w:rsidRPr="0060639A">
        <w:rPr>
          <w:w w:val="105"/>
          <w:sz w:val="20"/>
        </w:rPr>
        <w:t>the probability of adverse</w:t>
      </w:r>
      <w:r w:rsidR="00BA13ED" w:rsidRPr="0060639A">
        <w:rPr>
          <w:spacing w:val="1"/>
          <w:w w:val="105"/>
          <w:sz w:val="20"/>
        </w:rPr>
        <w:t xml:space="preserve"> </w:t>
      </w:r>
      <w:r w:rsidR="00BA13ED" w:rsidRPr="0060639A">
        <w:rPr>
          <w:w w:val="105"/>
          <w:sz w:val="20"/>
        </w:rPr>
        <w:t>health outcomes</w:t>
      </w:r>
      <w:r w:rsidR="00BA13ED" w:rsidRPr="0060639A">
        <w:rPr>
          <w:spacing w:val="1"/>
          <w:w w:val="105"/>
          <w:sz w:val="20"/>
        </w:rPr>
        <w:t xml:space="preserve"> </w:t>
      </w:r>
      <w:r w:rsidR="00BA13ED" w:rsidRPr="0060639A">
        <w:rPr>
          <w:w w:val="105"/>
          <w:sz w:val="20"/>
        </w:rPr>
        <w:t>at different</w:t>
      </w:r>
      <w:r w:rsidR="00BA13ED" w:rsidRPr="0060639A">
        <w:rPr>
          <w:spacing w:val="-1"/>
          <w:w w:val="105"/>
          <w:sz w:val="20"/>
        </w:rPr>
        <w:t xml:space="preserve"> </w:t>
      </w:r>
      <w:r w:rsidR="00BA13ED" w:rsidRPr="0060639A">
        <w:rPr>
          <w:w w:val="105"/>
          <w:sz w:val="20"/>
        </w:rPr>
        <w:t xml:space="preserve">temperature thresholds (Aim 2); </w:t>
      </w:r>
      <w:r w:rsidR="003631AF">
        <w:rPr>
          <w:w w:val="105"/>
          <w:sz w:val="20"/>
        </w:rPr>
        <w:t xml:space="preserve">and </w:t>
      </w:r>
      <w:r w:rsidR="00BA13ED" w:rsidRPr="0060639A">
        <w:rPr>
          <w:w w:val="105"/>
          <w:sz w:val="20"/>
        </w:rPr>
        <w:t xml:space="preserve">(3) </w:t>
      </w:r>
      <w:r w:rsidR="00BA13ED" w:rsidRPr="0060639A">
        <w:rPr>
          <w:rFonts w:cstheme="minorHAnsi"/>
          <w:w w:val="105"/>
          <w:sz w:val="20"/>
        </w:rPr>
        <w:t>Develop</w:t>
      </w:r>
      <w:r w:rsidR="00BA13ED" w:rsidRPr="0060639A">
        <w:rPr>
          <w:rFonts w:cstheme="minorHAnsi"/>
          <w:spacing w:val="-5"/>
          <w:w w:val="105"/>
          <w:sz w:val="20"/>
        </w:rPr>
        <w:t xml:space="preserve"> </w:t>
      </w:r>
      <w:r w:rsidR="00BA13ED" w:rsidRPr="0060639A">
        <w:rPr>
          <w:rFonts w:cstheme="minorHAnsi"/>
          <w:w w:val="105"/>
          <w:sz w:val="20"/>
        </w:rPr>
        <w:t>an</w:t>
      </w:r>
      <w:r w:rsidR="00BA13ED" w:rsidRPr="0060639A">
        <w:rPr>
          <w:rFonts w:cstheme="minorHAnsi"/>
          <w:spacing w:val="-4"/>
          <w:w w:val="105"/>
          <w:sz w:val="20"/>
        </w:rPr>
        <w:t xml:space="preserve"> </w:t>
      </w:r>
      <w:r w:rsidR="00BA13ED" w:rsidRPr="0060639A">
        <w:rPr>
          <w:rFonts w:cstheme="minorHAnsi"/>
          <w:w w:val="105"/>
          <w:sz w:val="20"/>
        </w:rPr>
        <w:t>Early</w:t>
      </w:r>
      <w:r w:rsidR="00BA13ED" w:rsidRPr="0060639A">
        <w:rPr>
          <w:rFonts w:cstheme="minorHAnsi"/>
          <w:spacing w:val="-4"/>
          <w:w w:val="105"/>
          <w:sz w:val="20"/>
        </w:rPr>
        <w:t xml:space="preserve"> </w:t>
      </w:r>
      <w:r w:rsidR="00BA13ED" w:rsidRPr="0060639A">
        <w:rPr>
          <w:rFonts w:cstheme="minorHAnsi"/>
          <w:w w:val="105"/>
          <w:sz w:val="20"/>
        </w:rPr>
        <w:t>Warning</w:t>
      </w:r>
      <w:r w:rsidR="00BA13ED" w:rsidRPr="0060639A">
        <w:rPr>
          <w:rFonts w:cstheme="minorHAnsi"/>
          <w:spacing w:val="-5"/>
          <w:w w:val="105"/>
          <w:sz w:val="20"/>
        </w:rPr>
        <w:t xml:space="preserve"> </w:t>
      </w:r>
      <w:r w:rsidR="00BA13ED" w:rsidRPr="0060639A">
        <w:rPr>
          <w:rFonts w:cstheme="minorHAnsi"/>
          <w:w w:val="105"/>
          <w:sz w:val="20"/>
        </w:rPr>
        <w:t>System</w:t>
      </w:r>
      <w:r w:rsidR="00BA13ED" w:rsidRPr="0060639A">
        <w:rPr>
          <w:rFonts w:cstheme="minorHAnsi"/>
          <w:spacing w:val="-2"/>
          <w:w w:val="105"/>
          <w:sz w:val="20"/>
        </w:rPr>
        <w:t xml:space="preserve"> </w:t>
      </w:r>
      <w:r w:rsidR="00BA13ED" w:rsidRPr="0060639A">
        <w:rPr>
          <w:rFonts w:cstheme="minorHAnsi"/>
          <w:w w:val="105"/>
          <w:sz w:val="20"/>
        </w:rPr>
        <w:t>reflective</w:t>
      </w:r>
      <w:r w:rsidR="00BA13ED" w:rsidRPr="0060639A">
        <w:rPr>
          <w:rFonts w:cstheme="minorHAnsi"/>
          <w:spacing w:val="-5"/>
          <w:w w:val="105"/>
          <w:sz w:val="20"/>
        </w:rPr>
        <w:t xml:space="preserve"> </w:t>
      </w:r>
      <w:r w:rsidR="00BA13ED" w:rsidRPr="0060639A">
        <w:rPr>
          <w:rFonts w:cstheme="minorHAnsi"/>
          <w:w w:val="105"/>
          <w:sz w:val="20"/>
        </w:rPr>
        <w:t>of</w:t>
      </w:r>
      <w:r w:rsidR="00BA13ED" w:rsidRPr="0060639A">
        <w:rPr>
          <w:rFonts w:cstheme="minorHAnsi"/>
          <w:spacing w:val="-5"/>
          <w:w w:val="105"/>
          <w:sz w:val="20"/>
        </w:rPr>
        <w:t xml:space="preserve"> </w:t>
      </w:r>
      <w:r w:rsidR="00BA13ED" w:rsidRPr="0060639A">
        <w:rPr>
          <w:rFonts w:cstheme="minorHAnsi"/>
          <w:w w:val="105"/>
          <w:sz w:val="20"/>
        </w:rPr>
        <w:t>geospatial</w:t>
      </w:r>
      <w:r w:rsidR="00BA13ED" w:rsidRPr="0060639A">
        <w:rPr>
          <w:rFonts w:cstheme="minorHAnsi"/>
          <w:spacing w:val="-5"/>
          <w:w w:val="105"/>
          <w:sz w:val="20"/>
        </w:rPr>
        <w:t xml:space="preserve"> </w:t>
      </w:r>
      <w:r w:rsidR="00BA13ED" w:rsidRPr="0060639A">
        <w:rPr>
          <w:rFonts w:cstheme="minorHAnsi"/>
          <w:w w:val="105"/>
          <w:sz w:val="20"/>
        </w:rPr>
        <w:t>and</w:t>
      </w:r>
      <w:r w:rsidR="00BA13ED" w:rsidRPr="0060639A">
        <w:rPr>
          <w:rFonts w:cstheme="minorHAnsi"/>
          <w:spacing w:val="-4"/>
          <w:w w:val="105"/>
          <w:sz w:val="20"/>
        </w:rPr>
        <w:t xml:space="preserve"> </w:t>
      </w:r>
      <w:r w:rsidR="00BA13ED" w:rsidRPr="0060639A">
        <w:rPr>
          <w:rFonts w:cstheme="minorHAnsi"/>
          <w:w w:val="105"/>
          <w:sz w:val="20"/>
        </w:rPr>
        <w:t>individualized</w:t>
      </w:r>
      <w:r w:rsidR="00BA13ED" w:rsidRPr="0060639A">
        <w:rPr>
          <w:rFonts w:cstheme="minorHAnsi"/>
          <w:spacing w:val="-5"/>
          <w:w w:val="105"/>
          <w:sz w:val="20"/>
        </w:rPr>
        <w:t xml:space="preserve"> </w:t>
      </w:r>
      <w:r w:rsidR="00BA13ED" w:rsidRPr="0060639A">
        <w:rPr>
          <w:rFonts w:cstheme="minorHAnsi"/>
          <w:w w:val="105"/>
          <w:sz w:val="20"/>
        </w:rPr>
        <w:t>risk</w:t>
      </w:r>
      <w:r w:rsidR="00BA13ED" w:rsidRPr="0060639A">
        <w:rPr>
          <w:rFonts w:cstheme="minorHAnsi"/>
          <w:spacing w:val="-4"/>
          <w:w w:val="105"/>
          <w:sz w:val="20"/>
        </w:rPr>
        <w:t xml:space="preserve"> </w:t>
      </w:r>
      <w:r w:rsidR="00BA13ED" w:rsidRPr="0060639A">
        <w:rPr>
          <w:rFonts w:cstheme="minorHAnsi"/>
          <w:w w:val="105"/>
          <w:sz w:val="20"/>
        </w:rPr>
        <w:t>patterns (Aim 3)</w:t>
      </w:r>
    </w:p>
    <w:p w14:paraId="4222EB94" w14:textId="3B673C9D" w:rsidR="00A0779B" w:rsidRPr="0060639A" w:rsidRDefault="009C353D" w:rsidP="00A0779B">
      <w:pPr>
        <w:spacing w:before="120" w:after="120" w:line="240" w:lineRule="auto"/>
        <w:jc w:val="both"/>
        <w:rPr>
          <w:sz w:val="20"/>
        </w:rPr>
      </w:pPr>
      <w:r w:rsidRPr="0060639A">
        <w:rPr>
          <w:b/>
          <w:sz w:val="20"/>
        </w:rPr>
        <w:t xml:space="preserve">Study </w:t>
      </w:r>
      <w:r w:rsidR="00A31D45">
        <w:rPr>
          <w:b/>
          <w:sz w:val="20"/>
        </w:rPr>
        <w:t>d</w:t>
      </w:r>
      <w:r w:rsidRPr="0060639A">
        <w:rPr>
          <w:b/>
          <w:sz w:val="20"/>
        </w:rPr>
        <w:t>esign</w:t>
      </w:r>
      <w:r w:rsidRPr="0060639A">
        <w:rPr>
          <w:b/>
          <w:bCs/>
          <w:sz w:val="20"/>
        </w:rPr>
        <w:t xml:space="preserve">: </w:t>
      </w:r>
      <w:r w:rsidR="00A0779B" w:rsidRPr="0060639A">
        <w:rPr>
          <w:w w:val="105"/>
          <w:sz w:val="20"/>
        </w:rPr>
        <w:t>The RP2 focuses on the conditions in two large cities in two regions of Africa (Johannesburg, South</w:t>
      </w:r>
      <w:r w:rsidR="00A0779B" w:rsidRPr="0060639A">
        <w:rPr>
          <w:spacing w:val="-59"/>
          <w:w w:val="105"/>
          <w:sz w:val="20"/>
        </w:rPr>
        <w:t xml:space="preserve"> </w:t>
      </w:r>
      <w:r w:rsidR="00A0779B" w:rsidRPr="0060639A">
        <w:rPr>
          <w:w w:val="105"/>
          <w:sz w:val="20"/>
        </w:rPr>
        <w:t>Africa, Southern Africa</w:t>
      </w:r>
      <w:r w:rsidR="00A31D45">
        <w:rPr>
          <w:w w:val="105"/>
          <w:sz w:val="20"/>
        </w:rPr>
        <w:t>,</w:t>
      </w:r>
      <w:r w:rsidR="00A0779B" w:rsidRPr="0060639A">
        <w:rPr>
          <w:w w:val="105"/>
          <w:sz w:val="20"/>
        </w:rPr>
        <w:t xml:space="preserve"> and Abidjan, Côte d'Ivoire, West Africa). </w:t>
      </w:r>
      <w:r w:rsidR="00A0779B" w:rsidRPr="0060639A">
        <w:rPr>
          <w:sz w:val="20"/>
        </w:rPr>
        <w:t>It adopts a transdisciplinary approach in which multidisciplinary experts will collaborate with communities, local</w:t>
      </w:r>
      <w:r w:rsidR="00012212">
        <w:rPr>
          <w:sz w:val="20"/>
        </w:rPr>
        <w:t xml:space="preserve"> government</w:t>
      </w:r>
      <w:r w:rsidR="00A0779B" w:rsidRPr="0060639A">
        <w:rPr>
          <w:sz w:val="20"/>
        </w:rPr>
        <w:t xml:space="preserve"> actors and policy makers to address heat-related complex and interconnected research gaps.</w:t>
      </w:r>
      <w:r w:rsidRPr="0060639A">
        <w:rPr>
          <w:sz w:val="20"/>
        </w:rPr>
        <w:t xml:space="preserve"> </w:t>
      </w:r>
      <w:r w:rsidR="00CE0ED9">
        <w:rPr>
          <w:sz w:val="20"/>
        </w:rPr>
        <w:t xml:space="preserve">Existing data from longitudinal studies (trials and cohorts) </w:t>
      </w:r>
      <w:r w:rsidR="006856FD">
        <w:rPr>
          <w:sz w:val="20"/>
        </w:rPr>
        <w:t xml:space="preserve">in the two cities that were </w:t>
      </w:r>
      <w:r w:rsidR="00C55B98">
        <w:rPr>
          <w:sz w:val="20"/>
        </w:rPr>
        <w:t xml:space="preserve">performed </w:t>
      </w:r>
      <w:r w:rsidR="00CE0ED9">
        <w:rPr>
          <w:sz w:val="20"/>
        </w:rPr>
        <w:t xml:space="preserve">among HIV-infected </w:t>
      </w:r>
      <w:r w:rsidR="00666062">
        <w:rPr>
          <w:sz w:val="20"/>
        </w:rPr>
        <w:t>adults, HIV-uninfected adults and adults in COVID-19 prevention or treatment studies will be reanalysed</w:t>
      </w:r>
      <w:r w:rsidR="001522B0">
        <w:rPr>
          <w:sz w:val="20"/>
        </w:rPr>
        <w:t xml:space="preserve">, together with </w:t>
      </w:r>
      <w:r w:rsidR="006856FD">
        <w:rPr>
          <w:sz w:val="20"/>
        </w:rPr>
        <w:t>weather, other environmental and socio-economic and other data</w:t>
      </w:r>
      <w:r w:rsidR="00666062">
        <w:rPr>
          <w:sz w:val="20"/>
        </w:rPr>
        <w:t>.</w:t>
      </w:r>
      <w:r w:rsidR="00CE0ED9">
        <w:rPr>
          <w:sz w:val="20"/>
        </w:rPr>
        <w:t xml:space="preserve"> </w:t>
      </w:r>
      <w:r w:rsidR="00C55B98">
        <w:rPr>
          <w:sz w:val="20"/>
        </w:rPr>
        <w:t xml:space="preserve">Analysis </w:t>
      </w:r>
      <w:r w:rsidR="00A0779B" w:rsidRPr="0060639A">
        <w:rPr>
          <w:sz w:val="20"/>
        </w:rPr>
        <w:t xml:space="preserve">will deploy a range of machine learning methods to construct an index of intra-urban socio-economic and environmental vulnerability factors. As the solutions developed by the RP2 will address two major concerns for </w:t>
      </w:r>
      <w:r w:rsidR="0083357B">
        <w:rPr>
          <w:sz w:val="20"/>
        </w:rPr>
        <w:t xml:space="preserve">global </w:t>
      </w:r>
      <w:r w:rsidR="00A0779B" w:rsidRPr="0060639A">
        <w:rPr>
          <w:sz w:val="20"/>
        </w:rPr>
        <w:t xml:space="preserve">policymakers (how to warn people about a heatwave </w:t>
      </w:r>
      <w:r w:rsidR="0083357B">
        <w:rPr>
          <w:sz w:val="20"/>
        </w:rPr>
        <w:t>in urban settings in low- and middle-income countries</w:t>
      </w:r>
      <w:r w:rsidR="006772F0">
        <w:rPr>
          <w:sz w:val="20"/>
        </w:rPr>
        <w:t xml:space="preserve">, </w:t>
      </w:r>
      <w:r w:rsidR="00A0779B" w:rsidRPr="0060639A">
        <w:rPr>
          <w:sz w:val="20"/>
        </w:rPr>
        <w:t>and then to track its impacts), local, national and international policymakers will be engaged</w:t>
      </w:r>
      <w:r w:rsidR="0060639A" w:rsidRPr="0060639A">
        <w:rPr>
          <w:sz w:val="20"/>
        </w:rPr>
        <w:t xml:space="preserve"> at all stages</w:t>
      </w:r>
      <w:r w:rsidR="00A0779B" w:rsidRPr="0060639A">
        <w:rPr>
          <w:sz w:val="20"/>
        </w:rPr>
        <w:t>.</w:t>
      </w:r>
    </w:p>
    <w:p w14:paraId="0CE91A6E" w14:textId="178EFE36" w:rsidR="00FC40F7" w:rsidRPr="0060639A" w:rsidRDefault="009C353D" w:rsidP="00A0779B">
      <w:pPr>
        <w:spacing w:before="120" w:after="120" w:line="240" w:lineRule="auto"/>
        <w:jc w:val="both"/>
        <w:rPr>
          <w:sz w:val="20"/>
        </w:rPr>
      </w:pPr>
      <w:r w:rsidRPr="0060639A">
        <w:rPr>
          <w:b/>
          <w:bCs/>
          <w:sz w:val="20"/>
        </w:rPr>
        <w:t xml:space="preserve">Dissemination: </w:t>
      </w:r>
      <w:r w:rsidRPr="0060639A">
        <w:rPr>
          <w:sz w:val="20"/>
        </w:rPr>
        <w:t xml:space="preserve">Findings will be disseminated </w:t>
      </w:r>
      <w:r w:rsidR="0060639A" w:rsidRPr="0060639A">
        <w:rPr>
          <w:sz w:val="20"/>
        </w:rPr>
        <w:t xml:space="preserve">at various levels, </w:t>
      </w:r>
      <w:r w:rsidR="0060639A">
        <w:rPr>
          <w:sz w:val="20"/>
        </w:rPr>
        <w:t xml:space="preserve">using several channels, </w:t>
      </w:r>
      <w:r w:rsidR="0060639A" w:rsidRPr="0060639A">
        <w:rPr>
          <w:sz w:val="20"/>
        </w:rPr>
        <w:t xml:space="preserve">including </w:t>
      </w:r>
      <w:r w:rsidR="0060639A">
        <w:rPr>
          <w:sz w:val="20"/>
        </w:rPr>
        <w:t xml:space="preserve">workshops, </w:t>
      </w:r>
      <w:r w:rsidR="0060639A" w:rsidRPr="0060639A">
        <w:rPr>
          <w:sz w:val="20"/>
        </w:rPr>
        <w:t xml:space="preserve">policy and research </w:t>
      </w:r>
      <w:r w:rsidR="0060639A">
        <w:rPr>
          <w:sz w:val="20"/>
        </w:rPr>
        <w:t>fora,</w:t>
      </w:r>
      <w:r w:rsidR="0060639A" w:rsidRPr="0060639A">
        <w:rPr>
          <w:sz w:val="20"/>
        </w:rPr>
        <w:t xml:space="preserve"> scientific conferences and journal publications</w:t>
      </w:r>
      <w:r w:rsidR="0060639A">
        <w:rPr>
          <w:sz w:val="20"/>
        </w:rPr>
        <w:t xml:space="preserve">, </w:t>
      </w:r>
      <w:r w:rsidR="0060639A" w:rsidRPr="0060639A">
        <w:rPr>
          <w:sz w:val="20"/>
        </w:rPr>
        <w:t>and towards different target groups</w:t>
      </w:r>
      <w:r w:rsidR="0060639A">
        <w:rPr>
          <w:sz w:val="20"/>
        </w:rPr>
        <w:t xml:space="preserve"> (including</w:t>
      </w:r>
      <w:r w:rsidRPr="0060639A">
        <w:rPr>
          <w:sz w:val="20"/>
        </w:rPr>
        <w:t xml:space="preserve"> </w:t>
      </w:r>
      <w:r w:rsidR="0060639A" w:rsidRPr="0060639A">
        <w:rPr>
          <w:sz w:val="20"/>
        </w:rPr>
        <w:t>policy makers, communities, specific vulnerable groups</w:t>
      </w:r>
      <w:r w:rsidR="0060639A">
        <w:rPr>
          <w:sz w:val="20"/>
        </w:rPr>
        <w:t>)</w:t>
      </w:r>
      <w:r w:rsidRPr="0060639A">
        <w:rPr>
          <w:sz w:val="20"/>
        </w:rPr>
        <w:t>.</w:t>
      </w:r>
    </w:p>
    <w:p w14:paraId="2AF1F6F7" w14:textId="26B00ECD" w:rsidR="00B93181" w:rsidRDefault="009C353D" w:rsidP="00730995">
      <w:pPr>
        <w:spacing w:before="120" w:after="120" w:line="276" w:lineRule="auto"/>
        <w:jc w:val="both"/>
      </w:pPr>
      <w:r w:rsidRPr="0060639A">
        <w:rPr>
          <w:b/>
          <w:bCs/>
          <w:sz w:val="20"/>
        </w:rPr>
        <w:t>Funding acknowledgement</w:t>
      </w:r>
      <w:r w:rsidRPr="0060639A">
        <w:rPr>
          <w:sz w:val="20"/>
        </w:rPr>
        <w:t xml:space="preserve">: </w:t>
      </w:r>
      <w:r w:rsidR="00301010" w:rsidRPr="00301010">
        <w:rPr>
          <w:sz w:val="20"/>
        </w:rPr>
        <w:t xml:space="preserve">Research reported in this publication was supported by the Fogarty International </w:t>
      </w:r>
      <w:proofErr w:type="spellStart"/>
      <w:r w:rsidR="00301010" w:rsidRPr="00301010">
        <w:rPr>
          <w:sz w:val="20"/>
        </w:rPr>
        <w:t>Center</w:t>
      </w:r>
      <w:proofErr w:type="spellEnd"/>
      <w:r w:rsidR="00301010" w:rsidRPr="00301010">
        <w:rPr>
          <w:sz w:val="20"/>
        </w:rPr>
        <w:t xml:space="preserve"> and National Institute of Environmental Health Sciences (NIEHS) and OD/Office of Strategic Coordination (OSC) of the National Institutes of Health under Award Number U54 TW 012083. The content is solely the responsibility of the authors and does not necessarily represent the official views of the National Institutes of Health</w:t>
      </w:r>
    </w:p>
    <w:p w14:paraId="29284D26" w14:textId="3631AE21" w:rsidR="00730995" w:rsidRPr="0060639A" w:rsidRDefault="00B93181" w:rsidP="00730995">
      <w:pPr>
        <w:spacing w:before="120" w:after="120" w:line="276" w:lineRule="auto"/>
        <w:jc w:val="both"/>
        <w:rPr>
          <w:sz w:val="20"/>
        </w:rPr>
      </w:pPr>
      <w:r w:rsidRPr="00B93181">
        <w:rPr>
          <w:b/>
          <w:bCs/>
          <w:sz w:val="20"/>
        </w:rPr>
        <w:t>Keywords</w:t>
      </w:r>
      <w:r w:rsidRPr="00B93181">
        <w:rPr>
          <w:sz w:val="20"/>
        </w:rPr>
        <w:t>: urban, heat, health, early warning systems, intra-urban vulnerability, socio-economics and environment, exposure mapping</w:t>
      </w:r>
      <w:r w:rsidR="009C353D" w:rsidRPr="0060639A">
        <w:rPr>
          <w:sz w:val="20"/>
        </w:rPr>
        <w:t xml:space="preserve">. </w:t>
      </w:r>
    </w:p>
    <w:p w14:paraId="4AAFA451" w14:textId="77777777" w:rsidR="0067758C" w:rsidRDefault="0067758C" w:rsidP="0072465A">
      <w:pPr>
        <w:spacing w:after="0" w:line="276" w:lineRule="auto"/>
        <w:rPr>
          <w:b/>
          <w:bCs/>
        </w:rPr>
      </w:pPr>
    </w:p>
    <w:p w14:paraId="738C80C6" w14:textId="50EA619D" w:rsidR="008325D4" w:rsidRPr="00456C47" w:rsidRDefault="009C353D" w:rsidP="0072465A">
      <w:pPr>
        <w:spacing w:after="0" w:line="276" w:lineRule="auto"/>
        <w:rPr>
          <w:b/>
          <w:bCs/>
        </w:rPr>
      </w:pPr>
      <w:r w:rsidRPr="00456C47">
        <w:rPr>
          <w:b/>
          <w:bCs/>
        </w:rPr>
        <w:br w:type="page"/>
      </w:r>
    </w:p>
    <w:p w14:paraId="0B1C2D4A" w14:textId="6194F9AC" w:rsidR="008325D4" w:rsidRPr="00456C47" w:rsidRDefault="008325D4" w:rsidP="008325D4">
      <w:pPr>
        <w:pStyle w:val="Title"/>
        <w:pBdr>
          <w:top w:val="single" w:sz="4" w:space="1" w:color="auto"/>
          <w:left w:val="single" w:sz="4" w:space="4" w:color="auto"/>
          <w:bottom w:val="single" w:sz="4" w:space="1" w:color="auto"/>
          <w:right w:val="single" w:sz="4" w:space="4" w:color="auto"/>
        </w:pBdr>
        <w:spacing w:before="120" w:after="120"/>
        <w:jc w:val="center"/>
        <w:rPr>
          <w:b/>
          <w:sz w:val="28"/>
          <w:lang w:val="en-US"/>
        </w:rPr>
      </w:pPr>
      <w:r w:rsidRPr="00456C47">
        <w:rPr>
          <w:b/>
          <w:sz w:val="28"/>
          <w:lang w:val="en-US"/>
        </w:rPr>
        <w:lastRenderedPageBreak/>
        <w:t xml:space="preserve">SECTION 2: </w:t>
      </w:r>
      <w:r w:rsidR="00796309">
        <w:rPr>
          <w:b/>
          <w:sz w:val="28"/>
          <w:lang w:val="en-US"/>
        </w:rPr>
        <w:t xml:space="preserve">RESEARCH </w:t>
      </w:r>
      <w:r w:rsidRPr="00456C47">
        <w:rPr>
          <w:b/>
          <w:sz w:val="28"/>
          <w:lang w:val="en-US"/>
        </w:rPr>
        <w:t>PROTOCOL</w:t>
      </w:r>
    </w:p>
    <w:p w14:paraId="530238B6" w14:textId="7E9BE868" w:rsidR="008325D4" w:rsidRPr="00456C47" w:rsidRDefault="00D57CAB" w:rsidP="003A24A2">
      <w:pPr>
        <w:pStyle w:val="Heading1"/>
        <w:numPr>
          <w:ilvl w:val="0"/>
          <w:numId w:val="49"/>
        </w:numPr>
      </w:pPr>
      <w:bookmarkStart w:id="18" w:name="_Toc100072223"/>
      <w:bookmarkStart w:id="19" w:name="_Toc105168511"/>
      <w:r>
        <w:t>Background and rationale</w:t>
      </w:r>
      <w:bookmarkEnd w:id="18"/>
      <w:bookmarkEnd w:id="19"/>
    </w:p>
    <w:p w14:paraId="6FC21DCD" w14:textId="29E7392E" w:rsidR="00FC40F7" w:rsidRPr="00181528" w:rsidRDefault="00EB1053" w:rsidP="00897E75">
      <w:pPr>
        <w:spacing w:before="120" w:after="120" w:line="276" w:lineRule="auto"/>
        <w:rPr>
          <w:i/>
        </w:rPr>
      </w:pPr>
      <w:r w:rsidRPr="00EB1053">
        <w:rPr>
          <w:i/>
        </w:rPr>
        <w:t xml:space="preserve">1.1 </w:t>
      </w:r>
      <w:r w:rsidR="008325D4" w:rsidRPr="00181528">
        <w:rPr>
          <w:i/>
        </w:rPr>
        <w:t>High ambient temperatures and heat waves</w:t>
      </w:r>
    </w:p>
    <w:p w14:paraId="36174F72" w14:textId="4133BC7B" w:rsidR="00D57CAB" w:rsidRDefault="00152386" w:rsidP="002814F3">
      <w:pPr>
        <w:spacing w:before="120" w:after="120" w:line="276" w:lineRule="auto"/>
        <w:jc w:val="both"/>
      </w:pPr>
      <w:r w:rsidRPr="00AB2E7E">
        <w:t>High ambient temperatures above long-term averages during summer months and discrete</w:t>
      </w:r>
      <w:r w:rsidR="00992B2F" w:rsidRPr="00456C47">
        <w:t xml:space="preserve"> </w:t>
      </w:r>
      <w:r w:rsidRPr="00456C47">
        <w:t>heat extremes</w:t>
      </w:r>
      <w:r w:rsidRPr="00AB2E7E">
        <w:t xml:space="preserve"> (</w:t>
      </w:r>
      <w:r w:rsidR="4968C1C4" w:rsidRPr="00456C47">
        <w:t>e.g.,</w:t>
      </w:r>
      <w:r w:rsidRPr="00456C47">
        <w:t xml:space="preserve"> heat waves) are associated with excess mortality and considerable</w:t>
      </w:r>
      <w:r w:rsidR="00103B3B" w:rsidRPr="00456C47">
        <w:t xml:space="preserve"> </w:t>
      </w:r>
      <w:r w:rsidRPr="00456C47">
        <w:t>morbidity</w:t>
      </w:r>
      <w:r w:rsidR="00D57CAB">
        <w:t xml:space="preserve"> </w:t>
      </w:r>
      <w:r w:rsidR="00FF4549" w:rsidRPr="00AB2E7E">
        <w:fldChar w:fldCharType="begin">
          <w:fldData xml:space="preserve">ODEzOCAoTGlua2luZyk8L2lzYm4+PGFjY2Vzc2lvbi1udW0+MzMxNDg2MTg8L2FjY2Vzc2lvbi1u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</w:fldData>
        </w:fldChar>
      </w:r>
      <w:r w:rsidR="00FF1E1B">
        <w:instrText xml:space="preserve"> ADDIN EN.CITE </w:instrText>
      </w:r>
      <w:r w:rsidR="00FF1E1B">
        <w:fldChar w:fldCharType="begin">
          <w:fldData xml:space="preserve">PEVuZE5vdGU+PENpdGU+PEF1dGhvcj5BbmFsaXRpczwvQXV0aG9yPjxZZWFyPjIwMTg8L1llYXI+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==
</w:fldData>
        </w:fldChar>
      </w:r>
      <w:r w:rsidR="00FF1E1B">
        <w:instrText xml:space="preserve"> ADDIN EN.CITE.DATA </w:instrText>
      </w:r>
      <w:r w:rsidR="00FF1E1B">
        <w:fldChar w:fldCharType="end"/>
      </w:r>
      <w:r w:rsidR="00FF1E1B">
        <w:fldChar w:fldCharType="begin">
          <w:fldData xml:space="preserve">ODEzOCAoTGlua2luZyk8L2lzYm4+PGFjY2Vzc2lvbi1udW0+MzMxNDg2MTg8L2FjY2Vzc2lvbi1u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</w:fldData>
        </w:fldChar>
      </w:r>
      <w:r w:rsidR="00FF1E1B">
        <w:instrText xml:space="preserve"> ADDIN EN.CITE.DATA </w:instrText>
      </w:r>
      <w:r w:rsidR="00FF1E1B">
        <w:fldChar w:fldCharType="end"/>
      </w:r>
      <w:r w:rsidR="00FF4549" w:rsidRPr="00AB2E7E">
        <w:fldChar w:fldCharType="separate"/>
      </w:r>
      <w:r w:rsidR="00C06499">
        <w:rPr>
          <w:noProof/>
        </w:rPr>
        <w:t>[1-4]</w:t>
      </w:r>
      <w:r w:rsidR="00FF4549" w:rsidRPr="00AB2E7E">
        <w:fldChar w:fldCharType="end"/>
      </w:r>
      <w:r w:rsidRPr="00AB2E7E">
        <w:t xml:space="preserve"> . WHO predicts that by 2030 there will be almost 92,000 deaths per year from heat waves, with sub-Saharan Africa amongst the worst affected regions </w:t>
      </w:r>
      <w:r w:rsidR="00F05C28" w:rsidRPr="00AB2E7E">
        <w:fldChar w:fldCharType="begin"/>
      </w:r>
      <w:r w:rsidR="005A49B5">
        <w:instrText xml:space="preserve"> ADDIN EN.CITE &lt;EndNote&gt;&lt;Cite&gt;&lt;Author&gt;WHO&lt;/Author&gt;&lt;Year&gt;2014&lt;/Year&gt;&lt;RecNum&gt;121&lt;/RecNum&gt;&lt;DisplayText&gt;[5]&lt;/DisplayText&gt;&lt;record&gt;&lt;rec-number&gt;121&lt;/rec-number&gt;&lt;foreign-keys&gt;&lt;key app="EN" db-id="5szwxp0er2sa0tevxamvt5a9wdes925002ws" timestamp="1650966907" guid="7e7b94c4-5868-40ea-8676-dfd1f8ce61f4"&gt;121&lt;/key&gt;&lt;/foreign-keys&gt;&lt;ref-type name="Journal Article"&gt;17&lt;/ref-type&gt;&lt;contributors&gt;&lt;authors&gt;&lt;author&gt;WHO&lt;/author&gt;&lt;/authors&gt;&lt;/contributors&gt;&lt;titles&gt;&lt;title&gt;Quantitative risk assessment of the effects of climate change on selected causes of death, 2030s and 2050s&lt;/title&gt;&lt;secondary-title&gt;https://www.who.int/globalchange/publications/quantitative-risk-assessment/en/&lt;/secondary-title&gt;&lt;/titles&gt;&lt;periodical&gt;&lt;full-title&gt;https://www.who.int/globalchange/publications/quantitative-risk-assessment/en/&lt;/full-title&gt;&lt;/periodical&gt;&lt;dates&gt;&lt;year&gt;2014&lt;/year&gt;&lt;/dates&gt;&lt;urls&gt;&lt;/urls&gt;&lt;/record&gt;&lt;/Cite&gt;&lt;/EndNote&gt;</w:instrText>
      </w:r>
      <w:r w:rsidR="00F05C28" w:rsidRPr="00AB2E7E">
        <w:fldChar w:fldCharType="separate"/>
      </w:r>
      <w:r w:rsidR="00C06499">
        <w:rPr>
          <w:noProof/>
        </w:rPr>
        <w:t>[5]</w:t>
      </w:r>
      <w:r w:rsidR="00F05C28" w:rsidRPr="00AB2E7E">
        <w:fldChar w:fldCharType="end"/>
      </w:r>
      <w:r w:rsidRPr="00AB2E7E">
        <w:t>. Anthropogenic climate change has already resulted in a more than 1°C rise in temperature globally since the Industrial Revolution</w:t>
      </w:r>
      <w:r w:rsidR="0068545B" w:rsidRPr="00AB2E7E">
        <w:t xml:space="preserve"> </w:t>
      </w:r>
      <w:r w:rsidR="001D65F1" w:rsidRPr="00AB2E7E">
        <w:fldChar w:fldCharType="begin">
          <w:fldData xml:space="preserve">PEVuZE5vdGU+PENpdGU+PEF1dGhvcj5XYXR0czwvQXV0aG9yPjxZZWFyPjIwMjA8L1llYXI+PFJl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</w:fldData>
        </w:fldChar>
      </w:r>
      <w:r w:rsidR="00C06499">
        <w:instrText xml:space="preserve"> ADDIN EN.CITE </w:instrText>
      </w:r>
      <w:r w:rsidR="00C06499">
        <w:fldChar w:fldCharType="begin">
          <w:fldData xml:space="preserve">PEVuZE5vdGU+PENpdGU+PEF1dGhvcj5XYXR0czwvQXV0aG9yPjxZZWFyPjIwMjA8L1llYXI+PFJl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</w:fldData>
        </w:fldChar>
      </w:r>
      <w:r w:rsidR="00C06499">
        <w:instrText xml:space="preserve"> ADDIN EN.CITE.DATA </w:instrText>
      </w:r>
      <w:r w:rsidR="00C06499">
        <w:fldChar w:fldCharType="end"/>
      </w:r>
      <w:r w:rsidR="001D65F1" w:rsidRPr="00AB2E7E">
        <w:fldChar w:fldCharType="separate"/>
      </w:r>
      <w:r w:rsidR="00C06499">
        <w:rPr>
          <w:noProof/>
        </w:rPr>
        <w:t>[6]</w:t>
      </w:r>
      <w:r w:rsidR="001D65F1" w:rsidRPr="00AB2E7E">
        <w:fldChar w:fldCharType="end"/>
      </w:r>
      <w:r w:rsidRPr="00AB2E7E">
        <w:t xml:space="preserve">. This increase is not evenly distributed across the planet, however, or even within local areas </w:t>
      </w:r>
      <w:r w:rsidR="00D353BC" w:rsidRPr="00AB2E7E">
        <w:fldChar w:fldCharType="begin"/>
      </w:r>
      <w:r w:rsidR="00C06499">
        <w:instrText xml:space="preserve"> ADDIN EN.CITE &lt;EndNote&gt;&lt;Cite&gt;&lt;Author&gt;Debela&lt;/Author&gt;&lt;Year&gt;2015&lt;/Year&gt;&lt;RecNum&gt;123&lt;/RecNum&gt;&lt;DisplayText&gt;[7]&lt;/DisplayText&gt;&lt;record&gt;&lt;rec-number&gt;123&lt;/rec-number&gt;&lt;foreign-keys&gt;&lt;key app="EN" db-id="ze9x9r2050f2woewpfv5rswyprt5wxerx22s" timestamp="1616570487"&gt;123&lt;/key&gt;&lt;/foreign-keys&gt;&lt;ref-type name="Journal Article"&gt;17&lt;/ref-type&gt;&lt;contributors&gt;&lt;authors&gt;&lt;author&gt;Debela, N.&lt;/author&gt;&lt;author&gt;Mohammed, C.&lt;/author&gt;&lt;author&gt;Bridle, K.&lt;/author&gt;&lt;author&gt;Corkrey, R.&lt;/author&gt;&lt;author&gt;McNeil, D.&lt;/author&gt;&lt;/authors&gt;&lt;/contributors&gt;&lt;auth-address&gt;Tasmanian Institute of Agriculture, University of Tasmania, Hobart, TAS 7001 Australia.&lt;/auth-address&gt;&lt;titles&gt;&lt;title&gt;Perception of climate change and its impact by smallholders in pastoral/agropastoral systems of Borana, South Ethiopia&lt;/title&gt;&lt;secondary-title&gt;Springerplus&lt;/secondary-title&gt;&lt;alt-title&gt;SpringerPlus&lt;/alt-title&gt;&lt;/titles&gt;&lt;periodical&gt;&lt;full-title&gt;Springerplus&lt;/full-title&gt;&lt;abbr-1&gt;SpringerPlus&lt;/abbr-1&gt;&lt;/periodical&gt;&lt;alt-periodical&gt;&lt;full-title&gt;Springerplus&lt;/full-title&gt;&lt;abbr-1&gt;SpringerPlus&lt;/abbr-1&gt;&lt;/alt-periodical&gt;&lt;pages&gt;236&lt;/pages&gt;&lt;volume&gt;4&lt;/volume&gt;&lt;edition&gt;2015/06/13&lt;/edition&gt;&lt;keywords&gt;&lt;keyword&gt;Adaptation&lt;/keyword&gt;&lt;keyword&gt;Farm households&lt;/keyword&gt;&lt;keyword&gt;Pastoral/agropastoral systems&lt;/keyword&gt;&lt;keyword&gt;Perception&lt;/keyword&gt;&lt;keyword&gt;Rainfed agriculture&lt;/keyword&gt;&lt;keyword&gt;Vulnerability&lt;/keyword&gt;&lt;/keywords&gt;&lt;dates&gt;&lt;year&gt;2015&lt;/year&gt;&lt;/dates&gt;&lt;isbn&gt;2193-1801 (Print)&amp;#xD;2193-1801&lt;/isbn&gt;&lt;accession-num&gt;26069875&lt;/accession-num&gt;&lt;urls&gt;&lt;related-urls&gt;&lt;url&gt;https://www.ncbi.nlm.nih.gov/pmc/articles/PMC4456599/pdf/40064_2015_Article_1012.pdf&lt;/url&gt;&lt;/related-urls&gt;&lt;/urls&gt;&lt;custom2&gt;PMC4456599&lt;/custom2&gt;&lt;electronic-resource-num&gt;10.1186/s40064-015-1012-9&lt;/electronic-resource-num&gt;&lt;remote-database-provider&gt;NLM&lt;/remote-database-provider&gt;&lt;language&gt;eng&lt;/language&gt;&lt;/record&gt;&lt;/Cite&gt;&lt;/EndNote&gt;</w:instrText>
      </w:r>
      <w:r w:rsidR="00D353BC" w:rsidRPr="00AB2E7E">
        <w:fldChar w:fldCharType="separate"/>
      </w:r>
      <w:r w:rsidR="00C06499">
        <w:rPr>
          <w:noProof/>
        </w:rPr>
        <w:t>[7]</w:t>
      </w:r>
      <w:r w:rsidR="00D353BC" w:rsidRPr="00AB2E7E">
        <w:fldChar w:fldCharType="end"/>
      </w:r>
      <w:r w:rsidRPr="00AB2E7E">
        <w:t xml:space="preserve">. </w:t>
      </w:r>
    </w:p>
    <w:p w14:paraId="6B03E47B" w14:textId="479F04DC" w:rsidR="001C4609" w:rsidRPr="00456C47" w:rsidRDefault="00152386" w:rsidP="002814F3">
      <w:pPr>
        <w:spacing w:before="120" w:after="120" w:line="276" w:lineRule="auto"/>
        <w:jc w:val="both"/>
        <w:rPr>
          <w:rFonts w:ascii="Calibri" w:eastAsia="Calibri" w:hAnsi="Calibri" w:cs="Calibri"/>
        </w:rPr>
      </w:pPr>
      <w:r w:rsidRPr="00AB2E7E">
        <w:t xml:space="preserve">Regional differences and the effect of urban development and land use change means that many parts of Africa are experiencing higher than average temperature increases, and more frequent, intensive, and longer-lasting heat waves </w:t>
      </w:r>
      <w:r w:rsidR="003D48B9" w:rsidRPr="00AB2E7E">
        <w:fldChar w:fldCharType="begin"/>
      </w:r>
      <w:r w:rsidR="00C06499">
        <w:instrText xml:space="preserve"> ADDIN EN.CITE &lt;EndNote&gt;&lt;Cite&gt;&lt;Author&gt;Engelbrecht F&lt;/Author&gt;&lt;Year&gt;2015&lt;/Year&gt;&lt;RecNum&gt;124&lt;/RecNum&gt;&lt;DisplayText&gt;[8]&lt;/DisplayText&gt;&lt;record&gt;&lt;rec-number&gt;124&lt;/rec-number&gt;&lt;foreign-keys&gt;&lt;key app="EN" db-id="5szwxp0er2sa0tevxamvt5a9wdes925002ws" timestamp="1650966907" guid="6cc96b7e-52d4-4525-89f6-07f2e20137a2"&gt;124&lt;/key&gt;&lt;/foreign-keys&gt;&lt;ref-type name="Journal Article"&gt;17&lt;/ref-type&gt;&lt;contributors&gt;&lt;authors&gt;&lt;author&gt;Engelbrecht F,.&lt;/author&gt;&lt;author&gt;Adegoke J,.&lt;/author&gt;&lt;author&gt;Bopape MJ,.&lt;/author&gt;&lt;author&gt;Naidoo M,.&lt;/author&gt;&lt;author&gt;Garland R,.&lt;/author&gt;&lt;author&gt;Thatcher M,.&lt;/author&gt;&lt;author&gt;McGregor J,.&lt;/author&gt;&lt;author&gt;Katzfey J,,.&lt;/author&gt;&lt;author&gt;Werner M,.&lt;/author&gt;&lt;author&gt;Ichoku C,.&lt;/author&gt;&lt;/authors&gt;&lt;/contributors&gt;&lt;titles&gt;&lt;title&gt;Projections of rapidly rising surface temperatures over Africa under low mitigation&lt;/title&gt;&lt;secondary-title&gt;10&lt;/secondary-title&gt;&lt;/titles&gt;&lt;periodical&gt;&lt;full-title&gt;10&lt;/full-title&gt;&lt;/periodical&gt;&lt;volume&gt;8&lt;/volume&gt;&lt;dates&gt;&lt;year&gt;2015&lt;/year&gt;&lt;/dates&gt;&lt;urls&gt;&lt;/urls&gt;&lt;/record&gt;&lt;/Cite&gt;&lt;/EndNote&gt;</w:instrText>
      </w:r>
      <w:r w:rsidR="003D48B9" w:rsidRPr="00AB2E7E">
        <w:fldChar w:fldCharType="separate"/>
      </w:r>
      <w:r w:rsidR="00C06499">
        <w:rPr>
          <w:noProof/>
        </w:rPr>
        <w:t>[8]</w:t>
      </w:r>
      <w:r w:rsidR="003D48B9" w:rsidRPr="00AB2E7E">
        <w:fldChar w:fldCharType="end"/>
      </w:r>
      <w:r w:rsidRPr="00AB2E7E">
        <w:t>. Work done by a team at</w:t>
      </w:r>
      <w:r w:rsidR="00686C52" w:rsidRPr="00456C47">
        <w:t xml:space="preserve"> </w:t>
      </w:r>
      <w:r w:rsidRPr="00456C47">
        <w:t xml:space="preserve">the University of Witwatersrand estimated that </w:t>
      </w:r>
      <w:r w:rsidRPr="002814F3">
        <w:rPr>
          <w:bCs/>
        </w:rPr>
        <w:t>temperatures in Africa will rise at about 1.5 times the global rate</w:t>
      </w:r>
      <w:r w:rsidR="00686C52" w:rsidRPr="002814F3">
        <w:rPr>
          <w:bCs/>
        </w:rPr>
        <w:t xml:space="preserve"> </w:t>
      </w:r>
      <w:r w:rsidRPr="002814F3">
        <w:rPr>
          <w:bCs/>
        </w:rPr>
        <w:t>of increase, escalating by 4-6°C above current temperatures in the sub-tropics by 2100</w:t>
      </w:r>
      <w:r w:rsidR="00BF6A57" w:rsidRPr="002814F3">
        <w:rPr>
          <w:bCs/>
        </w:rPr>
        <w:t xml:space="preserve"> </w:t>
      </w:r>
      <w:r w:rsidR="00096A9F" w:rsidRPr="002814F3">
        <w:rPr>
          <w:bCs/>
        </w:rPr>
        <w:fldChar w:fldCharType="begin"/>
      </w:r>
      <w:r w:rsidR="00C06499">
        <w:rPr>
          <w:bCs/>
        </w:rPr>
        <w:instrText xml:space="preserve"> ADDIN EN.CITE &lt;EndNote&gt;&lt;Cite&gt;&lt;Author&gt;Engelbrecht F&lt;/Author&gt;&lt;Year&gt;2015&lt;/Year&gt;&lt;RecNum&gt;124&lt;/RecNum&gt;&lt;DisplayText&gt;[8]&lt;/DisplayText&gt;&lt;record&gt;&lt;rec-number&gt;124&lt;/rec-number&gt;&lt;foreign-keys&gt;&lt;key app="EN" db-id="5szwxp0er2sa0tevxamvt5a9wdes925002ws" timestamp="1650966907" guid="6cc96b7e-52d4-4525-89f6-07f2e20137a2"&gt;124&lt;/key&gt;&lt;/foreign-keys&gt;&lt;ref-type name="Journal Article"&gt;17&lt;/ref-type&gt;&lt;contributors&gt;&lt;authors&gt;&lt;author&gt;Engelbrecht F,.&lt;/author&gt;&lt;author&gt;Adegoke J,.&lt;/author&gt;&lt;author&gt;Bopape MJ,.&lt;/author&gt;&lt;author&gt;Naidoo M,.&lt;/author&gt;&lt;author&gt;Garland R,.&lt;/author&gt;&lt;author&gt;Thatcher M,.&lt;/author&gt;&lt;author&gt;McGregor J,.&lt;/author&gt;&lt;author&gt;Katzfey J,,.&lt;/author&gt;&lt;author&gt;Werner M,.&lt;/author&gt;&lt;author&gt;Ichoku C,.&lt;/author&gt;&lt;/authors&gt;&lt;/contributors&gt;&lt;titles&gt;&lt;title&gt;Projections of rapidly rising surface temperatures over Africa under low mitigation&lt;/title&gt;&lt;secondary-title&gt;10&lt;/secondary-title&gt;&lt;/titles&gt;&lt;periodical&gt;&lt;full-title&gt;10&lt;/full-title&gt;&lt;/periodical&gt;&lt;volume&gt;8&lt;/volume&gt;&lt;dates&gt;&lt;year&gt;2015&lt;/year&gt;&lt;/dates&gt;&lt;urls&gt;&lt;/urls&gt;&lt;/record&gt;&lt;/Cite&gt;&lt;/EndNote&gt;</w:instrText>
      </w:r>
      <w:r w:rsidR="00096A9F" w:rsidRPr="002814F3">
        <w:rPr>
          <w:bCs/>
        </w:rPr>
        <w:fldChar w:fldCharType="separate"/>
      </w:r>
      <w:r w:rsidR="00C06499">
        <w:rPr>
          <w:bCs/>
          <w:noProof/>
        </w:rPr>
        <w:t>[8]</w:t>
      </w:r>
      <w:r w:rsidR="00096A9F" w:rsidRPr="002814F3">
        <w:rPr>
          <w:bCs/>
        </w:rPr>
        <w:fldChar w:fldCharType="end"/>
      </w:r>
      <w:r w:rsidRPr="006B34FB">
        <w:t>.</w:t>
      </w:r>
      <w:r w:rsidRPr="00AB2E7E">
        <w:t xml:space="preserve"> </w:t>
      </w:r>
      <w:r w:rsidR="283F6222" w:rsidRPr="00456C47">
        <w:rPr>
          <w:rFonts w:ascii="Calibri" w:eastAsia="Calibri" w:hAnsi="Calibri" w:cs="Calibri"/>
        </w:rPr>
        <w:t>Heat waves have been defined in a myriad of ways, based on static or relative thresholds (e.g. maximum or mean temperature, and taking into account humidity and even solar radiance), number of days of excessive heat, and timing during the summer season.</w:t>
      </w:r>
    </w:p>
    <w:p w14:paraId="39BD72C8" w14:textId="77777777" w:rsidR="001C4609" w:rsidRPr="00181528" w:rsidRDefault="00FD6F59" w:rsidP="002814F3">
      <w:pPr>
        <w:spacing w:before="120" w:after="120" w:line="276" w:lineRule="auto"/>
        <w:rPr>
          <w:i/>
        </w:rPr>
      </w:pPr>
      <w:r w:rsidRPr="00021FDE">
        <w:rPr>
          <w:i/>
        </w:rPr>
        <w:t xml:space="preserve">1.2 </w:t>
      </w:r>
      <w:r w:rsidR="00205D96" w:rsidRPr="00181528">
        <w:rPr>
          <w:i/>
        </w:rPr>
        <w:t>Specific u</w:t>
      </w:r>
      <w:r w:rsidR="00A75BB0" w:rsidRPr="00181528">
        <w:rPr>
          <w:i/>
        </w:rPr>
        <w:t>rban heat</w:t>
      </w:r>
      <w:r w:rsidR="00C87060" w:rsidRPr="00181528">
        <w:rPr>
          <w:i/>
        </w:rPr>
        <w:t xml:space="preserve"> vulnerability </w:t>
      </w:r>
    </w:p>
    <w:p w14:paraId="7AD75CA2" w14:textId="6B4EB45B" w:rsidR="00D57CAB" w:rsidRDefault="00152386" w:rsidP="002814F3">
      <w:pPr>
        <w:spacing w:before="120" w:after="120" w:line="276" w:lineRule="auto"/>
        <w:jc w:val="both"/>
      </w:pPr>
      <w:r>
        <w:t>The ‘Urban Heat</w:t>
      </w:r>
      <w:r w:rsidR="00686C52">
        <w:t xml:space="preserve"> </w:t>
      </w:r>
      <w:r>
        <w:t>Island’ is a phenomenon where concrete, non-reflective surfaces, and low greenery and wind results in</w:t>
      </w:r>
      <w:r w:rsidR="0002485D">
        <w:t xml:space="preserve"> </w:t>
      </w:r>
      <w:r>
        <w:t>temperatures considerably higher than in surrounding areas, and concomitant high levels of morbidity and</w:t>
      </w:r>
      <w:r w:rsidR="00686C52">
        <w:t xml:space="preserve"> </w:t>
      </w:r>
      <w:r>
        <w:t>mortality during heat waves</w:t>
      </w:r>
      <w:r w:rsidR="00BF6A57">
        <w:t xml:space="preserve"> </w:t>
      </w:r>
      <w:r>
        <w:fldChar w:fldCharType="begin"/>
      </w:r>
      <w:r w:rsidR="00C06499">
        <w:instrText xml:space="preserve"> ADDIN EN.CITE &lt;EndNote&gt;&lt;Cite&gt;&lt;Author&gt;Debela&lt;/Author&gt;&lt;Year&gt;2015&lt;/Year&gt;&lt;RecNum&gt;123&lt;/RecNum&gt;&lt;DisplayText&gt;[7]&lt;/DisplayText&gt;&lt;record&gt;&lt;rec-number&gt;123&lt;/rec-number&gt;&lt;foreign-keys&gt;&lt;key app="EN" db-id="ze9x9r2050f2woewpfv5rswyprt5wxerx22s" timestamp="1616570487"&gt;123&lt;/key&gt;&lt;/foreign-keys&gt;&lt;ref-type name="Journal Article"&gt;17&lt;/ref-type&gt;&lt;contributors&gt;&lt;authors&gt;&lt;author&gt;Debela, N.&lt;/author&gt;&lt;author&gt;Mohammed, C.&lt;/author&gt;&lt;author&gt;Bridle, K.&lt;/author&gt;&lt;author&gt;Corkrey, R.&lt;/author&gt;&lt;author&gt;McNeil, D.&lt;/author&gt;&lt;/authors&gt;&lt;/contributors&gt;&lt;auth-address&gt;Tasmanian Institute of Agriculture, University of Tasmania, Hobart, TAS 7001 Australia.&lt;/auth-address&gt;&lt;titles&gt;&lt;title&gt;Perception of climate change and its impact by smallholders in pastoral/agropastoral systems of Borana, South Ethiopia&lt;/title&gt;&lt;secondary-title&gt;Springerplus&lt;/secondary-title&gt;&lt;alt-title&gt;SpringerPlus&lt;/alt-title&gt;&lt;/titles&gt;&lt;periodical&gt;&lt;full-title&gt;Springerplus&lt;/full-title&gt;&lt;abbr-1&gt;SpringerPlus&lt;/abbr-1&gt;&lt;/periodical&gt;&lt;alt-periodical&gt;&lt;full-title&gt;Springerplus&lt;/full-title&gt;&lt;abbr-1&gt;SpringerPlus&lt;/abbr-1&gt;&lt;/alt-periodical&gt;&lt;pages&gt;236&lt;/pages&gt;&lt;volume&gt;4&lt;/volume&gt;&lt;edition&gt;2015/06/13&lt;/edition&gt;&lt;keywords&gt;&lt;keyword&gt;Adaptation&lt;/keyword&gt;&lt;keyword&gt;Farm households&lt;/keyword&gt;&lt;keyword&gt;Pastoral/agropastoral systems&lt;/keyword&gt;&lt;keyword&gt;Perception&lt;/keyword&gt;&lt;keyword&gt;Rainfed agriculture&lt;/keyword&gt;&lt;keyword&gt;Vulnerability&lt;/keyword&gt;&lt;/keywords&gt;&lt;dates&gt;&lt;year&gt;2015&lt;/year&gt;&lt;/dates&gt;&lt;isbn&gt;2193-1801 (Print)&amp;#xD;2193-1801&lt;/isbn&gt;&lt;accession-num&gt;26069875&lt;/accession-num&gt;&lt;urls&gt;&lt;related-urls&gt;&lt;url&gt;https://www.ncbi.nlm.nih.gov/pmc/articles/PMC4456599/pdf/40064_2015_Article_1012.pdf&lt;/url&gt;&lt;/related-urls&gt;&lt;/urls&gt;&lt;custom2&gt;PMC4456599&lt;/custom2&gt;&lt;electronic-resource-num&gt;10.1186/s40064-015-1012-9&lt;/electronic-resource-num&gt;&lt;remote-database-provider&gt;NLM&lt;/remote-database-provider&gt;&lt;language&gt;eng&lt;/language&gt;&lt;/record&gt;&lt;/Cite&gt;&lt;/EndNote&gt;</w:instrText>
      </w:r>
      <w:r>
        <w:fldChar w:fldCharType="separate"/>
      </w:r>
      <w:r w:rsidR="00C06499">
        <w:rPr>
          <w:noProof/>
        </w:rPr>
        <w:t>[7]</w:t>
      </w:r>
      <w:r>
        <w:fldChar w:fldCharType="end"/>
      </w:r>
      <w:r>
        <w:t>. This is concerning as Africa is the most rapidly urbanizing continent in the world</w:t>
      </w:r>
      <w:r w:rsidR="00686C52">
        <w:t xml:space="preserve"> </w:t>
      </w:r>
      <w:r>
        <w:t xml:space="preserve">and, by 2050, 59% of its population is expected to live in cities (up from 40% in 2018) </w:t>
      </w:r>
      <w:r>
        <w:fldChar w:fldCharType="begin"/>
      </w:r>
      <w:r w:rsidR="005A49B5">
        <w:instrText xml:space="preserve"> ADDIN EN.CITE &lt;EndNote&gt;&lt;Cite&gt;&lt;Author&gt;United Nations Department of Economic and Social Affairs Population Division&lt;/Author&gt;&lt;Year&gt;2019&lt;/Year&gt;&lt;RecNum&gt;125&lt;/RecNum&gt;&lt;DisplayText&gt;[9]&lt;/DisplayText&gt;&lt;record&gt;&lt;rec-number&gt;125&lt;/rec-number&gt;&lt;foreign-keys&gt;&lt;key app="EN" db-id="5szwxp0er2sa0tevxamvt5a9wdes925002ws" timestamp="1650966907" guid="00013b4e-b5ae-41f7-a83d-a29cc0e1f3b5"&gt;125&lt;/key&gt;&lt;/foreign-keys&gt;&lt;ref-type name="Journal Article"&gt;17&lt;/ref-type&gt;&lt;contributors&gt;&lt;authors&gt;&lt;author&gt;United Nations Department of Economic and Social Affairs Population Division,.&lt;/author&gt;&lt;/authors&gt;&lt;/contributors&gt;&lt;titles&gt;&lt;title&gt;World Urbanization Prospects: The 2018 Revision (ST/ESA/SER.A/420). New York: United Nations&lt;/title&gt;&lt;secondary-title&gt;https://population.un.org/wup/&lt;/secondary-title&gt;&lt;/titles&gt;&lt;periodical&gt;&lt;full-title&gt;https://population.un.org/wup/&lt;/full-title&gt;&lt;/periodical&gt;&lt;dates&gt;&lt;year&gt;2019&lt;/year&gt;&lt;/dates&gt;&lt;urls&gt;&lt;/urls&gt;&lt;/record&gt;&lt;/Cite&gt;&lt;/EndNote&gt;</w:instrText>
      </w:r>
      <w:r>
        <w:fldChar w:fldCharType="separate"/>
      </w:r>
      <w:r w:rsidR="00C06499">
        <w:rPr>
          <w:noProof/>
        </w:rPr>
        <w:t>[9]</w:t>
      </w:r>
      <w:r>
        <w:fldChar w:fldCharType="end"/>
      </w:r>
      <w:r>
        <w:t xml:space="preserve">. </w:t>
      </w:r>
    </w:p>
    <w:p w14:paraId="62FDE5FB" w14:textId="2AD96771" w:rsidR="00D57CAB" w:rsidRDefault="00152386" w:rsidP="002814F3">
      <w:pPr>
        <w:spacing w:before="120" w:after="120" w:line="276" w:lineRule="auto"/>
        <w:jc w:val="both"/>
      </w:pPr>
      <w:r w:rsidRPr="00AB2E7E">
        <w:t>In many African cities,</w:t>
      </w:r>
      <w:r w:rsidR="002F6EAA" w:rsidRPr="00AB2E7E">
        <w:t xml:space="preserve"> ne</w:t>
      </w:r>
      <w:r w:rsidRPr="00456C47">
        <w:t>arly half of the population lives in informal settlements or “slums” that are often located in areas unsuitable or</w:t>
      </w:r>
      <w:r w:rsidR="002F6EAA" w:rsidRPr="00456C47">
        <w:t xml:space="preserve"> </w:t>
      </w:r>
      <w:r w:rsidRPr="00456C47">
        <w:t xml:space="preserve">undesirable for other uses </w:t>
      </w:r>
      <w:r w:rsidR="00E83E7D" w:rsidRPr="00AB2E7E">
        <w:fldChar w:fldCharType="begin"/>
      </w:r>
      <w:r w:rsidR="00C06499">
        <w:instrText xml:space="preserve"> ADDIN EN.CITE &lt;EndNote&gt;&lt;Cite&gt;&lt;Author&gt;Kupika&lt;/Author&gt;&lt;Year&gt;2019&lt;/Year&gt;&lt;RecNum&gt;126&lt;/RecNum&gt;&lt;DisplayText&gt;[10]&lt;/DisplayText&gt;&lt;record&gt;&lt;rec-number&gt;126&lt;/rec-number&gt;&lt;foreign-keys&gt;&lt;key app="EN" db-id="ze9x9r2050f2woewpfv5rswyprt5wxerx22s" timestamp="1616570487"&gt;126&lt;/key&gt;&lt;/foreign-keys&gt;&lt;ref-type name="Journal Article"&gt;17&lt;/ref-type&gt;&lt;contributors&gt;&lt;authors&gt;&lt;author&gt;Kupika, O. L.&lt;/author&gt;&lt;author&gt;Gandiwa, E.&lt;/author&gt;&lt;author&gt;Nhamo, G.&lt;/author&gt;&lt;author&gt;Kativu, S.&lt;/author&gt;&lt;/authors&gt;&lt;/contributors&gt;&lt;auth-address&gt;Chinhoyi University of Technology, School of Wildlife Ecology and Conservation, Private Bag 7724, Chinhoyi, Zimbabwe.&amp;#xD;Exxaro Chair in Business &amp;amp; Climate Change, Institute for Corporate Citizenship, University of South Africa, P.O. Box 392, UNISA 0003, Pretoria, South Africa.&amp;#xD;Department of Biological Sciences, Faculty of Science, University of Zimbabwe, Harare, Zimbabwe.&lt;/auth-address&gt;&lt;titles&gt;&lt;title&gt;Local Ecological Knowledge on Climate Change and Ecosystem-Based Adaptation Strategies Promote Resilience in the Middle Zambezi Biosphere Reserve, Zimbabwe&lt;/title&gt;&lt;secondary-title&gt;Scientifica (Cairo)&lt;/secondary-title&gt;&lt;alt-title&gt;Scientifica&lt;/alt-title&gt;&lt;/titles&gt;&lt;periodical&gt;&lt;full-title&gt;Scientifica (Cairo)&lt;/full-title&gt;&lt;abbr-1&gt;Scientifica&lt;/abbr-1&gt;&lt;/periodical&gt;&lt;alt-periodical&gt;&lt;full-title&gt;Scientifica (Cairo)&lt;/full-title&gt;&lt;abbr-1&gt;Scientifica&lt;/abbr-1&gt;&lt;/alt-periodical&gt;&lt;pages&gt;3069254&lt;/pages&gt;&lt;volume&gt;2019&lt;/volume&gt;&lt;edition&gt;2019/04/16&lt;/edition&gt;&lt;dates&gt;&lt;year&gt;2019&lt;/year&gt;&lt;/dates&gt;&lt;isbn&gt;2090-908X (Print)&amp;#xD;2090-908x&lt;/isbn&gt;&lt;accession-num&gt;30984444&lt;/accession-num&gt;&lt;urls&gt;&lt;related-urls&gt;&lt;url&gt;https://www.ncbi.nlm.nih.gov/pmc/articles/PMC6432702/pdf/SCIENTIFICA2019-3069254.pdf&lt;/url&gt;&lt;/related-urls&gt;&lt;/urls&gt;&lt;custom2&gt;PMC6432702&lt;/custom2&gt;&lt;electronic-resource-num&gt;10.1155/2019/3069254&lt;/electronic-resource-num&gt;&lt;remote-database-provider&gt;NLM&lt;/remote-database-provider&gt;&lt;language&gt;eng&lt;/language&gt;&lt;/record&gt;&lt;/Cite&gt;&lt;/EndNote&gt;</w:instrText>
      </w:r>
      <w:r w:rsidR="00E83E7D" w:rsidRPr="00AB2E7E">
        <w:fldChar w:fldCharType="separate"/>
      </w:r>
      <w:r w:rsidR="00C06499">
        <w:rPr>
          <w:noProof/>
        </w:rPr>
        <w:t>[10]</w:t>
      </w:r>
      <w:r w:rsidR="00E83E7D" w:rsidRPr="00AB2E7E">
        <w:fldChar w:fldCharType="end"/>
      </w:r>
      <w:r w:rsidRPr="00AB2E7E">
        <w:t>. People living in these areas have high exposure to heat, as, for instance,</w:t>
      </w:r>
      <w:r w:rsidR="00C8367C" w:rsidRPr="00456C47">
        <w:t xml:space="preserve"> </w:t>
      </w:r>
      <w:r w:rsidRPr="00456C47">
        <w:t>informal settlements are often in low-lying hotter parts of cities, are typically densely settled and crowded, lack</w:t>
      </w:r>
      <w:r w:rsidR="002F6EAA" w:rsidRPr="00456C47">
        <w:t xml:space="preserve"> </w:t>
      </w:r>
      <w:r w:rsidRPr="00456C47">
        <w:t xml:space="preserve">vegetation cover, have limited or no shade, and poor natural ventilation </w:t>
      </w:r>
      <w:r w:rsidR="000C519B" w:rsidRPr="00AB2E7E">
        <w:fldChar w:fldCharType="begin">
          <w:fldData xml:space="preserve">PEVuZE5vdGU+PENpdGU+PEF1dGhvcj5TY290dDwvQXV0aG9yPjxZZWFyPjIwMTc8L1llYXI+PFJl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</w:fldData>
        </w:fldChar>
      </w:r>
      <w:r w:rsidR="00C06499">
        <w:instrText xml:space="preserve"> ADDIN EN.CITE </w:instrText>
      </w:r>
      <w:r w:rsidR="00C06499">
        <w:fldChar w:fldCharType="begin">
          <w:fldData xml:space="preserve">PEVuZE5vdGU+PENpdGU+PEF1dGhvcj5TY290dDwvQXV0aG9yPjxZZWFyPjIwMTc8L1llYXI+PFJl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</w:fldData>
        </w:fldChar>
      </w:r>
      <w:r w:rsidR="00C06499">
        <w:instrText xml:space="preserve"> ADDIN EN.CITE.DATA </w:instrText>
      </w:r>
      <w:r w:rsidR="00C06499">
        <w:fldChar w:fldCharType="end"/>
      </w:r>
      <w:r w:rsidR="000C519B" w:rsidRPr="00AB2E7E">
        <w:fldChar w:fldCharType="separate"/>
      </w:r>
      <w:r w:rsidR="00C06499">
        <w:rPr>
          <w:noProof/>
        </w:rPr>
        <w:t>[11]</w:t>
      </w:r>
      <w:r w:rsidR="000C519B" w:rsidRPr="00AB2E7E">
        <w:fldChar w:fldCharType="end"/>
      </w:r>
      <w:r w:rsidRPr="00AB2E7E">
        <w:t>. Moreover, typical housing</w:t>
      </w:r>
      <w:r w:rsidR="00C8367C" w:rsidRPr="00456C47">
        <w:t xml:space="preserve"> </w:t>
      </w:r>
      <w:r w:rsidRPr="00456C47">
        <w:t>materials</w:t>
      </w:r>
      <w:r w:rsidR="002F6EAA" w:rsidRPr="00456C47">
        <w:t xml:space="preserve"> </w:t>
      </w:r>
      <w:r w:rsidRPr="00456C47">
        <w:t>in informal housing – iron metal sheeting – accentuate heat exposure, with temperatures inside these dwellings</w:t>
      </w:r>
      <w:r w:rsidR="002F6EAA" w:rsidRPr="00456C47">
        <w:t xml:space="preserve"> </w:t>
      </w:r>
      <w:r w:rsidRPr="00456C47">
        <w:t xml:space="preserve">commonly 3-4°C warmer than outdoors </w:t>
      </w:r>
      <w:r w:rsidR="004332A8" w:rsidRPr="00AB2E7E">
        <w:fldChar w:fldCharType="begin"/>
      </w:r>
      <w:r w:rsidR="00C06499">
        <w:instrText xml:space="preserve"> ADDIN EN.CITE &lt;EndNote&gt;&lt;Cite&gt;&lt;Author&gt;Chersich&lt;/Author&gt;&lt;Year&gt;2018&lt;/Year&gt;&lt;RecNum&gt;479&lt;/RecNum&gt;&lt;DisplayText&gt;[12, 13]&lt;/DisplayText&gt;&lt;record&gt;&lt;rec-number&gt;479&lt;/rec-number&gt;&lt;foreign-keys&gt;&lt;key app="EN" db-id="ze9x9r2050f2woewpfv5rswyprt5wxerx22s" timestamp="1650965619"&gt;479&lt;/key&gt;&lt;/foreign-keys&gt;&lt;ref-type name="Journal Article"&gt;17&lt;/ref-type&gt;&lt;contributors&gt;&lt;authors&gt;&lt;author&gt;Chersich, Matthew F&lt;/author&gt;&lt;author&gt;Wright, Caradee Y&lt;/author&gt;&lt;author&gt;Venter, Francois&lt;/author&gt;&lt;author&gt;Rees, Helen&lt;/author&gt;&lt;author&gt;Scorgie, Fiona&lt;/author&gt;&lt;author&gt;Erasmus, Barend&lt;/author&gt;&lt;/authors&gt;&lt;/contributors&gt;&lt;titles&gt;&lt;title&gt;Impacts of climate change on health and wellbeing in South Africa&lt;/title&gt;&lt;secondary-title&gt;International journal of environmental research and public health&lt;/secondary-title&gt;&lt;/titles&gt;&lt;periodical&gt;&lt;full-title&gt;International journal of environmental research and public health&lt;/full-title&gt;&lt;/periodical&gt;&lt;pages&gt;1884&lt;/pages&gt;&lt;volume&gt;15&lt;/volume&gt;&lt;number&gt;9&lt;/number&gt;&lt;dates&gt;&lt;year&gt;2018&lt;/year&gt;&lt;/dates&gt;&lt;urls&gt;&lt;/urls&gt;&lt;/record&gt;&lt;/Cite&gt;&lt;Cite&gt;&lt;Author&gt;Naicker&lt;/Author&gt;&lt;Year&gt;2017&lt;/Year&gt;&lt;RecNum&gt;44&lt;/RecNum&gt;&lt;record&gt;&lt;rec-number&gt;44&lt;/rec-number&gt;&lt;foreign-keys&gt;&lt;key app="EN" db-id="5szwxp0er2sa0tevxamvt5a9wdes925002ws" timestamp="1650911288" guid="47d8a2c3-65f5-4bfc-8f25-a9622dd2888b"&gt;44&lt;/key&gt;&lt;/foreign-keys&gt;&lt;ref-type name="Journal Article"&gt;17&lt;/ref-type&gt;&lt;contributors&gt;&lt;authors&gt;&lt;author&gt;Naicker, Nisha&lt;/author&gt;&lt;author&gt;Teare, June&lt;/author&gt;&lt;author&gt;Balakrishna, Yusentha&lt;/author&gt;&lt;author&gt;Wright, Caradee Yael&lt;/author&gt;&lt;author&gt;Mathee, Angela&lt;/author&gt;&lt;/authors&gt;&lt;/contributors&gt;&lt;titles&gt;&lt;title&gt;Indoor temperatures in low cost housing in Johannesburg, South Africa&lt;/title&gt;&lt;secondary-title&gt;International journal of environmental research and public health&lt;/secondary-title&gt;&lt;/titles&gt;&lt;periodical&gt;&lt;full-title&gt;International journal of environmental research and public health&lt;/full-title&gt;&lt;/periodical&gt;&lt;pages&gt;1410&lt;/pages&gt;&lt;volume&gt;14&lt;/volume&gt;&lt;number&gt;11&lt;/number&gt;&lt;dates&gt;&lt;year&gt;2017&lt;/year&gt;&lt;/dates&gt;&lt;urls&gt;&lt;/urls&gt;&lt;/record&gt;&lt;/Cite&gt;&lt;/EndNote&gt;</w:instrText>
      </w:r>
      <w:r w:rsidR="004332A8" w:rsidRPr="00AB2E7E">
        <w:fldChar w:fldCharType="separate"/>
      </w:r>
      <w:r w:rsidR="00C06499">
        <w:rPr>
          <w:noProof/>
        </w:rPr>
        <w:t>[12, 13]</w:t>
      </w:r>
      <w:r w:rsidR="004332A8" w:rsidRPr="00AB2E7E">
        <w:fldChar w:fldCharType="end"/>
      </w:r>
      <w:r w:rsidRPr="00AB2E7E">
        <w:t xml:space="preserve">. </w:t>
      </w:r>
    </w:p>
    <w:p w14:paraId="0C8BB4B8" w14:textId="4A81AE17" w:rsidR="001C4609" w:rsidRPr="00AB2E7E" w:rsidRDefault="00152386" w:rsidP="002814F3">
      <w:pPr>
        <w:spacing w:before="120" w:after="120" w:line="276" w:lineRule="auto"/>
        <w:jc w:val="both"/>
      </w:pPr>
      <w:r w:rsidRPr="00AB2E7E">
        <w:t xml:space="preserve">In fact, much of the urban environment </w:t>
      </w:r>
      <w:r w:rsidRPr="00456C47">
        <w:t>in African cities offers little</w:t>
      </w:r>
      <w:r w:rsidR="002F6EAA" w:rsidRPr="00456C47">
        <w:t xml:space="preserve"> </w:t>
      </w:r>
      <w:r w:rsidRPr="00456C47">
        <w:t>heat insulation, with low-cost government-built housing, school classrooms and prefabricated clinics, for</w:t>
      </w:r>
      <w:r w:rsidR="002F6EAA" w:rsidRPr="00456C47">
        <w:t xml:space="preserve"> </w:t>
      </w:r>
      <w:r w:rsidRPr="00456C47">
        <w:t>example, also often exceeding outdoor</w:t>
      </w:r>
      <w:r w:rsidR="004F6E1F" w:rsidRPr="00456C47">
        <w:t xml:space="preserve"> </w:t>
      </w:r>
      <w:r w:rsidRPr="00456C47">
        <w:t>temperatures by 3-4°C, or more</w:t>
      </w:r>
      <w:r w:rsidR="00BF6A57">
        <w:t xml:space="preserve"> </w:t>
      </w:r>
      <w:r w:rsidR="00F64918" w:rsidRPr="00AB2E7E">
        <w:fldChar w:fldCharType="begin">
          <w:fldData xml:space="preserve">PEVuZE5vdGU+PENpdGU+PEF1dGhvcj5CaWRhc3NleS1NYW5pbGFsPC9BdXRob3I+PFllYXI+MjAx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</w:fldData>
        </w:fldChar>
      </w:r>
      <w:r w:rsidR="00C06499">
        <w:instrText xml:space="preserve"> ADDIN EN.CITE </w:instrText>
      </w:r>
      <w:r w:rsidR="00C06499">
        <w:fldChar w:fldCharType="begin">
          <w:fldData xml:space="preserve">PEVuZE5vdGU+PENpdGU+PEF1dGhvcj5CaWRhc3NleS1NYW5pbGFsPC9BdXRob3I+PFllYXI+MjAx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</w:fldData>
        </w:fldChar>
      </w:r>
      <w:r w:rsidR="00C06499">
        <w:instrText xml:space="preserve"> ADDIN EN.CITE.DATA </w:instrText>
      </w:r>
      <w:r w:rsidR="00C06499">
        <w:fldChar w:fldCharType="end"/>
      </w:r>
      <w:r w:rsidR="00F64918" w:rsidRPr="00AB2E7E">
        <w:fldChar w:fldCharType="separate"/>
      </w:r>
      <w:r w:rsidR="00C06499">
        <w:rPr>
          <w:noProof/>
        </w:rPr>
        <w:t>[13-16]</w:t>
      </w:r>
      <w:r w:rsidR="00F64918" w:rsidRPr="00AB2E7E">
        <w:fldChar w:fldCharType="end"/>
      </w:r>
      <w:r w:rsidR="0089659C" w:rsidRPr="00AB2E7E" w:rsidDel="0089659C">
        <w:t xml:space="preserve"> </w:t>
      </w:r>
      <w:r w:rsidRPr="00AB2E7E">
        <w:t>. People inside these structures</w:t>
      </w:r>
      <w:r w:rsidR="002F6EAA" w:rsidRPr="00456C47">
        <w:t xml:space="preserve"> </w:t>
      </w:r>
      <w:r w:rsidRPr="00456C47">
        <w:t xml:space="preserve">commonly report heat-exposure symptoms such as fatigue, difficulty breathing, and headaches </w:t>
      </w:r>
      <w:r w:rsidR="006222AE" w:rsidRPr="00AB2E7E">
        <w:fldChar w:fldCharType="begin">
          <w:fldData xml:space="preserve">PEVuZE5vdGU+PENpdGU+PEF1dGhvcj5CaWRhc3NleS1NYW5pbGFsPC9BdXRob3I+PFllYXI+MjAx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</w:fldData>
        </w:fldChar>
      </w:r>
      <w:r w:rsidR="00FF1E1B">
        <w:instrText xml:space="preserve"> ADDIN EN.CITE </w:instrText>
      </w:r>
      <w:r w:rsidR="00FF1E1B">
        <w:fldChar w:fldCharType="begin">
          <w:fldData xml:space="preserve">PEVuZE5vdGU+PENpdGU+PEF1dGhvcj5CaWRhc3NleS1NYW5pbGFsPC9BdXRob3I+PFllYXI+MjAx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</w:fldData>
        </w:fldChar>
      </w:r>
      <w:r w:rsidR="00FF1E1B">
        <w:instrText xml:space="preserve"> ADDIN EN.CITE.DATA </w:instrText>
      </w:r>
      <w:r w:rsidR="00FF1E1B">
        <w:fldChar w:fldCharType="end"/>
      </w:r>
      <w:r w:rsidR="006222AE" w:rsidRPr="00AB2E7E">
        <w:fldChar w:fldCharType="separate"/>
      </w:r>
      <w:r w:rsidR="00C06499">
        <w:rPr>
          <w:noProof/>
        </w:rPr>
        <w:t>[14, 16-18]</w:t>
      </w:r>
      <w:r w:rsidR="006222AE" w:rsidRPr="00AB2E7E">
        <w:fldChar w:fldCharType="end"/>
      </w:r>
      <w:r w:rsidRPr="00AB2E7E">
        <w:t>. Heat</w:t>
      </w:r>
      <w:r w:rsidR="002F6EAA" w:rsidRPr="00AB2E7E">
        <w:t xml:space="preserve"> </w:t>
      </w:r>
      <w:r w:rsidRPr="00456C47">
        <w:t>exposure in occupational settings such as manual labo</w:t>
      </w:r>
      <w:r w:rsidR="00941182" w:rsidRPr="00456C47">
        <w:t>u</w:t>
      </w:r>
      <w:r w:rsidRPr="00456C47">
        <w:t>r in factories, construction sites or other outdoor</w:t>
      </w:r>
      <w:r w:rsidR="002F6EAA" w:rsidRPr="00456C47">
        <w:t xml:space="preserve"> </w:t>
      </w:r>
      <w:r w:rsidRPr="00456C47">
        <w:t xml:space="preserve">activities can also reach dangerous levels </w:t>
      </w:r>
      <w:r w:rsidR="00EF2FA3" w:rsidRPr="00AB2E7E">
        <w:fldChar w:fldCharType="begin">
          <w:fldData xml:space="preserve">PEVuZE5vdGU+PENpdGU+PEF1dGhvcj5JbnRlcm5hdGlvbmFsIExhYm91ciBPcmdhbml6YXRpb248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</w:fldData>
        </w:fldChar>
      </w:r>
      <w:r w:rsidR="00FF1E1B">
        <w:instrText xml:space="preserve"> ADDIN EN.CITE </w:instrText>
      </w:r>
      <w:r w:rsidR="00FF1E1B">
        <w:fldChar w:fldCharType="begin">
          <w:fldData xml:space="preserve">PEVuZE5vdGU+PENpdGU+PEF1dGhvcj5JbnRlcm5hdGlvbmFsIExhYm91ciBPcmdhbml6YXRpb248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</w:fldData>
        </w:fldChar>
      </w:r>
      <w:r w:rsidR="00FF1E1B">
        <w:instrText xml:space="preserve"> ADDIN EN.CITE.DATA </w:instrText>
      </w:r>
      <w:r w:rsidR="00FF1E1B">
        <w:fldChar w:fldCharType="end"/>
      </w:r>
      <w:r w:rsidR="00EF2FA3" w:rsidRPr="00AB2E7E">
        <w:fldChar w:fldCharType="separate"/>
      </w:r>
      <w:r w:rsidR="00C06499">
        <w:rPr>
          <w:noProof/>
        </w:rPr>
        <w:t>[19, 20]</w:t>
      </w:r>
      <w:r w:rsidR="00EF2FA3" w:rsidRPr="00AB2E7E">
        <w:fldChar w:fldCharType="end"/>
      </w:r>
      <w:r w:rsidRPr="00AB2E7E">
        <w:t>.</w:t>
      </w:r>
    </w:p>
    <w:p w14:paraId="1B430AFB" w14:textId="0407D9C2" w:rsidR="001C4609" w:rsidRPr="00AB2E7E" w:rsidRDefault="00FD6F59" w:rsidP="002814F3">
      <w:pPr>
        <w:spacing w:before="120" w:after="120" w:line="276" w:lineRule="auto"/>
        <w:rPr>
          <w:i/>
        </w:rPr>
      </w:pPr>
      <w:r w:rsidRPr="00456C47">
        <w:rPr>
          <w:i/>
        </w:rPr>
        <w:t xml:space="preserve">1.3 </w:t>
      </w:r>
      <w:r w:rsidR="00A75BB0" w:rsidRPr="00456C47">
        <w:rPr>
          <w:i/>
        </w:rPr>
        <w:t xml:space="preserve">Vulnerable groups </w:t>
      </w:r>
      <w:r w:rsidR="00CF5949" w:rsidRPr="00456C47">
        <w:rPr>
          <w:i/>
        </w:rPr>
        <w:t xml:space="preserve">and spaces </w:t>
      </w:r>
      <w:r w:rsidR="00A75BB0" w:rsidRPr="00456C47">
        <w:rPr>
          <w:i/>
        </w:rPr>
        <w:t>in urban contexts</w:t>
      </w:r>
      <w:r w:rsidR="00205D96" w:rsidRPr="00456C47">
        <w:rPr>
          <w:i/>
        </w:rPr>
        <w:t xml:space="preserve"> </w:t>
      </w:r>
    </w:p>
    <w:p w14:paraId="0E9BA8DE" w14:textId="2D511D56" w:rsidR="001C4609" w:rsidRPr="00456C47" w:rsidRDefault="00152386" w:rsidP="002814F3">
      <w:pPr>
        <w:spacing w:before="120" w:after="120" w:line="276" w:lineRule="auto"/>
        <w:jc w:val="both"/>
      </w:pPr>
      <w:r w:rsidRPr="00456C47">
        <w:t>Urban poor are most vulnerable to heat exposure for a range of</w:t>
      </w:r>
      <w:r w:rsidR="00450CED" w:rsidRPr="00456C47">
        <w:t xml:space="preserve"> </w:t>
      </w:r>
      <w:r w:rsidRPr="00456C47">
        <w:t>factors related to heightened sensitivity (such as high rates of HIV, malnutrition, and non-communicable</w:t>
      </w:r>
      <w:r w:rsidR="002F6EAA" w:rsidRPr="00456C47">
        <w:t xml:space="preserve"> </w:t>
      </w:r>
      <w:r w:rsidRPr="00456C47">
        <w:t>diseases) and to lowered adaptive capacity (such as lack of access to cool water, air-conditioned spaces,</w:t>
      </w:r>
      <w:r w:rsidR="002F6EAA" w:rsidRPr="00456C47">
        <w:t xml:space="preserve"> </w:t>
      </w:r>
      <w:r w:rsidRPr="00456C47">
        <w:t xml:space="preserve">health services, and </w:t>
      </w:r>
      <w:r w:rsidRPr="00456C47">
        <w:lastRenderedPageBreak/>
        <w:t>occupational protections). Taking all these factors together means that, for example, an</w:t>
      </w:r>
      <w:r w:rsidR="002F6EAA" w:rsidRPr="00456C47">
        <w:t xml:space="preserve"> </w:t>
      </w:r>
      <w:r w:rsidRPr="00456C47">
        <w:t>elderly woman living in a tin informal dwelling who has respiratory compromise from previous TB will have very few or no</w:t>
      </w:r>
      <w:r w:rsidR="002F6EAA" w:rsidRPr="00456C47">
        <w:t xml:space="preserve"> </w:t>
      </w:r>
      <w:r w:rsidRPr="00456C47">
        <w:t xml:space="preserve">options for protecting herself </w:t>
      </w:r>
      <w:r w:rsidR="00956503">
        <w:t>against</w:t>
      </w:r>
      <w:r w:rsidR="00956503" w:rsidRPr="00456C47">
        <w:t xml:space="preserve"> </w:t>
      </w:r>
      <w:r w:rsidRPr="00456C47">
        <w:t>heat stress. We need to understand the impact that a heat wave has on her</w:t>
      </w:r>
      <w:r w:rsidR="004F6E1F" w:rsidRPr="00456C47">
        <w:t xml:space="preserve"> </w:t>
      </w:r>
      <w:r w:rsidRPr="00456C47">
        <w:t>health outcomes, and what more can be done to protect her and other vulnerable groups in our warming world.</w:t>
      </w:r>
      <w:r w:rsidR="00BC1708" w:rsidRPr="00456C47">
        <w:t xml:space="preserve"> </w:t>
      </w:r>
      <w:r w:rsidRPr="00456C47">
        <w:t>This is critical information as most heat-related morbidity and mortality is preventable with improved</w:t>
      </w:r>
      <w:r w:rsidR="00BC1708" w:rsidRPr="00456C47">
        <w:t xml:space="preserve"> </w:t>
      </w:r>
      <w:r w:rsidRPr="00456C47">
        <w:t>preparedness and avoidance of exposure.</w:t>
      </w:r>
    </w:p>
    <w:p w14:paraId="0A11272E" w14:textId="37515E36" w:rsidR="001C4609" w:rsidRPr="00456C47" w:rsidRDefault="00152386" w:rsidP="002814F3">
      <w:pPr>
        <w:spacing w:before="120" w:after="120" w:line="276" w:lineRule="auto"/>
        <w:jc w:val="both"/>
      </w:pPr>
      <w:r w:rsidRPr="00456C47">
        <w:t>Impacts of heat exposure are clearly contingent not just on temperature, but also on geographical, socioenvironmental,</w:t>
      </w:r>
      <w:r w:rsidR="00BC1708" w:rsidRPr="00456C47">
        <w:t xml:space="preserve"> </w:t>
      </w:r>
      <w:r w:rsidRPr="00456C47">
        <w:t>and demographic factors</w:t>
      </w:r>
      <w:r w:rsidR="006E7E72" w:rsidRPr="00456C47">
        <w:t xml:space="preserve"> </w:t>
      </w:r>
      <w:r w:rsidR="006E7E72" w:rsidRPr="00AB2E7E">
        <w:fldChar w:fldCharType="begin">
          <w:fldData xml:space="preserve">PEVuZE5vdGU+PENpdGU+PEF1dGhvcj5TZXJhPC9BdXRob3I+PFllYXI+MjAxOTwvWWVhcj48UmVj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</w:fldData>
        </w:fldChar>
      </w:r>
      <w:r w:rsidR="00C06499">
        <w:instrText xml:space="preserve"> ADDIN EN.CITE </w:instrText>
      </w:r>
      <w:r w:rsidR="00C06499">
        <w:fldChar w:fldCharType="begin">
          <w:fldData xml:space="preserve">PEVuZE5vdGU+PENpdGU+PEF1dGhvcj5TZXJhPC9BdXRob3I+PFllYXI+MjAxOTwvWWVhcj48UmVj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</w:fldData>
        </w:fldChar>
      </w:r>
      <w:r w:rsidR="00C06499">
        <w:instrText xml:space="preserve"> ADDIN EN.CITE.DATA </w:instrText>
      </w:r>
      <w:r w:rsidR="00C06499">
        <w:fldChar w:fldCharType="end"/>
      </w:r>
      <w:r w:rsidR="006E7E72" w:rsidRPr="00AB2E7E">
        <w:fldChar w:fldCharType="separate"/>
      </w:r>
      <w:r w:rsidR="00C06499">
        <w:rPr>
          <w:noProof/>
        </w:rPr>
        <w:t>[20]</w:t>
      </w:r>
      <w:r w:rsidR="006E7E72" w:rsidRPr="00AB2E7E">
        <w:fldChar w:fldCharType="end"/>
      </w:r>
      <w:r w:rsidRPr="00AB2E7E">
        <w:t xml:space="preserve">. </w:t>
      </w:r>
      <w:r w:rsidR="00987B29" w:rsidRPr="00AB2E7E">
        <w:t>Therefore, r</w:t>
      </w:r>
      <w:r w:rsidRPr="00456C47">
        <w:t>obust quantifications of the magnitude and pattern of heat</w:t>
      </w:r>
      <w:r w:rsidR="00BC1708" w:rsidRPr="00456C47">
        <w:t xml:space="preserve"> </w:t>
      </w:r>
      <w:r w:rsidRPr="00456C47">
        <w:t>vulnerability, exposure, and impacts, need to include an assessment of the extent to which</w:t>
      </w:r>
      <w:r w:rsidR="00BC1708" w:rsidRPr="00456C47">
        <w:t xml:space="preserve"> </w:t>
      </w:r>
      <w:r w:rsidRPr="00456C47">
        <w:t>meteorological parameters (temperature, rainfall, wind direction, and humidity, for example), urban forms,</w:t>
      </w:r>
      <w:r w:rsidR="00BC1708" w:rsidRPr="00456C47">
        <w:t xml:space="preserve"> </w:t>
      </w:r>
      <w:r w:rsidRPr="00456C47">
        <w:t>population density, and other factors contribute to risk. Importantly, the unique characteristics of the</w:t>
      </w:r>
      <w:r w:rsidR="00BC1708" w:rsidRPr="00456C47">
        <w:t xml:space="preserve"> </w:t>
      </w:r>
      <w:r w:rsidRPr="00456C47">
        <w:t xml:space="preserve">environmental exposures, built environment, demographics, and spectrum of communicable and </w:t>
      </w:r>
      <w:r w:rsidR="004C4B7D" w:rsidRPr="00456C47">
        <w:t>non-communicable</w:t>
      </w:r>
      <w:r w:rsidR="00BC1708" w:rsidRPr="00456C47">
        <w:t xml:space="preserve"> </w:t>
      </w:r>
      <w:r w:rsidRPr="00456C47">
        <w:t>diseases in Africa mean that findings elsewhere may have little applicability to African cities.</w:t>
      </w:r>
    </w:p>
    <w:p w14:paraId="3DD32A49" w14:textId="343AD7EB" w:rsidR="001C4609" w:rsidRPr="00456C47" w:rsidRDefault="00152386" w:rsidP="002814F3">
      <w:pPr>
        <w:spacing w:before="120" w:after="120" w:line="276" w:lineRule="auto"/>
        <w:jc w:val="both"/>
      </w:pPr>
      <w:r w:rsidRPr="00456C47">
        <w:t>To</w:t>
      </w:r>
      <w:r w:rsidR="00BC1708" w:rsidRPr="00456C47">
        <w:t xml:space="preserve"> </w:t>
      </w:r>
      <w:r w:rsidRPr="00456C47">
        <w:t>date, however, none of the assessments of heat-health impacts in African cities ha</w:t>
      </w:r>
      <w:r w:rsidR="00897B56" w:rsidRPr="00456C47">
        <w:t>s</w:t>
      </w:r>
      <w:r w:rsidRPr="00456C47">
        <w:t xml:space="preserve"> taken adequate account</w:t>
      </w:r>
      <w:r w:rsidR="00BC1708" w:rsidRPr="00456C47">
        <w:t xml:space="preserve"> </w:t>
      </w:r>
      <w:r w:rsidRPr="00456C47">
        <w:t>of the complexity of urban spaces</w:t>
      </w:r>
      <w:r w:rsidR="00527E15">
        <w:t>,</w:t>
      </w:r>
      <w:r w:rsidRPr="00456C47">
        <w:t xml:space="preserve"> and most have relied on relatively small datasets with poor spatial and</w:t>
      </w:r>
      <w:r w:rsidR="00450CED" w:rsidRPr="00456C47">
        <w:t xml:space="preserve"> </w:t>
      </w:r>
      <w:r w:rsidRPr="00456C47">
        <w:t>temporal coverage</w:t>
      </w:r>
      <w:r w:rsidR="004B5EEF">
        <w:t>.</w:t>
      </w:r>
      <w:r w:rsidRPr="00456C47">
        <w:t xml:space="preserve"> </w:t>
      </w:r>
      <w:r w:rsidR="00936576" w:rsidRPr="00456C47">
        <w:t>Considering the spatial heterogeneity of living conditions in cit</w:t>
      </w:r>
      <w:r w:rsidR="00C03151">
        <w:t>ies</w:t>
      </w:r>
      <w:r w:rsidR="00980894">
        <w:t xml:space="preserve"> in Africa</w:t>
      </w:r>
      <w:r w:rsidR="00936576" w:rsidRPr="00456C47">
        <w:t xml:space="preserve">, mapping intra-urban heat vulnerability and exposure across urban areas is of </w:t>
      </w:r>
      <w:r w:rsidR="008D51D8">
        <w:t>utmost</w:t>
      </w:r>
      <w:r w:rsidR="008D51D8" w:rsidRPr="00456C47">
        <w:t xml:space="preserve"> </w:t>
      </w:r>
      <w:r w:rsidR="00936576" w:rsidRPr="00456C47">
        <w:t xml:space="preserve">importance.  </w:t>
      </w:r>
    </w:p>
    <w:p w14:paraId="21AD6735" w14:textId="3C399662" w:rsidR="001C4609" w:rsidRPr="00AB2E7E" w:rsidRDefault="00FD6F59" w:rsidP="0072465A">
      <w:pPr>
        <w:spacing w:after="0" w:line="276" w:lineRule="auto"/>
        <w:rPr>
          <w:i/>
        </w:rPr>
      </w:pPr>
      <w:r w:rsidRPr="00456C47">
        <w:rPr>
          <w:i/>
        </w:rPr>
        <w:t xml:space="preserve">1.4 </w:t>
      </w:r>
      <w:r w:rsidR="00A75BB0" w:rsidRPr="00456C47">
        <w:rPr>
          <w:i/>
        </w:rPr>
        <w:t>Health outcomes: heat related morbidity and mortality</w:t>
      </w:r>
    </w:p>
    <w:p w14:paraId="09E9047F" w14:textId="759AF7DA" w:rsidR="00E26C2C" w:rsidRDefault="00152386" w:rsidP="002814F3">
      <w:pPr>
        <w:spacing w:before="120" w:after="120" w:line="276" w:lineRule="auto"/>
        <w:jc w:val="both"/>
      </w:pPr>
      <w:r w:rsidRPr="00456C47">
        <w:t>Worldwide, the majority of studies of heat hazards in cities quantify environmental vulnerability and</w:t>
      </w:r>
      <w:r w:rsidR="00450CED" w:rsidRPr="00456C47">
        <w:t xml:space="preserve"> </w:t>
      </w:r>
      <w:r w:rsidRPr="00456C47">
        <w:t>develop temperature hazard maps without linking these to actual health outcomes (see for example:</w:t>
      </w:r>
      <w:r w:rsidR="00B341D4" w:rsidRPr="00456C47">
        <w:t xml:space="preserve"> </w:t>
      </w:r>
      <w:r w:rsidR="00FC69C8" w:rsidRPr="00AB2E7E">
        <w:fldChar w:fldCharType="begin">
          <w:fldData xml:space="preserve">PEVuZE5vdGU+PENpdGU+PEF1dGhvcj5DaGVuPC9BdXRob3I+PFllYXI+MjAyMDwvWWVhcj48UmVj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</w:fldData>
        </w:fldChar>
      </w:r>
      <w:r w:rsidR="00C06499">
        <w:instrText xml:space="preserve"> ADDIN EN.CITE </w:instrText>
      </w:r>
      <w:r w:rsidR="00C06499">
        <w:fldChar w:fldCharType="begin">
          <w:fldData xml:space="preserve">PEVuZE5vdGU+PENpdGU+PEF1dGhvcj5DaGVuPC9BdXRob3I+PFllYXI+MjAyMDwvWWVhcj48UmVj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</w:fldData>
        </w:fldChar>
      </w:r>
      <w:r w:rsidR="00C06499">
        <w:instrText xml:space="preserve"> ADDIN EN.CITE.DATA </w:instrText>
      </w:r>
      <w:r w:rsidR="00C06499">
        <w:fldChar w:fldCharType="end"/>
      </w:r>
      <w:r w:rsidR="00FC69C8" w:rsidRPr="00AB2E7E">
        <w:fldChar w:fldCharType="separate"/>
      </w:r>
      <w:r w:rsidR="00C06499">
        <w:rPr>
          <w:noProof/>
        </w:rPr>
        <w:t>[21-23]</w:t>
      </w:r>
      <w:r w:rsidR="00FC69C8" w:rsidRPr="00AB2E7E">
        <w:fldChar w:fldCharType="end"/>
      </w:r>
      <w:r w:rsidRPr="00AB2E7E">
        <w:t>).</w:t>
      </w:r>
      <w:r w:rsidR="00BC1708" w:rsidRPr="00AB2E7E">
        <w:t xml:space="preserve"> </w:t>
      </w:r>
      <w:r w:rsidRPr="00456C47">
        <w:t>Equally, studies that focus primarily on health outcome data such as excess mortality during heat waves</w:t>
      </w:r>
      <w:r w:rsidR="00BC1708" w:rsidRPr="00456C47">
        <w:t xml:space="preserve"> </w:t>
      </w:r>
      <w:r w:rsidRPr="00456C47">
        <w:t xml:space="preserve">seldom integrate data on vulnerabilities </w:t>
      </w:r>
      <w:r w:rsidR="00DB5F00">
        <w:t>from the bui</w:t>
      </w:r>
      <w:r w:rsidR="004C29CF">
        <w:t>l</w:t>
      </w:r>
      <w:r w:rsidR="00DB5F00">
        <w:t xml:space="preserve">t </w:t>
      </w:r>
      <w:r w:rsidR="004C29CF">
        <w:t>environment or urban space</w:t>
      </w:r>
      <w:r w:rsidRPr="00456C47">
        <w:t xml:space="preserve"> </w:t>
      </w:r>
      <w:r w:rsidR="0036703C" w:rsidRPr="00AB2E7E">
        <w:fldChar w:fldCharType="begin"/>
      </w:r>
      <w:r w:rsidR="00C06499">
        <w:instrText xml:space="preserve"> ADDIN EN.CITE &lt;EndNote&gt;&lt;Cite&gt;&lt;Author&gt;Scovronick&lt;/Author&gt;&lt;Year&gt;2018&lt;/Year&gt;&lt;RecNum&gt;66&lt;/RecNum&gt;&lt;DisplayText&gt;[24, 25]&lt;/DisplayText&gt;&lt;record&gt;&lt;rec-number&gt;66&lt;/rec-number&gt;&lt;foreign-keys&gt;&lt;key app="EN" db-id="5szwxp0er2sa0tevxamvt5a9wdes925002ws" timestamp="1650918634" guid="7790679b-94d1-4f19-ab6f-db338a5d311d"&gt;66&lt;/key&gt;&lt;/foreign-keys&gt;&lt;ref-type name="Journal Article"&gt;17&lt;/ref-type&gt;&lt;contributors&gt;&lt;authors&gt;&lt;author&gt;Scovronick, Noah&lt;/author&gt;&lt;author&gt;Sera, Francesco&lt;/author&gt;&lt;author&gt;Acquaotta, Fiorella&lt;/author&gt;&lt;author&gt;Garzena, Diego&lt;/author&gt;&lt;author&gt;Fratianni, Simona&lt;/author&gt;&lt;author&gt;Wright, Caradee Y&lt;/author&gt;&lt;author&gt;Gasparrini, Antonio&lt;/author&gt;&lt;/authors&gt;&lt;/contributors&gt;&lt;titles&gt;&lt;title&gt;The association between ambient temperature and mortality in South Africa: A time-series analysis&lt;/title&gt;&lt;secondary-title&gt;Environmental research&lt;/secondary-title&gt;&lt;/titles&gt;&lt;periodical&gt;&lt;full-title&gt;Environmental research&lt;/full-title&gt;&lt;/periodical&gt;&lt;pages&gt;229-235&lt;/pages&gt;&lt;volume&gt;161&lt;/volume&gt;&lt;dates&gt;&lt;year&gt;2018&lt;/year&gt;&lt;/dates&gt;&lt;isbn&gt;0013-9351&lt;/isbn&gt;&lt;urls&gt;&lt;/urls&gt;&lt;/record&gt;&lt;/Cite&gt;&lt;Cite&gt;&lt;Author&gt;Wichmann&lt;/Author&gt;&lt;Year&gt;2017&lt;/Year&gt;&lt;RecNum&gt;67&lt;/RecNum&gt;&lt;record&gt;&lt;rec-number&gt;67&lt;/rec-number&gt;&lt;foreign-keys&gt;&lt;key app="EN" db-id="5szwxp0er2sa0tevxamvt5a9wdes925002ws" timestamp="1650918634" guid="b7bfe11d-dd83-4e8b-adb5-0daf1dfa0644"&gt;67&lt;/key&gt;&lt;/foreign-keys&gt;&lt;ref-type name="Journal Article"&gt;17&lt;/ref-type&gt;&lt;contributors&gt;&lt;authors&gt;&lt;author&gt;Wichmann, Janine&lt;/author&gt;&lt;/authors&gt;&lt;/contributors&gt;&lt;titles&gt;&lt;title&gt;Heat effects of ambient apparent temperature on all-cause mortality in Cape Town, Durban and Johannesburg, South Africa: 2006–2010&lt;/title&gt;&lt;secondary-title&gt;Science of the Total Environment&lt;/secondary-title&gt;&lt;/titles&gt;&lt;periodical&gt;&lt;full-title&gt;Science of The Total Environment&lt;/full-title&gt;&lt;/periodical&gt;&lt;pages&gt;266-272&lt;/pages&gt;&lt;volume&gt;587&lt;/volume&gt;&lt;dates&gt;&lt;year&gt;2017&lt;/year&gt;&lt;/dates&gt;&lt;isbn&gt;0048-9697&lt;/isbn&gt;&lt;urls&gt;&lt;/urls&gt;&lt;/record&gt;&lt;/Cite&gt;&lt;/EndNote&gt;</w:instrText>
      </w:r>
      <w:r w:rsidR="0036703C" w:rsidRPr="00AB2E7E">
        <w:fldChar w:fldCharType="separate"/>
      </w:r>
      <w:r w:rsidR="00C06499">
        <w:rPr>
          <w:noProof/>
        </w:rPr>
        <w:t>[24, 25]</w:t>
      </w:r>
      <w:r w:rsidR="0036703C" w:rsidRPr="00AB2E7E">
        <w:fldChar w:fldCharType="end"/>
      </w:r>
      <w:r w:rsidRPr="00AB2E7E">
        <w:t>. Many studies</w:t>
      </w:r>
      <w:r w:rsidR="00BC1708" w:rsidRPr="00AB2E7E">
        <w:t xml:space="preserve"> </w:t>
      </w:r>
      <w:r w:rsidRPr="00456C47">
        <w:t>use summary health outcome data for a district, or hospital record data</w:t>
      </w:r>
      <w:r w:rsidR="0061003E" w:rsidRPr="00456C47">
        <w:t xml:space="preserve"> </w:t>
      </w:r>
      <w:r w:rsidR="00BA43E0" w:rsidRPr="00AB2E7E">
        <w:fldChar w:fldCharType="begin"/>
      </w:r>
      <w:r w:rsidR="00C06499">
        <w:instrText xml:space="preserve"> ADDIN EN.CITE &lt;EndNote&gt;&lt;Cite&gt;&lt;Author&gt;Chersich&lt;/Author&gt;&lt;Year&gt;2020&lt;/Year&gt;&lt;RecNum&gt;48&lt;/RecNum&gt;&lt;DisplayText&gt;[25, 26]&lt;/DisplayText&gt;&lt;record&gt;&lt;rec-number&gt;48&lt;/rec-number&gt;&lt;foreign-keys&gt;&lt;key app="EN" db-id="5szwxp0er2sa0tevxamvt5a9wdes925002ws" timestamp="1650918634" guid="0e9d1150-6764-42cb-8950-058b6738e664"&gt;48&lt;/key&gt;&lt;/foreign-keys&gt;&lt;ref-type name="Journal Article"&gt;17&lt;/ref-type&gt;&lt;contributors&gt;&lt;authors&gt;&lt;author&gt;Chersich, Matthew Francis&lt;/author&gt;&lt;author&gt;Pham, Minh Duc&lt;/author&gt;&lt;author&gt;Areal, Ashtyn&lt;/author&gt;&lt;author&gt;Haghighi, Marjan Mosalam&lt;/author&gt;&lt;author&gt;Manyuchi, Albert&lt;/author&gt;&lt;author&gt;Swift, Callum P&lt;/author&gt;&lt;author&gt;Wernecke, Bianca&lt;/author&gt;&lt;author&gt;Robinson, Matthew&lt;/author&gt;&lt;author&gt;Hetem, Robyn&lt;/author&gt;&lt;author&gt;Boeckmann, Melanie&lt;/author&gt;&lt;/authors&gt;&lt;/contributors&gt;&lt;titles&gt;&lt;title&gt;Associations between high temperatures in pregnancy and risk of preterm birth, low birth weight, and stillbirths: systematic review and meta-analysis&lt;/title&gt;&lt;secondary-title&gt;bmj&lt;/secondary-title&gt;&lt;/titles&gt;&lt;periodical&gt;&lt;full-title&gt;bmj&lt;/full-title&gt;&lt;/periodical&gt;&lt;volume&gt;371&lt;/volume&gt;&lt;dates&gt;&lt;year&gt;2020&lt;/year&gt;&lt;/dates&gt;&lt;isbn&gt;1756-1833&lt;/isbn&gt;&lt;urls&gt;&lt;/urls&gt;&lt;/record&gt;&lt;/Cite&gt;&lt;Cite&gt;&lt;Author&gt;Wichmann&lt;/Author&gt;&lt;Year&gt;2017&lt;/Year&gt;&lt;RecNum&gt;67&lt;/RecNum&gt;&lt;record&gt;&lt;rec-number&gt;67&lt;/rec-number&gt;&lt;foreign-keys&gt;&lt;key app="EN" db-id="5szwxp0er2sa0tevxamvt5a9wdes925002ws" timestamp="1650918634" guid="b7bfe11d-dd83-4e8b-adb5-0daf1dfa0644"&gt;67&lt;/key&gt;&lt;/foreign-keys&gt;&lt;ref-type name="Journal Article"&gt;17&lt;/ref-type&gt;&lt;contributors&gt;&lt;authors&gt;&lt;author&gt;Wichmann, Janine&lt;/author&gt;&lt;/authors&gt;&lt;/contributors&gt;&lt;titles&gt;&lt;title&gt;Heat effects of ambient apparent temperature on all-cause mortality in Cape Town, Durban and Johannesburg, South Africa: 2006–2010&lt;/title&gt;&lt;secondary-title&gt;Science of the Total Environment&lt;/secondary-title&gt;&lt;/titles&gt;&lt;periodical&gt;&lt;full-title&gt;Science of The Total Environment&lt;/full-title&gt;&lt;/periodical&gt;&lt;pages&gt;266-272&lt;/pages&gt;&lt;volume&gt;587&lt;/volume&gt;&lt;dates&gt;&lt;year&gt;2017&lt;/year&gt;&lt;/dates&gt;&lt;isbn&gt;0048-9697&lt;/isbn&gt;&lt;urls&gt;&lt;/urls&gt;&lt;/record&gt;&lt;/Cite&gt;&lt;/EndNote&gt;</w:instrText>
      </w:r>
      <w:r w:rsidR="00BA43E0" w:rsidRPr="00AB2E7E">
        <w:fldChar w:fldCharType="separate"/>
      </w:r>
      <w:r w:rsidR="00C06499">
        <w:rPr>
          <w:noProof/>
        </w:rPr>
        <w:t>[25, 26]</w:t>
      </w:r>
      <w:r w:rsidR="00BA43E0" w:rsidRPr="00AB2E7E">
        <w:fldChar w:fldCharType="end"/>
      </w:r>
      <w:r w:rsidRPr="00AB2E7E">
        <w:t>, and assume that the temperatures</w:t>
      </w:r>
      <w:r w:rsidR="00BC1708" w:rsidRPr="00AB2E7E">
        <w:t xml:space="preserve"> </w:t>
      </w:r>
      <w:r w:rsidRPr="00456C47">
        <w:t>that patients experienced in the district and their living conditions are uniform. Coarse location information</w:t>
      </w:r>
      <w:r w:rsidR="00450CED" w:rsidRPr="00456C47">
        <w:t xml:space="preserve"> </w:t>
      </w:r>
      <w:r w:rsidRPr="00456C47">
        <w:t>constrains the ability to map health outcomes</w:t>
      </w:r>
      <w:r w:rsidR="006B7E86">
        <w:t>,</w:t>
      </w:r>
      <w:r w:rsidRPr="00456C47">
        <w:t xml:space="preserve"> and limits the extent to which outcomes may be linked with</w:t>
      </w:r>
      <w:r w:rsidR="00BC1708" w:rsidRPr="00456C47">
        <w:t xml:space="preserve"> </w:t>
      </w:r>
      <w:r w:rsidRPr="00456C47">
        <w:t>environmental stressors and population activities such as work and residential location.</w:t>
      </w:r>
      <w:r w:rsidR="00BC1708" w:rsidRPr="00456C47">
        <w:t xml:space="preserve"> </w:t>
      </w:r>
    </w:p>
    <w:p w14:paraId="74C7BAF1" w14:textId="161DF014" w:rsidR="00E26C2C" w:rsidRDefault="00152386" w:rsidP="002814F3">
      <w:pPr>
        <w:spacing w:before="120" w:after="120" w:line="276" w:lineRule="auto"/>
        <w:jc w:val="both"/>
      </w:pPr>
      <w:r w:rsidRPr="00456C47">
        <w:t>Studies of heat impacts in cities in high-income countries have found that risk for heat-related morbidity and</w:t>
      </w:r>
      <w:r w:rsidR="00BC1708" w:rsidRPr="00456C47">
        <w:t xml:space="preserve"> </w:t>
      </w:r>
      <w:r w:rsidRPr="00456C47">
        <w:t>mortality are highest among the elderly, those with chronic cardiovascular or respiratory conditions, and people</w:t>
      </w:r>
      <w:r w:rsidR="00BC1708" w:rsidRPr="00456C47">
        <w:t xml:space="preserve"> </w:t>
      </w:r>
      <w:r w:rsidRPr="00456C47">
        <w:t>who are homeless or in lower socio-economic groups [19]. Some studies in Africa have documented higher heat</w:t>
      </w:r>
      <w:r w:rsidR="00450CED" w:rsidRPr="00456C47">
        <w:t xml:space="preserve"> </w:t>
      </w:r>
      <w:r w:rsidRPr="00456C47">
        <w:t>health</w:t>
      </w:r>
      <w:r w:rsidR="00450CED" w:rsidRPr="00456C47">
        <w:t xml:space="preserve"> </w:t>
      </w:r>
      <w:r w:rsidRPr="00456C47">
        <w:t xml:space="preserve">risks among the elderly [23, 24, 26-29], pregnant women </w:t>
      </w:r>
      <w:r w:rsidR="00D12746" w:rsidRPr="00AB2E7E">
        <w:fldChar w:fldCharType="begin">
          <w:fldData xml:space="preserve">PEVuZE5vdGU+PENpdGU+PEF1dGhvcj5Bc2Ftb2FoPC9BdXRob3I+PFllYXI+MjAxODwvWWVhcj48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</w:fldData>
        </w:fldChar>
      </w:r>
      <w:r w:rsidR="00C06499">
        <w:instrText xml:space="preserve"> ADDIN EN.CITE </w:instrText>
      </w:r>
      <w:r w:rsidR="00C06499">
        <w:fldChar w:fldCharType="begin">
          <w:fldData xml:space="preserve">PEVuZE5vdGU+PENpdGU+PEF1dGhvcj5Bc2Ftb2FoPC9BdXRob3I+PFllYXI+MjAxODwvWWVhcj48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</w:fldData>
        </w:fldChar>
      </w:r>
      <w:r w:rsidR="00C06499">
        <w:instrText xml:space="preserve"> ADDIN EN.CITE.DATA </w:instrText>
      </w:r>
      <w:r w:rsidR="00C06499">
        <w:fldChar w:fldCharType="end"/>
      </w:r>
      <w:r w:rsidR="00D12746" w:rsidRPr="00AB2E7E">
        <w:fldChar w:fldCharType="separate"/>
      </w:r>
      <w:r w:rsidR="00C06499">
        <w:rPr>
          <w:noProof/>
        </w:rPr>
        <w:t>[27-29]</w:t>
      </w:r>
      <w:r w:rsidR="00D12746" w:rsidRPr="00AB2E7E">
        <w:fldChar w:fldCharType="end"/>
      </w:r>
      <w:r w:rsidRPr="00AB2E7E">
        <w:t>, and children under five years</w:t>
      </w:r>
      <w:r w:rsidR="000E2F19" w:rsidRPr="00AB2E7E">
        <w:t xml:space="preserve"> </w:t>
      </w:r>
      <w:r w:rsidR="00353786" w:rsidRPr="00AB2E7E">
        <w:fldChar w:fldCharType="begin">
          <w:fldData xml:space="preserve">PEVuZE5vdGU+PENpdGU+PEF1dGhvcj5Bem9uZ288L0F1dGhvcj48WWVhcj4yMDEyPC9ZZWFyPjxS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</w:fldData>
        </w:fldChar>
      </w:r>
      <w:r w:rsidR="00C06499">
        <w:instrText xml:space="preserve"> ADDIN EN.CITE </w:instrText>
      </w:r>
      <w:r w:rsidR="00C06499">
        <w:fldChar w:fldCharType="begin">
          <w:fldData xml:space="preserve">PEVuZE5vdGU+PENpdGU+PEF1dGhvcj5Bem9uZ288L0F1dGhvcj48WWVhcj4yMDEyPC9ZZWFyPjxS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</w:fldData>
        </w:fldChar>
      </w:r>
      <w:r w:rsidR="00C06499">
        <w:instrText xml:space="preserve"> ADDIN EN.CITE.DATA </w:instrText>
      </w:r>
      <w:r w:rsidR="00C06499">
        <w:fldChar w:fldCharType="end"/>
      </w:r>
      <w:r w:rsidR="00353786" w:rsidRPr="00AB2E7E">
        <w:fldChar w:fldCharType="separate"/>
      </w:r>
      <w:r w:rsidR="00C06499">
        <w:rPr>
          <w:noProof/>
        </w:rPr>
        <w:t>[24, 30-34]</w:t>
      </w:r>
      <w:r w:rsidR="00353786" w:rsidRPr="00AB2E7E">
        <w:fldChar w:fldCharType="end"/>
      </w:r>
      <w:r w:rsidRPr="00AB2E7E">
        <w:t>.  Most studies</w:t>
      </w:r>
      <w:r w:rsidR="00ED0EEF">
        <w:t xml:space="preserve">, regardless of </w:t>
      </w:r>
      <w:r w:rsidR="00BA284C">
        <w:t xml:space="preserve">setting, </w:t>
      </w:r>
      <w:r w:rsidR="00BA284C" w:rsidRPr="00AB2E7E">
        <w:t>have</w:t>
      </w:r>
      <w:r w:rsidRPr="00AB2E7E">
        <w:t xml:space="preserve"> not </w:t>
      </w:r>
      <w:r w:rsidR="00D4658B" w:rsidRPr="00AB2E7E">
        <w:t>considered</w:t>
      </w:r>
      <w:r w:rsidRPr="00456C47">
        <w:t xml:space="preserve"> vulnerability as determined by geospatial</w:t>
      </w:r>
      <w:r w:rsidR="00BC1708" w:rsidRPr="00456C47">
        <w:t xml:space="preserve"> </w:t>
      </w:r>
      <w:r w:rsidRPr="00456C47">
        <w:t xml:space="preserve">factors representing the built environment form. </w:t>
      </w:r>
    </w:p>
    <w:p w14:paraId="0A61F224" w14:textId="332496A0" w:rsidR="00BA13ED" w:rsidRDefault="00363519" w:rsidP="002814F3">
      <w:pPr>
        <w:spacing w:before="120" w:after="120" w:line="276" w:lineRule="auto"/>
        <w:jc w:val="both"/>
        <w:rPr>
          <w:w w:val="105"/>
        </w:rPr>
      </w:pPr>
      <w:r>
        <w:rPr>
          <w:w w:val="105"/>
        </w:rPr>
        <w:t xml:space="preserve">It is also important to note that </w:t>
      </w:r>
      <w:r w:rsidR="00624745">
        <w:rPr>
          <w:w w:val="105"/>
        </w:rPr>
        <w:t>the</w:t>
      </w:r>
      <w:r w:rsidR="00202A7B" w:rsidRPr="00456C47">
        <w:rPr>
          <w:w w:val="105"/>
        </w:rPr>
        <w:t xml:space="preserve"> majority of heat impact studies in Africa</w:t>
      </w:r>
      <w:r w:rsidR="60FD2BF9" w:rsidRPr="00456C47">
        <w:rPr>
          <w:w w:val="105"/>
        </w:rPr>
        <w:t xml:space="preserve"> and worldwide</w:t>
      </w:r>
      <w:r w:rsidR="00202A7B" w:rsidRPr="00456C47">
        <w:rPr>
          <w:w w:val="105"/>
        </w:rPr>
        <w:t xml:space="preserve"> relied on analyses of </w:t>
      </w:r>
      <w:r w:rsidR="60FD2BF9" w:rsidRPr="00456C47">
        <w:rPr>
          <w:w w:val="105"/>
        </w:rPr>
        <w:t xml:space="preserve">temperature </w:t>
      </w:r>
      <w:r w:rsidR="00202A7B" w:rsidRPr="00456C47">
        <w:rPr>
          <w:w w:val="105"/>
        </w:rPr>
        <w:t>associations</w:t>
      </w:r>
      <w:r w:rsidR="00202A7B" w:rsidRPr="00456C47">
        <w:rPr>
          <w:spacing w:val="1"/>
          <w:w w:val="105"/>
        </w:rPr>
        <w:t xml:space="preserve"> </w:t>
      </w:r>
      <w:r w:rsidR="00202A7B" w:rsidRPr="00456C47">
        <w:rPr>
          <w:w w:val="105"/>
        </w:rPr>
        <w:t xml:space="preserve">with mortality </w:t>
      </w:r>
      <w:r w:rsidR="13943B05" w:rsidRPr="00456C47">
        <w:rPr>
          <w:w w:val="105"/>
        </w:rPr>
        <w:t>because these</w:t>
      </w:r>
      <w:r w:rsidR="00202A7B" w:rsidRPr="00456C47">
        <w:rPr>
          <w:w w:val="105"/>
        </w:rPr>
        <w:t xml:space="preserve"> data are often most easily accessible. However, </w:t>
      </w:r>
      <w:r w:rsidR="00C95C73">
        <w:rPr>
          <w:w w:val="105"/>
        </w:rPr>
        <w:t>from a public</w:t>
      </w:r>
      <w:r w:rsidR="00144B80">
        <w:rPr>
          <w:w w:val="105"/>
        </w:rPr>
        <w:t xml:space="preserve"> health perspective, </w:t>
      </w:r>
      <w:r w:rsidR="00202A7B" w:rsidRPr="00456C47">
        <w:rPr>
          <w:w w:val="105"/>
        </w:rPr>
        <w:t xml:space="preserve">it is </w:t>
      </w:r>
      <w:r w:rsidR="00EB7AC2" w:rsidRPr="00456C47">
        <w:rPr>
          <w:w w:val="105"/>
        </w:rPr>
        <w:t xml:space="preserve">more </w:t>
      </w:r>
      <w:r w:rsidR="00202A7B" w:rsidRPr="00456C47">
        <w:rPr>
          <w:w w:val="105"/>
        </w:rPr>
        <w:t xml:space="preserve">important </w:t>
      </w:r>
      <w:r w:rsidR="60FD2BF9" w:rsidRPr="00456C47">
        <w:rPr>
          <w:w w:val="105"/>
        </w:rPr>
        <w:t xml:space="preserve">to </w:t>
      </w:r>
      <w:r w:rsidR="0093529C" w:rsidRPr="00456C47">
        <w:rPr>
          <w:w w:val="105"/>
        </w:rPr>
        <w:t xml:space="preserve"> </w:t>
      </w:r>
      <w:r w:rsidR="00202A7B" w:rsidRPr="00456C47">
        <w:rPr>
          <w:w w:val="105"/>
        </w:rPr>
        <w:t xml:space="preserve">understand heat-related </w:t>
      </w:r>
      <w:r w:rsidR="00202A7B" w:rsidRPr="00456C47">
        <w:rPr>
          <w:i/>
          <w:w w:val="105"/>
        </w:rPr>
        <w:t xml:space="preserve">morbidities </w:t>
      </w:r>
      <w:r w:rsidR="00202A7B" w:rsidRPr="00456C47">
        <w:rPr>
          <w:w w:val="105"/>
        </w:rPr>
        <w:t xml:space="preserve">as these account for a </w:t>
      </w:r>
      <w:r w:rsidR="0041576B">
        <w:rPr>
          <w:w w:val="105"/>
        </w:rPr>
        <w:t xml:space="preserve">considerably </w:t>
      </w:r>
      <w:r w:rsidR="00202A7B" w:rsidRPr="00456C47">
        <w:rPr>
          <w:w w:val="105"/>
        </w:rPr>
        <w:t xml:space="preserve">greater burden of disease </w:t>
      </w:r>
      <w:r w:rsidR="00D45A56">
        <w:rPr>
          <w:w w:val="105"/>
        </w:rPr>
        <w:t>than heat-related mortality</w:t>
      </w:r>
      <w:r w:rsidR="00E37F64">
        <w:rPr>
          <w:w w:val="105"/>
        </w:rPr>
        <w:t xml:space="preserve">. Additionally, from </w:t>
      </w:r>
      <w:r w:rsidR="004F0918">
        <w:rPr>
          <w:w w:val="105"/>
        </w:rPr>
        <w:t xml:space="preserve">an evidence viewpoint, </w:t>
      </w:r>
      <w:r w:rsidR="00202A7B" w:rsidRPr="00456C47">
        <w:rPr>
          <w:w w:val="105"/>
        </w:rPr>
        <w:t xml:space="preserve">there are major gaps in evidence on </w:t>
      </w:r>
      <w:r w:rsidR="00932BDA">
        <w:rPr>
          <w:w w:val="105"/>
        </w:rPr>
        <w:t>heat-</w:t>
      </w:r>
      <w:r w:rsidR="00972E47">
        <w:rPr>
          <w:w w:val="105"/>
        </w:rPr>
        <w:t>related</w:t>
      </w:r>
      <w:r w:rsidR="00932BDA">
        <w:rPr>
          <w:w w:val="105"/>
        </w:rPr>
        <w:t xml:space="preserve"> morbidities than mortality</w:t>
      </w:r>
      <w:r w:rsidR="00202A7B" w:rsidRPr="00456C47">
        <w:rPr>
          <w:w w:val="105"/>
        </w:rPr>
        <w:t>.</w:t>
      </w:r>
    </w:p>
    <w:p w14:paraId="1593E0A7" w14:textId="084AFC34" w:rsidR="001C4609" w:rsidRPr="00456C47" w:rsidRDefault="001C4609" w:rsidP="0072465A">
      <w:pPr>
        <w:spacing w:after="0" w:line="276" w:lineRule="auto"/>
        <w:rPr>
          <w:w w:val="105"/>
        </w:rPr>
      </w:pPr>
    </w:p>
    <w:p w14:paraId="462C2051" w14:textId="50EB09A4" w:rsidR="00730995" w:rsidRDefault="00730995">
      <w:pPr>
        <w:rPr>
          <w:i/>
        </w:rPr>
      </w:pPr>
    </w:p>
    <w:p w14:paraId="120378C0" w14:textId="19C8C4A1" w:rsidR="001C4609" w:rsidRPr="00456C47" w:rsidRDefault="00FD6F59" w:rsidP="0072465A">
      <w:pPr>
        <w:spacing w:after="0" w:line="276" w:lineRule="auto"/>
        <w:rPr>
          <w:i/>
        </w:rPr>
      </w:pPr>
      <w:r w:rsidRPr="00456C47">
        <w:rPr>
          <w:i/>
        </w:rPr>
        <w:t xml:space="preserve">1.5 </w:t>
      </w:r>
      <w:r w:rsidR="00A75BB0" w:rsidRPr="00456C47">
        <w:rPr>
          <w:i/>
        </w:rPr>
        <w:t>People with particular health problems</w:t>
      </w:r>
    </w:p>
    <w:p w14:paraId="0448DDAC" w14:textId="1B53D757" w:rsidR="001C4609" w:rsidRPr="002814F3" w:rsidRDefault="006F0752" w:rsidP="002814F3">
      <w:pPr>
        <w:spacing w:before="120" w:after="120" w:line="276" w:lineRule="auto"/>
        <w:jc w:val="both"/>
      </w:pPr>
      <w:r>
        <w:t xml:space="preserve">Little </w:t>
      </w:r>
      <w:r w:rsidR="00152386" w:rsidRPr="006B34FB">
        <w:t>evidence is available on whether high temperatures pose particular risks for</w:t>
      </w:r>
      <w:r w:rsidR="00BC1708" w:rsidRPr="006B34FB">
        <w:t xml:space="preserve"> </w:t>
      </w:r>
      <w:r w:rsidR="00152386" w:rsidRPr="00795503">
        <w:t xml:space="preserve">some of the key </w:t>
      </w:r>
      <w:r w:rsidR="00671FD9">
        <w:t xml:space="preserve">vulnerable </w:t>
      </w:r>
      <w:r w:rsidR="00152386" w:rsidRPr="00795503">
        <w:t>population groups in sub-Saharan Africa, such as those living with HIV. This is a critical</w:t>
      </w:r>
      <w:r w:rsidR="00BC1708" w:rsidRPr="00DC0A78">
        <w:t xml:space="preserve"> </w:t>
      </w:r>
      <w:r w:rsidR="00152386" w:rsidRPr="002814F3">
        <w:t>question: there are an estimated 26 million people living with HIV on the subcontinent, up to 30% of adults are</w:t>
      </w:r>
      <w:r w:rsidR="005835B4" w:rsidRPr="002814F3">
        <w:t xml:space="preserve"> </w:t>
      </w:r>
      <w:r w:rsidR="00152386" w:rsidRPr="002814F3">
        <w:t>infected in some countries</w:t>
      </w:r>
      <w:r w:rsidR="00671FD9">
        <w:t xml:space="preserve"> on the sub-continent</w:t>
      </w:r>
      <w:r w:rsidR="00152386" w:rsidRPr="002814F3">
        <w:t xml:space="preserve">, and some 440,000 deaths are due to AIDS annually </w:t>
      </w:r>
      <w:r w:rsidR="00AC25B8" w:rsidRPr="006B34FB">
        <w:fldChar w:fldCharType="begin"/>
      </w:r>
      <w:r w:rsidR="005A49B5">
        <w:instrText xml:space="preserve"> ADDIN EN.CITE &lt;EndNote&gt;&lt;Cite&gt;&lt;Author&gt;UNAIDS&lt;/Author&gt;&lt;Year&gt;2020&lt;/Year&gt;&lt;RecNum&gt;141&lt;/RecNum&gt;&lt;DisplayText&gt;[35, 36]&lt;/DisplayText&gt;&lt;record&gt;&lt;rec-number&gt;141&lt;/rec-number&gt;&lt;foreign-keys&gt;&lt;key app="EN" db-id="5szwxp0er2sa0tevxamvt5a9wdes925002ws" timestamp="1650966907" guid="32129529-ae1f-456b-a7f2-b8f8b9f4f5a2"&gt;141&lt;/key&gt;&lt;/foreign-keys&gt;&lt;ref-type name="Journal Article"&gt;17&lt;/ref-type&gt;&lt;contributors&gt;&lt;authors&gt;&lt;author&gt;UNAIDS&lt;/author&gt;&lt;/authors&gt;&lt;/contributors&gt;&lt;titles&gt;&lt;title&gt;Seizing the moment. Global AIDS update. Tackling entrenched inequalities to end epidemics&lt;/title&gt;&lt;secondary-title&gt;https://www.unaids.org/en/resources/documents/2020/global-aids-report&lt;/secondary-title&gt;&lt;/titles&gt;&lt;periodical&gt;&lt;full-title&gt;https://www.unaids.org/en/resources/documents/2020/global-aids-report&lt;/full-title&gt;&lt;/periodical&gt;&lt;dates&gt;&lt;year&gt;2020&lt;/year&gt;&lt;/dates&gt;&lt;urls&gt;&lt;/urls&gt;&lt;/record&gt;&lt;/Cite&gt;&lt;Cite&gt;&lt;Author&gt;UNAIDS&lt;/Author&gt;&lt;Year&gt;2020&lt;/Year&gt;&lt;RecNum&gt;142&lt;/RecNum&gt;&lt;record&gt;&lt;rec-number&gt;142&lt;/rec-number&gt;&lt;foreign-keys&gt;&lt;key app="EN" db-id="5szwxp0er2sa0tevxamvt5a9wdes925002ws" timestamp="1650966907" guid="4cf8095c-7046-4ebe-a569-2e9879a7dd19"&gt;142&lt;/key&gt;&lt;/foreign-keys&gt;&lt;ref-type name="Journal Article"&gt;17&lt;/ref-type&gt;&lt;contributors&gt;&lt;authors&gt;&lt;author&gt;UNAIDS&lt;/author&gt;&lt;/authors&gt;&lt;/contributors&gt;&lt;titles&gt;&lt;title&gt;UNAIDS data 2020&lt;/title&gt;&lt;secondary-title&gt;https://www.unaids.org/en/resources/documents/2020/unaids-data&lt;/secondary-title&gt;&lt;/titles&gt;&lt;periodical&gt;&lt;full-title&gt;https://www.unaids.org/en/resources/documents/2020/unaids-data&lt;/full-title&gt;&lt;/periodical&gt;&lt;dates&gt;&lt;year&gt;2020&lt;/year&gt;&lt;/dates&gt;&lt;urls&gt;&lt;/urls&gt;&lt;/record&gt;&lt;/Cite&gt;&lt;/EndNote&gt;</w:instrText>
      </w:r>
      <w:r w:rsidR="00AC25B8" w:rsidRPr="006B34FB">
        <w:fldChar w:fldCharType="separate"/>
      </w:r>
      <w:r w:rsidR="00C06499">
        <w:rPr>
          <w:noProof/>
        </w:rPr>
        <w:t>[35, 36]</w:t>
      </w:r>
      <w:r w:rsidR="00AC25B8" w:rsidRPr="006B34FB">
        <w:fldChar w:fldCharType="end"/>
      </w:r>
      <w:r w:rsidR="00152386" w:rsidRPr="006B34FB">
        <w:t>. Of note,</w:t>
      </w:r>
      <w:r w:rsidR="00936576" w:rsidRPr="00795503">
        <w:t xml:space="preserve"> some recent studies have fou</w:t>
      </w:r>
      <w:r w:rsidR="00936576" w:rsidRPr="00DC0A78">
        <w:t>nd that</w:t>
      </w:r>
      <w:r w:rsidR="00152386" w:rsidRPr="002814F3">
        <w:t xml:space="preserve"> rates of HIV are</w:t>
      </w:r>
      <w:r w:rsidR="00BC1708" w:rsidRPr="002814F3">
        <w:t xml:space="preserve"> </w:t>
      </w:r>
      <w:r w:rsidR="00152386" w:rsidRPr="002814F3">
        <w:t xml:space="preserve">highest in areas most vulnerable to heat impacts, such as informal settlements </w:t>
      </w:r>
      <w:r w:rsidR="00CA1F4D" w:rsidRPr="006B34FB">
        <w:fldChar w:fldCharType="begin"/>
      </w:r>
      <w:r w:rsidR="005A49B5">
        <w:instrText xml:space="preserve"> ADDIN EN.CITE &lt;EndNote&gt;&lt;Cite&gt;&lt;Author&gt;UNAIDS&lt;/Author&gt;&lt;Year&gt;2020&lt;/Year&gt;&lt;RecNum&gt;141&lt;/RecNum&gt;&lt;DisplayText&gt;[35]&lt;/DisplayText&gt;&lt;record&gt;&lt;rec-number&gt;141&lt;/rec-number&gt;&lt;foreign-keys&gt;&lt;key app="EN" db-id="5szwxp0er2sa0tevxamvt5a9wdes925002ws" timestamp="1650966907" guid="32129529-ae1f-456b-a7f2-b8f8b9f4f5a2"&gt;141&lt;/key&gt;&lt;/foreign-keys&gt;&lt;ref-type name="Journal Article"&gt;17&lt;/ref-type&gt;&lt;contributors&gt;&lt;authors&gt;&lt;author&gt;UNAIDS&lt;/author&gt;&lt;/authors&gt;&lt;/contributors&gt;&lt;titles&gt;&lt;title&gt;Seizing the moment. Global AIDS update. Tackling entrenched inequalities to end epidemics&lt;/title&gt;&lt;secondary-title&gt;https://www.unaids.org/en/resources/documents/2020/global-aids-report&lt;/secondary-title&gt;&lt;/titles&gt;&lt;periodical&gt;&lt;full-title&gt;https://www.unaids.org/en/resources/documents/2020/global-aids-report&lt;/full-title&gt;&lt;/periodical&gt;&lt;dates&gt;&lt;year&gt;2020&lt;/year&gt;&lt;/dates&gt;&lt;urls&gt;&lt;/urls&gt;&lt;/record&gt;&lt;/Cite&gt;&lt;/EndNote&gt;</w:instrText>
      </w:r>
      <w:r w:rsidR="00CA1F4D" w:rsidRPr="006B34FB">
        <w:fldChar w:fldCharType="separate"/>
      </w:r>
      <w:r w:rsidR="00CA1F4D">
        <w:rPr>
          <w:noProof/>
        </w:rPr>
        <w:t>[35]</w:t>
      </w:r>
      <w:r w:rsidR="00CA1F4D" w:rsidRPr="006B34FB">
        <w:fldChar w:fldCharType="end"/>
      </w:r>
      <w:r w:rsidR="00CA1F4D" w:rsidRPr="006B34FB">
        <w:t xml:space="preserve"> </w:t>
      </w:r>
      <w:r w:rsidR="00152386" w:rsidRPr="00795503">
        <w:t>This is a critical</w:t>
      </w:r>
      <w:r w:rsidR="00BC1708" w:rsidRPr="00DC0A78">
        <w:t xml:space="preserve"> </w:t>
      </w:r>
      <w:r w:rsidR="00152386" w:rsidRPr="002814F3">
        <w:t>question: there are an estimated 26 million people living with HIV on the subcontinent, up to 30% of adults are</w:t>
      </w:r>
      <w:r w:rsidR="005835B4" w:rsidRPr="002814F3">
        <w:t xml:space="preserve"> </w:t>
      </w:r>
      <w:r w:rsidR="00152386" w:rsidRPr="002814F3">
        <w:t xml:space="preserve">infected in some countries, and some 440,000 deaths are due to AIDS annually </w:t>
      </w:r>
      <w:r w:rsidR="00AC25B8" w:rsidRPr="006B34FB">
        <w:fldChar w:fldCharType="begin"/>
      </w:r>
      <w:r w:rsidR="005A49B5">
        <w:instrText xml:space="preserve"> ADDIN EN.CITE &lt;EndNote&gt;&lt;Cite&gt;&lt;Author&gt;UNAIDS&lt;/Author&gt;&lt;Year&gt;2020&lt;/Year&gt;&lt;RecNum&gt;141&lt;/RecNum&gt;&lt;DisplayText&gt;[35, 36]&lt;/DisplayText&gt;&lt;record&gt;&lt;rec-number&gt;141&lt;/rec-number&gt;&lt;foreign-keys&gt;&lt;key app="EN" db-id="5szwxp0er2sa0tevxamvt5a9wdes925002ws" timestamp="1650966907" guid="32129529-ae1f-456b-a7f2-b8f8b9f4f5a2"&gt;141&lt;/key&gt;&lt;/foreign-keys&gt;&lt;ref-type name="Journal Article"&gt;17&lt;/ref-type&gt;&lt;contributors&gt;&lt;authors&gt;&lt;author&gt;UNAIDS&lt;/author&gt;&lt;/authors&gt;&lt;/contributors&gt;&lt;titles&gt;&lt;title&gt;Seizing the moment. Global AIDS update. Tackling entrenched inequalities to end epidemics&lt;/title&gt;&lt;secondary-title&gt;https://www.unaids.org/en/resources/documents/2020/global-aids-report&lt;/secondary-title&gt;&lt;/titles&gt;&lt;periodical&gt;&lt;full-title&gt;https://www.unaids.org/en/resources/documents/2020/global-aids-report&lt;/full-title&gt;&lt;/periodical&gt;&lt;dates&gt;&lt;year&gt;2020&lt;/year&gt;&lt;/dates&gt;&lt;urls&gt;&lt;/urls&gt;&lt;/record&gt;&lt;/Cite&gt;&lt;Cite&gt;&lt;Author&gt;UNAIDS&lt;/Author&gt;&lt;Year&gt;2020&lt;/Year&gt;&lt;RecNum&gt;142&lt;/RecNum&gt;&lt;record&gt;&lt;rec-number&gt;142&lt;/rec-number&gt;&lt;foreign-keys&gt;&lt;key app="EN" db-id="5szwxp0er2sa0tevxamvt5a9wdes925002ws" timestamp="1650966907" guid="4cf8095c-7046-4ebe-a569-2e9879a7dd19"&gt;142&lt;/key&gt;&lt;/foreign-keys&gt;&lt;ref-type name="Journal Article"&gt;17&lt;/ref-type&gt;&lt;contributors&gt;&lt;authors&gt;&lt;author&gt;UNAIDS&lt;/author&gt;&lt;/authors&gt;&lt;/contributors&gt;&lt;titles&gt;&lt;title&gt;UNAIDS data 2020&lt;/title&gt;&lt;secondary-title&gt;https://www.unaids.org/en/resources/documents/2020/unaids-data&lt;/secondary-title&gt;&lt;/titles&gt;&lt;periodical&gt;&lt;full-title&gt;https://www.unaids.org/en/resources/documents/2020/unaids-data&lt;/full-title&gt;&lt;/periodical&gt;&lt;dates&gt;&lt;year&gt;2020&lt;/year&gt;&lt;/dates&gt;&lt;urls&gt;&lt;/urls&gt;&lt;/record&gt;&lt;/Cite&gt;&lt;/EndNote&gt;</w:instrText>
      </w:r>
      <w:r w:rsidR="00AC25B8" w:rsidRPr="006B34FB">
        <w:fldChar w:fldCharType="separate"/>
      </w:r>
      <w:r w:rsidR="00C06499">
        <w:rPr>
          <w:noProof/>
        </w:rPr>
        <w:t>[35, 36]</w:t>
      </w:r>
      <w:r w:rsidR="00AC25B8" w:rsidRPr="006B34FB">
        <w:fldChar w:fldCharType="end"/>
      </w:r>
      <w:r w:rsidR="00152386" w:rsidRPr="006B34FB">
        <w:t>. Of note,</w:t>
      </w:r>
      <w:r w:rsidR="00936576" w:rsidRPr="00795503">
        <w:t xml:space="preserve"> some recent studies have fou</w:t>
      </w:r>
      <w:r w:rsidR="00936576" w:rsidRPr="00DC0A78">
        <w:t>nd that</w:t>
      </w:r>
      <w:r w:rsidR="00152386" w:rsidRPr="002814F3">
        <w:t xml:space="preserve"> rates of HIV are</w:t>
      </w:r>
      <w:r w:rsidR="00BC1708" w:rsidRPr="002814F3">
        <w:t xml:space="preserve"> </w:t>
      </w:r>
      <w:r w:rsidR="00152386" w:rsidRPr="002814F3">
        <w:t xml:space="preserve">highest in areas most vulnerable to heat impacts, such as informal settlements </w:t>
      </w:r>
      <w:r w:rsidR="004A10BC" w:rsidRPr="006B34FB">
        <w:fldChar w:fldCharType="begin"/>
      </w:r>
      <w:r w:rsidR="005A49B5">
        <w:instrText xml:space="preserve"> ADDIN EN.CITE &lt;EndNote&gt;&lt;Cite&gt;&lt;Author&gt;UNAIDS&lt;/Author&gt;&lt;Year&gt;2020&lt;/Year&gt;&lt;RecNum&gt;141&lt;/RecNum&gt;&lt;DisplayText&gt;[35]&lt;/DisplayText&gt;&lt;record&gt;&lt;rec-number&gt;141&lt;/rec-number&gt;&lt;foreign-keys&gt;&lt;key app="EN" db-id="5szwxp0er2sa0tevxamvt5a9wdes925002ws" timestamp="1650966907" guid="32129529-ae1f-456b-a7f2-b8f8b9f4f5a2"&gt;141&lt;/key&gt;&lt;/foreign-keys&gt;&lt;ref-type name="Journal Article"&gt;17&lt;/ref-type&gt;&lt;contributors&gt;&lt;authors&gt;&lt;author&gt;UNAIDS&lt;/author&gt;&lt;/authors&gt;&lt;/contributors&gt;&lt;titles&gt;&lt;title&gt;Seizing the moment. Global AIDS update. Tackling entrenched inequalities to end epidemics&lt;/title&gt;&lt;secondary-title&gt;https://www.unaids.org/en/resources/documents/2020/global-aids-report&lt;/secondary-title&gt;&lt;/titles&gt;&lt;periodical&gt;&lt;full-title&gt;https://www.unaids.org/en/resources/documents/2020/global-aids-report&lt;/full-title&gt;&lt;/periodical&gt;&lt;dates&gt;&lt;year&gt;2020&lt;/year&gt;&lt;/dates&gt;&lt;urls&gt;&lt;/urls&gt;&lt;/record&gt;&lt;/Cite&gt;&lt;/EndNote&gt;</w:instrText>
      </w:r>
      <w:r w:rsidR="004A10BC" w:rsidRPr="006B34FB">
        <w:fldChar w:fldCharType="separate"/>
      </w:r>
      <w:r w:rsidR="00C06499">
        <w:rPr>
          <w:noProof/>
        </w:rPr>
        <w:t>[35]</w:t>
      </w:r>
      <w:r w:rsidR="004A10BC" w:rsidRPr="006B34FB">
        <w:fldChar w:fldCharType="end"/>
      </w:r>
      <w:r w:rsidR="00152386" w:rsidRPr="006B34FB">
        <w:t xml:space="preserve"> . In a PubMed (MEDLINE)</w:t>
      </w:r>
      <w:r w:rsidR="00BC1708" w:rsidRPr="006B34FB">
        <w:t xml:space="preserve"> </w:t>
      </w:r>
      <w:r w:rsidR="00152386" w:rsidRPr="006B34FB">
        <w:t>search on 7/11/2020, we located th</w:t>
      </w:r>
      <w:r w:rsidR="00152386" w:rsidRPr="00795503">
        <w:t>ree studies that had documented the impacts of heat exposure (measured</w:t>
      </w:r>
      <w:r w:rsidR="00BC1708" w:rsidRPr="00DC0A78">
        <w:t xml:space="preserve"> </w:t>
      </w:r>
      <w:r w:rsidR="00152386" w:rsidRPr="002814F3">
        <w:t xml:space="preserve">through actual temperatures) on disease patterns in HIV-infected people </w:t>
      </w:r>
      <w:r w:rsidR="007953FB" w:rsidRPr="006B34FB">
        <w:fldChar w:fldCharType="begin"/>
      </w:r>
      <w:r w:rsidR="00C06499">
        <w:instrText xml:space="preserve"> ADDIN EN.CITE &lt;EndNote&gt;&lt;Cite&gt;&lt;Author&gt;Lubis&lt;/Author&gt;&lt;Year&gt;2003&lt;/Year&gt;&lt;RecNum&gt;81&lt;/RecNum&gt;&lt;DisplayText&gt;[37]&lt;/DisplayText&gt;&lt;record&gt;&lt;rec-number&gt;81&lt;/rec-number&gt;&lt;foreign-keys&gt;&lt;key app="EN" db-id="5szwxp0er2sa0tevxamvt5a9wdes925002ws" timestamp="1650918634" guid="9d390964-335a-476c-b11f-67dc886cb4fb"&gt;81&lt;/key&gt;&lt;/foreign-keys&gt;&lt;ref-type name="Journal Article"&gt;17&lt;/ref-type&gt;&lt;contributors&gt;&lt;authors&gt;&lt;author&gt;Lubis, N&lt;/author&gt;&lt;author&gt;Baylis, D&lt;/author&gt;&lt;author&gt;Short, A&lt;/author&gt;&lt;author&gt;Stebbing, J&lt;/author&gt;&lt;author&gt;Teague, A&lt;/author&gt;&lt;author&gt;Portsmouth, S&lt;/author&gt;&lt;author&gt;Bower, M&lt;/author&gt;&lt;author&gt;Nelson, M&lt;/author&gt;&lt;author&gt;Gazzard, B&lt;/author&gt;&lt;/authors&gt;&lt;/contributors&gt;&lt;titles&gt;&lt;title&gt;Prospective cohort study showing changes in the monthly incidence of Pneumocystis carinii pneumonia&lt;/title&gt;&lt;secondary-title&gt;Postgraduate medical journal&lt;/secondary-title&gt;&lt;/titles&gt;&lt;periodical&gt;&lt;full-title&gt;Postgraduate medical journal&lt;/full-title&gt;&lt;/periodical&gt;&lt;pages&gt;164-166&lt;/pages&gt;&lt;volume&gt;79&lt;/volume&gt;&lt;number&gt;929&lt;/number&gt;&lt;dates&gt;&lt;year&gt;2003&lt;/year&gt;&lt;/dates&gt;&lt;isbn&gt;0032-5473&lt;/isbn&gt;&lt;urls&gt;&lt;/urls&gt;&lt;/record&gt;&lt;/Cite&gt;&lt;/EndNote&gt;</w:instrText>
      </w:r>
      <w:r w:rsidR="007953FB" w:rsidRPr="006B34FB">
        <w:fldChar w:fldCharType="separate"/>
      </w:r>
      <w:r w:rsidR="00C06499">
        <w:rPr>
          <w:noProof/>
        </w:rPr>
        <w:t>[37]</w:t>
      </w:r>
      <w:r w:rsidR="007953FB" w:rsidRPr="006B34FB">
        <w:fldChar w:fldCharType="end"/>
      </w:r>
      <w:r w:rsidR="00152386" w:rsidRPr="006B34FB">
        <w:t>, and 13 that had identified</w:t>
      </w:r>
      <w:r w:rsidR="00BC1708" w:rsidRPr="006B34FB">
        <w:t xml:space="preserve"> </w:t>
      </w:r>
      <w:r w:rsidR="00152386" w:rsidRPr="006B34FB">
        <w:t xml:space="preserve">increased levels of adverse conditions during the summer or the ‘warm’ seasons </w:t>
      </w:r>
      <w:r w:rsidR="00D5419E" w:rsidRPr="006B34FB">
        <w:fldChar w:fldCharType="begin">
          <w:fldData xml:space="preserve">PEVuZE5vdGU+PENpdGU+PEF1dGhvcj5CYWNjaGV0dGk8L0F1dGhvcj48WWVhcj4xOTk3PC9ZZWFy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</w:fldData>
        </w:fldChar>
      </w:r>
      <w:r w:rsidR="00C06499">
        <w:instrText xml:space="preserve"> ADDIN EN.CITE </w:instrText>
      </w:r>
      <w:r w:rsidR="00C06499">
        <w:fldChar w:fldCharType="begin">
          <w:fldData xml:space="preserve">PEVuZE5vdGU+PENpdGU+PEF1dGhvcj5CYWNjaGV0dGk8L0F1dGhvcj48WWVhcj4xOTk3PC9ZZWFy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</w:fldData>
        </w:fldChar>
      </w:r>
      <w:r w:rsidR="00C06499">
        <w:instrText xml:space="preserve"> ADDIN EN.CITE.DATA </w:instrText>
      </w:r>
      <w:r w:rsidR="00C06499">
        <w:fldChar w:fldCharType="end"/>
      </w:r>
      <w:r w:rsidR="00D5419E" w:rsidRPr="006B34FB">
        <w:fldChar w:fldCharType="separate"/>
      </w:r>
      <w:r w:rsidR="00C06499">
        <w:rPr>
          <w:noProof/>
        </w:rPr>
        <w:t>[38-50]</w:t>
      </w:r>
      <w:r w:rsidR="00D5419E" w:rsidRPr="006B34FB">
        <w:fldChar w:fldCharType="end"/>
      </w:r>
      <w:r w:rsidR="00D57CAB">
        <w:t>.</w:t>
      </w:r>
      <w:r w:rsidR="00152386" w:rsidRPr="006B34FB">
        <w:t xml:space="preserve"> Increased rates of</w:t>
      </w:r>
      <w:r w:rsidR="00450CED" w:rsidRPr="006B34FB">
        <w:t xml:space="preserve"> </w:t>
      </w:r>
      <w:r w:rsidR="00152386" w:rsidRPr="00795503">
        <w:t>adverse health conditions during the warm seasons strongly suggests that more nuanced analyses of</w:t>
      </w:r>
      <w:r w:rsidR="00BC1708" w:rsidRPr="00DC0A78">
        <w:t xml:space="preserve"> </w:t>
      </w:r>
      <w:r w:rsidR="00152386" w:rsidRPr="002814F3">
        <w:t xml:space="preserve">temperature exposures will demonstrate sizable temperature-outcome relationships and </w:t>
      </w:r>
      <w:r w:rsidR="00B93778">
        <w:t xml:space="preserve">identify </w:t>
      </w:r>
      <w:r w:rsidR="00152386" w:rsidRPr="002814F3">
        <w:t>actionable</w:t>
      </w:r>
      <w:r w:rsidR="00BC1708" w:rsidRPr="002814F3">
        <w:t xml:space="preserve"> </w:t>
      </w:r>
      <w:r w:rsidR="00152386" w:rsidRPr="002814F3">
        <w:t>information.</w:t>
      </w:r>
    </w:p>
    <w:p w14:paraId="5CAA3889" w14:textId="11ACFED8" w:rsidR="001C4609" w:rsidRPr="002814F3" w:rsidRDefault="00152386" w:rsidP="002814F3">
      <w:pPr>
        <w:spacing w:before="120" w:after="120" w:line="276" w:lineRule="auto"/>
        <w:jc w:val="both"/>
      </w:pPr>
      <w:r w:rsidRPr="002814F3">
        <w:t>Reducing risks to health from current and projected high temperatures depends not only on physiological</w:t>
      </w:r>
      <w:r w:rsidR="00BC1708" w:rsidRPr="002814F3">
        <w:t xml:space="preserve"> </w:t>
      </w:r>
      <w:r w:rsidRPr="002814F3">
        <w:t xml:space="preserve">acclimatization, but also on planned adaptation by the health and other sectors. </w:t>
      </w:r>
      <w:r w:rsidR="00FF1AE8">
        <w:t xml:space="preserve">Early Warning Systems, one of the key adaptative interventions applied across </w:t>
      </w:r>
      <w:r w:rsidR="0018653B">
        <w:t xml:space="preserve">the globe, is discussed hereafter. </w:t>
      </w:r>
    </w:p>
    <w:p w14:paraId="47E0BA10" w14:textId="77777777" w:rsidR="001C4609" w:rsidRPr="00456C47" w:rsidRDefault="00FD6F59" w:rsidP="0072465A">
      <w:pPr>
        <w:spacing w:after="0" w:line="276" w:lineRule="auto"/>
        <w:rPr>
          <w:i/>
        </w:rPr>
      </w:pPr>
      <w:r w:rsidRPr="00456C47">
        <w:rPr>
          <w:i/>
        </w:rPr>
        <w:t xml:space="preserve">1.6 </w:t>
      </w:r>
      <w:r w:rsidR="00C87060" w:rsidRPr="00456C47">
        <w:rPr>
          <w:i/>
        </w:rPr>
        <w:t>Early warning systems (EWS)</w:t>
      </w:r>
    </w:p>
    <w:p w14:paraId="3EBC7CDA" w14:textId="362B51AB" w:rsidR="00CA11F6" w:rsidRDefault="00152386" w:rsidP="002814F3">
      <w:pPr>
        <w:spacing w:before="120" w:after="120" w:line="276" w:lineRule="auto"/>
        <w:jc w:val="both"/>
      </w:pPr>
      <w:r w:rsidRPr="00795503">
        <w:t>Early Warning Systems</w:t>
      </w:r>
      <w:r w:rsidR="00BC1708" w:rsidRPr="00DC0A78">
        <w:t xml:space="preserve"> </w:t>
      </w:r>
      <w:r w:rsidRPr="002814F3">
        <w:t>(EWSs) play a central role in the health sector response to heat waves</w:t>
      </w:r>
      <w:r w:rsidR="00527465" w:rsidRPr="4A1CD785">
        <w:rPr>
          <w:i/>
          <w:iCs/>
        </w:rPr>
        <w:fldChar w:fldCharType="begin">
          <w:fldData xml:space="preserve">PEVuZE5vdGU+PENpdGU+PEF1dGhvcj5Bc3Ryb208L0F1dGhvcj48WWVhcj4yMDE0PC9ZZWFyPjxS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</w:fldData>
        </w:fldChar>
      </w:r>
      <w:r w:rsidR="00FF1E1B">
        <w:rPr>
          <w:i/>
          <w:iCs/>
        </w:rPr>
        <w:instrText xml:space="preserve"> ADDIN EN.CITE </w:instrText>
      </w:r>
      <w:r w:rsidR="00FF1E1B">
        <w:rPr>
          <w:i/>
          <w:iCs/>
        </w:rPr>
        <w:fldChar w:fldCharType="begin">
          <w:fldData xml:space="preserve">PEVuZE5vdGU+PENpdGU+PEF1dGhvcj5Bc3Ryb208L0F1dGhvcj48WWVhcj4yMDE0PC9ZZWFyPjxS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</w:fldData>
        </w:fldChar>
      </w:r>
      <w:r w:rsidR="00FF1E1B">
        <w:rPr>
          <w:i/>
          <w:iCs/>
        </w:rPr>
        <w:instrText xml:space="preserve"> ADDIN EN.CITE.DATA </w:instrText>
      </w:r>
      <w:r w:rsidR="00FF1E1B">
        <w:rPr>
          <w:i/>
          <w:iCs/>
        </w:rPr>
      </w:r>
      <w:r w:rsidR="00FF1E1B">
        <w:rPr>
          <w:i/>
          <w:iCs/>
        </w:rPr>
        <w:fldChar w:fldCharType="end"/>
      </w:r>
      <w:r w:rsidR="00527465" w:rsidRPr="4A1CD785">
        <w:rPr>
          <w:i/>
          <w:iCs/>
        </w:rPr>
      </w:r>
      <w:r w:rsidR="00527465" w:rsidRPr="4A1CD785">
        <w:rPr>
          <w:i/>
          <w:iCs/>
        </w:rPr>
        <w:fldChar w:fldCharType="separate"/>
      </w:r>
      <w:r w:rsidR="00C06499">
        <w:rPr>
          <w:i/>
          <w:iCs/>
          <w:noProof/>
        </w:rPr>
        <w:t>[51-57]</w:t>
      </w:r>
      <w:r w:rsidR="00527465" w:rsidRPr="4A1CD785">
        <w:rPr>
          <w:i/>
          <w:iCs/>
        </w:rPr>
        <w:fldChar w:fldCharType="end"/>
      </w:r>
      <w:r w:rsidRPr="006B34FB">
        <w:t xml:space="preserve">. These </w:t>
      </w:r>
      <w:r w:rsidR="747C08F4" w:rsidRPr="006B34FB">
        <w:t>EWS</w:t>
      </w:r>
      <w:r w:rsidRPr="006B34FB">
        <w:t xml:space="preserve"> form the central element in the</w:t>
      </w:r>
      <w:r w:rsidR="00BC1708" w:rsidRPr="006B34FB">
        <w:t xml:space="preserve"> </w:t>
      </w:r>
      <w:r w:rsidRPr="006B34FB">
        <w:t>health system’s response to heat waves</w:t>
      </w:r>
      <w:r w:rsidR="1E0661C7" w:rsidRPr="00795503">
        <w:t xml:space="preserve"> </w:t>
      </w:r>
      <w:r w:rsidR="00057C88" w:rsidRPr="006B34FB">
        <w:fldChar w:fldCharType="begin"/>
      </w:r>
      <w:r w:rsidR="00057C88" w:rsidRPr="006B34FB">
        <w:instrText xml:space="preserve"> </w:instrText>
      </w:r>
      <w:r w:rsidR="00624745">
        <w:instrText>“</w:instrText>
      </w:r>
      <w:r w:rsidR="00057C88" w:rsidRPr="006B34FB">
        <w:instrText>E "World Meteorological Organisation:(W</w:instrText>
      </w:r>
      <w:r w:rsidR="00624745">
        <w:instrText>”</w:instrText>
      </w:r>
      <w:r w:rsidR="00057C88" w:rsidRPr="006B34FB">
        <w:instrText xml:space="preserve">O)" </w:instrText>
      </w:r>
      <w:r w:rsidR="00057C88" w:rsidRPr="006B34FB">
        <w:fldChar w:fldCharType="end"/>
      </w:r>
      <w:r w:rsidR="00BA6A8C" w:rsidRPr="006B34FB">
        <w:t xml:space="preserve"> </w:t>
      </w:r>
      <w:r w:rsidR="00BA6A8C" w:rsidRPr="006B34FB">
        <w:fldChar w:fldCharType="begin"/>
      </w:r>
      <w:r w:rsidR="005A49B5">
        <w:instrText xml:space="preserve"> ADDIN EN.CITE &lt;EndNote&gt;&lt;Cite&gt;&lt;Author&gt;Lee&lt;/Author&gt;&lt;Year&gt;2019&lt;/Year&gt;&lt;RecNum&gt;103&lt;/RecNum&gt;&lt;DisplayText&gt;[58, 59]&lt;/DisplayText&gt;&lt;record&gt;&lt;rec-number&gt;103&lt;/rec-number&gt;&lt;foreign-keys&gt;&lt;key app="EN" db-id="5szwxp0er2sa0tevxamvt5a9wdes925002ws" timestamp="1650918634" guid="64d844bf-253b-4957-8dc9-a970e03dd557"&gt;103&lt;/key&gt;&lt;/foreign-keys&gt;&lt;ref-type name="Journal Article"&gt;17&lt;/ref-type&gt;&lt;contributors&gt;&lt;authors&gt;&lt;author&gt;Lee, V&lt;/author&gt;&lt;author&gt;Zermoglio, F&lt;/author&gt;&lt;author&gt;Ebi, K&lt;/author&gt;&lt;/authors&gt;&lt;/contributors&gt;&lt;titles&gt;&lt;title&gt;Heat waves and human health–emerging evidence and experience to inform risk management in a warming world&lt;/title&gt;&lt;secondary-title&gt;United States Agency for International Development&lt;/secondary-title&gt;&lt;/titles&gt;&lt;periodical&gt;&lt;full-title&gt;United States Agency for International Development&lt;/full-title&gt;&lt;/periodical&gt;&lt;dates&gt;&lt;year&gt;2019&lt;/year&gt;&lt;/dates&gt;&lt;urls&gt;&lt;/urls&gt;&lt;/record&gt;&lt;/Cite&gt;&lt;Cite&gt;&lt;Author&gt;WMO&lt;/Author&gt;&lt;Year&gt;2015&lt;/Year&gt;&lt;RecNum&gt;155&lt;/RecNum&gt;&lt;record&gt;&lt;rec-number&gt;155&lt;/rec-number&gt;&lt;foreign-keys&gt;&lt;key app="EN" db-id="5szwxp0er2sa0tevxamvt5a9wdes925002ws" timestamp="1650966908" guid="3a17fd04-8e99-413b-b35f-7709d8a29f6b"&gt;155&lt;/key&gt;&lt;/foreign-keys&gt;&lt;ref-type name="Journal Article"&gt;17&lt;/ref-type&gt;&lt;contributors&gt;&lt;authors&gt;&lt;author&gt;WMO&lt;/author&gt;&lt;author&gt;WHO&lt;/author&gt;&lt;/authors&gt;&lt;/contributors&gt;&lt;titles&gt;&lt;title&gt;Heatwaves and Health: Guidance on Warning-System Development&lt;/title&gt;&lt;/titles&gt;&lt;volume&gt;https://www.who.int/globalchange/publications/WMO_WHO_Heat_Health_Guidance_2015.pdf&lt;/volume&gt;&lt;dates&gt;&lt;year&gt;2015&lt;/year&gt;&lt;/dates&gt;&lt;urls&gt;&lt;/urls&gt;&lt;/record&gt;&lt;/Cite&gt;&lt;/EndNote&gt;</w:instrText>
      </w:r>
      <w:r w:rsidR="00BA6A8C" w:rsidRPr="006B34FB">
        <w:fldChar w:fldCharType="separate"/>
      </w:r>
      <w:r w:rsidR="00C06499">
        <w:rPr>
          <w:noProof/>
        </w:rPr>
        <w:t>[58, 59]</w:t>
      </w:r>
      <w:r w:rsidR="00BA6A8C" w:rsidRPr="006B34FB">
        <w:fldChar w:fldCharType="end"/>
      </w:r>
      <w:r w:rsidRPr="006B34FB">
        <w:t xml:space="preserve">. </w:t>
      </w:r>
    </w:p>
    <w:p w14:paraId="4E50A07D" w14:textId="36E8DE1F" w:rsidR="001C4609" w:rsidRPr="006B34FB" w:rsidRDefault="00CA11F6" w:rsidP="002814F3">
      <w:pPr>
        <w:spacing w:before="120" w:after="120" w:line="276" w:lineRule="auto"/>
        <w:jc w:val="both"/>
      </w:pPr>
      <w:r>
        <w:t>In these systems, o</w:t>
      </w:r>
      <w:r w:rsidR="00152386" w:rsidRPr="006B34FB">
        <w:t>nce a predefined temperature threshold is exceeded, warnings trigger</w:t>
      </w:r>
      <w:r w:rsidR="00BC1708" w:rsidRPr="00795503">
        <w:t xml:space="preserve"> </w:t>
      </w:r>
      <w:r w:rsidR="00152386" w:rsidRPr="00DC0A78">
        <w:t>a set of actions intended to lower exposure to harmful temperatures and to assist people to take protective</w:t>
      </w:r>
      <w:r w:rsidR="00BC1708" w:rsidRPr="002814F3">
        <w:t xml:space="preserve"> </w:t>
      </w:r>
      <w:r w:rsidR="00152386" w:rsidRPr="002814F3">
        <w:t>actions. Common interventions in high-income countries include opening of public cooling shelters, targeted</w:t>
      </w:r>
      <w:r w:rsidR="00450CED" w:rsidRPr="002814F3">
        <w:t xml:space="preserve"> </w:t>
      </w:r>
      <w:r w:rsidR="00152386" w:rsidRPr="002814F3">
        <w:t>messaging, wellness checks</w:t>
      </w:r>
      <w:r w:rsidR="00E80E5A">
        <w:t xml:space="preserve"> in the community </w:t>
      </w:r>
      <w:r w:rsidR="00FB7C53">
        <w:t>at people’s homes</w:t>
      </w:r>
      <w:r w:rsidR="00F5337D">
        <w:t xml:space="preserve"> or in institutions such as </w:t>
      </w:r>
      <w:r w:rsidR="0053376A">
        <w:t>homes for the elderly</w:t>
      </w:r>
      <w:r w:rsidR="00152386" w:rsidRPr="002814F3">
        <w:t xml:space="preserve">, distribution of cold water, and surveillance systems </w:t>
      </w:r>
      <w:r w:rsidR="004A18AD" w:rsidRPr="002814F3">
        <w:t xml:space="preserve"> </w:t>
      </w:r>
      <w:r w:rsidR="00FC2639" w:rsidRPr="006B34FB">
        <w:fldChar w:fldCharType="begin"/>
      </w:r>
      <w:r w:rsidR="00C06499">
        <w:instrText xml:space="preserve"> ADDIN EN.CITE &lt;EndNote&gt;&lt;Cite&gt;&lt;Author&gt;Casanueva&lt;/Author&gt;&lt;Year&gt;2019&lt;/Year&gt;&lt;RecNum&gt;104&lt;/RecNum&gt;&lt;DisplayText&gt;[58, 60]&lt;/DisplayText&gt;&lt;record&gt;&lt;rec-number&gt;104&lt;/rec-number&gt;&lt;foreign-keys&gt;&lt;key app="EN" db-id="5szwxp0er2sa0tevxamvt5a9wdes925002ws" timestamp="1650918634" guid="929dd475-300e-4a33-8593-e83e16ce6ee0"&gt;104&lt;/key&gt;&lt;/foreign-keys&gt;&lt;ref-type name="Journal Article"&gt;17&lt;/ref-type&gt;&lt;contributors&gt;&lt;authors&gt;&lt;author&gt;Casanueva, Ana&lt;/author&gt;&lt;author&gt;Burgstall, Annkatrin&lt;/author&gt;&lt;author&gt;Kotlarski, Sven&lt;/author&gt;&lt;author&gt;Messeri, Alessandro&lt;/author&gt;&lt;author&gt;Morabito, Marco&lt;/author&gt;&lt;author&gt;Flouris, Andreas D&lt;/author&gt;&lt;author&gt;Nybo, Lars&lt;/author&gt;&lt;author&gt;Spirig, Christoph&lt;/author&gt;&lt;author&gt;Schwierz, Cornelia&lt;/author&gt;&lt;/authors&gt;&lt;/contributors&gt;&lt;titles&gt;&lt;title&gt;Overview of existing heat-health warning systems in Europe&lt;/title&gt;&lt;secondary-title&gt;International journal of environmental research and public health&lt;/secondary-title&gt;&lt;/titles&gt;&lt;periodical&gt;&lt;full-title&gt;International journal of environmental research and public health&lt;/full-title&gt;&lt;/periodical&gt;&lt;pages&gt;2657&lt;/pages&gt;&lt;volume&gt;16&lt;/volume&gt;&lt;number&gt;15&lt;/number&gt;&lt;dates&gt;&lt;year&gt;2019&lt;/year&gt;&lt;/dates&gt;&lt;urls&gt;&lt;/urls&gt;&lt;/record&gt;&lt;/Cite&gt;&lt;Cite&gt;&lt;Author&gt;Lee&lt;/Author&gt;&lt;Year&gt;2019&lt;/Year&gt;&lt;RecNum&gt;103&lt;/RecNum&gt;&lt;record&gt;&lt;rec-number&gt;103&lt;/rec-number&gt;&lt;foreign-keys&gt;&lt;key app="EN" db-id="5szwxp0er2sa0tevxamvt5a9wdes925002ws" timestamp="1650918634" guid="64d844bf-253b-4957-8dc9-a970e03dd557"&gt;103&lt;/key&gt;&lt;/foreign-keys&gt;&lt;ref-type name="Journal Article"&gt;17&lt;/ref-type&gt;&lt;contributors&gt;&lt;authors&gt;&lt;author&gt;Lee, V&lt;/author&gt;&lt;author&gt;Zermoglio, F&lt;/author&gt;&lt;author&gt;Ebi, K&lt;/author&gt;&lt;/authors&gt;&lt;/contributors&gt;&lt;titles&gt;&lt;title&gt;Heat waves and human health–emerging evidence and experience to inform risk management in a warming world&lt;/title&gt;&lt;secondary-title&gt;United States Agency for International Development&lt;/secondary-title&gt;&lt;/titles&gt;&lt;periodical&gt;&lt;full-title&gt;United States Agency for International Development&lt;/full-title&gt;&lt;/periodical&gt;&lt;dates&gt;&lt;year&gt;2019&lt;/year&gt;&lt;/dates&gt;&lt;urls&gt;&lt;/urls&gt;&lt;/record&gt;&lt;/Cite&gt;&lt;/EndNote&gt;</w:instrText>
      </w:r>
      <w:r w:rsidR="00FC2639" w:rsidRPr="006B34FB">
        <w:fldChar w:fldCharType="separate"/>
      </w:r>
      <w:r w:rsidR="00C06499">
        <w:rPr>
          <w:noProof/>
        </w:rPr>
        <w:t>[58, 60]</w:t>
      </w:r>
      <w:r w:rsidR="00FC2639" w:rsidRPr="006B34FB">
        <w:fldChar w:fldCharType="end"/>
      </w:r>
      <w:r w:rsidR="00152386" w:rsidRPr="006B34FB">
        <w:t>. EWSs have been</w:t>
      </w:r>
      <w:r w:rsidR="00BC1708" w:rsidRPr="006B34FB">
        <w:t xml:space="preserve"> </w:t>
      </w:r>
      <w:r w:rsidR="00152386" w:rsidRPr="006B34FB">
        <w:t>shown to reduce morbidity and mortality during heat waves</w:t>
      </w:r>
      <w:r w:rsidR="008155C0" w:rsidRPr="006B34FB">
        <w:t xml:space="preserve"> </w:t>
      </w:r>
      <w:r w:rsidR="006E650B" w:rsidRPr="006B34FB">
        <w:fldChar w:fldCharType="begin"/>
      </w:r>
      <w:r w:rsidR="005A49B5">
        <w:instrText xml:space="preserve"> ADDIN EN.CITE &lt;EndNote&gt;&lt;Cite&gt;&lt;Author&gt;Ebi K&lt;/Author&gt;&lt;Year&gt;2004&lt;/Year&gt;&lt;RecNum&gt;154&lt;/RecNum&gt;&lt;DisplayText&gt;[52, 61]&lt;/DisplayText&gt;&lt;record&gt;&lt;rec-number&gt;154&lt;/rec-number&gt;&lt;foreign-keys&gt;&lt;key app="EN" db-id="5szwxp0er2sa0tevxamvt5a9wdes925002ws" timestamp="1650966908" guid="f51dc8e1-1018-4ede-ac65-5ab027d960fd"&gt;154&lt;/key&gt;&lt;/foreign-keys&gt;&lt;ref-type name="Journal Article"&gt;17&lt;/ref-type&gt;&lt;contributors&gt;&lt;authors&gt;&lt;author&gt;Ebi K,.&lt;/author&gt;&lt;author&gt;Teisberg T,.&lt;/author&gt;&lt;author&gt;Kalkstein L,.&lt;/author&gt;&lt;author&gt;Robinson F,.&lt;/author&gt;&lt;author&gt;Weiher R,.&lt;/author&gt;&lt;/authors&gt;&lt;/contributors&gt;&lt;titles&gt;&lt;title&gt;Heat watch/warning systems save lives: Estimated costs and benefits for Philadelphia 1995-98&lt;/title&gt;&lt;secondary-title&gt;Bull. Am. Meteorol. Soc&lt;/secondary-title&gt;&lt;/titles&gt;&lt;periodical&gt;&lt;full-title&gt;Bull. Am. Meteorol. Soc&lt;/full-title&gt;&lt;/periodical&gt;&lt;pages&gt;1067–73&lt;/pages&gt;&lt;volume&gt;85&lt;/volume&gt;&lt;number&gt;8&lt;/number&gt;&lt;dates&gt;&lt;year&gt;2004&lt;/year&gt;&lt;/dates&gt;&lt;urls&gt;&lt;/urls&gt;&lt;/record&gt;&lt;/Cite&gt;&lt;Cite&gt;&lt;Author&gt;Lee V&lt;/Author&gt;&lt;Year&gt;2019&lt;/Year&gt;&lt;RecNum&gt;156&lt;/RecNum&gt;&lt;record&gt;&lt;rec-number&gt;156&lt;/rec-number&gt;&lt;foreign-keys&gt;&lt;key app="EN" db-id="5szwxp0er2sa0tevxamvt5a9wdes925002ws" timestamp="1650966908" guid="f8903f6c-dc3d-4239-8275-913da2794907"&gt;156&lt;/key&gt;&lt;/foreign-keys&gt;&lt;ref-type name="Journal Article"&gt;17&lt;/ref-type&gt;&lt;contributors&gt;&lt;authors&gt;&lt;author&gt;Lee V,.&lt;/author&gt;&lt;author&gt;Zermoglio F,.&lt;/author&gt;&lt;author&gt;Ebi KL,.&lt;/author&gt;&lt;author&gt;Chemonics International Inc,.&lt;/author&gt;&lt;/authors&gt;&lt;/contributors&gt;&lt;titles&gt;&lt;title&gt;Heat waves and human health: emerging evidence and experience to inform risk management in a warming world&lt;/title&gt;&lt;secondary-title&gt;USAID&lt;/secondary-title&gt;&lt;/titles&gt;&lt;periodical&gt;&lt;full-title&gt;USAID&lt;/full-title&gt;&lt;/periodical&gt;&lt;dates&gt;&lt;year&gt;2019&lt;/year&gt;&lt;/dates&gt;&lt;urls&gt;&lt;/urls&gt;&lt;/record&gt;&lt;/Cite&gt;&lt;/EndNote&gt;</w:instrText>
      </w:r>
      <w:r w:rsidR="006E650B" w:rsidRPr="006B34FB">
        <w:fldChar w:fldCharType="separate"/>
      </w:r>
      <w:r w:rsidR="00C06499">
        <w:rPr>
          <w:noProof/>
        </w:rPr>
        <w:t>[52, 61]</w:t>
      </w:r>
      <w:r w:rsidR="006E650B" w:rsidRPr="006B34FB">
        <w:fldChar w:fldCharType="end"/>
      </w:r>
      <w:r w:rsidR="00152386" w:rsidRPr="006B34FB">
        <w:t>, including in low- and middle-income</w:t>
      </w:r>
      <w:r w:rsidR="00BC1708" w:rsidRPr="006B34FB">
        <w:t xml:space="preserve"> </w:t>
      </w:r>
      <w:r w:rsidR="00152386" w:rsidRPr="006B34FB">
        <w:t xml:space="preserve">countries </w:t>
      </w:r>
      <w:r w:rsidR="00710EE4" w:rsidRPr="006B34FB">
        <w:fldChar w:fldCharType="begin"/>
      </w:r>
      <w:r w:rsidR="00C06499">
        <w:instrText xml:space="preserve"> ADDIN EN.CITE &lt;EndNote&gt;&lt;Cite&gt;&lt;Author&gt;Hess&lt;/Author&gt;&lt;Year&gt;2018&lt;/Year&gt;&lt;RecNum&gt;105&lt;/RecNum&gt;&lt;DisplayText&gt;[62]&lt;/DisplayText&gt;&lt;record&gt;&lt;rec-number&gt;105&lt;/rec-number&gt;&lt;foreign-keys&gt;&lt;key app="EN" db-id="5szwxp0er2sa0tevxamvt5a9wdes925002ws" timestamp="1650918634" guid="5121f580-0016-4fa2-9219-ad254b59b75b"&gt;105&lt;/key&gt;&lt;/foreign-keys&gt;&lt;ref-type name="Journal Article"&gt;17&lt;/ref-type&gt;&lt;contributors&gt;&lt;authors&gt;&lt;author&gt;Hess, Jeremy J&lt;/author&gt;&lt;author&gt;Lm, Sathish&lt;/author&gt;&lt;author&gt;Knowlton, Kim&lt;/author&gt;&lt;author&gt;Saha, Shubhayu&lt;/author&gt;&lt;author&gt;Dutta, Priya&lt;/author&gt;&lt;author&gt;Ganguly, Parthasarathi&lt;/author&gt;&lt;author&gt;Tiwari, Abhiyant&lt;/author&gt;&lt;author&gt;Jaiswal, Anjali&lt;/author&gt;&lt;author&gt;Sheffield, Perry&lt;/author&gt;&lt;author&gt;Sarkar, Jayanta&lt;/author&gt;&lt;/authors&gt;&lt;/contributors&gt;&lt;titles&gt;&lt;title&gt;Building resilience to climate change: pilot evaluation of the impact of India’s first heat action plan on all-cause mortality&lt;/title&gt;&lt;secondary-title&gt;Journal of environmental and public health&lt;/secondary-title&gt;&lt;/titles&gt;&lt;periodical&gt;&lt;full-title&gt;Journal of environmental and public health&lt;/full-title&gt;&lt;/periodical&gt;&lt;volume&gt;2018&lt;/volume&gt;&lt;dates&gt;&lt;year&gt;2018&lt;/year&gt;&lt;/dates&gt;&lt;isbn&gt;1687-9805&lt;/isbn&gt;&lt;urls&gt;&lt;/urls&gt;&lt;/record&gt;&lt;/Cite&gt;&lt;/EndNote&gt;</w:instrText>
      </w:r>
      <w:r w:rsidR="00710EE4" w:rsidRPr="006B34FB">
        <w:fldChar w:fldCharType="separate"/>
      </w:r>
      <w:r w:rsidR="00C06499">
        <w:rPr>
          <w:noProof/>
        </w:rPr>
        <w:t>[62]</w:t>
      </w:r>
      <w:r w:rsidR="00710EE4" w:rsidRPr="006B34FB">
        <w:fldChar w:fldCharType="end"/>
      </w:r>
      <w:r w:rsidR="00152386" w:rsidRPr="006B34FB">
        <w:t xml:space="preserve">. </w:t>
      </w:r>
    </w:p>
    <w:p w14:paraId="2874F9B0" w14:textId="3CBEF67B" w:rsidR="001C4609" w:rsidRPr="006B34FB" w:rsidRDefault="00152386" w:rsidP="002814F3">
      <w:pPr>
        <w:spacing w:before="120" w:after="120" w:line="276" w:lineRule="auto"/>
        <w:jc w:val="both"/>
      </w:pPr>
      <w:r>
        <w:t>EWSs in Ahmedabad, India for example, led to a dramatic decline in heat wave deaths in 2015</w:t>
      </w:r>
      <w:r w:rsidR="00BC1708">
        <w:t xml:space="preserve"> </w:t>
      </w:r>
      <w:r>
        <w:t>compared to a similar heat wave in 2010</w:t>
      </w:r>
      <w:r>
        <w:fldChar w:fldCharType="begin"/>
      </w:r>
      <w:r w:rsidR="00C06499">
        <w:instrText xml:space="preserve"> ADDIN EN.CITE &lt;EndNote&gt;&lt;Cite&gt;&lt;Author&gt;Hess&lt;/Author&gt;&lt;Year&gt;2018&lt;/Year&gt;&lt;RecNum&gt;105&lt;/RecNum&gt;&lt;DisplayText&gt;[62]&lt;/DisplayText&gt;&lt;record&gt;&lt;rec-number&gt;105&lt;/rec-number&gt;&lt;foreign-keys&gt;&lt;key app="EN" db-id="5szwxp0er2sa0tevxamvt5a9wdes925002ws" timestamp="1650918634" guid="5121f580-0016-4fa2-9219-ad254b59b75b"&gt;105&lt;/key&gt;&lt;/foreign-keys&gt;&lt;ref-type name="Journal Article"&gt;17&lt;/ref-type&gt;&lt;contributors&gt;&lt;authors&gt;&lt;author&gt;Hess, Jeremy J&lt;/author&gt;&lt;author&gt;Lm, Sathish&lt;/author&gt;&lt;author&gt;Knowlton, Kim&lt;/author&gt;&lt;author&gt;Saha, Shubhayu&lt;/author&gt;&lt;author&gt;Dutta, Priya&lt;/author&gt;&lt;author&gt;Ganguly, Parthasarathi&lt;/author&gt;&lt;author&gt;Tiwari, Abhiyant&lt;/author&gt;&lt;author&gt;Jaiswal, Anjali&lt;/author&gt;&lt;author&gt;Sheffield, Perry&lt;/author&gt;&lt;author&gt;Sarkar, Jayanta&lt;/author&gt;&lt;/authors&gt;&lt;/contributors&gt;&lt;titles&gt;&lt;title&gt;Building resilience to climate change: pilot evaluation of the impact of India’s first heat action plan on all-cause mortality&lt;/title&gt;&lt;secondary-title&gt;Journal of environmental and public health&lt;/secondary-title&gt;&lt;/titles&gt;&lt;periodical&gt;&lt;full-title&gt;Journal of environmental and public health&lt;/full-title&gt;&lt;/periodical&gt;&lt;volume&gt;2018&lt;/volume&gt;&lt;dates&gt;&lt;year&gt;2018&lt;/year&gt;&lt;/dates&gt;&lt;isbn&gt;1687-9805&lt;/isbn&gt;&lt;urls&gt;&lt;/urls&gt;&lt;/record&gt;&lt;/Cite&gt;&lt;/EndNote&gt;</w:instrText>
      </w:r>
      <w:r>
        <w:fldChar w:fldCharType="separate"/>
      </w:r>
      <w:r w:rsidR="00C06499">
        <w:rPr>
          <w:noProof/>
        </w:rPr>
        <w:t>[62]</w:t>
      </w:r>
      <w:r>
        <w:fldChar w:fldCharType="end"/>
      </w:r>
      <w:r>
        <w:t>. Over longer time</w:t>
      </w:r>
      <w:r w:rsidR="00BC1708">
        <w:t xml:space="preserve"> </w:t>
      </w:r>
      <w:r>
        <w:t>scales, changes to the built environment such as green roofs, shade structures, reflective surfacing</w:t>
      </w:r>
      <w:r w:rsidR="00DD7F6B">
        <w:t xml:space="preserve"> that can reflect </w:t>
      </w:r>
      <w:r w:rsidR="00C853DF">
        <w:t xml:space="preserve">infrared and UV wavelength </w:t>
      </w:r>
      <w:r w:rsidR="00B43025">
        <w:t>and reduce heat transfer</w:t>
      </w:r>
      <w:r>
        <w:t xml:space="preserve">, </w:t>
      </w:r>
      <w:r w:rsidR="009901DC">
        <w:t xml:space="preserve">as well as </w:t>
      </w:r>
      <w:r w:rsidR="006263AB">
        <w:t xml:space="preserve">thermal emittance. </w:t>
      </w:r>
      <w:r w:rsidR="00CA1F4D">
        <w:t xml:space="preserve">Reflective surfacing includes painting surfaces white can reduce heat exposures in urban areas </w:t>
      </w:r>
      <w:r w:rsidR="00CA1F4D">
        <w:fldChar w:fldCharType="begin"/>
      </w:r>
      <w:r w:rsidR="005A49B5">
        <w:instrText xml:space="preserve"> ADDIN EN.CITE &lt;EndNote&gt;&lt;Cite&gt;&lt;Author&gt;Mandal&lt;/Author&gt;&lt;Year&gt;2018&lt;/Year&gt;&lt;RecNum&gt;106&lt;/RecNum&gt;&lt;DisplayText&gt;[63, 64]&lt;/DisplayText&gt;&lt;record&gt;&lt;rec-number&gt;106&lt;/rec-number&gt;&lt;foreign-keys&gt;&lt;key app="EN" db-id="5szwxp0er2sa0tevxamvt5a9wdes925002ws" timestamp="1650918634" guid="0a5b7557-4ec7-446a-8806-935ef6a6574e"&gt;106&lt;/key&gt;&lt;/foreign-keys&gt;&lt;ref-type name="Journal Article"&gt;17&lt;/ref-type&gt;&lt;contributors&gt;&lt;authors&gt;&lt;author&gt;Mandal, Jyotirmoy&lt;/author&gt;&lt;author&gt;Fu, Yanke&lt;/author&gt;&lt;author&gt;Overvig, Adam C&lt;/author&gt;&lt;author&gt;Jia, Mingxin&lt;/author&gt;&lt;author&gt;Sun, Kerui&lt;/author&gt;&lt;author&gt;Shi, Norman N&lt;/author&gt;&lt;author&gt;Zhou, Hua&lt;/author&gt;&lt;author&gt;Xiao, Xianghui&lt;/author&gt;&lt;author&gt;Yu, Nanfang&lt;/author&gt;&lt;author&gt;Yang, Yuan&lt;/author&gt;&lt;/authors&gt;&lt;/contributors&gt;&lt;titles&gt;&lt;title&gt;Hierarchically porous polymer coatings for highly efficient passive daytime radiative cooling&lt;/title&gt;&lt;secondary-title&gt;Science&lt;/secondary-title&gt;&lt;/titles&gt;&lt;periodical&gt;&lt;full-title&gt;Science&lt;/full-title&gt;&lt;/periodical&gt;&lt;pages&gt;315-319&lt;/pages&gt;&lt;volume&gt;362&lt;/volume&gt;&lt;number&gt;6412&lt;/number&gt;&lt;dates&gt;&lt;year&gt;2018&lt;/year&gt;&lt;/dates&gt;&lt;isbn&gt;0036-8075&lt;/isbn&gt;&lt;urls&gt;&lt;/urls&gt;&lt;/record&gt;&lt;/Cite&gt;&lt;Cite&gt;&lt;Author&gt;Vanosac JK&lt;/Author&gt;&lt;Year&gt;2017&lt;/Year&gt;&lt;RecNum&gt;158&lt;/RecNum&gt;&lt;record&gt;&lt;rec-number&gt;158&lt;/rec-number&gt;&lt;foreign-keys&gt;&lt;key app="EN" db-id="5szwxp0er2sa0tevxamvt5a9wdes925002ws" timestamp="1650966908" guid="8e274417-2693-4a59-8338-25b831b94beb"&gt;158&lt;/key&gt;&lt;/foreign-keys&gt;&lt;ref-type name="Journal Article"&gt;17&lt;/ref-type&gt;&lt;contributors&gt;&lt;authors&gt;&lt;author&gt;Vanosac JK,.&lt;/author&gt;&lt;author&gt;Herdt AJ,.&lt;/author&gt;&lt;author&gt;Lochbaum MR,.&lt;/author&gt;&lt;/authors&gt;&lt;/contributors&gt;&lt;titles&gt;&lt;title&gt;Effects of physical activity and shade on the heat balance and thermal perceptions of children in a playground microclimate&lt;/title&gt;&lt;secondary-title&gt;Building and Environment&lt;/secondary-title&gt;&lt;/titles&gt;&lt;periodical&gt;&lt;full-title&gt;Building and Environment&lt;/full-title&gt;&lt;/periodical&gt;&lt;pages&gt;119-131&lt;/pages&gt;&lt;number&gt;126&lt;/number&gt;&lt;dates&gt;&lt;year&gt;2017&lt;/year&gt;&lt;/dates&gt;&lt;urls&gt;&lt;/urls&gt;&lt;/record&gt;&lt;/Cite&gt;&lt;/EndNote&gt;</w:instrText>
      </w:r>
      <w:r w:rsidR="00CA1F4D">
        <w:fldChar w:fldCharType="separate"/>
      </w:r>
      <w:r w:rsidR="00CA1F4D">
        <w:rPr>
          <w:noProof/>
        </w:rPr>
        <w:t>[63, 64]</w:t>
      </w:r>
      <w:r w:rsidR="00CA1F4D">
        <w:fldChar w:fldCharType="end"/>
      </w:r>
      <w:r w:rsidR="00C20DB9">
        <w:t xml:space="preserve">Reflective </w:t>
      </w:r>
      <w:r w:rsidR="002B3A93">
        <w:t xml:space="preserve">surfacing includes </w:t>
      </w:r>
      <w:r>
        <w:t xml:space="preserve">painting surfaces white can reduce heat exposures in urban areas </w:t>
      </w:r>
      <w:r>
        <w:fldChar w:fldCharType="begin"/>
      </w:r>
      <w:r w:rsidR="005A49B5">
        <w:instrText xml:space="preserve"> ADDIN EN.CITE &lt;EndNote&gt;&lt;Cite&gt;&lt;Author&gt;Mandal&lt;/Author&gt;&lt;Year&gt;2018&lt;/Year&gt;&lt;RecNum&gt;106&lt;/RecNum&gt;&lt;DisplayText&gt;[63, 64]&lt;/DisplayText&gt;&lt;record&gt;&lt;rec-number&gt;106&lt;/rec-number&gt;&lt;foreign-keys&gt;&lt;key app="EN" db-id="5szwxp0er2sa0tevxamvt5a9wdes925002ws" timestamp="1650918634" guid="0a5b7557-4ec7-446a-8806-935ef6a6574e"&gt;106&lt;/key&gt;&lt;/foreign-keys&gt;&lt;ref-type name="Journal Article"&gt;17&lt;/ref-type&gt;&lt;contributors&gt;&lt;authors&gt;&lt;author&gt;Mandal, Jyotirmoy&lt;/author&gt;&lt;author&gt;Fu, Yanke&lt;/author&gt;&lt;author&gt;Overvig, Adam C&lt;/author&gt;&lt;author&gt;Jia, Mingxin&lt;/author&gt;&lt;author&gt;Sun, Kerui&lt;/author&gt;&lt;author&gt;Shi, Norman N&lt;/author&gt;&lt;author&gt;Zhou, Hua&lt;/author&gt;&lt;author&gt;Xiao, Xianghui&lt;/author&gt;&lt;author&gt;Yu, Nanfang&lt;/author&gt;&lt;author&gt;Yang, Yuan&lt;/author&gt;&lt;/authors&gt;&lt;/contributors&gt;&lt;titles&gt;&lt;title&gt;Hierarchically porous polymer coatings for highly efficient passive daytime radiative cooling&lt;/title&gt;&lt;secondary-title&gt;Science&lt;/secondary-title&gt;&lt;/titles&gt;&lt;periodical&gt;&lt;full-title&gt;Science&lt;/full-title&gt;&lt;/periodical&gt;&lt;pages&gt;315-319&lt;/pages&gt;&lt;volume&gt;362&lt;/volume&gt;&lt;number&gt;6412&lt;/number&gt;&lt;dates&gt;&lt;year&gt;2018&lt;/year&gt;&lt;/dates&gt;&lt;isbn&gt;0036-8075&lt;/isbn&gt;&lt;urls&gt;&lt;/urls&gt;&lt;/record&gt;&lt;/Cite&gt;&lt;Cite&gt;&lt;Author&gt;Vanosac JK&lt;/Author&gt;&lt;Year&gt;2017&lt;/Year&gt;&lt;RecNum&gt;158&lt;/RecNum&gt;&lt;record&gt;&lt;rec-number&gt;158&lt;/rec-number&gt;&lt;foreign-keys&gt;&lt;key app="EN" db-id="5szwxp0er2sa0tevxamvt5a9wdes925002ws" timestamp="1650966908" guid="8e274417-2693-4a59-8338-25b831b94beb"&gt;158&lt;/key&gt;&lt;/foreign-keys&gt;&lt;ref-type name="Journal Article"&gt;17&lt;/ref-type&gt;&lt;contributors&gt;&lt;authors&gt;&lt;author&gt;Vanosac JK,.&lt;/author&gt;&lt;author&gt;Herdt AJ,.&lt;/author&gt;&lt;author&gt;Lochbaum MR,.&lt;/author&gt;&lt;/authors&gt;&lt;/contributors&gt;&lt;titles&gt;&lt;title&gt;Effects of physical activity and shade on the heat balance and thermal perceptions of children in a playground microclimate&lt;/title&gt;&lt;secondary-title&gt;Building and Environment&lt;/secondary-title&gt;&lt;/titles&gt;&lt;periodical&gt;&lt;full-title&gt;Building and Environment&lt;/full-title&gt;&lt;/periodical&gt;&lt;pages&gt;119-131&lt;/pages&gt;&lt;number&gt;126&lt;/number&gt;&lt;dates&gt;&lt;year&gt;2017&lt;/year&gt;&lt;/dates&gt;&lt;urls&gt;&lt;/urls&gt;&lt;/record&gt;&lt;/Cite&gt;&lt;/EndNote&gt;</w:instrText>
      </w:r>
      <w:r>
        <w:fldChar w:fldCharType="separate"/>
      </w:r>
      <w:r w:rsidR="00C06499">
        <w:rPr>
          <w:noProof/>
        </w:rPr>
        <w:t>[63, 64]</w:t>
      </w:r>
      <w:r>
        <w:fldChar w:fldCharType="end"/>
      </w:r>
      <w:r>
        <w:t>. However, these structural interventions are</w:t>
      </w:r>
      <w:r w:rsidR="00BC1708">
        <w:t xml:space="preserve"> </w:t>
      </w:r>
      <w:r>
        <w:t>unlikely to be feasible at scale in most African cities for some time. Well-functioning, adequately</w:t>
      </w:r>
      <w:r w:rsidR="00BC1708">
        <w:t xml:space="preserve"> </w:t>
      </w:r>
      <w:r>
        <w:t>sensitive EWSs accompanied by preventive measures such as dedicated cool spaces for high-risk groups,</w:t>
      </w:r>
      <w:r w:rsidR="00BC1708">
        <w:t xml:space="preserve"> </w:t>
      </w:r>
      <w:r>
        <w:t xml:space="preserve">community health worker outreach, water supplies, and closing of schools and </w:t>
      </w:r>
      <w:r>
        <w:lastRenderedPageBreak/>
        <w:t>workplaces will be the mainstay</w:t>
      </w:r>
      <w:r w:rsidR="00450CED">
        <w:t xml:space="preserve"> </w:t>
      </w:r>
      <w:r>
        <w:t>of heat wave responses in the short- to medium-term in African cities</w:t>
      </w:r>
      <w:r w:rsidR="0062401C">
        <w:t>.</w:t>
      </w:r>
      <w:r>
        <w:t xml:space="preserve"> Over longer time</w:t>
      </w:r>
      <w:r w:rsidR="00BC1708">
        <w:t xml:space="preserve"> </w:t>
      </w:r>
      <w:r>
        <w:t>scales, changes to the built environment such as green roofs, shade structures, reflective surfacing, and</w:t>
      </w:r>
      <w:r w:rsidR="00450CED">
        <w:t xml:space="preserve"> </w:t>
      </w:r>
      <w:r>
        <w:t xml:space="preserve">painting surfaces white can reduce heat exposures in urban areas </w:t>
      </w:r>
      <w:r>
        <w:fldChar w:fldCharType="begin"/>
      </w:r>
      <w:r w:rsidR="005A49B5">
        <w:instrText xml:space="preserve"> ADDIN EN.CITE &lt;EndNote&gt;&lt;Cite&gt;&lt;Author&gt;Mandal&lt;/Author&gt;&lt;Year&gt;2018&lt;/Year&gt;&lt;RecNum&gt;106&lt;/RecNum&gt;&lt;DisplayText&gt;[63, 64]&lt;/DisplayText&gt;&lt;record&gt;&lt;rec-number&gt;106&lt;/rec-number&gt;&lt;foreign-keys&gt;&lt;key app="EN" db-id="5szwxp0er2sa0tevxamvt5a9wdes925002ws" timestamp="1650918634" guid="0a5b7557-4ec7-446a-8806-935ef6a6574e"&gt;106&lt;/key&gt;&lt;/foreign-keys&gt;&lt;ref-type name="Journal Article"&gt;17&lt;/ref-type&gt;&lt;contributors&gt;&lt;authors&gt;&lt;author&gt;Mandal, Jyotirmoy&lt;/author&gt;&lt;author&gt;Fu, Yanke&lt;/author&gt;&lt;author&gt;Overvig, Adam C&lt;/author&gt;&lt;author&gt;Jia, Mingxin&lt;/author&gt;&lt;author&gt;Sun, Kerui&lt;/author&gt;&lt;author&gt;Shi, Norman N&lt;/author&gt;&lt;author&gt;Zhou, Hua&lt;/author&gt;&lt;author&gt;Xiao, Xianghui&lt;/author&gt;&lt;author&gt;Yu, Nanfang&lt;/author&gt;&lt;author&gt;Yang, Yuan&lt;/author&gt;&lt;/authors&gt;&lt;/contributors&gt;&lt;titles&gt;&lt;title&gt;Hierarchically porous polymer coatings for highly efficient passive daytime radiative cooling&lt;/title&gt;&lt;secondary-title&gt;Science&lt;/secondary-title&gt;&lt;/titles&gt;&lt;periodical&gt;&lt;full-title&gt;Science&lt;/full-title&gt;&lt;/periodical&gt;&lt;pages&gt;315-319&lt;/pages&gt;&lt;volume&gt;362&lt;/volume&gt;&lt;number&gt;6412&lt;/number&gt;&lt;dates&gt;&lt;year&gt;2018&lt;/year&gt;&lt;/dates&gt;&lt;isbn&gt;0036-8075&lt;/isbn&gt;&lt;urls&gt;&lt;/urls&gt;&lt;/record&gt;&lt;/Cite&gt;&lt;Cite&gt;&lt;Author&gt;Vanosac JK&lt;/Author&gt;&lt;Year&gt;2017&lt;/Year&gt;&lt;RecNum&gt;158&lt;/RecNum&gt;&lt;record&gt;&lt;rec-number&gt;158&lt;/rec-number&gt;&lt;foreign-keys&gt;&lt;key app="EN" db-id="5szwxp0er2sa0tevxamvt5a9wdes925002ws" timestamp="1650966908" guid="8e274417-2693-4a59-8338-25b831b94beb"&gt;158&lt;/key&gt;&lt;/foreign-keys&gt;&lt;ref-type name="Journal Article"&gt;17&lt;/ref-type&gt;&lt;contributors&gt;&lt;authors&gt;&lt;author&gt;Vanosac JK,.&lt;/author&gt;&lt;author&gt;Herdt AJ,.&lt;/author&gt;&lt;author&gt;Lochbaum MR,.&lt;/author&gt;&lt;/authors&gt;&lt;/contributors&gt;&lt;titles&gt;&lt;title&gt;Effects of physical activity and shade on the heat balance and thermal perceptions of children in a playground microclimate&lt;/title&gt;&lt;secondary-title&gt;Building and Environment&lt;/secondary-title&gt;&lt;/titles&gt;&lt;periodical&gt;&lt;full-title&gt;Building and Environment&lt;/full-title&gt;&lt;/periodical&gt;&lt;pages&gt;119-131&lt;/pages&gt;&lt;number&gt;126&lt;/number&gt;&lt;dates&gt;&lt;year&gt;2017&lt;/year&gt;&lt;/dates&gt;&lt;urls&gt;&lt;/urls&gt;&lt;/record&gt;&lt;/Cite&gt;&lt;/EndNote&gt;</w:instrText>
      </w:r>
      <w:r>
        <w:fldChar w:fldCharType="separate"/>
      </w:r>
      <w:r w:rsidR="00C06499">
        <w:rPr>
          <w:noProof/>
        </w:rPr>
        <w:t>[63, 64]</w:t>
      </w:r>
      <w:r>
        <w:fldChar w:fldCharType="end"/>
      </w:r>
      <w:r>
        <w:t>. However, these structural interventions are</w:t>
      </w:r>
      <w:r w:rsidR="00BC1708">
        <w:t xml:space="preserve"> </w:t>
      </w:r>
      <w:r>
        <w:t>unlikely to be feasible at scale in most African cities for some time. Well-functioning, adequately</w:t>
      </w:r>
      <w:r w:rsidR="00BC1708">
        <w:t xml:space="preserve"> </w:t>
      </w:r>
      <w:r>
        <w:t>sensitive EWSs accompanied by preventive measures such as dedicated cool spaces for high-risk groups,</w:t>
      </w:r>
      <w:r w:rsidR="00BC1708">
        <w:t xml:space="preserve"> </w:t>
      </w:r>
      <w:r>
        <w:t>community health worker outreach, water supplies, and closing of schools and workplaces will be the mainstay</w:t>
      </w:r>
      <w:r w:rsidR="00450CED">
        <w:t xml:space="preserve"> </w:t>
      </w:r>
      <w:r>
        <w:t xml:space="preserve">of heat wave responses in the short- to medium-term in African cities </w:t>
      </w:r>
      <w:r>
        <w:fldChar w:fldCharType="begin"/>
      </w:r>
      <w:r w:rsidR="00C06499">
        <w:instrText xml:space="preserve"> ADDIN EN.CITE &lt;EndNote&gt;&lt;Cite&gt;&lt;Author&gt;Lee V&lt;/Author&gt;&lt;Year&gt;2019&lt;/Year&gt;&lt;RecNum&gt;156&lt;/RecNum&gt;&lt;DisplayText&gt;[61]&lt;/DisplayText&gt;&lt;record&gt;&lt;rec-number&gt;156&lt;/rec-number&gt;&lt;foreign-keys&gt;&lt;key app="EN" db-id="5szwxp0er2sa0tevxamvt5a9wdes925002ws" timestamp="1650966908" guid="f8903f6c-dc3d-4239-8275-913da2794907"&gt;156&lt;/key&gt;&lt;/foreign-keys&gt;&lt;ref-type name="Journal Article"&gt;17&lt;/ref-type&gt;&lt;contributors&gt;&lt;authors&gt;&lt;author&gt;Lee V,.&lt;/author&gt;&lt;author&gt;Zermoglio F,.&lt;/author&gt;&lt;author&gt;Ebi KL,.&lt;/author&gt;&lt;author&gt;Chemonics International Inc,.&lt;/author&gt;&lt;/authors&gt;&lt;/contributors&gt;&lt;titles&gt;&lt;title&gt;Heat waves and human health: emerging evidence and experience to inform risk management in a warming world&lt;/title&gt;&lt;secondary-title&gt;USAID&lt;/secondary-title&gt;&lt;/titles&gt;&lt;periodical&gt;&lt;full-title&gt;USAID&lt;/full-title&gt;&lt;/periodical&gt;&lt;dates&gt;&lt;year&gt;2019&lt;/year&gt;&lt;/dates&gt;&lt;urls&gt;&lt;/urls&gt;&lt;/record&gt;&lt;/Cite&gt;&lt;/EndNote&gt;</w:instrText>
      </w:r>
      <w:r>
        <w:fldChar w:fldCharType="separate"/>
      </w:r>
      <w:r w:rsidR="00C06499">
        <w:rPr>
          <w:noProof/>
        </w:rPr>
        <w:t>[61]</w:t>
      </w:r>
      <w:r>
        <w:fldChar w:fldCharType="end"/>
      </w:r>
      <w:r>
        <w:t>.</w:t>
      </w:r>
    </w:p>
    <w:p w14:paraId="6422DD5A" w14:textId="16C449DD" w:rsidR="00C126A5" w:rsidRPr="002814F3" w:rsidRDefault="00202A7B" w:rsidP="4A1CD785">
      <w:pPr>
        <w:spacing w:before="120" w:after="120" w:line="276" w:lineRule="auto"/>
        <w:jc w:val="both"/>
        <w:rPr>
          <w:i/>
          <w:iCs/>
        </w:rPr>
      </w:pPr>
      <w:r w:rsidRPr="00DC0A78">
        <w:t>Most</w:t>
      </w:r>
      <w:r w:rsidRPr="002814F3">
        <w:rPr>
          <w:spacing w:val="35"/>
        </w:rPr>
        <w:t xml:space="preserve"> </w:t>
      </w:r>
      <w:r w:rsidRPr="002814F3">
        <w:t>EWSs</w:t>
      </w:r>
      <w:r w:rsidRPr="002814F3">
        <w:rPr>
          <w:spacing w:val="37"/>
        </w:rPr>
        <w:t xml:space="preserve"> </w:t>
      </w:r>
      <w:r w:rsidRPr="002814F3">
        <w:t>have</w:t>
      </w:r>
      <w:r w:rsidRPr="002814F3">
        <w:rPr>
          <w:spacing w:val="37"/>
        </w:rPr>
        <w:t xml:space="preserve"> </w:t>
      </w:r>
      <w:r w:rsidRPr="002814F3">
        <w:t>cut-off</w:t>
      </w:r>
      <w:r w:rsidRPr="002814F3">
        <w:rPr>
          <w:spacing w:val="35"/>
        </w:rPr>
        <w:t xml:space="preserve"> </w:t>
      </w:r>
      <w:r w:rsidRPr="002814F3">
        <w:t>thresholds</w:t>
      </w:r>
      <w:r w:rsidRPr="002814F3">
        <w:rPr>
          <w:spacing w:val="37"/>
        </w:rPr>
        <w:t xml:space="preserve"> </w:t>
      </w:r>
      <w:r w:rsidRPr="002814F3">
        <w:t>directed</w:t>
      </w:r>
      <w:r w:rsidRPr="002814F3">
        <w:rPr>
          <w:spacing w:val="37"/>
        </w:rPr>
        <w:t xml:space="preserve"> </w:t>
      </w:r>
      <w:r w:rsidRPr="002814F3">
        <w:t>to</w:t>
      </w:r>
      <w:r w:rsidRPr="002814F3">
        <w:rPr>
          <w:spacing w:val="37"/>
        </w:rPr>
        <w:t xml:space="preserve"> </w:t>
      </w:r>
      <w:r w:rsidRPr="002814F3">
        <w:t>the</w:t>
      </w:r>
      <w:r w:rsidRPr="002814F3">
        <w:rPr>
          <w:spacing w:val="1"/>
        </w:rPr>
        <w:t xml:space="preserve"> </w:t>
      </w:r>
      <w:r w:rsidRPr="002814F3">
        <w:rPr>
          <w:w w:val="105"/>
        </w:rPr>
        <w:t>entire</w:t>
      </w:r>
      <w:r w:rsidRPr="002814F3">
        <w:rPr>
          <w:spacing w:val="31"/>
          <w:w w:val="105"/>
        </w:rPr>
        <w:t xml:space="preserve"> </w:t>
      </w:r>
      <w:r w:rsidRPr="002814F3">
        <w:rPr>
          <w:w w:val="105"/>
        </w:rPr>
        <w:t>population</w:t>
      </w:r>
      <w:r w:rsidRPr="002814F3">
        <w:rPr>
          <w:spacing w:val="32"/>
          <w:w w:val="105"/>
        </w:rPr>
        <w:t xml:space="preserve"> </w:t>
      </w:r>
      <w:r w:rsidRPr="002814F3">
        <w:rPr>
          <w:w w:val="105"/>
        </w:rPr>
        <w:t>and</w:t>
      </w:r>
      <w:r w:rsidRPr="002814F3">
        <w:rPr>
          <w:spacing w:val="32"/>
          <w:w w:val="105"/>
        </w:rPr>
        <w:t xml:space="preserve"> </w:t>
      </w:r>
      <w:r w:rsidRPr="002814F3">
        <w:rPr>
          <w:w w:val="105"/>
        </w:rPr>
        <w:t>do</w:t>
      </w:r>
      <w:r w:rsidRPr="002814F3">
        <w:rPr>
          <w:spacing w:val="31"/>
          <w:w w:val="105"/>
        </w:rPr>
        <w:t xml:space="preserve"> </w:t>
      </w:r>
      <w:r w:rsidRPr="002814F3">
        <w:rPr>
          <w:w w:val="105"/>
        </w:rPr>
        <w:t>not</w:t>
      </w:r>
      <w:r w:rsidRPr="002814F3">
        <w:rPr>
          <w:spacing w:val="31"/>
          <w:w w:val="105"/>
        </w:rPr>
        <w:t xml:space="preserve"> </w:t>
      </w:r>
      <w:r w:rsidRPr="002814F3">
        <w:rPr>
          <w:w w:val="105"/>
        </w:rPr>
        <w:t>take</w:t>
      </w:r>
      <w:r w:rsidRPr="002814F3">
        <w:rPr>
          <w:spacing w:val="32"/>
          <w:w w:val="105"/>
        </w:rPr>
        <w:t xml:space="preserve"> </w:t>
      </w:r>
      <w:r w:rsidRPr="002814F3">
        <w:rPr>
          <w:w w:val="105"/>
        </w:rPr>
        <w:t>the</w:t>
      </w:r>
      <w:r w:rsidRPr="002814F3">
        <w:rPr>
          <w:spacing w:val="31"/>
          <w:w w:val="105"/>
        </w:rPr>
        <w:t xml:space="preserve"> </w:t>
      </w:r>
      <w:r w:rsidRPr="002814F3">
        <w:rPr>
          <w:w w:val="105"/>
        </w:rPr>
        <w:t>level</w:t>
      </w:r>
      <w:r w:rsidRPr="002814F3">
        <w:rPr>
          <w:spacing w:val="31"/>
          <w:w w:val="105"/>
        </w:rPr>
        <w:t xml:space="preserve"> </w:t>
      </w:r>
      <w:r w:rsidRPr="002814F3">
        <w:rPr>
          <w:w w:val="105"/>
        </w:rPr>
        <w:t>of</w:t>
      </w:r>
      <w:r w:rsidRPr="002814F3">
        <w:rPr>
          <w:spacing w:val="31"/>
          <w:w w:val="105"/>
        </w:rPr>
        <w:t xml:space="preserve"> </w:t>
      </w:r>
      <w:r w:rsidRPr="002814F3">
        <w:rPr>
          <w:w w:val="105"/>
        </w:rPr>
        <w:t>vulnerability</w:t>
      </w:r>
      <w:r w:rsidRPr="002814F3">
        <w:rPr>
          <w:spacing w:val="31"/>
          <w:w w:val="105"/>
        </w:rPr>
        <w:t xml:space="preserve"> </w:t>
      </w:r>
      <w:r w:rsidRPr="002814F3">
        <w:rPr>
          <w:w w:val="105"/>
        </w:rPr>
        <w:t>of</w:t>
      </w:r>
      <w:r w:rsidRPr="002814F3">
        <w:rPr>
          <w:spacing w:val="31"/>
          <w:w w:val="105"/>
        </w:rPr>
        <w:t xml:space="preserve"> </w:t>
      </w:r>
      <w:r w:rsidRPr="002814F3">
        <w:rPr>
          <w:w w:val="105"/>
        </w:rPr>
        <w:t>different</w:t>
      </w:r>
      <w:r w:rsidRPr="002814F3">
        <w:rPr>
          <w:spacing w:val="31"/>
          <w:w w:val="105"/>
        </w:rPr>
        <w:t xml:space="preserve"> </w:t>
      </w:r>
      <w:r w:rsidRPr="002814F3">
        <w:rPr>
          <w:w w:val="105"/>
        </w:rPr>
        <w:t>groups</w:t>
      </w:r>
      <w:r w:rsidRPr="002814F3">
        <w:rPr>
          <w:spacing w:val="31"/>
          <w:w w:val="105"/>
        </w:rPr>
        <w:t xml:space="preserve"> </w:t>
      </w:r>
      <w:r w:rsidRPr="002814F3">
        <w:rPr>
          <w:w w:val="105"/>
        </w:rPr>
        <w:t>into</w:t>
      </w:r>
      <w:r w:rsidRPr="002814F3">
        <w:rPr>
          <w:spacing w:val="32"/>
          <w:w w:val="105"/>
        </w:rPr>
        <w:t xml:space="preserve"> </w:t>
      </w:r>
      <w:r w:rsidRPr="002814F3">
        <w:rPr>
          <w:w w:val="105"/>
        </w:rPr>
        <w:t xml:space="preserve">consideration </w:t>
      </w:r>
      <w:r w:rsidR="00EB346E" w:rsidRPr="006B34FB">
        <w:rPr>
          <w:w w:val="105"/>
        </w:rPr>
        <w:fldChar w:fldCharType="begin"/>
      </w:r>
      <w:r w:rsidR="00C06499">
        <w:rPr>
          <w:w w:val="105"/>
        </w:rPr>
        <w:instrText xml:space="preserve"> ADDIN EN.CITE &lt;EndNote&gt;&lt;Cite&gt;&lt;Author&gt;Hess&lt;/Author&gt;&lt;Year&gt;2016&lt;/Year&gt;&lt;RecNum&gt;98&lt;/RecNum&gt;&lt;DisplayText&gt;[65]&lt;/DisplayText&gt;&lt;record&gt;&lt;rec-number&gt;98&lt;/rec-number&gt;&lt;foreign-keys&gt;&lt;key app="EN" db-id="5szwxp0er2sa0tevxamvt5a9wdes925002ws" timestamp="1650918634" guid="f9f01b3d-46c4-4ed6-aa24-d61bd260fca1"&gt;98&lt;/key&gt;&lt;/foreign-keys&gt;&lt;ref-type name="Journal Article"&gt;17&lt;/ref-type&gt;&lt;contributors&gt;&lt;authors&gt;&lt;author&gt;Hess, Jeremy J&lt;/author&gt;&lt;author&gt;Ebi, Kristie L&lt;/author&gt;&lt;/authors&gt;&lt;/contributors&gt;&lt;titles&gt;&lt;title&gt;Iterative management of heat early warning systems in a changing climate&lt;/title&gt;&lt;secondary-title&gt;Annals of the New York Academy of Sciences&lt;/secondary-title&gt;&lt;/titles&gt;&lt;periodical&gt;&lt;full-title&gt;Annals of the New York Academy of Sciences&lt;/full-title&gt;&lt;/periodical&gt;&lt;pages&gt;21-30&lt;/pages&gt;&lt;volume&gt;1382&lt;/volume&gt;&lt;number&gt;1&lt;/number&gt;&lt;dates&gt;&lt;year&gt;2016&lt;/year&gt;&lt;/dates&gt;&lt;isbn&gt;0077-8923&lt;/isbn&gt;&lt;urls&gt;&lt;/urls&gt;&lt;/record&gt;&lt;/Cite&gt;&lt;/EndNote&gt;</w:instrText>
      </w:r>
      <w:r w:rsidR="00EB346E" w:rsidRPr="006B34FB">
        <w:rPr>
          <w:w w:val="105"/>
        </w:rPr>
        <w:fldChar w:fldCharType="separate"/>
      </w:r>
      <w:r w:rsidR="00C06499">
        <w:rPr>
          <w:noProof/>
          <w:w w:val="105"/>
        </w:rPr>
        <w:t>[65]</w:t>
      </w:r>
      <w:r w:rsidR="00EB346E" w:rsidRPr="006B34FB">
        <w:rPr>
          <w:w w:val="105"/>
        </w:rPr>
        <w:fldChar w:fldCharType="end"/>
      </w:r>
      <w:r w:rsidRPr="006B34FB">
        <w:rPr>
          <w:w w:val="105"/>
        </w:rPr>
        <w:t>.</w:t>
      </w:r>
      <w:r w:rsidRPr="006B34FB">
        <w:rPr>
          <w:spacing w:val="31"/>
          <w:w w:val="105"/>
        </w:rPr>
        <w:t xml:space="preserve"> T</w:t>
      </w:r>
      <w:r w:rsidRPr="006B34FB">
        <w:rPr>
          <w:w w:val="105"/>
        </w:rPr>
        <w:t xml:space="preserve">here is growing evidence </w:t>
      </w:r>
      <w:r w:rsidR="00936576" w:rsidRPr="006B34FB">
        <w:rPr>
          <w:w w:val="105"/>
        </w:rPr>
        <w:t xml:space="preserve">that </w:t>
      </w:r>
      <w:r w:rsidRPr="006B34FB">
        <w:rPr>
          <w:w w:val="105"/>
        </w:rPr>
        <w:t>most heat-related illnesses and deaths occur on dates</w:t>
      </w:r>
      <w:r w:rsidRPr="00795503">
        <w:rPr>
          <w:w w:val="105"/>
        </w:rPr>
        <w:t xml:space="preserve"> without heat warnings</w:t>
      </w:r>
      <w:r w:rsidR="004E6CCA" w:rsidRPr="00DC0A78">
        <w:rPr>
          <w:w w:val="105"/>
        </w:rPr>
        <w:t xml:space="preserve">  </w:t>
      </w:r>
      <w:r w:rsidR="00F66C58" w:rsidRPr="006B34FB">
        <w:rPr>
          <w:w w:val="105"/>
        </w:rPr>
        <w:fldChar w:fldCharType="begin"/>
      </w:r>
      <w:r w:rsidR="00C06499">
        <w:rPr>
          <w:w w:val="105"/>
        </w:rPr>
        <w:instrText xml:space="preserve"> ADDIN EN.CITE &lt;EndNote&gt;&lt;Cite&gt;&lt;Author&gt;Wu&lt;/Author&gt;&lt;Year&gt;2020&lt;/Year&gt;&lt;RecNum&gt;111&lt;/RecNum&gt;&lt;DisplayText&gt;[66]&lt;/DisplayText&gt;&lt;record&gt;&lt;rec-number&gt;111&lt;/rec-number&gt;&lt;foreign-keys&gt;&lt;key app="EN" db-id="5szwxp0er2sa0tevxamvt5a9wdes925002ws" timestamp="1650918634" guid="79780d82-50d1-4e7a-b686-cc2d78f3e36f"&gt;111&lt;/key&gt;&lt;/foreign-keys&gt;&lt;ref-type name="Journal Article"&gt;17&lt;/ref-type&gt;&lt;contributors&gt;&lt;authors&gt;&lt;author&gt;Wu, Yaqiao&lt;/author&gt;&lt;author&gt;Wang, Xiaoye&lt;/author&gt;&lt;author&gt;Wu, Jingyan&lt;/author&gt;&lt;author&gt;Wang, Rui&lt;/author&gt;&lt;author&gt;Yang, Saini&lt;/author&gt;&lt;/authors&gt;&lt;/contributors&gt;&lt;titles&gt;&lt;title&gt;Performance of heat-health warning systems in Shanghai evaluated by using local heat-related illness data&lt;/title&gt;&lt;secondary-title&gt;Science of the total environment&lt;/secondary-title&gt;&lt;/titles&gt;&lt;periodical&gt;&lt;full-title&gt;Science of The Total Environment&lt;/full-title&gt;&lt;/periodical&gt;&lt;pages&gt;136883&lt;/pages&gt;&lt;volume&gt;715&lt;/volume&gt;&lt;dates&gt;&lt;year&gt;2020&lt;/year&gt;&lt;/dates&gt;&lt;isbn&gt;0048-9697&lt;/isbn&gt;&lt;urls&gt;&lt;/urls&gt;&lt;/record&gt;&lt;/Cite&gt;&lt;/EndNote&gt;</w:instrText>
      </w:r>
      <w:r w:rsidR="00F66C58" w:rsidRPr="006B34FB">
        <w:rPr>
          <w:w w:val="105"/>
        </w:rPr>
        <w:fldChar w:fldCharType="separate"/>
      </w:r>
      <w:r w:rsidR="00C06499">
        <w:rPr>
          <w:noProof/>
          <w:w w:val="105"/>
        </w:rPr>
        <w:t>[66]</w:t>
      </w:r>
      <w:r w:rsidR="00F66C58" w:rsidRPr="006B34FB">
        <w:rPr>
          <w:w w:val="105"/>
        </w:rPr>
        <w:fldChar w:fldCharType="end"/>
      </w:r>
      <w:r w:rsidRPr="006B34FB">
        <w:rPr>
          <w:w w:val="105"/>
        </w:rPr>
        <w:t>,</w:t>
      </w:r>
      <w:r w:rsidRPr="006B34FB">
        <w:rPr>
          <w:spacing w:val="1"/>
          <w:w w:val="105"/>
        </w:rPr>
        <w:t xml:space="preserve"> </w:t>
      </w:r>
      <w:r w:rsidRPr="006B34FB">
        <w:rPr>
          <w:w w:val="105"/>
        </w:rPr>
        <w:t>suggesting that curren</w:t>
      </w:r>
      <w:r w:rsidRPr="00795503">
        <w:rPr>
          <w:w w:val="105"/>
        </w:rPr>
        <w:t xml:space="preserve">t thresholds </w:t>
      </w:r>
      <w:r w:rsidR="283F6222" w:rsidRPr="00DC0A78">
        <w:rPr>
          <w:w w:val="105"/>
        </w:rPr>
        <w:t>could</w:t>
      </w:r>
      <w:r w:rsidR="283F6222" w:rsidRPr="002814F3">
        <w:rPr>
          <w:rFonts w:ascii="Calibri" w:eastAsia="Calibri" w:hAnsi="Calibri" w:cs="Calibri"/>
        </w:rPr>
        <w:t xml:space="preserve"> be improved to take particularly vulnerable populations into account.</w:t>
      </w:r>
    </w:p>
    <w:p w14:paraId="743E61B8" w14:textId="5FC91A47" w:rsidR="00C126A5" w:rsidRPr="00AB2E7E" w:rsidRDefault="00FD6F59" w:rsidP="002814F3">
      <w:pPr>
        <w:spacing w:before="120" w:after="120" w:line="276" w:lineRule="auto"/>
        <w:rPr>
          <w:i/>
        </w:rPr>
      </w:pPr>
      <w:r w:rsidRPr="00456C47">
        <w:rPr>
          <w:i/>
        </w:rPr>
        <w:t xml:space="preserve">1.8 </w:t>
      </w:r>
      <w:r w:rsidR="00A75BB0" w:rsidRPr="00456C47">
        <w:rPr>
          <w:i/>
        </w:rPr>
        <w:t>Research gaps</w:t>
      </w:r>
      <w:r w:rsidR="00C87060" w:rsidRPr="00456C47">
        <w:rPr>
          <w:i/>
        </w:rPr>
        <w:t xml:space="preserve"> and need</w:t>
      </w:r>
      <w:r w:rsidR="00103F20">
        <w:rPr>
          <w:i/>
        </w:rPr>
        <w:t>s</w:t>
      </w:r>
      <w:r w:rsidR="00C87060" w:rsidRPr="00456C47">
        <w:rPr>
          <w:i/>
        </w:rPr>
        <w:t xml:space="preserve"> of a </w:t>
      </w:r>
      <w:r w:rsidR="00247F63">
        <w:rPr>
          <w:i/>
        </w:rPr>
        <w:t>multi</w:t>
      </w:r>
      <w:r w:rsidR="00BE4A5E">
        <w:rPr>
          <w:i/>
        </w:rPr>
        <w:t>-</w:t>
      </w:r>
      <w:r w:rsidR="00C87060" w:rsidRPr="00456C47">
        <w:rPr>
          <w:i/>
        </w:rPr>
        <w:t xml:space="preserve">disciplinary approach </w:t>
      </w:r>
    </w:p>
    <w:p w14:paraId="17138A4D" w14:textId="77777777" w:rsidR="00C126A5" w:rsidRPr="002814F3" w:rsidRDefault="00152386" w:rsidP="002814F3">
      <w:pPr>
        <w:spacing w:before="120" w:after="120" w:line="276" w:lineRule="auto"/>
        <w:jc w:val="both"/>
      </w:pPr>
      <w:r w:rsidRPr="00DC0A78">
        <w:t xml:space="preserve">Within Africa there is a pressing need to identify: </w:t>
      </w:r>
    </w:p>
    <w:p w14:paraId="30C9F28E" w14:textId="77777777" w:rsidR="00C126A5" w:rsidRPr="002814F3" w:rsidRDefault="00152386" w:rsidP="002814F3">
      <w:pPr>
        <w:pStyle w:val="ListParagraph"/>
        <w:numPr>
          <w:ilvl w:val="0"/>
          <w:numId w:val="3"/>
        </w:numPr>
        <w:spacing w:before="120" w:after="120" w:line="276" w:lineRule="auto"/>
        <w:jc w:val="both"/>
      </w:pPr>
      <w:r w:rsidRPr="002814F3">
        <w:t>the aspects of socio-economics and demographics</w:t>
      </w:r>
      <w:r w:rsidR="00A4132A" w:rsidRPr="002814F3">
        <w:t>,</w:t>
      </w:r>
      <w:r w:rsidRPr="002814F3">
        <w:t xml:space="preserve"> such as</w:t>
      </w:r>
      <w:r w:rsidR="00BC1708" w:rsidRPr="002814F3">
        <w:t xml:space="preserve"> </w:t>
      </w:r>
      <w:r w:rsidRPr="002814F3">
        <w:t>housing types and density, commuting distances, and working conditions, that contribute to heat vulnerability</w:t>
      </w:r>
      <w:r w:rsidR="00BC1708" w:rsidRPr="002814F3">
        <w:t xml:space="preserve"> </w:t>
      </w:r>
      <w:r w:rsidRPr="002814F3">
        <w:t>and exposure</w:t>
      </w:r>
    </w:p>
    <w:p w14:paraId="1A72B602" w14:textId="2FBA8204" w:rsidR="00C126A5" w:rsidRPr="002814F3" w:rsidRDefault="00152386" w:rsidP="002814F3">
      <w:pPr>
        <w:pStyle w:val="ListParagraph"/>
        <w:numPr>
          <w:ilvl w:val="0"/>
          <w:numId w:val="3"/>
        </w:numPr>
        <w:spacing w:before="120" w:after="120" w:line="276" w:lineRule="auto"/>
        <w:jc w:val="both"/>
      </w:pPr>
      <w:r w:rsidRPr="002814F3">
        <w:t xml:space="preserve"> the types of heat exposure that are most dangerous for people living in different conditions in</w:t>
      </w:r>
      <w:r w:rsidR="00BC1708" w:rsidRPr="002814F3">
        <w:t xml:space="preserve"> </w:t>
      </w:r>
      <w:r w:rsidRPr="002814F3">
        <w:t>African cities (</w:t>
      </w:r>
      <w:r w:rsidR="1E0661C7" w:rsidRPr="002814F3">
        <w:t>e.g.,</w:t>
      </w:r>
      <w:r w:rsidRPr="002814F3">
        <w:t xml:space="preserve"> </w:t>
      </w:r>
      <w:r w:rsidR="00D83936">
        <w:t xml:space="preserve">maximum </w:t>
      </w:r>
      <w:r w:rsidRPr="002814F3">
        <w:t xml:space="preserve">in </w:t>
      </w:r>
      <w:r w:rsidR="00BB25F9" w:rsidRPr="002814F3">
        <w:t>night-time</w:t>
      </w:r>
      <w:r w:rsidRPr="002814F3">
        <w:t xml:space="preserve"> or daily temperatures, heat waves or </w:t>
      </w:r>
      <w:r w:rsidR="009454AC">
        <w:t xml:space="preserve">heat spells of </w:t>
      </w:r>
      <w:r w:rsidRPr="002814F3">
        <w:t>long duration combined air quality &amp; heat/cold snaps)</w:t>
      </w:r>
    </w:p>
    <w:p w14:paraId="30B58723" w14:textId="77777777" w:rsidR="00C126A5" w:rsidRPr="002814F3" w:rsidRDefault="00152386" w:rsidP="002814F3">
      <w:pPr>
        <w:pStyle w:val="ListParagraph"/>
        <w:numPr>
          <w:ilvl w:val="0"/>
          <w:numId w:val="3"/>
        </w:numPr>
        <w:spacing w:before="120" w:after="120" w:line="276" w:lineRule="auto"/>
        <w:jc w:val="both"/>
      </w:pPr>
      <w:r w:rsidRPr="002814F3">
        <w:t>geospatially detailed heat-hazard conditions across cities related to altitude, vegetation, water</w:t>
      </w:r>
      <w:r w:rsidR="00BC1708" w:rsidRPr="002814F3">
        <w:t xml:space="preserve"> </w:t>
      </w:r>
      <w:r w:rsidRPr="002814F3">
        <w:t>bodies, and risk groups under different large-scale weather conditions</w:t>
      </w:r>
    </w:p>
    <w:p w14:paraId="67CD5581" w14:textId="7620C22B" w:rsidR="00C126A5" w:rsidRPr="002814F3" w:rsidRDefault="00152386" w:rsidP="002814F3">
      <w:pPr>
        <w:pStyle w:val="ListParagraph"/>
        <w:numPr>
          <w:ilvl w:val="0"/>
          <w:numId w:val="3"/>
        </w:numPr>
        <w:spacing w:before="120" w:after="120" w:line="276" w:lineRule="auto"/>
        <w:jc w:val="both"/>
      </w:pPr>
      <w:r w:rsidRPr="002814F3">
        <w:t xml:space="preserve">people’s </w:t>
      </w:r>
      <w:r w:rsidR="00C87060" w:rsidRPr="002814F3">
        <w:t>and</w:t>
      </w:r>
      <w:r w:rsidR="0088522C" w:rsidRPr="002814F3">
        <w:t xml:space="preserve"> in</w:t>
      </w:r>
      <w:r w:rsidR="00C87060" w:rsidRPr="002814F3">
        <w:t xml:space="preserve"> particular</w:t>
      </w:r>
      <w:r w:rsidR="003003C4" w:rsidRPr="002814F3">
        <w:t xml:space="preserve"> most vulnerable groups’ perception and </w:t>
      </w:r>
      <w:r w:rsidRPr="002814F3">
        <w:t>understanding of heat as a</w:t>
      </w:r>
      <w:r w:rsidR="00BC1708" w:rsidRPr="002814F3">
        <w:t xml:space="preserve"> </w:t>
      </w:r>
      <w:r w:rsidRPr="002814F3">
        <w:t>health hazard and how these risks are framed</w:t>
      </w:r>
    </w:p>
    <w:p w14:paraId="7DAFFFC0" w14:textId="4AAB338A" w:rsidR="006D7530" w:rsidRPr="002814F3" w:rsidRDefault="00C126A5" w:rsidP="002814F3">
      <w:pPr>
        <w:spacing w:before="120" w:after="120" w:line="276" w:lineRule="auto"/>
        <w:jc w:val="both"/>
      </w:pPr>
      <w:r w:rsidRPr="002814F3">
        <w:t>T</w:t>
      </w:r>
      <w:r w:rsidR="00205D96" w:rsidRPr="002814F3">
        <w:t xml:space="preserve">his </w:t>
      </w:r>
      <w:r w:rsidR="60F614D6" w:rsidRPr="002814F3">
        <w:t>research s</w:t>
      </w:r>
      <w:r w:rsidR="00A9698A" w:rsidRPr="002814F3">
        <w:t>tudy</w:t>
      </w:r>
      <w:r w:rsidR="00205D96" w:rsidRPr="002814F3">
        <w:t xml:space="preserve"> will contribute to providing a</w:t>
      </w:r>
      <w:r w:rsidR="00152386" w:rsidRPr="002814F3">
        <w:t>nswers to these questions</w:t>
      </w:r>
      <w:r w:rsidR="00205D96" w:rsidRPr="002814F3">
        <w:t xml:space="preserve"> that</w:t>
      </w:r>
      <w:r w:rsidR="00152386" w:rsidRPr="002814F3">
        <w:t xml:space="preserve"> would constitute a major leap towards developing interventions to</w:t>
      </w:r>
      <w:r w:rsidR="00BC1708" w:rsidRPr="002814F3">
        <w:t xml:space="preserve"> </w:t>
      </w:r>
      <w:r w:rsidR="00152386" w:rsidRPr="002814F3">
        <w:t>reduce vulnerability and build resilience against extreme heat in African cities.</w:t>
      </w:r>
      <w:r w:rsidR="003003C4" w:rsidRPr="002814F3">
        <w:t xml:space="preserve"> </w:t>
      </w:r>
      <w:r w:rsidR="00205D96" w:rsidRPr="002814F3">
        <w:rPr>
          <w:w w:val="105"/>
        </w:rPr>
        <w:t>It will adopt a transdisciplinary approach</w:t>
      </w:r>
      <w:r w:rsidR="00C87060" w:rsidRPr="002814F3">
        <w:rPr>
          <w:w w:val="105"/>
        </w:rPr>
        <w:t xml:space="preserve">, </w:t>
      </w:r>
      <w:r w:rsidR="00695433">
        <w:rPr>
          <w:w w:val="105"/>
        </w:rPr>
        <w:t xml:space="preserve">drawing together </w:t>
      </w:r>
      <w:r w:rsidR="00316F99">
        <w:rPr>
          <w:w w:val="105"/>
        </w:rPr>
        <w:t xml:space="preserve">knowledge in the fields of </w:t>
      </w:r>
      <w:r w:rsidR="00C87060" w:rsidRPr="002814F3">
        <w:rPr>
          <w:w w:val="105"/>
        </w:rPr>
        <w:t>biomedical and climate science</w:t>
      </w:r>
      <w:r w:rsidR="00E04596">
        <w:rPr>
          <w:w w:val="105"/>
        </w:rPr>
        <w:t xml:space="preserve">, as well as </w:t>
      </w:r>
      <w:r w:rsidR="00C87060" w:rsidRPr="002814F3">
        <w:rPr>
          <w:w w:val="105"/>
        </w:rPr>
        <w:t xml:space="preserve">geospatial analysis and </w:t>
      </w:r>
      <w:r w:rsidR="00E04596">
        <w:rPr>
          <w:w w:val="105"/>
        </w:rPr>
        <w:t>computer science</w:t>
      </w:r>
      <w:r w:rsidR="00C87060" w:rsidRPr="002814F3">
        <w:rPr>
          <w:w w:val="105"/>
        </w:rPr>
        <w:t>.</w:t>
      </w:r>
    </w:p>
    <w:p w14:paraId="397B0DDF" w14:textId="568F5CC0" w:rsidR="00951566" w:rsidRDefault="00951566">
      <w:pPr>
        <w:rPr>
          <w:rFonts w:asciiTheme="majorHAnsi" w:eastAsiaTheme="majorEastAsia" w:hAnsiTheme="majorHAnsi" w:cstheme="majorBidi"/>
          <w:b/>
          <w:bCs/>
          <w:sz w:val="32"/>
          <w:szCs w:val="32"/>
        </w:rPr>
      </w:pPr>
      <w:bookmarkStart w:id="20" w:name="_Toc102627316"/>
      <w:bookmarkStart w:id="21" w:name="_Toc102627528"/>
      <w:bookmarkStart w:id="22" w:name="_Toc100070902"/>
      <w:bookmarkStart w:id="23" w:name="_Toc100071704"/>
      <w:bookmarkStart w:id="24" w:name="_Toc100071906"/>
      <w:bookmarkStart w:id="25" w:name="_Toc100072224"/>
      <w:bookmarkStart w:id="26" w:name="_Toc100070903"/>
      <w:bookmarkStart w:id="27" w:name="_Toc100071705"/>
      <w:bookmarkStart w:id="28" w:name="_Toc100071907"/>
      <w:bookmarkStart w:id="29" w:name="_Toc100072225"/>
      <w:bookmarkStart w:id="30" w:name="_Toc100070904"/>
      <w:bookmarkStart w:id="31" w:name="_Toc100071706"/>
      <w:bookmarkStart w:id="32" w:name="_Toc100071908"/>
      <w:bookmarkStart w:id="33" w:name="_Toc100072226"/>
      <w:bookmarkStart w:id="34" w:name="_Toc100072227"/>
      <w:bookmarkEnd w:id="20"/>
      <w:bookmarkEnd w:id="21"/>
      <w:bookmarkEnd w:id="22"/>
      <w:bookmarkEnd w:id="23"/>
      <w:bookmarkEnd w:id="24"/>
      <w:bookmarkEnd w:id="25"/>
      <w:bookmarkEnd w:id="26"/>
      <w:bookmarkEnd w:id="27"/>
      <w:bookmarkEnd w:id="28"/>
      <w:bookmarkEnd w:id="29"/>
      <w:bookmarkEnd w:id="30"/>
      <w:bookmarkEnd w:id="31"/>
      <w:bookmarkEnd w:id="32"/>
      <w:bookmarkEnd w:id="33"/>
      <w:r>
        <w:br w:type="page"/>
      </w:r>
    </w:p>
    <w:p w14:paraId="6D01561E" w14:textId="68950F5B" w:rsidR="006D7530" w:rsidRPr="00745A25" w:rsidRDefault="006D7530" w:rsidP="003A24A2">
      <w:pPr>
        <w:pStyle w:val="Heading1"/>
        <w:numPr>
          <w:ilvl w:val="0"/>
          <w:numId w:val="49"/>
        </w:numPr>
      </w:pPr>
      <w:bookmarkStart w:id="35" w:name="_Toc105168512"/>
      <w:r w:rsidRPr="00745A25">
        <w:lastRenderedPageBreak/>
        <w:t>Aims and Objectives</w:t>
      </w:r>
      <w:bookmarkEnd w:id="34"/>
      <w:bookmarkEnd w:id="35"/>
    </w:p>
    <w:p w14:paraId="62493392" w14:textId="5CB5A279" w:rsidR="0009040E" w:rsidRPr="002814F3" w:rsidRDefault="0009040E" w:rsidP="002814F3">
      <w:pPr>
        <w:pStyle w:val="BodyText"/>
        <w:spacing w:before="120" w:after="120" w:line="276" w:lineRule="auto"/>
        <w:ind w:left="0"/>
        <w:jc w:val="both"/>
        <w:rPr>
          <w:rFonts w:asciiTheme="minorHAnsi" w:hAnsiTheme="minorHAnsi" w:cstheme="minorHAnsi"/>
          <w:sz w:val="22"/>
          <w:szCs w:val="22"/>
        </w:rPr>
      </w:pPr>
      <w:r w:rsidRPr="00DC0A78">
        <w:rPr>
          <w:rFonts w:asciiTheme="minorHAnsi" w:hAnsiTheme="minorHAnsi" w:cstheme="minorHAnsi"/>
          <w:w w:val="105"/>
          <w:sz w:val="22"/>
          <w:szCs w:val="22"/>
        </w:rPr>
        <w:t>The</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overarching</w:t>
      </w:r>
      <w:r w:rsidRPr="002814F3">
        <w:rPr>
          <w:rFonts w:asciiTheme="minorHAnsi" w:hAnsiTheme="minorHAnsi" w:cstheme="minorHAnsi"/>
          <w:spacing w:val="1"/>
          <w:w w:val="105"/>
          <w:sz w:val="22"/>
          <w:szCs w:val="22"/>
        </w:rPr>
        <w:t xml:space="preserve"> </w:t>
      </w:r>
      <w:r w:rsidR="00B31836">
        <w:rPr>
          <w:rFonts w:asciiTheme="minorHAnsi" w:hAnsiTheme="minorHAnsi" w:cstheme="minorHAnsi"/>
          <w:w w:val="105"/>
          <w:sz w:val="22"/>
          <w:szCs w:val="22"/>
        </w:rPr>
        <w:t>ob</w:t>
      </w:r>
      <w:r w:rsidR="00657C28">
        <w:rPr>
          <w:rFonts w:asciiTheme="minorHAnsi" w:hAnsiTheme="minorHAnsi" w:cstheme="minorHAnsi"/>
          <w:w w:val="105"/>
          <w:sz w:val="22"/>
          <w:szCs w:val="22"/>
        </w:rPr>
        <w:t>jective</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of</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this</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Research</w:t>
      </w:r>
      <w:r w:rsidRPr="002814F3">
        <w:rPr>
          <w:rFonts w:asciiTheme="minorHAnsi" w:hAnsiTheme="minorHAnsi" w:cstheme="minorHAnsi"/>
          <w:spacing w:val="1"/>
          <w:w w:val="105"/>
          <w:sz w:val="22"/>
          <w:szCs w:val="22"/>
        </w:rPr>
        <w:t xml:space="preserve"> </w:t>
      </w:r>
      <w:r w:rsidR="00456C47" w:rsidRPr="002814F3">
        <w:rPr>
          <w:rFonts w:asciiTheme="minorHAnsi" w:hAnsiTheme="minorHAnsi" w:cstheme="minorHAnsi"/>
          <w:w w:val="105"/>
          <w:sz w:val="22"/>
          <w:szCs w:val="22"/>
        </w:rPr>
        <w:t>Study</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is</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to</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advance</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understanding</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of</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complex</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spatially</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and</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demographically</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stratified</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heat-health</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interactions</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in</w:t>
      </w:r>
      <w:r w:rsidRPr="002814F3">
        <w:rPr>
          <w:rFonts w:asciiTheme="minorHAnsi" w:hAnsiTheme="minorHAnsi" w:cstheme="minorHAnsi"/>
          <w:spacing w:val="58"/>
          <w:w w:val="105"/>
          <w:sz w:val="22"/>
          <w:szCs w:val="22"/>
        </w:rPr>
        <w:t xml:space="preserve"> </w:t>
      </w:r>
      <w:r w:rsidRPr="002814F3">
        <w:rPr>
          <w:rFonts w:asciiTheme="minorHAnsi" w:hAnsiTheme="minorHAnsi" w:cstheme="minorHAnsi"/>
          <w:w w:val="105"/>
          <w:sz w:val="22"/>
          <w:szCs w:val="22"/>
        </w:rPr>
        <w:t>large</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African</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cities</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and</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to</w:t>
      </w:r>
      <w:r w:rsidRPr="002814F3">
        <w:rPr>
          <w:rFonts w:asciiTheme="minorHAnsi" w:hAnsiTheme="minorHAnsi" w:cstheme="minorHAnsi"/>
          <w:spacing w:val="58"/>
          <w:w w:val="105"/>
          <w:sz w:val="22"/>
          <w:szCs w:val="22"/>
        </w:rPr>
        <w:t xml:space="preserve"> </w:t>
      </w:r>
      <w:r w:rsidRPr="002814F3">
        <w:rPr>
          <w:rFonts w:asciiTheme="minorHAnsi" w:hAnsiTheme="minorHAnsi" w:cstheme="minorHAnsi"/>
          <w:w w:val="105"/>
          <w:sz w:val="22"/>
          <w:szCs w:val="22"/>
        </w:rPr>
        <w:t>apply</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this</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information</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to develop locally</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relevant</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and</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risk-stratified Early</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Warning</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Systems</w:t>
      </w:r>
      <w:r w:rsidR="0097790F">
        <w:rPr>
          <w:rFonts w:asciiTheme="minorHAnsi" w:hAnsiTheme="minorHAnsi" w:cstheme="minorHAnsi"/>
          <w:w w:val="105"/>
          <w:sz w:val="22"/>
          <w:szCs w:val="22"/>
        </w:rPr>
        <w:t>(EWSs)</w:t>
      </w:r>
      <w:r w:rsidRPr="002814F3">
        <w:rPr>
          <w:rFonts w:asciiTheme="minorHAnsi" w:hAnsiTheme="minorHAnsi" w:cstheme="minorHAnsi"/>
          <w:w w:val="105"/>
          <w:sz w:val="22"/>
          <w:szCs w:val="22"/>
        </w:rPr>
        <w:t>.</w:t>
      </w:r>
    </w:p>
    <w:p w14:paraId="2D4C59EE" w14:textId="57E53C37" w:rsidR="0009040E" w:rsidRPr="002814F3" w:rsidRDefault="0009040E" w:rsidP="002814F3">
      <w:pPr>
        <w:pStyle w:val="BodyText"/>
        <w:spacing w:before="120" w:after="120" w:line="276" w:lineRule="auto"/>
        <w:ind w:left="0"/>
        <w:jc w:val="both"/>
        <w:rPr>
          <w:rFonts w:asciiTheme="minorHAnsi" w:hAnsiTheme="minorHAnsi" w:cstheme="minorHAnsi"/>
          <w:sz w:val="22"/>
          <w:szCs w:val="22"/>
        </w:rPr>
      </w:pPr>
      <w:r w:rsidRPr="002814F3">
        <w:rPr>
          <w:rFonts w:asciiTheme="minorHAnsi" w:hAnsiTheme="minorHAnsi" w:cstheme="minorHAnsi"/>
          <w:w w:val="105"/>
          <w:sz w:val="22"/>
          <w:szCs w:val="22"/>
        </w:rPr>
        <w:t>More</w:t>
      </w:r>
      <w:r w:rsidRPr="002814F3">
        <w:rPr>
          <w:rFonts w:asciiTheme="minorHAnsi" w:hAnsiTheme="minorHAnsi" w:cstheme="minorHAnsi"/>
          <w:spacing w:val="-3"/>
          <w:w w:val="105"/>
          <w:sz w:val="22"/>
          <w:szCs w:val="22"/>
        </w:rPr>
        <w:t xml:space="preserve"> </w:t>
      </w:r>
      <w:r w:rsidRPr="002814F3">
        <w:rPr>
          <w:rFonts w:asciiTheme="minorHAnsi" w:hAnsiTheme="minorHAnsi" w:cstheme="minorHAnsi"/>
          <w:w w:val="105"/>
          <w:sz w:val="22"/>
          <w:szCs w:val="22"/>
        </w:rPr>
        <w:t>specifically,</w:t>
      </w:r>
      <w:r w:rsidRPr="002814F3">
        <w:rPr>
          <w:rFonts w:asciiTheme="minorHAnsi" w:hAnsiTheme="minorHAnsi" w:cstheme="minorHAnsi"/>
          <w:spacing w:val="-5"/>
          <w:w w:val="105"/>
          <w:sz w:val="22"/>
          <w:szCs w:val="22"/>
        </w:rPr>
        <w:t xml:space="preserve"> </w:t>
      </w:r>
      <w:r w:rsidRPr="002814F3">
        <w:rPr>
          <w:rFonts w:asciiTheme="minorHAnsi" w:hAnsiTheme="minorHAnsi" w:cstheme="minorHAnsi"/>
          <w:w w:val="105"/>
          <w:sz w:val="22"/>
          <w:szCs w:val="22"/>
        </w:rPr>
        <w:t xml:space="preserve">this overarching </w:t>
      </w:r>
      <w:r w:rsidR="00657C28">
        <w:rPr>
          <w:rFonts w:asciiTheme="minorHAnsi" w:hAnsiTheme="minorHAnsi" w:cstheme="minorHAnsi"/>
          <w:w w:val="105"/>
          <w:sz w:val="22"/>
          <w:szCs w:val="22"/>
        </w:rPr>
        <w:t>objective</w:t>
      </w:r>
      <w:r w:rsidRPr="002814F3">
        <w:rPr>
          <w:rFonts w:asciiTheme="minorHAnsi" w:hAnsiTheme="minorHAnsi" w:cstheme="minorHAnsi"/>
          <w:w w:val="105"/>
          <w:sz w:val="22"/>
          <w:szCs w:val="22"/>
        </w:rPr>
        <w:t xml:space="preserve"> will be pursued through</w:t>
      </w:r>
      <w:r w:rsidRPr="002814F3">
        <w:rPr>
          <w:rFonts w:asciiTheme="minorHAnsi" w:hAnsiTheme="minorHAnsi" w:cstheme="minorHAnsi"/>
          <w:spacing w:val="-2"/>
          <w:w w:val="105"/>
          <w:sz w:val="22"/>
          <w:szCs w:val="22"/>
        </w:rPr>
        <w:t xml:space="preserve"> three </w:t>
      </w:r>
      <w:r w:rsidRPr="002814F3">
        <w:rPr>
          <w:rFonts w:asciiTheme="minorHAnsi" w:hAnsiTheme="minorHAnsi" w:cstheme="minorHAnsi"/>
          <w:w w:val="105"/>
          <w:sz w:val="22"/>
          <w:szCs w:val="22"/>
        </w:rPr>
        <w:t>aims:</w:t>
      </w:r>
    </w:p>
    <w:p w14:paraId="6522DCE5" w14:textId="77777777" w:rsidR="0009040E" w:rsidRPr="002814F3" w:rsidRDefault="0009040E" w:rsidP="00DE409F">
      <w:pPr>
        <w:pStyle w:val="ListParagraph"/>
        <w:widowControl w:val="0"/>
        <w:numPr>
          <w:ilvl w:val="0"/>
          <w:numId w:val="2"/>
        </w:numPr>
        <w:tabs>
          <w:tab w:val="left" w:pos="410"/>
        </w:tabs>
        <w:autoSpaceDE w:val="0"/>
        <w:autoSpaceDN w:val="0"/>
        <w:spacing w:before="120" w:after="120" w:line="240" w:lineRule="auto"/>
        <w:ind w:hanging="357"/>
        <w:jc w:val="both"/>
        <w:rPr>
          <w:rFonts w:cstheme="minorHAnsi"/>
        </w:rPr>
      </w:pPr>
      <w:r w:rsidRPr="002814F3">
        <w:rPr>
          <w:rFonts w:cstheme="minorHAnsi"/>
          <w:w w:val="105"/>
        </w:rPr>
        <w:t>Map</w:t>
      </w:r>
      <w:r w:rsidRPr="002814F3">
        <w:rPr>
          <w:rFonts w:cstheme="minorHAnsi"/>
          <w:spacing w:val="-5"/>
          <w:w w:val="105"/>
        </w:rPr>
        <w:t xml:space="preserve"> </w:t>
      </w:r>
      <w:r w:rsidRPr="002814F3">
        <w:rPr>
          <w:rFonts w:cstheme="minorHAnsi"/>
          <w:w w:val="105"/>
        </w:rPr>
        <w:t>intra-urban</w:t>
      </w:r>
      <w:r w:rsidRPr="002814F3">
        <w:rPr>
          <w:rFonts w:cstheme="minorHAnsi"/>
          <w:spacing w:val="-4"/>
          <w:w w:val="105"/>
        </w:rPr>
        <w:t xml:space="preserve"> </w:t>
      </w:r>
      <w:r w:rsidRPr="002814F3">
        <w:rPr>
          <w:rFonts w:cstheme="minorHAnsi"/>
          <w:w w:val="105"/>
        </w:rPr>
        <w:t>heat</w:t>
      </w:r>
      <w:r w:rsidRPr="002814F3">
        <w:rPr>
          <w:rFonts w:cstheme="minorHAnsi"/>
          <w:spacing w:val="-4"/>
          <w:w w:val="105"/>
        </w:rPr>
        <w:t xml:space="preserve"> </w:t>
      </w:r>
      <w:r w:rsidRPr="002814F3">
        <w:rPr>
          <w:rFonts w:cstheme="minorHAnsi"/>
          <w:w w:val="105"/>
        </w:rPr>
        <w:t>vulnerability</w:t>
      </w:r>
      <w:r w:rsidRPr="002814F3">
        <w:rPr>
          <w:rFonts w:cstheme="minorHAnsi"/>
          <w:spacing w:val="-4"/>
          <w:w w:val="105"/>
        </w:rPr>
        <w:t xml:space="preserve"> </w:t>
      </w:r>
      <w:r w:rsidRPr="002814F3">
        <w:rPr>
          <w:rFonts w:cstheme="minorHAnsi"/>
          <w:w w:val="105"/>
        </w:rPr>
        <w:t>and</w:t>
      </w:r>
      <w:r w:rsidRPr="002814F3">
        <w:rPr>
          <w:rFonts w:cstheme="minorHAnsi"/>
          <w:spacing w:val="-4"/>
          <w:w w:val="105"/>
        </w:rPr>
        <w:t xml:space="preserve"> </w:t>
      </w:r>
      <w:r w:rsidRPr="002814F3">
        <w:rPr>
          <w:rFonts w:cstheme="minorHAnsi"/>
          <w:w w:val="105"/>
        </w:rPr>
        <w:t>exposure</w:t>
      </w:r>
      <w:r w:rsidRPr="002814F3">
        <w:rPr>
          <w:rFonts w:cstheme="minorHAnsi"/>
          <w:spacing w:val="-4"/>
          <w:w w:val="105"/>
        </w:rPr>
        <w:t xml:space="preserve"> </w:t>
      </w:r>
      <w:r w:rsidRPr="002814F3">
        <w:rPr>
          <w:rFonts w:cstheme="minorHAnsi"/>
          <w:w w:val="105"/>
        </w:rPr>
        <w:t>across</w:t>
      </w:r>
      <w:r w:rsidRPr="002814F3">
        <w:rPr>
          <w:rFonts w:cstheme="minorHAnsi"/>
          <w:spacing w:val="-4"/>
          <w:w w:val="105"/>
        </w:rPr>
        <w:t xml:space="preserve"> </w:t>
      </w:r>
      <w:r w:rsidRPr="002814F3">
        <w:rPr>
          <w:rFonts w:cstheme="minorHAnsi"/>
          <w:w w:val="105"/>
        </w:rPr>
        <w:t>urban</w:t>
      </w:r>
      <w:r w:rsidRPr="002814F3">
        <w:rPr>
          <w:rFonts w:cstheme="minorHAnsi"/>
          <w:spacing w:val="-5"/>
          <w:w w:val="105"/>
        </w:rPr>
        <w:t xml:space="preserve"> </w:t>
      </w:r>
      <w:r w:rsidRPr="002814F3">
        <w:rPr>
          <w:rFonts w:cstheme="minorHAnsi"/>
          <w:w w:val="105"/>
        </w:rPr>
        <w:t>areas</w:t>
      </w:r>
      <w:r w:rsidRPr="002814F3">
        <w:rPr>
          <w:rFonts w:cstheme="minorHAnsi"/>
          <w:spacing w:val="-4"/>
          <w:w w:val="105"/>
        </w:rPr>
        <w:t xml:space="preserve"> </w:t>
      </w:r>
      <w:r w:rsidRPr="002814F3">
        <w:rPr>
          <w:rFonts w:cstheme="minorHAnsi"/>
          <w:w w:val="105"/>
        </w:rPr>
        <w:t>in</w:t>
      </w:r>
      <w:r w:rsidRPr="002814F3">
        <w:rPr>
          <w:rFonts w:cstheme="minorHAnsi"/>
          <w:spacing w:val="-4"/>
          <w:w w:val="105"/>
        </w:rPr>
        <w:t xml:space="preserve"> </w:t>
      </w:r>
      <w:r w:rsidRPr="002814F3">
        <w:rPr>
          <w:rFonts w:cstheme="minorHAnsi"/>
          <w:w w:val="105"/>
        </w:rPr>
        <w:t>large</w:t>
      </w:r>
      <w:r w:rsidRPr="002814F3">
        <w:rPr>
          <w:rFonts w:cstheme="minorHAnsi"/>
          <w:spacing w:val="-3"/>
          <w:w w:val="105"/>
        </w:rPr>
        <w:t xml:space="preserve"> </w:t>
      </w:r>
      <w:r w:rsidRPr="002814F3">
        <w:rPr>
          <w:rFonts w:cstheme="minorHAnsi"/>
          <w:w w:val="105"/>
        </w:rPr>
        <w:t>African</w:t>
      </w:r>
      <w:r w:rsidRPr="002814F3">
        <w:rPr>
          <w:rFonts w:cstheme="minorHAnsi"/>
          <w:spacing w:val="-4"/>
          <w:w w:val="105"/>
        </w:rPr>
        <w:t xml:space="preserve"> </w:t>
      </w:r>
      <w:r w:rsidRPr="002814F3">
        <w:rPr>
          <w:rFonts w:cstheme="minorHAnsi"/>
          <w:w w:val="105"/>
        </w:rPr>
        <w:t>cities (Aim 1)</w:t>
      </w:r>
    </w:p>
    <w:p w14:paraId="05812A71" w14:textId="77777777" w:rsidR="0009040E" w:rsidRPr="008371DE" w:rsidRDefault="0009040E" w:rsidP="00DE409F">
      <w:pPr>
        <w:pStyle w:val="paragraph"/>
        <w:numPr>
          <w:ilvl w:val="1"/>
          <w:numId w:val="2"/>
        </w:numPr>
        <w:spacing w:before="120" w:beforeAutospacing="0" w:after="120" w:afterAutospacing="0"/>
        <w:ind w:hanging="357"/>
        <w:jc w:val="both"/>
        <w:textAlignment w:val="baseline"/>
        <w:rPr>
          <w:rFonts w:asciiTheme="minorHAnsi" w:hAnsiTheme="minorHAnsi" w:cstheme="minorHAnsi"/>
          <w:bCs/>
          <w:color w:val="000000" w:themeColor="text1"/>
          <w:sz w:val="22"/>
          <w:szCs w:val="22"/>
        </w:rPr>
      </w:pPr>
      <w:r w:rsidRPr="008371DE">
        <w:rPr>
          <w:rStyle w:val="normaltextrun"/>
          <w:rFonts w:asciiTheme="minorHAnsi" w:hAnsiTheme="minorHAnsi" w:cstheme="minorHAnsi"/>
          <w:bCs/>
          <w:color w:val="000000" w:themeColor="text1"/>
          <w:sz w:val="22"/>
          <w:szCs w:val="22"/>
        </w:rPr>
        <w:t>Quantify intra-urban socio-economic and environmental vulnerability (</w:t>
      </w:r>
      <w:r w:rsidRPr="008371DE">
        <w:rPr>
          <w:rFonts w:asciiTheme="minorHAnsi" w:hAnsiTheme="minorHAnsi" w:cstheme="minorHAnsi"/>
          <w:sz w:val="22"/>
          <w:szCs w:val="22"/>
        </w:rPr>
        <w:t>Aim 1a)</w:t>
      </w:r>
    </w:p>
    <w:p w14:paraId="4745DE15" w14:textId="77777777" w:rsidR="0009040E" w:rsidRPr="008371DE" w:rsidRDefault="0009040E" w:rsidP="00DE409F">
      <w:pPr>
        <w:pStyle w:val="ListParagraph"/>
        <w:numPr>
          <w:ilvl w:val="1"/>
          <w:numId w:val="2"/>
        </w:numPr>
        <w:adjustRightInd w:val="0"/>
        <w:spacing w:before="120" w:after="120" w:line="240" w:lineRule="auto"/>
        <w:ind w:hanging="357"/>
        <w:jc w:val="both"/>
        <w:rPr>
          <w:rFonts w:cstheme="minorHAnsi"/>
        </w:rPr>
      </w:pPr>
      <w:r w:rsidRPr="008371DE">
        <w:rPr>
          <w:rStyle w:val="normaltextrun"/>
          <w:rFonts w:cstheme="minorHAnsi"/>
          <w:bCs/>
          <w:color w:val="000000" w:themeColor="text1"/>
        </w:rPr>
        <w:t>Develop high resolution urban temperature hazard maps (</w:t>
      </w:r>
      <w:r w:rsidRPr="008371DE">
        <w:rPr>
          <w:rFonts w:cstheme="minorHAnsi"/>
        </w:rPr>
        <w:t>Aim 1b)</w:t>
      </w:r>
    </w:p>
    <w:p w14:paraId="7D7E1345" w14:textId="09B87502" w:rsidR="0009040E" w:rsidRPr="002814F3" w:rsidRDefault="0009040E" w:rsidP="00DE409F">
      <w:pPr>
        <w:pStyle w:val="ListParagraph"/>
        <w:widowControl w:val="0"/>
        <w:numPr>
          <w:ilvl w:val="0"/>
          <w:numId w:val="2"/>
        </w:numPr>
        <w:tabs>
          <w:tab w:val="left" w:pos="410"/>
        </w:tabs>
        <w:autoSpaceDE w:val="0"/>
        <w:autoSpaceDN w:val="0"/>
        <w:spacing w:before="120" w:after="120" w:line="240" w:lineRule="auto"/>
        <w:ind w:hanging="357"/>
        <w:jc w:val="both"/>
      </w:pPr>
      <w:r w:rsidRPr="002814F3">
        <w:rPr>
          <w:w w:val="105"/>
        </w:rPr>
        <w:t>Develop</w:t>
      </w:r>
      <w:r w:rsidRPr="002814F3">
        <w:rPr>
          <w:spacing w:val="-4"/>
          <w:w w:val="105"/>
        </w:rPr>
        <w:t xml:space="preserve"> </w:t>
      </w:r>
      <w:r w:rsidRPr="002814F3">
        <w:rPr>
          <w:w w:val="105"/>
        </w:rPr>
        <w:t>a</w:t>
      </w:r>
      <w:r w:rsidRPr="002814F3">
        <w:rPr>
          <w:spacing w:val="-3"/>
          <w:w w:val="105"/>
        </w:rPr>
        <w:t xml:space="preserve"> </w:t>
      </w:r>
      <w:r w:rsidRPr="002814F3">
        <w:rPr>
          <w:w w:val="105"/>
        </w:rPr>
        <w:t>spatially</w:t>
      </w:r>
      <w:r w:rsidRPr="002814F3">
        <w:rPr>
          <w:spacing w:val="-5"/>
          <w:w w:val="105"/>
        </w:rPr>
        <w:t xml:space="preserve"> </w:t>
      </w:r>
      <w:r w:rsidRPr="002814F3">
        <w:rPr>
          <w:w w:val="105"/>
        </w:rPr>
        <w:t>and</w:t>
      </w:r>
      <w:r w:rsidRPr="002814F3">
        <w:rPr>
          <w:spacing w:val="-3"/>
          <w:w w:val="105"/>
        </w:rPr>
        <w:t xml:space="preserve"> </w:t>
      </w:r>
      <w:r w:rsidRPr="002814F3">
        <w:rPr>
          <w:w w:val="105"/>
        </w:rPr>
        <w:t>demographically</w:t>
      </w:r>
      <w:r w:rsidRPr="002814F3">
        <w:rPr>
          <w:spacing w:val="-5"/>
          <w:w w:val="105"/>
        </w:rPr>
        <w:t xml:space="preserve"> </w:t>
      </w:r>
      <w:r w:rsidRPr="002814F3">
        <w:rPr>
          <w:w w:val="105"/>
        </w:rPr>
        <w:t>stratified</w:t>
      </w:r>
      <w:r w:rsidRPr="002814F3">
        <w:rPr>
          <w:spacing w:val="-3"/>
          <w:w w:val="105"/>
        </w:rPr>
        <w:t xml:space="preserve"> </w:t>
      </w:r>
      <w:r w:rsidRPr="002814F3">
        <w:rPr>
          <w:w w:val="105"/>
        </w:rPr>
        <w:t>heat-health</w:t>
      </w:r>
      <w:r w:rsidRPr="002814F3">
        <w:rPr>
          <w:spacing w:val="-4"/>
          <w:w w:val="105"/>
        </w:rPr>
        <w:t xml:space="preserve"> </w:t>
      </w:r>
      <w:r w:rsidRPr="002814F3">
        <w:rPr>
          <w:w w:val="105"/>
        </w:rPr>
        <w:t>outcome</w:t>
      </w:r>
      <w:r w:rsidRPr="002814F3">
        <w:rPr>
          <w:spacing w:val="-5"/>
          <w:w w:val="105"/>
        </w:rPr>
        <w:t xml:space="preserve"> </w:t>
      </w:r>
      <w:r w:rsidRPr="002814F3">
        <w:rPr>
          <w:w w:val="105"/>
        </w:rPr>
        <w:t>forecast</w:t>
      </w:r>
      <w:r w:rsidRPr="002814F3">
        <w:rPr>
          <w:spacing w:val="-5"/>
          <w:w w:val="105"/>
        </w:rPr>
        <w:t xml:space="preserve"> </w:t>
      </w:r>
      <w:r w:rsidRPr="002814F3">
        <w:rPr>
          <w:w w:val="105"/>
        </w:rPr>
        <w:t>model</w:t>
      </w:r>
      <w:r w:rsidRPr="002814F3">
        <w:rPr>
          <w:spacing w:val="-5"/>
          <w:w w:val="105"/>
        </w:rPr>
        <w:t xml:space="preserve"> </w:t>
      </w:r>
      <w:r w:rsidR="00924594" w:rsidRPr="002814F3">
        <w:rPr>
          <w:w w:val="105"/>
        </w:rPr>
        <w:t>to</w:t>
      </w:r>
      <w:r w:rsidRPr="002814F3">
        <w:rPr>
          <w:spacing w:val="-4"/>
          <w:w w:val="105"/>
        </w:rPr>
        <w:t xml:space="preserve"> </w:t>
      </w:r>
      <w:r w:rsidRPr="002814F3">
        <w:rPr>
          <w:w w:val="105"/>
        </w:rPr>
        <w:t>predict</w:t>
      </w:r>
      <w:r w:rsidRPr="002814F3">
        <w:rPr>
          <w:spacing w:val="-6"/>
          <w:w w:val="105"/>
        </w:rPr>
        <w:t xml:space="preserve"> </w:t>
      </w:r>
      <w:r w:rsidRPr="002814F3">
        <w:rPr>
          <w:w w:val="105"/>
        </w:rPr>
        <w:t>the probability of adverse</w:t>
      </w:r>
      <w:r w:rsidRPr="002814F3">
        <w:rPr>
          <w:spacing w:val="1"/>
          <w:w w:val="105"/>
        </w:rPr>
        <w:t xml:space="preserve"> </w:t>
      </w:r>
      <w:r w:rsidRPr="002814F3">
        <w:rPr>
          <w:w w:val="105"/>
        </w:rPr>
        <w:t>health outcomes</w:t>
      </w:r>
      <w:r w:rsidRPr="002814F3">
        <w:rPr>
          <w:spacing w:val="1"/>
          <w:w w:val="105"/>
        </w:rPr>
        <w:t xml:space="preserve"> </w:t>
      </w:r>
      <w:r w:rsidRPr="002814F3">
        <w:rPr>
          <w:w w:val="105"/>
        </w:rPr>
        <w:t>at different</w:t>
      </w:r>
      <w:r w:rsidRPr="002814F3">
        <w:rPr>
          <w:spacing w:val="-1"/>
          <w:w w:val="105"/>
        </w:rPr>
        <w:t xml:space="preserve"> </w:t>
      </w:r>
      <w:r w:rsidRPr="002814F3">
        <w:rPr>
          <w:w w:val="105"/>
        </w:rPr>
        <w:t>temperature thresholds (Aim 2)</w:t>
      </w:r>
    </w:p>
    <w:p w14:paraId="68B638CC" w14:textId="565990F2" w:rsidR="0009040E" w:rsidRPr="004F25F2" w:rsidRDefault="0009040E" w:rsidP="00DE409F">
      <w:pPr>
        <w:pStyle w:val="ListParagraph"/>
        <w:widowControl w:val="0"/>
        <w:numPr>
          <w:ilvl w:val="0"/>
          <w:numId w:val="2"/>
        </w:numPr>
        <w:tabs>
          <w:tab w:val="left" w:pos="410"/>
        </w:tabs>
        <w:autoSpaceDE w:val="0"/>
        <w:autoSpaceDN w:val="0"/>
        <w:spacing w:before="120" w:after="120" w:line="240" w:lineRule="auto"/>
        <w:ind w:hanging="357"/>
        <w:jc w:val="both"/>
        <w:rPr>
          <w:rFonts w:cstheme="minorHAnsi"/>
        </w:rPr>
      </w:pPr>
      <w:r w:rsidRPr="002814F3">
        <w:rPr>
          <w:rFonts w:cstheme="minorHAnsi"/>
          <w:w w:val="105"/>
        </w:rPr>
        <w:t>Develop</w:t>
      </w:r>
      <w:r w:rsidRPr="002814F3">
        <w:rPr>
          <w:rFonts w:cstheme="minorHAnsi"/>
          <w:spacing w:val="-5"/>
          <w:w w:val="105"/>
        </w:rPr>
        <w:t xml:space="preserve"> </w:t>
      </w:r>
      <w:r w:rsidRPr="002814F3">
        <w:rPr>
          <w:rFonts w:cstheme="minorHAnsi"/>
          <w:w w:val="105"/>
        </w:rPr>
        <w:t>an</w:t>
      </w:r>
      <w:r w:rsidRPr="002814F3">
        <w:rPr>
          <w:rFonts w:cstheme="minorHAnsi"/>
          <w:spacing w:val="-4"/>
          <w:w w:val="105"/>
        </w:rPr>
        <w:t xml:space="preserve"> </w:t>
      </w:r>
      <w:r w:rsidRPr="002814F3">
        <w:rPr>
          <w:rFonts w:cstheme="minorHAnsi"/>
          <w:w w:val="105"/>
        </w:rPr>
        <w:t>Early</w:t>
      </w:r>
      <w:r w:rsidRPr="002814F3">
        <w:rPr>
          <w:rFonts w:cstheme="minorHAnsi"/>
          <w:spacing w:val="-4"/>
          <w:w w:val="105"/>
        </w:rPr>
        <w:t xml:space="preserve"> </w:t>
      </w:r>
      <w:r w:rsidRPr="002814F3">
        <w:rPr>
          <w:rFonts w:cstheme="minorHAnsi"/>
          <w:w w:val="105"/>
        </w:rPr>
        <w:t>Warning</w:t>
      </w:r>
      <w:r w:rsidRPr="002814F3">
        <w:rPr>
          <w:rFonts w:cstheme="minorHAnsi"/>
          <w:spacing w:val="-5"/>
          <w:w w:val="105"/>
        </w:rPr>
        <w:t xml:space="preserve"> </w:t>
      </w:r>
      <w:r w:rsidRPr="002814F3">
        <w:rPr>
          <w:rFonts w:cstheme="minorHAnsi"/>
          <w:w w:val="105"/>
        </w:rPr>
        <w:t>System</w:t>
      </w:r>
      <w:r w:rsidRPr="002814F3">
        <w:rPr>
          <w:rFonts w:cstheme="minorHAnsi"/>
          <w:spacing w:val="-2"/>
          <w:w w:val="105"/>
        </w:rPr>
        <w:t xml:space="preserve"> </w:t>
      </w:r>
      <w:r w:rsidRPr="002814F3">
        <w:rPr>
          <w:rFonts w:cstheme="minorHAnsi"/>
          <w:w w:val="105"/>
        </w:rPr>
        <w:t>reflective</w:t>
      </w:r>
      <w:r w:rsidRPr="002814F3">
        <w:rPr>
          <w:rFonts w:cstheme="minorHAnsi"/>
          <w:spacing w:val="-5"/>
          <w:w w:val="105"/>
        </w:rPr>
        <w:t xml:space="preserve"> </w:t>
      </w:r>
      <w:r w:rsidRPr="002814F3">
        <w:rPr>
          <w:rFonts w:cstheme="minorHAnsi"/>
          <w:w w:val="105"/>
        </w:rPr>
        <w:t>of</w:t>
      </w:r>
      <w:r w:rsidRPr="002814F3">
        <w:rPr>
          <w:rFonts w:cstheme="minorHAnsi"/>
          <w:spacing w:val="-5"/>
          <w:w w:val="105"/>
        </w:rPr>
        <w:t xml:space="preserve"> </w:t>
      </w:r>
      <w:r w:rsidRPr="002814F3">
        <w:rPr>
          <w:rFonts w:cstheme="minorHAnsi"/>
          <w:w w:val="105"/>
        </w:rPr>
        <w:t>geospatial</w:t>
      </w:r>
      <w:r w:rsidRPr="002814F3">
        <w:rPr>
          <w:rFonts w:cstheme="minorHAnsi"/>
          <w:spacing w:val="-5"/>
          <w:w w:val="105"/>
        </w:rPr>
        <w:t xml:space="preserve"> </w:t>
      </w:r>
      <w:r w:rsidRPr="002814F3">
        <w:rPr>
          <w:rFonts w:cstheme="minorHAnsi"/>
          <w:w w:val="105"/>
        </w:rPr>
        <w:t>and</w:t>
      </w:r>
      <w:r w:rsidRPr="002814F3">
        <w:rPr>
          <w:rFonts w:cstheme="minorHAnsi"/>
          <w:spacing w:val="-4"/>
          <w:w w:val="105"/>
        </w:rPr>
        <w:t xml:space="preserve"> </w:t>
      </w:r>
      <w:r w:rsidRPr="002814F3">
        <w:rPr>
          <w:rFonts w:cstheme="minorHAnsi"/>
          <w:w w:val="105"/>
        </w:rPr>
        <w:t>individualized</w:t>
      </w:r>
      <w:r w:rsidRPr="002814F3">
        <w:rPr>
          <w:rFonts w:cstheme="minorHAnsi"/>
          <w:spacing w:val="-5"/>
          <w:w w:val="105"/>
        </w:rPr>
        <w:t xml:space="preserve"> </w:t>
      </w:r>
      <w:r w:rsidRPr="002814F3">
        <w:rPr>
          <w:rFonts w:cstheme="minorHAnsi"/>
          <w:w w:val="105"/>
        </w:rPr>
        <w:t>risk</w:t>
      </w:r>
      <w:r w:rsidRPr="002814F3">
        <w:rPr>
          <w:rFonts w:cstheme="minorHAnsi"/>
          <w:spacing w:val="-4"/>
          <w:w w:val="105"/>
        </w:rPr>
        <w:t xml:space="preserve"> </w:t>
      </w:r>
      <w:r w:rsidRPr="002814F3">
        <w:rPr>
          <w:rFonts w:cstheme="minorHAnsi"/>
          <w:w w:val="105"/>
        </w:rPr>
        <w:t>patterns (Aim 3)</w:t>
      </w:r>
    </w:p>
    <w:p w14:paraId="31ADD855" w14:textId="213F1ECE" w:rsidR="0009040E" w:rsidRPr="002814F3" w:rsidRDefault="0009040E" w:rsidP="00DE409F">
      <w:pPr>
        <w:pStyle w:val="ListParagraph"/>
        <w:widowControl w:val="0"/>
        <w:numPr>
          <w:ilvl w:val="1"/>
          <w:numId w:val="2"/>
        </w:numPr>
        <w:tabs>
          <w:tab w:val="left" w:pos="410"/>
        </w:tabs>
        <w:autoSpaceDE w:val="0"/>
        <w:autoSpaceDN w:val="0"/>
        <w:spacing w:before="120" w:after="120" w:line="240" w:lineRule="auto"/>
        <w:ind w:hanging="357"/>
        <w:jc w:val="both"/>
        <w:rPr>
          <w:rFonts w:cstheme="minorHAnsi"/>
        </w:rPr>
      </w:pPr>
      <w:r w:rsidRPr="002814F3">
        <w:rPr>
          <w:rFonts w:cstheme="minorHAnsi"/>
          <w:w w:val="105"/>
        </w:rPr>
        <w:t>Develop an EWS based on a digital App (Aim 3a)</w:t>
      </w:r>
    </w:p>
    <w:p w14:paraId="7550EFC5" w14:textId="6DD0F39D" w:rsidR="0009040E" w:rsidRPr="00DC0A78" w:rsidRDefault="0009040E" w:rsidP="00DE409F">
      <w:pPr>
        <w:pStyle w:val="ListParagraph"/>
        <w:widowControl w:val="0"/>
        <w:numPr>
          <w:ilvl w:val="1"/>
          <w:numId w:val="2"/>
        </w:numPr>
        <w:tabs>
          <w:tab w:val="left" w:pos="410"/>
        </w:tabs>
        <w:autoSpaceDE w:val="0"/>
        <w:autoSpaceDN w:val="0"/>
        <w:spacing w:before="120" w:after="120" w:line="240" w:lineRule="auto"/>
        <w:ind w:hanging="357"/>
        <w:jc w:val="both"/>
        <w:rPr>
          <w:rFonts w:eastAsiaTheme="minorEastAsia"/>
        </w:rPr>
      </w:pPr>
      <w:r w:rsidRPr="002814F3">
        <w:rPr>
          <w:w w:val="105"/>
        </w:rPr>
        <w:t>Develop a “tiered” EWS in collaboration with the Ministries of Health</w:t>
      </w:r>
      <w:r w:rsidR="3CB99B78" w:rsidRPr="002814F3">
        <w:rPr>
          <w:w w:val="105"/>
        </w:rPr>
        <w:t>, N</w:t>
      </w:r>
      <w:r w:rsidR="76A9F342" w:rsidRPr="002814F3">
        <w:t>ational Meteorological and Hydrological Services, and other relevant stakeholders</w:t>
      </w:r>
      <w:r w:rsidRPr="002814F3">
        <w:rPr>
          <w:w w:val="105"/>
        </w:rPr>
        <w:t xml:space="preserve"> </w:t>
      </w:r>
      <w:r w:rsidRPr="00795503">
        <w:rPr>
          <w:w w:val="105"/>
        </w:rPr>
        <w:t>(Aim 3b)</w:t>
      </w:r>
    </w:p>
    <w:p w14:paraId="25F99F48" w14:textId="6321DE19" w:rsidR="00E63C82" w:rsidRDefault="00A71C1A">
      <w:bookmarkStart w:id="36" w:name="_Toc102627318"/>
      <w:bookmarkStart w:id="37" w:name="_Toc102627530"/>
      <w:bookmarkStart w:id="38" w:name="_Toc102115043"/>
      <w:bookmarkStart w:id="39" w:name="_Toc102116386"/>
      <w:bookmarkStart w:id="40" w:name="_Toc102116457"/>
      <w:bookmarkStart w:id="41" w:name="_Toc102116515"/>
      <w:bookmarkStart w:id="42" w:name="_Toc102116573"/>
      <w:bookmarkStart w:id="43" w:name="_Toc102116632"/>
      <w:bookmarkStart w:id="44" w:name="_Toc102116717"/>
      <w:bookmarkStart w:id="45" w:name="_Toc102116776"/>
      <w:bookmarkStart w:id="46" w:name="_Toc102041203"/>
      <w:bookmarkEnd w:id="36"/>
      <w:bookmarkEnd w:id="37"/>
      <w:bookmarkEnd w:id="38"/>
      <w:bookmarkEnd w:id="39"/>
      <w:bookmarkEnd w:id="40"/>
      <w:bookmarkEnd w:id="41"/>
      <w:bookmarkEnd w:id="42"/>
      <w:bookmarkEnd w:id="43"/>
      <w:bookmarkEnd w:id="44"/>
      <w:bookmarkEnd w:id="45"/>
      <w:r>
        <w:t xml:space="preserve">The methods for Aim 3 are not presented in this </w:t>
      </w:r>
      <w:r w:rsidR="00924594">
        <w:t>protocol and</w:t>
      </w:r>
      <w:r w:rsidR="00DA1225">
        <w:t xml:space="preserve"> will be elaborated in a subsequent </w:t>
      </w:r>
      <w:r w:rsidR="00A278B8">
        <w:t xml:space="preserve">protocol. </w:t>
      </w:r>
    </w:p>
    <w:p w14:paraId="1C8F867F" w14:textId="77777777" w:rsidR="00E63C82" w:rsidRDefault="00E63C82" w:rsidP="00897E75">
      <w:pPr>
        <w:pStyle w:val="Heading1"/>
      </w:pPr>
      <w:bookmarkStart w:id="47" w:name="_Toc105168513"/>
      <w:r w:rsidRPr="0060639A">
        <w:t>Funding acknowledgement:</w:t>
      </w:r>
      <w:bookmarkEnd w:id="47"/>
      <w:r w:rsidRPr="0060639A">
        <w:t xml:space="preserve"> </w:t>
      </w:r>
    </w:p>
    <w:p w14:paraId="24BE27D7" w14:textId="110DCE97" w:rsidR="007C13CE" w:rsidRDefault="00577E9E">
      <w:pPr>
        <w:rPr>
          <w:rFonts w:asciiTheme="majorHAnsi" w:eastAsiaTheme="majorEastAsia" w:hAnsiTheme="majorHAnsi" w:cstheme="majorBidi"/>
          <w:b/>
          <w:bCs/>
          <w:sz w:val="32"/>
          <w:szCs w:val="32"/>
        </w:rPr>
      </w:pPr>
      <w:r w:rsidRPr="00577E9E">
        <w:t xml:space="preserve">Research reported in this publication was supported by the Fogarty International </w:t>
      </w:r>
      <w:proofErr w:type="spellStart"/>
      <w:r w:rsidRPr="00577E9E">
        <w:t>Center</w:t>
      </w:r>
      <w:proofErr w:type="spellEnd"/>
      <w:r w:rsidRPr="00577E9E">
        <w:t xml:space="preserve"> and National Institute of Environmental Health Sciences (NIEHS) and OD/Office of Strategic Coordination (OSC) of the National Institutes of Health under Award Number U54 TW 012083. The content is solely the responsibility of the authors and does not necessarily represent the official views of the National Institutes of Health </w:t>
      </w:r>
      <w:r w:rsidR="007C13CE">
        <w:br w:type="page"/>
      </w:r>
    </w:p>
    <w:p w14:paraId="7FF7B7A1" w14:textId="77A58A78" w:rsidR="003104A0" w:rsidRPr="00456C47" w:rsidRDefault="00F0002E" w:rsidP="003A24A2">
      <w:pPr>
        <w:pStyle w:val="Heading1"/>
        <w:numPr>
          <w:ilvl w:val="0"/>
          <w:numId w:val="49"/>
        </w:numPr>
      </w:pPr>
      <w:bookmarkStart w:id="48" w:name="_Toc105168514"/>
      <w:r w:rsidRPr="00456C47">
        <w:lastRenderedPageBreak/>
        <w:t>S</w:t>
      </w:r>
      <w:r w:rsidR="00CE4D87" w:rsidRPr="00456C47">
        <w:t xml:space="preserve">ummary of </w:t>
      </w:r>
      <w:r w:rsidR="00E70116">
        <w:t xml:space="preserve">overall </w:t>
      </w:r>
      <w:r w:rsidR="00CE4D87" w:rsidRPr="00456C47">
        <w:t>s</w:t>
      </w:r>
      <w:r w:rsidRPr="00456C47">
        <w:t>tudy design</w:t>
      </w:r>
      <w:bookmarkEnd w:id="46"/>
      <w:bookmarkEnd w:id="48"/>
      <w:r w:rsidR="00103B3B" w:rsidRPr="00456C47">
        <w:t xml:space="preserve"> </w:t>
      </w:r>
    </w:p>
    <w:p w14:paraId="17B8D3DE" w14:textId="0834EAC7" w:rsidR="00A80BDD" w:rsidRPr="002814F3" w:rsidRDefault="005563C2" w:rsidP="002814F3">
      <w:pPr>
        <w:spacing w:before="120" w:after="120" w:line="276" w:lineRule="auto"/>
        <w:jc w:val="both"/>
      </w:pPr>
      <w:r>
        <w:t xml:space="preserve">This </w:t>
      </w:r>
      <w:r w:rsidR="00CE4D87">
        <w:t>study</w:t>
      </w:r>
      <w:r>
        <w:t xml:space="preserve"> </w:t>
      </w:r>
      <w:r w:rsidR="00936576">
        <w:t>adopt</w:t>
      </w:r>
      <w:r>
        <w:t>s</w:t>
      </w:r>
      <w:r w:rsidR="00936576">
        <w:t xml:space="preserve"> a transdisciplinary approach in which experts in the fields of computer science, healthcare, climate science, statistics, physics, physiology, environmental </w:t>
      </w:r>
      <w:r w:rsidR="00C70E16">
        <w:t xml:space="preserve">epidemiology, </w:t>
      </w:r>
      <w:r w:rsidR="00815628">
        <w:t xml:space="preserve">and </w:t>
      </w:r>
      <w:r w:rsidR="00C70E16">
        <w:t xml:space="preserve">public </w:t>
      </w:r>
      <w:r w:rsidR="00936576">
        <w:t xml:space="preserve">health </w:t>
      </w:r>
      <w:r w:rsidR="00C70E16">
        <w:t xml:space="preserve">will collaborate with </w:t>
      </w:r>
      <w:r w:rsidR="00035B2A">
        <w:t xml:space="preserve">communities, </w:t>
      </w:r>
      <w:r w:rsidR="00C70E16">
        <w:t>local governance actors an</w:t>
      </w:r>
      <w:r w:rsidR="00035B2A">
        <w:t>d policy makers to address heat-related</w:t>
      </w:r>
      <w:r w:rsidR="00C70E16">
        <w:t xml:space="preserve"> complex and interconnected research challenges</w:t>
      </w:r>
      <w:r w:rsidR="00035B2A">
        <w:t>, in African urban contexts</w:t>
      </w:r>
      <w:r w:rsidR="00C70E16">
        <w:t xml:space="preserve">. </w:t>
      </w:r>
    </w:p>
    <w:p w14:paraId="67927A43" w14:textId="417EB986" w:rsidR="00780EA8" w:rsidRPr="002814F3" w:rsidRDefault="00C70E16" w:rsidP="002814F3">
      <w:pPr>
        <w:spacing w:before="120" w:after="120" w:line="276" w:lineRule="auto"/>
        <w:jc w:val="both"/>
      </w:pPr>
      <w:r>
        <w:t xml:space="preserve">The </w:t>
      </w:r>
      <w:r w:rsidR="33189D55">
        <w:t>s</w:t>
      </w:r>
      <w:r w:rsidR="249BC648">
        <w:t>tudy</w:t>
      </w:r>
      <w:r>
        <w:t xml:space="preserve"> will pursue the three aims in an integrated and a consistent way with a logical flow of activities from understanding the local urban contexts to the development of forecasting models intended for the development of an effective </w:t>
      </w:r>
      <w:r w:rsidR="00035B2A">
        <w:t xml:space="preserve">and appropriate </w:t>
      </w:r>
      <w:r>
        <w:t>urban early warning system for heat.</w:t>
      </w:r>
    </w:p>
    <w:p w14:paraId="6B5B366B" w14:textId="12BFF2CB" w:rsidR="00657D55" w:rsidRPr="00AB2E7E" w:rsidRDefault="00C70E16" w:rsidP="002814F3">
      <w:pPr>
        <w:keepNext/>
        <w:spacing w:before="120" w:after="120" w:line="276" w:lineRule="auto"/>
        <w:jc w:val="both"/>
      </w:pPr>
      <w:r>
        <w:t xml:space="preserve"> </w:t>
      </w:r>
    </w:p>
    <w:p w14:paraId="14D308EB" w14:textId="77777777" w:rsidR="009B1816" w:rsidRDefault="4124D4CD" w:rsidP="009B1816">
      <w:pPr>
        <w:keepNext/>
        <w:spacing w:after="0" w:line="276" w:lineRule="auto"/>
      </w:pPr>
      <w:r>
        <w:rPr>
          <w:noProof/>
          <w:lang w:val="de-CH" w:eastAsia="de-CH"/>
        </w:rPr>
        <w:drawing>
          <wp:inline distT="0" distB="0" distL="0" distR="0" wp14:anchorId="16F4126E" wp14:editId="758E29B8">
            <wp:extent cx="5757333" cy="3238500"/>
            <wp:effectExtent l="0" t="0" r="0" b="0"/>
            <wp:docPr id="50529354" name="Picture 5052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29354"/>
                    <pic:cNvPicPr/>
                  </pic:nvPicPr>
                  <pic:blipFill>
                    <a:blip r:embed="rId33">
                      <a:extLst>
                        <a:ext uri="{28A0092B-C50C-407E-A947-70E740481C1C}">
                          <a14:useLocalDpi xmlns:a14="http://schemas.microsoft.com/office/drawing/2010/main" val="0"/>
                        </a:ext>
                      </a:extLst>
                    </a:blip>
                    <a:stretch>
                      <a:fillRect/>
                    </a:stretch>
                  </pic:blipFill>
                  <pic:spPr>
                    <a:xfrm>
                      <a:off x="0" y="0"/>
                      <a:ext cx="5757333" cy="3238500"/>
                    </a:xfrm>
                    <a:prstGeom prst="rect">
                      <a:avLst/>
                    </a:prstGeom>
                  </pic:spPr>
                </pic:pic>
              </a:graphicData>
            </a:graphic>
          </wp:inline>
        </w:drawing>
      </w:r>
    </w:p>
    <w:p w14:paraId="0431A991" w14:textId="29A55E49" w:rsidR="00B74DF0" w:rsidRDefault="009B1816" w:rsidP="00897E75">
      <w:pPr>
        <w:pStyle w:val="Caption"/>
      </w:pPr>
      <w:bookmarkStart w:id="49" w:name="_Toc105426320"/>
      <w:r>
        <w:t xml:space="preserve">Figure </w:t>
      </w:r>
      <w:r>
        <w:fldChar w:fldCharType="begin"/>
      </w:r>
      <w:r>
        <w:instrText>SEQ Figure \* ARABIC</w:instrText>
      </w:r>
      <w:r>
        <w:fldChar w:fldCharType="separate"/>
      </w:r>
      <w:r w:rsidR="00531E0D">
        <w:rPr>
          <w:noProof/>
        </w:rPr>
        <w:t>1</w:t>
      </w:r>
      <w:r>
        <w:fldChar w:fldCharType="end"/>
      </w:r>
      <w:r>
        <w:t xml:space="preserve"> </w:t>
      </w:r>
      <w:r w:rsidRPr="00473925">
        <w:t>Flow of activities from Aim 1 to Aim 3, starting from an analysis of past observations, to the implementation of forecasting and downscaling methods to generate an Urban Heat-Health Early Warning System.</w:t>
      </w:r>
      <w:bookmarkEnd w:id="49"/>
    </w:p>
    <w:p w14:paraId="0E735AC5" w14:textId="60FA191B" w:rsidR="000D1FE7" w:rsidRPr="002814F3" w:rsidRDefault="00BF39B7" w:rsidP="002814F3">
      <w:pPr>
        <w:spacing w:before="120" w:after="120" w:line="276" w:lineRule="auto"/>
        <w:jc w:val="both"/>
        <w:rPr>
          <w:w w:val="105"/>
        </w:rPr>
      </w:pPr>
      <w:r w:rsidRPr="00795503">
        <w:rPr>
          <w:w w:val="105"/>
        </w:rPr>
        <w:t xml:space="preserve">The </w:t>
      </w:r>
      <w:r w:rsidR="00A9698A" w:rsidRPr="00DC0A78">
        <w:rPr>
          <w:w w:val="105"/>
        </w:rPr>
        <w:t>study</w:t>
      </w:r>
      <w:r w:rsidRPr="002814F3">
        <w:rPr>
          <w:w w:val="105"/>
        </w:rPr>
        <w:t xml:space="preserve"> will make use of existing, prospectively collected, high-quality health data from </w:t>
      </w:r>
      <w:r w:rsidR="00DE2027" w:rsidRPr="002814F3">
        <w:rPr>
          <w:w w:val="105"/>
        </w:rPr>
        <w:t>long</w:t>
      </w:r>
      <w:r w:rsidR="00343825" w:rsidRPr="002814F3">
        <w:rPr>
          <w:w w:val="105"/>
        </w:rPr>
        <w:t xml:space="preserve">itudinal </w:t>
      </w:r>
      <w:r w:rsidR="0074665B" w:rsidRPr="002814F3">
        <w:rPr>
          <w:w w:val="105"/>
        </w:rPr>
        <w:t>datasets</w:t>
      </w:r>
      <w:r w:rsidRPr="002814F3">
        <w:rPr>
          <w:w w:val="105"/>
        </w:rPr>
        <w:t xml:space="preserve"> (see in Annex </w:t>
      </w:r>
      <w:r w:rsidR="003C1BE2" w:rsidRPr="002814F3">
        <w:rPr>
          <w:w w:val="105"/>
        </w:rPr>
        <w:t>1</w:t>
      </w:r>
      <w:r w:rsidR="00600701">
        <w:rPr>
          <w:w w:val="105"/>
        </w:rPr>
        <w:t xml:space="preserve"> Table </w:t>
      </w:r>
      <w:r w:rsidR="003543E0">
        <w:rPr>
          <w:w w:val="105"/>
        </w:rPr>
        <w:t>4</w:t>
      </w:r>
      <w:r w:rsidR="003C1BE2" w:rsidRPr="002814F3">
        <w:rPr>
          <w:w w:val="105"/>
        </w:rPr>
        <w:t xml:space="preserve"> </w:t>
      </w:r>
      <w:r w:rsidRPr="002814F3">
        <w:rPr>
          <w:w w:val="105"/>
        </w:rPr>
        <w:t xml:space="preserve">the </w:t>
      </w:r>
      <w:r w:rsidR="00BC70A4" w:rsidRPr="002814F3">
        <w:rPr>
          <w:w w:val="105"/>
        </w:rPr>
        <w:t>description</w:t>
      </w:r>
      <w:r w:rsidRPr="002814F3">
        <w:rPr>
          <w:w w:val="105"/>
        </w:rPr>
        <w:t xml:space="preserve"> of </w:t>
      </w:r>
      <w:r w:rsidR="003B1AD8" w:rsidRPr="002814F3">
        <w:rPr>
          <w:w w:val="105"/>
        </w:rPr>
        <w:t xml:space="preserve">health outcomes, environmental and other </w:t>
      </w:r>
      <w:r w:rsidRPr="002814F3">
        <w:rPr>
          <w:w w:val="105"/>
        </w:rPr>
        <w:t xml:space="preserve">datasets). Additionally, the </w:t>
      </w:r>
      <w:r w:rsidR="00A9698A" w:rsidRPr="002814F3">
        <w:rPr>
          <w:w w:val="105"/>
        </w:rPr>
        <w:t>study</w:t>
      </w:r>
      <w:r w:rsidRPr="002814F3">
        <w:rPr>
          <w:w w:val="105"/>
        </w:rPr>
        <w:t xml:space="preserve"> will make use of a multitude of</w:t>
      </w:r>
      <w:r w:rsidRPr="002814F3">
        <w:rPr>
          <w:spacing w:val="1"/>
          <w:w w:val="105"/>
        </w:rPr>
        <w:t xml:space="preserve"> </w:t>
      </w:r>
      <w:r w:rsidRPr="002814F3">
        <w:rPr>
          <w:w w:val="105"/>
        </w:rPr>
        <w:t>existing weather data, both retrospective</w:t>
      </w:r>
      <w:r w:rsidR="00C874CA">
        <w:rPr>
          <w:w w:val="105"/>
        </w:rPr>
        <w:t xml:space="preserve"> or </w:t>
      </w:r>
      <w:r w:rsidRPr="002814F3">
        <w:rPr>
          <w:w w:val="105"/>
        </w:rPr>
        <w:t xml:space="preserve">historical, as well as weather and seasonal </w:t>
      </w:r>
      <w:r w:rsidR="00C874CA">
        <w:rPr>
          <w:w w:val="105"/>
        </w:rPr>
        <w:t xml:space="preserve">prospective or </w:t>
      </w:r>
      <w:r w:rsidRPr="002814F3">
        <w:rPr>
          <w:w w:val="105"/>
        </w:rPr>
        <w:t>forecast data (see table</w:t>
      </w:r>
      <w:r w:rsidR="00C53D38">
        <w:rPr>
          <w:w w:val="105"/>
        </w:rPr>
        <w:t>4</w:t>
      </w:r>
      <w:r w:rsidRPr="002814F3">
        <w:rPr>
          <w:w w:val="105"/>
        </w:rPr>
        <w:t xml:space="preserve"> in Annex</w:t>
      </w:r>
      <w:r w:rsidR="00013627">
        <w:rPr>
          <w:w w:val="105"/>
        </w:rPr>
        <w:t xml:space="preserve"> 1</w:t>
      </w:r>
      <w:r w:rsidRPr="002814F3">
        <w:rPr>
          <w:w w:val="105"/>
        </w:rPr>
        <w:t>).</w:t>
      </w:r>
    </w:p>
    <w:p w14:paraId="395D0A97" w14:textId="37DA6389" w:rsidR="00CE5EC4" w:rsidRPr="002814F3" w:rsidRDefault="28A31B63" w:rsidP="002814F3">
      <w:pPr>
        <w:spacing w:before="120" w:after="120" w:line="276" w:lineRule="auto"/>
        <w:jc w:val="both"/>
      </w:pPr>
      <w:r w:rsidRPr="002814F3">
        <w:t xml:space="preserve">The </w:t>
      </w:r>
      <w:r w:rsidR="00A9698A" w:rsidRPr="002814F3">
        <w:t>study</w:t>
      </w:r>
      <w:r w:rsidRPr="002814F3">
        <w:t xml:space="preserve"> will depend on </w:t>
      </w:r>
      <w:r w:rsidR="00F112F7">
        <w:t>a</w:t>
      </w:r>
      <w:r w:rsidRPr="002814F3">
        <w:t xml:space="preserve"> DMAC </w:t>
      </w:r>
      <w:r w:rsidR="00C307E7" w:rsidRPr="002814F3">
        <w:t xml:space="preserve">(Data Management and Analysis Core) </w:t>
      </w:r>
      <w:r w:rsidRPr="002814F3">
        <w:t xml:space="preserve">hosted at the University of Cape Town.  DMAC will implement a remote access analysis platform based on Python </w:t>
      </w:r>
      <w:proofErr w:type="spellStart"/>
      <w:r w:rsidRPr="002814F3">
        <w:t>Jupyter</w:t>
      </w:r>
      <w:proofErr w:type="spellEnd"/>
      <w:r w:rsidRPr="002814F3">
        <w:t xml:space="preserve"> Lab which is a collaborative data science coding platform enabling access b</w:t>
      </w:r>
      <w:r w:rsidR="005A5983" w:rsidRPr="002814F3">
        <w:t>y</w:t>
      </w:r>
      <w:r w:rsidRPr="002814F3">
        <w:t xml:space="preserve"> </w:t>
      </w:r>
      <w:r w:rsidR="00A9698A" w:rsidRPr="002814F3">
        <w:t>study</w:t>
      </w:r>
      <w:r w:rsidRPr="002814F3">
        <w:t xml:space="preserve"> partners to the </w:t>
      </w:r>
      <w:r w:rsidR="420605A0" w:rsidRPr="002814F3">
        <w:t>High-Performance</w:t>
      </w:r>
      <w:r w:rsidRPr="002814F3">
        <w:t xml:space="preserve"> Computing (HPC) and large storage provide</w:t>
      </w:r>
      <w:r w:rsidR="001B2525" w:rsidRPr="002814F3">
        <w:t>d</w:t>
      </w:r>
      <w:r w:rsidRPr="002814F3">
        <w:t xml:space="preserve"> by UCT. </w:t>
      </w:r>
      <w:r w:rsidR="00D53912" w:rsidRPr="002814F3">
        <w:t>Climate System Analysis Group</w:t>
      </w:r>
      <w:r w:rsidRPr="002814F3">
        <w:t xml:space="preserve"> </w:t>
      </w:r>
      <w:r w:rsidR="00584492" w:rsidRPr="002814F3">
        <w:t>(</w:t>
      </w:r>
      <w:r w:rsidRPr="002814F3">
        <w:t>CSAG</w:t>
      </w:r>
      <w:r w:rsidR="00584492" w:rsidRPr="002814F3">
        <w:t>)</w:t>
      </w:r>
      <w:r w:rsidRPr="002814F3">
        <w:t xml:space="preserve"> at UCT hosts a HPC cluster and large storage system that already holds many of the relevant climate datasets with a number of new </w:t>
      </w:r>
      <w:r w:rsidR="00D22CB4">
        <w:t xml:space="preserve">geospatial </w:t>
      </w:r>
      <w:r w:rsidRPr="002814F3">
        <w:t xml:space="preserve">datasets being made available in support of the </w:t>
      </w:r>
      <w:r w:rsidR="0009371C">
        <w:t xml:space="preserve">HE²AT </w:t>
      </w:r>
      <w:r w:rsidR="00A9698A" w:rsidRPr="002814F3">
        <w:t>study</w:t>
      </w:r>
      <w:r w:rsidRPr="002814F3">
        <w:t>.</w:t>
      </w:r>
    </w:p>
    <w:p w14:paraId="5E714867" w14:textId="403C1385" w:rsidR="00CE5EC4" w:rsidRPr="002814F3" w:rsidRDefault="007A5E04" w:rsidP="002814F3">
      <w:pPr>
        <w:spacing w:before="120" w:after="120" w:line="276" w:lineRule="auto"/>
        <w:jc w:val="both"/>
        <w:rPr>
          <w:w w:val="105"/>
        </w:rPr>
      </w:pPr>
      <w:r w:rsidRPr="002814F3">
        <w:rPr>
          <w:w w:val="105"/>
        </w:rPr>
        <w:lastRenderedPageBreak/>
        <w:t>The</w:t>
      </w:r>
      <w:r w:rsidRPr="002814F3">
        <w:rPr>
          <w:spacing w:val="13"/>
          <w:w w:val="105"/>
        </w:rPr>
        <w:t xml:space="preserve"> </w:t>
      </w:r>
      <w:r w:rsidR="00A9698A" w:rsidRPr="002814F3">
        <w:rPr>
          <w:spacing w:val="13"/>
          <w:w w:val="105"/>
        </w:rPr>
        <w:t>study</w:t>
      </w:r>
      <w:r w:rsidRPr="002814F3">
        <w:rPr>
          <w:spacing w:val="13"/>
          <w:w w:val="105"/>
        </w:rPr>
        <w:t xml:space="preserve"> will also draw on the resources of </w:t>
      </w:r>
      <w:r w:rsidRPr="002814F3">
        <w:rPr>
          <w:w w:val="105"/>
        </w:rPr>
        <w:t>IBM-PAIRS</w:t>
      </w:r>
      <w:r w:rsidRPr="002814F3">
        <w:rPr>
          <w:spacing w:val="13"/>
          <w:w w:val="105"/>
        </w:rPr>
        <w:t xml:space="preserve"> </w:t>
      </w:r>
      <w:r w:rsidRPr="002814F3">
        <w:rPr>
          <w:w w:val="105"/>
        </w:rPr>
        <w:t>(Physical</w:t>
      </w:r>
      <w:r w:rsidRPr="002814F3">
        <w:rPr>
          <w:spacing w:val="11"/>
          <w:w w:val="105"/>
        </w:rPr>
        <w:t xml:space="preserve"> </w:t>
      </w:r>
      <w:r w:rsidRPr="002814F3">
        <w:rPr>
          <w:w w:val="105"/>
        </w:rPr>
        <w:t>Analytics</w:t>
      </w:r>
      <w:r w:rsidRPr="002814F3">
        <w:rPr>
          <w:spacing w:val="13"/>
          <w:w w:val="105"/>
        </w:rPr>
        <w:t xml:space="preserve"> </w:t>
      </w:r>
      <w:r w:rsidRPr="002814F3">
        <w:rPr>
          <w:w w:val="105"/>
        </w:rPr>
        <w:t>Integrated</w:t>
      </w:r>
      <w:r w:rsidRPr="002814F3">
        <w:rPr>
          <w:spacing w:val="13"/>
          <w:w w:val="105"/>
        </w:rPr>
        <w:t xml:space="preserve"> </w:t>
      </w:r>
      <w:r w:rsidRPr="002814F3">
        <w:rPr>
          <w:w w:val="105"/>
        </w:rPr>
        <w:t>Repository</w:t>
      </w:r>
      <w:r w:rsidRPr="002814F3">
        <w:rPr>
          <w:spacing w:val="13"/>
          <w:w w:val="105"/>
        </w:rPr>
        <w:t xml:space="preserve"> </w:t>
      </w:r>
      <w:r w:rsidRPr="002814F3">
        <w:rPr>
          <w:w w:val="105"/>
        </w:rPr>
        <w:t>and</w:t>
      </w:r>
      <w:r w:rsidRPr="002814F3">
        <w:rPr>
          <w:spacing w:val="13"/>
          <w:w w:val="105"/>
        </w:rPr>
        <w:t xml:space="preserve"> </w:t>
      </w:r>
      <w:r w:rsidRPr="002814F3">
        <w:rPr>
          <w:w w:val="105"/>
        </w:rPr>
        <w:t>Services)</w:t>
      </w:r>
      <w:r w:rsidRPr="002814F3">
        <w:rPr>
          <w:spacing w:val="11"/>
          <w:w w:val="105"/>
        </w:rPr>
        <w:t xml:space="preserve">, </w:t>
      </w:r>
      <w:r w:rsidRPr="002814F3">
        <w:rPr>
          <w:spacing w:val="13"/>
          <w:w w:val="105"/>
        </w:rPr>
        <w:t xml:space="preserve">which is </w:t>
      </w:r>
      <w:r w:rsidRPr="002814F3">
        <w:rPr>
          <w:w w:val="105"/>
        </w:rPr>
        <w:t>a</w:t>
      </w:r>
      <w:r w:rsidR="00624ABD">
        <w:rPr>
          <w:spacing w:val="13"/>
          <w:w w:val="105"/>
        </w:rPr>
        <w:t>n extensive</w:t>
      </w:r>
      <w:r w:rsidRPr="002814F3">
        <w:rPr>
          <w:spacing w:val="13"/>
          <w:w w:val="105"/>
        </w:rPr>
        <w:t xml:space="preserve"> </w:t>
      </w:r>
      <w:r w:rsidRPr="002814F3">
        <w:rPr>
          <w:w w:val="105"/>
        </w:rPr>
        <w:t>data</w:t>
      </w:r>
      <w:r w:rsidRPr="002814F3">
        <w:rPr>
          <w:spacing w:val="13"/>
          <w:w w:val="105"/>
        </w:rPr>
        <w:t xml:space="preserve"> </w:t>
      </w:r>
      <w:r w:rsidRPr="002814F3">
        <w:rPr>
          <w:w w:val="105"/>
        </w:rPr>
        <w:t xml:space="preserve">store </w:t>
      </w:r>
      <w:r w:rsidRPr="002814F3">
        <w:rPr>
          <w:spacing w:val="-59"/>
          <w:w w:val="105"/>
        </w:rPr>
        <w:t xml:space="preserve"> </w:t>
      </w:r>
      <w:r w:rsidRPr="002814F3">
        <w:rPr>
          <w:w w:val="105"/>
        </w:rPr>
        <w:t xml:space="preserve">of aligned, pre-processed geo-spatial data such as satellite and aerial images, </w:t>
      </w:r>
      <w:r w:rsidR="00615ECC" w:rsidRPr="00615ECC">
        <w:rPr>
          <w:w w:val="105"/>
        </w:rPr>
        <w:t>Light Detection and Ranging</w:t>
      </w:r>
      <w:r w:rsidR="00615ECC">
        <w:rPr>
          <w:w w:val="105"/>
        </w:rPr>
        <w:t xml:space="preserve"> </w:t>
      </w:r>
      <w:r w:rsidR="00031F69">
        <w:rPr>
          <w:w w:val="105"/>
        </w:rPr>
        <w:t>(</w:t>
      </w:r>
      <w:r w:rsidRPr="002814F3">
        <w:rPr>
          <w:w w:val="105"/>
        </w:rPr>
        <w:t>LiDAR</w:t>
      </w:r>
      <w:r w:rsidR="00031F69">
        <w:rPr>
          <w:w w:val="105"/>
        </w:rPr>
        <w:t>)</w:t>
      </w:r>
      <w:r w:rsidRPr="002814F3">
        <w:rPr>
          <w:w w:val="105"/>
        </w:rPr>
        <w:t xml:space="preserve"> data, land use</w:t>
      </w:r>
      <w:r w:rsidRPr="002814F3">
        <w:rPr>
          <w:spacing w:val="1"/>
          <w:w w:val="105"/>
        </w:rPr>
        <w:t xml:space="preserve"> </w:t>
      </w:r>
      <w:r w:rsidRPr="002814F3">
        <w:rPr>
          <w:w w:val="105"/>
        </w:rPr>
        <w:t>surveys,</w:t>
      </w:r>
      <w:r w:rsidRPr="002814F3">
        <w:rPr>
          <w:spacing w:val="1"/>
          <w:w w:val="105"/>
        </w:rPr>
        <w:t xml:space="preserve"> </w:t>
      </w:r>
      <w:r w:rsidRPr="002814F3">
        <w:rPr>
          <w:w w:val="105"/>
        </w:rPr>
        <w:t>numerical</w:t>
      </w:r>
      <w:r w:rsidRPr="002814F3">
        <w:rPr>
          <w:spacing w:val="1"/>
          <w:w w:val="105"/>
        </w:rPr>
        <w:t xml:space="preserve"> </w:t>
      </w:r>
      <w:r w:rsidRPr="002814F3">
        <w:rPr>
          <w:w w:val="105"/>
        </w:rPr>
        <w:t>weather</w:t>
      </w:r>
      <w:r w:rsidRPr="002814F3">
        <w:rPr>
          <w:spacing w:val="1"/>
          <w:w w:val="105"/>
        </w:rPr>
        <w:t xml:space="preserve"> </w:t>
      </w:r>
      <w:r w:rsidRPr="002814F3">
        <w:rPr>
          <w:w w:val="105"/>
        </w:rPr>
        <w:t>prediction</w:t>
      </w:r>
      <w:r w:rsidRPr="002814F3">
        <w:rPr>
          <w:spacing w:val="1"/>
          <w:w w:val="105"/>
        </w:rPr>
        <w:t xml:space="preserve"> </w:t>
      </w:r>
      <w:r w:rsidRPr="002814F3">
        <w:rPr>
          <w:w w:val="105"/>
        </w:rPr>
        <w:t>model</w:t>
      </w:r>
      <w:r w:rsidRPr="002814F3">
        <w:rPr>
          <w:spacing w:val="1"/>
          <w:w w:val="105"/>
        </w:rPr>
        <w:t xml:space="preserve"> </w:t>
      </w:r>
      <w:r w:rsidRPr="002814F3">
        <w:rPr>
          <w:w w:val="105"/>
        </w:rPr>
        <w:t>outputs,</w:t>
      </w:r>
      <w:r w:rsidRPr="002814F3">
        <w:rPr>
          <w:spacing w:val="1"/>
          <w:w w:val="105"/>
        </w:rPr>
        <w:t xml:space="preserve"> </w:t>
      </w:r>
      <w:r w:rsidRPr="002814F3">
        <w:rPr>
          <w:w w:val="105"/>
        </w:rPr>
        <w:t>weather</w:t>
      </w:r>
      <w:r w:rsidRPr="002814F3">
        <w:rPr>
          <w:spacing w:val="1"/>
          <w:w w:val="105"/>
        </w:rPr>
        <w:t xml:space="preserve"> </w:t>
      </w:r>
      <w:r w:rsidRPr="002814F3">
        <w:rPr>
          <w:w w:val="105"/>
        </w:rPr>
        <w:t>reanalysis</w:t>
      </w:r>
      <w:r w:rsidRPr="002814F3">
        <w:rPr>
          <w:spacing w:val="1"/>
          <w:w w:val="105"/>
        </w:rPr>
        <w:t xml:space="preserve"> </w:t>
      </w:r>
      <w:r w:rsidRPr="002814F3">
        <w:rPr>
          <w:w w:val="105"/>
        </w:rPr>
        <w:t>and</w:t>
      </w:r>
      <w:r w:rsidRPr="002814F3">
        <w:rPr>
          <w:spacing w:val="1"/>
          <w:w w:val="105"/>
        </w:rPr>
        <w:t xml:space="preserve"> </w:t>
      </w:r>
      <w:r w:rsidRPr="002814F3">
        <w:rPr>
          <w:w w:val="105"/>
        </w:rPr>
        <w:t>measurement,</w:t>
      </w:r>
      <w:r w:rsidRPr="002814F3">
        <w:rPr>
          <w:spacing w:val="1"/>
          <w:w w:val="105"/>
        </w:rPr>
        <w:t xml:space="preserve"> </w:t>
      </w:r>
      <w:r w:rsidRPr="002814F3">
        <w:rPr>
          <w:w w:val="105"/>
        </w:rPr>
        <w:t>and</w:t>
      </w:r>
      <w:r w:rsidRPr="002814F3">
        <w:rPr>
          <w:spacing w:val="1"/>
          <w:w w:val="105"/>
        </w:rPr>
        <w:t xml:space="preserve"> </w:t>
      </w:r>
      <w:r w:rsidRPr="002814F3">
        <w:rPr>
          <w:w w:val="105"/>
        </w:rPr>
        <w:t>other</w:t>
      </w:r>
      <w:r w:rsidRPr="002814F3">
        <w:rPr>
          <w:spacing w:val="1"/>
          <w:w w:val="105"/>
        </w:rPr>
        <w:t xml:space="preserve"> </w:t>
      </w:r>
      <w:r w:rsidRPr="002814F3">
        <w:rPr>
          <w:w w:val="105"/>
        </w:rPr>
        <w:t xml:space="preserve">environmental data, </w:t>
      </w:r>
      <w:r w:rsidR="00164744">
        <w:rPr>
          <w:w w:val="105"/>
        </w:rPr>
        <w:t>Internet of Things</w:t>
      </w:r>
      <w:r w:rsidR="00093E16">
        <w:rPr>
          <w:w w:val="105"/>
        </w:rPr>
        <w:t>(</w:t>
      </w:r>
      <w:r w:rsidRPr="002814F3">
        <w:rPr>
          <w:w w:val="105"/>
        </w:rPr>
        <w:t>IoT</w:t>
      </w:r>
      <w:r w:rsidR="00093E16">
        <w:rPr>
          <w:w w:val="105"/>
        </w:rPr>
        <w:t>)</w:t>
      </w:r>
      <w:r w:rsidRPr="002814F3">
        <w:rPr>
          <w:w w:val="105"/>
        </w:rPr>
        <w:t xml:space="preserve"> sensor data, anonymized </w:t>
      </w:r>
      <w:r w:rsidR="00395235" w:rsidRPr="002814F3">
        <w:rPr>
          <w:w w:val="105"/>
        </w:rPr>
        <w:t>cell phone</w:t>
      </w:r>
      <w:r w:rsidRPr="002814F3">
        <w:rPr>
          <w:w w:val="105"/>
        </w:rPr>
        <w:t xml:space="preserve"> tracking based human mobility and social-</w:t>
      </w:r>
      <w:r w:rsidR="00395235" w:rsidRPr="002814F3">
        <w:rPr>
          <w:w w:val="105"/>
        </w:rPr>
        <w:t xml:space="preserve">economic </w:t>
      </w:r>
      <w:r w:rsidRPr="002814F3">
        <w:rPr>
          <w:w w:val="105"/>
        </w:rPr>
        <w:t>data such as population, age-distribution, capacities of health infrastructure, and road network</w:t>
      </w:r>
      <w:r w:rsidR="009F36C7" w:rsidRPr="002814F3">
        <w:rPr>
          <w:w w:val="105"/>
        </w:rPr>
        <w:t>s</w:t>
      </w:r>
      <w:r w:rsidRPr="002814F3">
        <w:rPr>
          <w:w w:val="105"/>
        </w:rPr>
        <w:t>.</w:t>
      </w:r>
    </w:p>
    <w:p w14:paraId="3D8B3B55" w14:textId="6102A76A" w:rsidR="003F4EE3" w:rsidRPr="002814F3" w:rsidRDefault="007A5E04" w:rsidP="002814F3">
      <w:pPr>
        <w:spacing w:before="120" w:after="120" w:line="276" w:lineRule="auto"/>
        <w:jc w:val="both"/>
        <w:rPr>
          <w:w w:val="105"/>
        </w:rPr>
      </w:pPr>
      <w:r w:rsidRPr="002814F3">
        <w:rPr>
          <w:w w:val="105"/>
        </w:rPr>
        <w:t>To</w:t>
      </w:r>
      <w:r w:rsidRPr="002814F3">
        <w:rPr>
          <w:spacing w:val="1"/>
          <w:w w:val="105"/>
        </w:rPr>
        <w:t xml:space="preserve"> </w:t>
      </w:r>
      <w:r w:rsidRPr="002814F3">
        <w:rPr>
          <w:w w:val="105"/>
        </w:rPr>
        <w:t xml:space="preserve">date, PAIRS has curated more than 6 </w:t>
      </w:r>
      <w:r w:rsidR="00AE7997" w:rsidRPr="00AE7997">
        <w:rPr>
          <w:w w:val="105"/>
        </w:rPr>
        <w:t>petabyte</w:t>
      </w:r>
      <w:r w:rsidR="00B14CD4">
        <w:rPr>
          <w:w w:val="105"/>
        </w:rPr>
        <w:t>s</w:t>
      </w:r>
      <w:r w:rsidR="00793669">
        <w:rPr>
          <w:w w:val="105"/>
        </w:rPr>
        <w:t>(PB)</w:t>
      </w:r>
      <w:r w:rsidRPr="002814F3">
        <w:rPr>
          <w:w w:val="105"/>
        </w:rPr>
        <w:t xml:space="preserve"> of data at a daily ingestion rate of about 20 </w:t>
      </w:r>
      <w:r w:rsidR="00793669" w:rsidRPr="00793669">
        <w:rPr>
          <w:w w:val="105"/>
        </w:rPr>
        <w:t>terabytes</w:t>
      </w:r>
      <w:r w:rsidR="00793669">
        <w:rPr>
          <w:w w:val="105"/>
        </w:rPr>
        <w:t>(TB)</w:t>
      </w:r>
      <w:r w:rsidRPr="002814F3">
        <w:rPr>
          <w:w w:val="105"/>
        </w:rPr>
        <w:t>. The technology is</w:t>
      </w:r>
      <w:r w:rsidRPr="002814F3">
        <w:rPr>
          <w:spacing w:val="1"/>
          <w:w w:val="105"/>
        </w:rPr>
        <w:t xml:space="preserve"> </w:t>
      </w:r>
      <w:r w:rsidRPr="002814F3">
        <w:rPr>
          <w:w w:val="105"/>
        </w:rPr>
        <w:t>based</w:t>
      </w:r>
      <w:r w:rsidRPr="002814F3">
        <w:rPr>
          <w:spacing w:val="1"/>
          <w:w w:val="105"/>
        </w:rPr>
        <w:t xml:space="preserve"> </w:t>
      </w:r>
      <w:r w:rsidRPr="002814F3">
        <w:rPr>
          <w:w w:val="105"/>
        </w:rPr>
        <w:t>on</w:t>
      </w:r>
      <w:r w:rsidRPr="002814F3">
        <w:rPr>
          <w:spacing w:val="1"/>
          <w:w w:val="105"/>
        </w:rPr>
        <w:t xml:space="preserve"> </w:t>
      </w:r>
      <w:r w:rsidRPr="002814F3">
        <w:rPr>
          <w:w w:val="105"/>
        </w:rPr>
        <w:t>a</w:t>
      </w:r>
      <w:r w:rsidRPr="002814F3">
        <w:rPr>
          <w:spacing w:val="1"/>
          <w:w w:val="105"/>
        </w:rPr>
        <w:t xml:space="preserve"> </w:t>
      </w:r>
      <w:r w:rsidRPr="002814F3">
        <w:rPr>
          <w:w w:val="105"/>
        </w:rPr>
        <w:t>large-scale</w:t>
      </w:r>
      <w:r w:rsidRPr="002814F3">
        <w:rPr>
          <w:spacing w:val="1"/>
          <w:w w:val="105"/>
        </w:rPr>
        <w:t xml:space="preserve"> </w:t>
      </w:r>
      <w:r w:rsidRPr="002814F3">
        <w:rPr>
          <w:w w:val="105"/>
        </w:rPr>
        <w:t>Hadoop/HBase</w:t>
      </w:r>
      <w:r w:rsidRPr="002814F3">
        <w:rPr>
          <w:spacing w:val="1"/>
          <w:w w:val="105"/>
        </w:rPr>
        <w:t xml:space="preserve"> </w:t>
      </w:r>
      <w:r w:rsidRPr="002814F3">
        <w:rPr>
          <w:w w:val="105"/>
        </w:rPr>
        <w:t>system</w:t>
      </w:r>
      <w:r w:rsidRPr="002814F3">
        <w:rPr>
          <w:spacing w:val="1"/>
          <w:w w:val="105"/>
        </w:rPr>
        <w:t xml:space="preserve"> </w:t>
      </w:r>
      <w:r w:rsidRPr="002814F3">
        <w:rPr>
          <w:w w:val="105"/>
        </w:rPr>
        <w:t>for</w:t>
      </w:r>
      <w:r w:rsidRPr="002814F3">
        <w:rPr>
          <w:spacing w:val="1"/>
          <w:w w:val="105"/>
        </w:rPr>
        <w:t xml:space="preserve"> </w:t>
      </w:r>
      <w:r w:rsidRPr="002814F3">
        <w:rPr>
          <w:w w:val="105"/>
        </w:rPr>
        <w:t>distributed</w:t>
      </w:r>
      <w:r w:rsidRPr="002814F3">
        <w:rPr>
          <w:spacing w:val="1"/>
          <w:w w:val="105"/>
        </w:rPr>
        <w:t xml:space="preserve"> </w:t>
      </w:r>
      <w:r w:rsidRPr="002814F3">
        <w:rPr>
          <w:w w:val="105"/>
        </w:rPr>
        <w:t>data</w:t>
      </w:r>
      <w:r w:rsidRPr="002814F3">
        <w:rPr>
          <w:spacing w:val="1"/>
          <w:w w:val="105"/>
        </w:rPr>
        <w:t xml:space="preserve"> </w:t>
      </w:r>
      <w:r w:rsidRPr="002814F3">
        <w:rPr>
          <w:w w:val="105"/>
        </w:rPr>
        <w:t>storage</w:t>
      </w:r>
      <w:r w:rsidRPr="002814F3">
        <w:rPr>
          <w:spacing w:val="1"/>
          <w:w w:val="105"/>
        </w:rPr>
        <w:t xml:space="preserve"> </w:t>
      </w:r>
      <w:r w:rsidRPr="002814F3">
        <w:rPr>
          <w:w w:val="105"/>
        </w:rPr>
        <w:t>and</w:t>
      </w:r>
      <w:r w:rsidRPr="002814F3">
        <w:rPr>
          <w:spacing w:val="1"/>
          <w:w w:val="105"/>
        </w:rPr>
        <w:t xml:space="preserve"> </w:t>
      </w:r>
      <w:r w:rsidRPr="002814F3">
        <w:rPr>
          <w:w w:val="105"/>
        </w:rPr>
        <w:t>processing.</w:t>
      </w:r>
      <w:r w:rsidRPr="002814F3">
        <w:rPr>
          <w:spacing w:val="1"/>
          <w:w w:val="105"/>
        </w:rPr>
        <w:t xml:space="preserve"> </w:t>
      </w:r>
      <w:r w:rsidR="5A4ED59E" w:rsidRPr="002814F3">
        <w:rPr>
          <w:w w:val="105"/>
        </w:rPr>
        <w:t>IBM-PAIRS leverages</w:t>
      </w:r>
      <w:r w:rsidRPr="002814F3">
        <w:rPr>
          <w:w w:val="105"/>
        </w:rPr>
        <w:t xml:space="preserve"> efficient data indexing methods, which result in spatially and temporally linked data layers, both for</w:t>
      </w:r>
      <w:r w:rsidRPr="002814F3">
        <w:rPr>
          <w:spacing w:val="1"/>
          <w:w w:val="105"/>
        </w:rPr>
        <w:t xml:space="preserve"> </w:t>
      </w:r>
      <w:r w:rsidRPr="002814F3">
        <w:rPr>
          <w:w w:val="105"/>
        </w:rPr>
        <w:t>data from 2D</w:t>
      </w:r>
      <w:r w:rsidR="00260840">
        <w:rPr>
          <w:w w:val="105"/>
        </w:rPr>
        <w:t>imensional</w:t>
      </w:r>
      <w:r w:rsidRPr="002814F3">
        <w:rPr>
          <w:w w:val="105"/>
        </w:rPr>
        <w:t xml:space="preserve"> grids (e.g. satellite images) and from point locations (e.g. measurements from distributed sensor</w:t>
      </w:r>
      <w:r w:rsidRPr="002814F3">
        <w:rPr>
          <w:spacing w:val="1"/>
          <w:w w:val="105"/>
        </w:rPr>
        <w:t xml:space="preserve"> </w:t>
      </w:r>
      <w:r w:rsidRPr="002814F3">
        <w:rPr>
          <w:w w:val="105"/>
        </w:rPr>
        <w:t>networks).</w:t>
      </w:r>
    </w:p>
    <w:p w14:paraId="4E7FD115" w14:textId="4AF49166" w:rsidR="00D63F51" w:rsidRPr="00DC0A78" w:rsidRDefault="28A31B63" w:rsidP="002814F3">
      <w:pPr>
        <w:spacing w:before="120" w:after="120" w:line="276" w:lineRule="auto"/>
        <w:jc w:val="both"/>
      </w:pPr>
      <w:r w:rsidRPr="002814F3">
        <w:t>Access to PAIRS will either be directly through the various PAIRS interfaces which will be made available by providing authentication to identified individuals, or through integration into the DMAC data analysis platform (</w:t>
      </w:r>
      <w:proofErr w:type="spellStart"/>
      <w:r w:rsidRPr="002814F3">
        <w:t>Jupyter</w:t>
      </w:r>
      <w:proofErr w:type="spellEnd"/>
      <w:r w:rsidRPr="002814F3">
        <w:t xml:space="preserve"> Hub) which will also involve authentication for identified individuals</w:t>
      </w:r>
      <w:r w:rsidRPr="00795503">
        <w:t>.</w:t>
      </w:r>
      <w:bookmarkStart w:id="50" w:name="_Toc102041204"/>
      <w:r w:rsidR="004B6F20">
        <w:t xml:space="preserve"> Full details of </w:t>
      </w:r>
      <w:r w:rsidR="00041176">
        <w:t xml:space="preserve">data access and safety are in Annex </w:t>
      </w:r>
      <w:r w:rsidR="00AD5CC6" w:rsidRPr="00A91092">
        <w:t>6</w:t>
      </w:r>
      <w:r w:rsidR="00041176">
        <w:t>.</w:t>
      </w:r>
    </w:p>
    <w:p w14:paraId="09C20B4A" w14:textId="704AB3C9" w:rsidR="0014422B" w:rsidRPr="00AB2E7E" w:rsidRDefault="78E7E4CC" w:rsidP="003A24A2">
      <w:pPr>
        <w:pStyle w:val="Heading1"/>
        <w:numPr>
          <w:ilvl w:val="0"/>
          <w:numId w:val="49"/>
        </w:numPr>
      </w:pPr>
      <w:bookmarkStart w:id="51" w:name="_Toc102627320"/>
      <w:bookmarkStart w:id="52" w:name="_Toc102627532"/>
      <w:bookmarkStart w:id="53" w:name="_Toc105168515"/>
      <w:bookmarkEnd w:id="51"/>
      <w:bookmarkEnd w:id="52"/>
      <w:r w:rsidRPr="00456C47">
        <w:t>Method</w:t>
      </w:r>
      <w:r w:rsidR="00035B2A" w:rsidRPr="00456C47">
        <w:t>ology</w:t>
      </w:r>
      <w:bookmarkEnd w:id="50"/>
      <w:bookmarkEnd w:id="53"/>
      <w:r w:rsidRPr="00AB2E7E">
        <w:t xml:space="preserve"> </w:t>
      </w:r>
      <w:bookmarkStart w:id="54" w:name="_Toc102041205"/>
    </w:p>
    <w:p w14:paraId="31367D37" w14:textId="5448FF6B" w:rsidR="00F44014" w:rsidRPr="00456C47" w:rsidRDefault="0019405C" w:rsidP="00CC7A01">
      <w:pPr>
        <w:pStyle w:val="Heading2"/>
      </w:pPr>
      <w:bookmarkStart w:id="55" w:name="_Toc105168516"/>
      <w:r w:rsidRPr="00456C47">
        <w:t>4.1</w:t>
      </w:r>
      <w:r w:rsidR="00A369BB">
        <w:t>.</w:t>
      </w:r>
      <w:r w:rsidRPr="00456C47">
        <w:t xml:space="preserve"> </w:t>
      </w:r>
      <w:r w:rsidR="00035B2A" w:rsidRPr="00456C47">
        <w:t>Study s</w:t>
      </w:r>
      <w:r w:rsidR="007A602B" w:rsidRPr="00456C47">
        <w:t>ites</w:t>
      </w:r>
      <w:bookmarkEnd w:id="54"/>
      <w:bookmarkEnd w:id="55"/>
    </w:p>
    <w:p w14:paraId="46A0B772" w14:textId="4BEB96F6" w:rsidR="00EA29F5" w:rsidRPr="002814F3" w:rsidRDefault="00F44014" w:rsidP="002814F3">
      <w:pPr>
        <w:spacing w:before="120" w:after="120" w:line="276" w:lineRule="auto"/>
        <w:jc w:val="both"/>
      </w:pPr>
      <w:r w:rsidRPr="00DC0A78">
        <w:rPr>
          <w:w w:val="105"/>
        </w:rPr>
        <w:t>The s</w:t>
      </w:r>
      <w:r w:rsidR="00A9698A" w:rsidRPr="002814F3">
        <w:rPr>
          <w:w w:val="105"/>
        </w:rPr>
        <w:t>tudy</w:t>
      </w:r>
      <w:r w:rsidR="00035B2A" w:rsidRPr="002814F3">
        <w:rPr>
          <w:w w:val="105"/>
        </w:rPr>
        <w:t xml:space="preserve"> covers two large cities in two regions of Africa (Johannesburg, South</w:t>
      </w:r>
      <w:r w:rsidR="00035B2A" w:rsidRPr="002814F3">
        <w:rPr>
          <w:spacing w:val="-59"/>
          <w:w w:val="105"/>
        </w:rPr>
        <w:t xml:space="preserve"> </w:t>
      </w:r>
      <w:r w:rsidR="00035B2A" w:rsidRPr="002814F3">
        <w:rPr>
          <w:w w:val="105"/>
        </w:rPr>
        <w:t>Africa, Southern Africa</w:t>
      </w:r>
      <w:r w:rsidR="00234803">
        <w:rPr>
          <w:w w:val="105"/>
        </w:rPr>
        <w:t>,</w:t>
      </w:r>
      <w:r w:rsidR="00395235" w:rsidRPr="002814F3">
        <w:rPr>
          <w:w w:val="105"/>
        </w:rPr>
        <w:t xml:space="preserve"> and Abidjan, Côte d'Ivoire, West Africa</w:t>
      </w:r>
      <w:r w:rsidR="29D80624" w:rsidRPr="002814F3">
        <w:rPr>
          <w:w w:val="105"/>
        </w:rPr>
        <w:t>)</w:t>
      </w:r>
      <w:r w:rsidR="29D80624" w:rsidRPr="00795503">
        <w:rPr>
          <w:w w:val="105"/>
        </w:rPr>
        <w:t>.</w:t>
      </w:r>
      <w:r w:rsidR="00035B2A" w:rsidRPr="00DC0A78">
        <w:rPr>
          <w:w w:val="105"/>
        </w:rPr>
        <w:t xml:space="preserve"> </w:t>
      </w:r>
    </w:p>
    <w:p w14:paraId="7CE43E43" w14:textId="37A3F8EA" w:rsidR="00F36060" w:rsidRPr="002814F3" w:rsidRDefault="00103B3B" w:rsidP="002814F3">
      <w:pPr>
        <w:spacing w:before="120" w:after="120" w:line="276" w:lineRule="auto"/>
        <w:jc w:val="both"/>
      </w:pPr>
      <w:r w:rsidRPr="002814F3">
        <w:rPr>
          <w:w w:val="105"/>
        </w:rPr>
        <w:t xml:space="preserve">Johannesburg </w:t>
      </w:r>
      <w:r w:rsidRPr="002814F3">
        <w:t>is the largest city in South Africa, classified as a megacity, the 26th-largest in the world, with 14,167,000 inhabitants</w:t>
      </w:r>
      <w:r w:rsidR="00035B2A" w:rsidRPr="002814F3">
        <w:rPr>
          <w:w w:val="105"/>
        </w:rPr>
        <w:t xml:space="preserve"> </w:t>
      </w:r>
      <w:r w:rsidRPr="002814F3">
        <w:rPr>
          <w:w w:val="105"/>
        </w:rPr>
        <w:t xml:space="preserve">in </w:t>
      </w:r>
      <w:r w:rsidR="00253FD5" w:rsidRPr="002814F3">
        <w:t>2021</w:t>
      </w:r>
      <w:r w:rsidR="00B71241" w:rsidRPr="00DC0A78">
        <w:rPr>
          <w:w w:val="105"/>
        </w:rPr>
        <w:fldChar w:fldCharType="begin"/>
      </w:r>
      <w:r w:rsidR="00C06499">
        <w:rPr>
          <w:w w:val="105"/>
        </w:rPr>
        <w:instrText xml:space="preserve"> ADDIN EN.CITE &lt;EndNote&gt;&lt;Cite&gt;&lt;Author&gt;Treivish&lt;/Author&gt;&lt;Year&gt;2021&lt;/Year&gt;&lt;RecNum&gt;334&lt;/RecNum&gt;&lt;DisplayText&gt;[67]&lt;/DisplayText&gt;&lt;record&gt;&lt;rec-number&gt;334&lt;/rec-number&gt;&lt;foreign-keys&gt;&lt;key app="EN" db-id="5szwxp0er2sa0tevxamvt5a9wdes925002ws" timestamp="1651574232" guid="6d40a740-b013-459f-97ce-885ccba49af0"&gt;334&lt;/key&gt;&lt;/foreign-keys&gt;&lt;ref-type name="Journal Article"&gt;17&lt;/ref-type&gt;&lt;contributors&gt;&lt;authors&gt;&lt;author&gt;Treivish, AI&lt;/author&gt;&lt;/authors&gt;&lt;/contributors&gt;&lt;titles&gt;&lt;title&gt;The Largest, Metropolitan, and Global Centers in the World Arena: Matching Networks&lt;/title&gt;&lt;secondary-title&gt;Regional Research of Russia&lt;/secondary-title&gt;&lt;/titles&gt;&lt;periodical&gt;&lt;full-title&gt;Regional Research of Russia&lt;/full-title&gt;&lt;/periodical&gt;&lt;pages&gt;543-554&lt;/pages&gt;&lt;volume&gt;11&lt;/volume&gt;&lt;number&gt;4&lt;/number&gt;&lt;dates&gt;&lt;year&gt;2021&lt;/year&gt;&lt;/dates&gt;&lt;isbn&gt;2079-9713&lt;/isbn&gt;&lt;urls&gt;&lt;/urls&gt;&lt;/record&gt;&lt;/Cite&gt;&lt;/EndNote&gt;</w:instrText>
      </w:r>
      <w:r w:rsidR="00B71241" w:rsidRPr="00DC0A78">
        <w:rPr>
          <w:w w:val="105"/>
        </w:rPr>
        <w:fldChar w:fldCharType="separate"/>
      </w:r>
      <w:r w:rsidR="00C06499">
        <w:rPr>
          <w:noProof/>
          <w:w w:val="105"/>
        </w:rPr>
        <w:t>[67]</w:t>
      </w:r>
      <w:r w:rsidR="00B71241" w:rsidRPr="00DC0A78">
        <w:rPr>
          <w:w w:val="105"/>
        </w:rPr>
        <w:fldChar w:fldCharType="end"/>
      </w:r>
      <w:r w:rsidR="08CB935F" w:rsidRPr="00795503">
        <w:rPr>
          <w:w w:val="105"/>
        </w:rPr>
        <w:t>.</w:t>
      </w:r>
      <w:r w:rsidRPr="00DC0A78">
        <w:rPr>
          <w:w w:val="105"/>
        </w:rPr>
        <w:t xml:space="preserve"> </w:t>
      </w:r>
      <w:r w:rsidRPr="002814F3">
        <w:t xml:space="preserve">Johannesburg </w:t>
      </w:r>
      <w:r w:rsidR="00DA0EA6" w:rsidRPr="002814F3">
        <w:t>is in</w:t>
      </w:r>
      <w:r w:rsidRPr="002814F3">
        <w:t xml:space="preserve"> the eastern plateau area of South Africa known as the Highveld, at an elevation of 1,753 metres. It has a subtropical highland climate, with the summer months (October to April) characterised by hot days followed by afternoon thundershowers and cool evenings, and the winter months (May to September) by dry, sunny days followed by cold nights.</w:t>
      </w:r>
      <w:r w:rsidR="00CF5949" w:rsidRPr="002814F3">
        <w:t xml:space="preserve"> </w:t>
      </w:r>
      <w:r w:rsidRPr="002814F3">
        <w:t xml:space="preserve">Temperatures in Johannesburg are </w:t>
      </w:r>
      <w:proofErr w:type="spellStart"/>
      <w:r w:rsidRPr="002814F3">
        <w:t>usuall</w:t>
      </w:r>
      <w:proofErr w:type="spellEnd"/>
      <w:r w:rsidRPr="002814F3">
        <w:t xml:space="preserve"> mild due to the city's high elevation, with an average maximum daytime temperature in January of 25.6 °C (78.1°F), dropping to an average maximum of around 16 °C (61°F)</w:t>
      </w:r>
      <w:r w:rsidR="00F0109B" w:rsidRPr="002814F3">
        <w:t xml:space="preserve"> in June.</w:t>
      </w:r>
      <w:r w:rsidR="004268AB" w:rsidRPr="002814F3">
        <w:t xml:space="preserve"> </w:t>
      </w:r>
      <w:r w:rsidR="004268AB" w:rsidRPr="002814F3">
        <w:rPr>
          <w:w w:val="105"/>
        </w:rPr>
        <w:t xml:space="preserve">The city is a </w:t>
      </w:r>
      <w:proofErr w:type="spellStart"/>
      <w:r w:rsidR="004268AB" w:rsidRPr="002814F3">
        <w:rPr>
          <w:w w:val="105"/>
        </w:rPr>
        <w:t>Köppen</w:t>
      </w:r>
      <w:proofErr w:type="spellEnd"/>
      <w:r w:rsidR="004268AB" w:rsidRPr="002814F3">
        <w:rPr>
          <w:w w:val="105"/>
        </w:rPr>
        <w:t xml:space="preserve"> Climate</w:t>
      </w:r>
      <w:r w:rsidR="004268AB" w:rsidRPr="002814F3">
        <w:rPr>
          <w:spacing w:val="1"/>
          <w:w w:val="105"/>
        </w:rPr>
        <w:t xml:space="preserve"> </w:t>
      </w:r>
      <w:r w:rsidR="004268AB" w:rsidRPr="002814F3">
        <w:rPr>
          <w:w w:val="105"/>
        </w:rPr>
        <w:t xml:space="preserve">Classification subtype </w:t>
      </w:r>
      <w:proofErr w:type="spellStart"/>
      <w:r w:rsidR="004268AB" w:rsidRPr="002814F3">
        <w:rPr>
          <w:w w:val="105"/>
        </w:rPr>
        <w:t>Cwb</w:t>
      </w:r>
      <w:proofErr w:type="spellEnd"/>
      <w:r w:rsidR="004268AB" w:rsidRPr="002814F3">
        <w:rPr>
          <w:w w:val="105"/>
        </w:rPr>
        <w:t>, with January the warmest month, with an average temperature of</w:t>
      </w:r>
      <w:r w:rsidR="00473413" w:rsidRPr="002814F3">
        <w:rPr>
          <w:w w:val="105"/>
        </w:rPr>
        <w:t xml:space="preserve"> </w:t>
      </w:r>
      <w:r w:rsidR="004268AB" w:rsidRPr="002814F3">
        <w:rPr>
          <w:w w:val="105"/>
        </w:rPr>
        <w:t>20.6°C</w:t>
      </w:r>
      <w:r w:rsidR="00473413" w:rsidRPr="002814F3">
        <w:rPr>
          <w:w w:val="105"/>
        </w:rPr>
        <w:t xml:space="preserve"> (69.0°F)</w:t>
      </w:r>
      <w:r w:rsidR="004268AB" w:rsidRPr="002814F3">
        <w:rPr>
          <w:w w:val="105"/>
        </w:rPr>
        <w:t>.</w:t>
      </w:r>
    </w:p>
    <w:p w14:paraId="6EF17B25" w14:textId="0D38B317" w:rsidR="004462A9" w:rsidRPr="002814F3" w:rsidRDefault="00103B3B" w:rsidP="002814F3">
      <w:pPr>
        <w:spacing w:before="120" w:after="120" w:line="276" w:lineRule="auto"/>
        <w:jc w:val="both"/>
        <w:rPr>
          <w:lang w:val="en-US"/>
        </w:rPr>
      </w:pPr>
      <w:r w:rsidRPr="002814F3">
        <w:rPr>
          <w:w w:val="105"/>
        </w:rPr>
        <w:t xml:space="preserve">Abidjan </w:t>
      </w:r>
      <w:r w:rsidRPr="002814F3">
        <w:t>is the largest city in Ivory Coast</w:t>
      </w:r>
      <w:r w:rsidR="00F0109B" w:rsidRPr="002814F3">
        <w:t xml:space="preserve">, </w:t>
      </w:r>
      <w:r w:rsidR="00415144" w:rsidRPr="002814F3">
        <w:t xml:space="preserve">with a population of 4.7 million </w:t>
      </w:r>
      <w:r w:rsidR="00F0109B" w:rsidRPr="002814F3">
        <w:t xml:space="preserve">(estimation </w:t>
      </w:r>
      <w:r w:rsidR="00415144" w:rsidRPr="002814F3">
        <w:t>in 2014</w:t>
      </w:r>
      <w:r w:rsidR="00F0109B" w:rsidRPr="002814F3">
        <w:t>)</w:t>
      </w:r>
      <w:r w:rsidR="00415144" w:rsidRPr="002814F3">
        <w:t xml:space="preserve">, which is 20 percent of the overall population of the country, and this also makes it the sixth most populous city proper in Africa. Abidjan lies on the south-east coast of the country, on the Gulf of Guinea. The city experiences a tropical wet and dry climate. In Abidjan, the wet season is warm and mostly cloudy, the dry season is hot and partly cloudy, and it is oppressive </w:t>
      </w:r>
      <w:r w:rsidR="3B9D9FD1" w:rsidRPr="002814F3">
        <w:t>year-round.</w:t>
      </w:r>
      <w:r w:rsidR="00415144" w:rsidRPr="002814F3">
        <w:t xml:space="preserve"> </w:t>
      </w:r>
      <w:r w:rsidR="00F0109B" w:rsidRPr="002814F3">
        <w:rPr>
          <w:lang w:val="en-US"/>
        </w:rPr>
        <w:t xml:space="preserve">The </w:t>
      </w:r>
      <w:r w:rsidR="00F0109B" w:rsidRPr="002814F3">
        <w:rPr>
          <w:rStyle w:val="Emphasis"/>
          <w:i w:val="0"/>
          <w:lang w:val="en-US"/>
        </w:rPr>
        <w:t>hot season</w:t>
      </w:r>
      <w:r w:rsidR="00F0109B" w:rsidRPr="002814F3">
        <w:rPr>
          <w:lang w:val="en-US"/>
        </w:rPr>
        <w:t xml:space="preserve"> lasts for </w:t>
      </w:r>
      <w:r w:rsidR="00F0109B" w:rsidRPr="002814F3">
        <w:rPr>
          <w:rStyle w:val="Emphasis"/>
          <w:i w:val="0"/>
          <w:lang w:val="en-US"/>
        </w:rPr>
        <w:t>5.7 months</w:t>
      </w:r>
      <w:r w:rsidR="00F0109B" w:rsidRPr="002814F3">
        <w:rPr>
          <w:lang w:val="en-US"/>
        </w:rPr>
        <w:t xml:space="preserve">, from </w:t>
      </w:r>
      <w:r w:rsidR="00F0109B" w:rsidRPr="002814F3">
        <w:rPr>
          <w:rStyle w:val="Emphasis"/>
          <w:i w:val="0"/>
          <w:lang w:val="en-US"/>
        </w:rPr>
        <w:t>November 22</w:t>
      </w:r>
      <w:r w:rsidR="00F0109B" w:rsidRPr="002814F3">
        <w:rPr>
          <w:lang w:val="en-US"/>
        </w:rPr>
        <w:t xml:space="preserve"> to </w:t>
      </w:r>
      <w:r w:rsidR="00F0109B" w:rsidRPr="002814F3">
        <w:rPr>
          <w:rStyle w:val="Emphasis"/>
          <w:i w:val="0"/>
          <w:lang w:val="en-US"/>
        </w:rPr>
        <w:t>May 13</w:t>
      </w:r>
      <w:r w:rsidR="00F0109B" w:rsidRPr="002814F3">
        <w:rPr>
          <w:lang w:val="en-US"/>
        </w:rPr>
        <w:t xml:space="preserve">, with an average daily high temperature above </w:t>
      </w:r>
      <w:r w:rsidR="00A31578" w:rsidRPr="002814F3">
        <w:rPr>
          <w:lang w:val="en-US"/>
        </w:rPr>
        <w:t>30.5</w:t>
      </w:r>
      <w:r w:rsidR="00AE5BC0" w:rsidRPr="002814F3">
        <w:rPr>
          <w:rStyle w:val="Emphasis"/>
          <w:i w:val="0"/>
          <w:lang w:val="en-US"/>
        </w:rPr>
        <w:t>°</w:t>
      </w:r>
      <w:r w:rsidR="00473413" w:rsidRPr="002814F3">
        <w:rPr>
          <w:lang w:val="en-US"/>
        </w:rPr>
        <w:t>C</w:t>
      </w:r>
      <w:r w:rsidR="001D6C8C" w:rsidRPr="002814F3">
        <w:rPr>
          <w:lang w:val="en-US"/>
        </w:rPr>
        <w:t xml:space="preserve"> </w:t>
      </w:r>
      <w:r w:rsidR="00473413" w:rsidRPr="002814F3">
        <w:rPr>
          <w:lang w:val="en-US"/>
        </w:rPr>
        <w:t>(</w:t>
      </w:r>
      <w:r w:rsidR="00F0109B" w:rsidRPr="002814F3">
        <w:rPr>
          <w:rStyle w:val="Emphasis"/>
          <w:i w:val="0"/>
          <w:lang w:val="en-US"/>
        </w:rPr>
        <w:t>87°F</w:t>
      </w:r>
      <w:r w:rsidR="00473413" w:rsidRPr="002814F3">
        <w:rPr>
          <w:rStyle w:val="Emphasis"/>
          <w:i w:val="0"/>
          <w:lang w:val="en-US"/>
        </w:rPr>
        <w:t>)</w:t>
      </w:r>
      <w:r w:rsidR="00F0109B" w:rsidRPr="002814F3">
        <w:rPr>
          <w:lang w:val="en-US"/>
        </w:rPr>
        <w:t xml:space="preserve">. The hottest month of the year in Abidjan is </w:t>
      </w:r>
      <w:r w:rsidR="00F0109B" w:rsidRPr="002814F3">
        <w:rPr>
          <w:rStyle w:val="Emphasis"/>
          <w:i w:val="0"/>
          <w:lang w:val="en-US"/>
        </w:rPr>
        <w:t>April</w:t>
      </w:r>
      <w:r w:rsidR="00F0109B" w:rsidRPr="002814F3">
        <w:rPr>
          <w:lang w:val="en-US"/>
        </w:rPr>
        <w:t xml:space="preserve">, with an average high of </w:t>
      </w:r>
      <w:r w:rsidR="00AE5BC0" w:rsidRPr="002814F3">
        <w:rPr>
          <w:lang w:val="en-US"/>
        </w:rPr>
        <w:t>31</w:t>
      </w:r>
      <w:r w:rsidR="00AE5BC0" w:rsidRPr="002814F3">
        <w:rPr>
          <w:rStyle w:val="Emphasis"/>
          <w:i w:val="0"/>
          <w:lang w:val="en-US"/>
        </w:rPr>
        <w:t>°</w:t>
      </w:r>
      <w:r w:rsidR="001D6C8C" w:rsidRPr="002814F3">
        <w:rPr>
          <w:lang w:val="en-US"/>
        </w:rPr>
        <w:t>C (</w:t>
      </w:r>
      <w:r w:rsidR="00F0109B" w:rsidRPr="002814F3">
        <w:rPr>
          <w:rStyle w:val="Emphasis"/>
          <w:i w:val="0"/>
          <w:lang w:val="en-US"/>
        </w:rPr>
        <w:t>88°F</w:t>
      </w:r>
      <w:r w:rsidR="001D6C8C" w:rsidRPr="002814F3">
        <w:rPr>
          <w:rStyle w:val="Emphasis"/>
          <w:i w:val="0"/>
          <w:lang w:val="en-US"/>
        </w:rPr>
        <w:t>)</w:t>
      </w:r>
      <w:r w:rsidR="00F0109B" w:rsidRPr="002814F3">
        <w:rPr>
          <w:lang w:val="en-US"/>
        </w:rPr>
        <w:t xml:space="preserve"> and low of </w:t>
      </w:r>
      <w:r w:rsidR="00AE5BC0" w:rsidRPr="002814F3">
        <w:rPr>
          <w:lang w:val="en-US"/>
        </w:rPr>
        <w:t>25.5</w:t>
      </w:r>
      <w:r w:rsidR="00AE5BC0" w:rsidRPr="002814F3">
        <w:rPr>
          <w:rStyle w:val="Emphasis"/>
          <w:i w:val="0"/>
          <w:lang w:val="en-US"/>
        </w:rPr>
        <w:t>°</w:t>
      </w:r>
      <w:r w:rsidR="00AE5BC0" w:rsidRPr="002814F3">
        <w:rPr>
          <w:lang w:val="en-US"/>
        </w:rPr>
        <w:t>C</w:t>
      </w:r>
      <w:r w:rsidR="000C430B">
        <w:rPr>
          <w:lang w:val="en-US"/>
        </w:rPr>
        <w:t xml:space="preserve"> </w:t>
      </w:r>
      <w:r w:rsidR="001D6C8C" w:rsidRPr="002814F3">
        <w:rPr>
          <w:lang w:val="en-US"/>
        </w:rPr>
        <w:t>(</w:t>
      </w:r>
      <w:r w:rsidR="00F0109B" w:rsidRPr="002814F3">
        <w:rPr>
          <w:rStyle w:val="Emphasis"/>
          <w:i w:val="0"/>
          <w:lang w:val="en-US"/>
        </w:rPr>
        <w:t>78°F</w:t>
      </w:r>
      <w:r w:rsidR="001D6C8C" w:rsidRPr="002814F3">
        <w:rPr>
          <w:rStyle w:val="Emphasis"/>
          <w:i w:val="0"/>
          <w:lang w:val="en-US"/>
        </w:rPr>
        <w:t>)</w:t>
      </w:r>
      <w:r w:rsidR="00F0109B" w:rsidRPr="002814F3">
        <w:rPr>
          <w:lang w:val="en-US"/>
        </w:rPr>
        <w:t xml:space="preserve">. The </w:t>
      </w:r>
      <w:r w:rsidR="00F0109B" w:rsidRPr="002814F3">
        <w:rPr>
          <w:rStyle w:val="Emphasis"/>
          <w:i w:val="0"/>
          <w:lang w:val="en-US"/>
        </w:rPr>
        <w:t>cool season</w:t>
      </w:r>
      <w:r w:rsidR="00F0109B" w:rsidRPr="002814F3">
        <w:rPr>
          <w:lang w:val="en-US"/>
        </w:rPr>
        <w:t xml:space="preserve"> lasts for </w:t>
      </w:r>
      <w:r w:rsidR="00F0109B" w:rsidRPr="002814F3">
        <w:rPr>
          <w:rStyle w:val="Emphasis"/>
          <w:i w:val="0"/>
          <w:lang w:val="en-US"/>
        </w:rPr>
        <w:t>2.5 months</w:t>
      </w:r>
      <w:r w:rsidR="00F0109B" w:rsidRPr="002814F3">
        <w:rPr>
          <w:lang w:val="en-US"/>
        </w:rPr>
        <w:t xml:space="preserve">, from </w:t>
      </w:r>
      <w:r w:rsidR="00F0109B" w:rsidRPr="002814F3">
        <w:rPr>
          <w:rStyle w:val="Emphasis"/>
          <w:i w:val="0"/>
          <w:lang w:val="en-US"/>
        </w:rPr>
        <w:t>July 3</w:t>
      </w:r>
      <w:r w:rsidR="00F0109B" w:rsidRPr="002814F3">
        <w:rPr>
          <w:lang w:val="en-US"/>
        </w:rPr>
        <w:t xml:space="preserve"> to </w:t>
      </w:r>
      <w:r w:rsidR="00F0109B" w:rsidRPr="002814F3">
        <w:rPr>
          <w:rStyle w:val="Emphasis"/>
          <w:i w:val="0"/>
          <w:lang w:val="en-US"/>
        </w:rPr>
        <w:t>September 19</w:t>
      </w:r>
      <w:r w:rsidR="00F0109B" w:rsidRPr="002814F3">
        <w:rPr>
          <w:lang w:val="en-US"/>
        </w:rPr>
        <w:t xml:space="preserve">, with an average daily high temperature below </w:t>
      </w:r>
      <w:r w:rsidR="00CA10A9" w:rsidRPr="002814F3">
        <w:rPr>
          <w:lang w:val="en-US"/>
        </w:rPr>
        <w:t>28</w:t>
      </w:r>
      <w:r w:rsidR="00CA10A9" w:rsidRPr="002814F3">
        <w:rPr>
          <w:rStyle w:val="Emphasis"/>
          <w:i w:val="0"/>
          <w:lang w:val="en-US"/>
        </w:rPr>
        <w:t>°</w:t>
      </w:r>
      <w:r w:rsidR="000C430B">
        <w:rPr>
          <w:rStyle w:val="Emphasis"/>
          <w:i w:val="0"/>
          <w:lang w:val="en-US"/>
        </w:rPr>
        <w:t xml:space="preserve">C </w:t>
      </w:r>
      <w:r w:rsidR="00CA10A9" w:rsidRPr="002814F3">
        <w:rPr>
          <w:rStyle w:val="Emphasis"/>
          <w:i w:val="0"/>
          <w:lang w:val="en-US"/>
        </w:rPr>
        <w:t>(</w:t>
      </w:r>
      <w:r w:rsidR="00F0109B" w:rsidRPr="002814F3">
        <w:rPr>
          <w:rStyle w:val="Emphasis"/>
          <w:i w:val="0"/>
          <w:lang w:val="en-US"/>
        </w:rPr>
        <w:t>82°F</w:t>
      </w:r>
      <w:r w:rsidR="00CA10A9" w:rsidRPr="002814F3">
        <w:rPr>
          <w:rStyle w:val="Emphasis"/>
          <w:i w:val="0"/>
          <w:lang w:val="en-US"/>
        </w:rPr>
        <w:t>)</w:t>
      </w:r>
      <w:r w:rsidR="00F0109B" w:rsidRPr="002814F3">
        <w:rPr>
          <w:lang w:val="en-US"/>
        </w:rPr>
        <w:t xml:space="preserve">. The coldest month of the year in Abidjan is </w:t>
      </w:r>
      <w:r w:rsidR="00F0109B" w:rsidRPr="002814F3">
        <w:rPr>
          <w:rStyle w:val="Emphasis"/>
          <w:i w:val="0"/>
          <w:lang w:val="en-US"/>
        </w:rPr>
        <w:t>August</w:t>
      </w:r>
      <w:r w:rsidR="00F0109B" w:rsidRPr="002814F3">
        <w:rPr>
          <w:lang w:val="en-US"/>
        </w:rPr>
        <w:t xml:space="preserve">, with an average low of </w:t>
      </w:r>
      <w:r w:rsidR="00CA10A9" w:rsidRPr="002814F3">
        <w:rPr>
          <w:lang w:val="en-US"/>
        </w:rPr>
        <w:t>23</w:t>
      </w:r>
      <w:r w:rsidR="00CA10A9" w:rsidRPr="002814F3">
        <w:rPr>
          <w:rStyle w:val="Emphasis"/>
          <w:i w:val="0"/>
          <w:lang w:val="en-US"/>
        </w:rPr>
        <w:t>°C</w:t>
      </w:r>
      <w:r w:rsidR="000C430B">
        <w:rPr>
          <w:rStyle w:val="Emphasis"/>
          <w:i w:val="0"/>
          <w:lang w:val="en-US"/>
        </w:rPr>
        <w:t xml:space="preserve"> </w:t>
      </w:r>
      <w:r w:rsidR="000403AE" w:rsidRPr="002814F3">
        <w:rPr>
          <w:rStyle w:val="Emphasis"/>
          <w:i w:val="0"/>
          <w:lang w:val="en-US"/>
        </w:rPr>
        <w:t>(</w:t>
      </w:r>
      <w:r w:rsidR="00F0109B" w:rsidRPr="002814F3">
        <w:rPr>
          <w:rStyle w:val="Emphasis"/>
          <w:i w:val="0"/>
          <w:lang w:val="en-US"/>
        </w:rPr>
        <w:t>73°F</w:t>
      </w:r>
      <w:r w:rsidR="000403AE" w:rsidRPr="002814F3">
        <w:rPr>
          <w:rStyle w:val="Emphasis"/>
          <w:i w:val="0"/>
          <w:lang w:val="en-US"/>
        </w:rPr>
        <w:t>)</w:t>
      </w:r>
      <w:r w:rsidR="00F0109B" w:rsidRPr="002814F3">
        <w:rPr>
          <w:lang w:val="en-US"/>
        </w:rPr>
        <w:t xml:space="preserve"> and high of </w:t>
      </w:r>
      <w:r w:rsidR="000403AE" w:rsidRPr="002814F3">
        <w:rPr>
          <w:lang w:val="en-US"/>
        </w:rPr>
        <w:t>27</w:t>
      </w:r>
      <w:r w:rsidR="000403AE" w:rsidRPr="002814F3">
        <w:rPr>
          <w:rStyle w:val="Emphasis"/>
          <w:i w:val="0"/>
          <w:lang w:val="en-US"/>
        </w:rPr>
        <w:t>°C</w:t>
      </w:r>
      <w:r w:rsidR="000C430B">
        <w:rPr>
          <w:rStyle w:val="Emphasis"/>
          <w:i w:val="0"/>
          <w:lang w:val="en-US"/>
        </w:rPr>
        <w:t xml:space="preserve"> </w:t>
      </w:r>
      <w:r w:rsidR="006C4CD3" w:rsidRPr="002814F3">
        <w:rPr>
          <w:rStyle w:val="Emphasis"/>
          <w:i w:val="0"/>
          <w:lang w:val="en-US"/>
        </w:rPr>
        <w:t>(</w:t>
      </w:r>
      <w:r w:rsidR="00F0109B" w:rsidRPr="002814F3">
        <w:rPr>
          <w:rStyle w:val="Emphasis"/>
          <w:i w:val="0"/>
          <w:lang w:val="en-US"/>
        </w:rPr>
        <w:t>81°F</w:t>
      </w:r>
      <w:r w:rsidR="006C4CD3" w:rsidRPr="002814F3">
        <w:rPr>
          <w:rStyle w:val="Emphasis"/>
          <w:i w:val="0"/>
          <w:lang w:val="en-US"/>
        </w:rPr>
        <w:t>)</w:t>
      </w:r>
      <w:r w:rsidR="00F0109B" w:rsidRPr="002814F3">
        <w:rPr>
          <w:lang w:val="en-US"/>
        </w:rPr>
        <w:t>.</w:t>
      </w:r>
      <w:r w:rsidR="004268AB" w:rsidRPr="002814F3">
        <w:rPr>
          <w:lang w:val="en-US"/>
        </w:rPr>
        <w:t xml:space="preserve"> </w:t>
      </w:r>
      <w:r w:rsidR="004268AB" w:rsidRPr="002814F3">
        <w:rPr>
          <w:w w:val="105"/>
        </w:rPr>
        <w:t xml:space="preserve">Abidjan is a </w:t>
      </w:r>
      <w:proofErr w:type="spellStart"/>
      <w:r w:rsidR="004268AB" w:rsidRPr="002814F3">
        <w:rPr>
          <w:w w:val="105"/>
        </w:rPr>
        <w:t>Köppen</w:t>
      </w:r>
      <w:proofErr w:type="spellEnd"/>
      <w:r w:rsidR="004268AB" w:rsidRPr="002814F3">
        <w:rPr>
          <w:w w:val="105"/>
        </w:rPr>
        <w:t xml:space="preserve"> Climate Classification subtype Am: Tropical Monsoon</w:t>
      </w:r>
      <w:r w:rsidR="004268AB" w:rsidRPr="002814F3">
        <w:rPr>
          <w:spacing w:val="1"/>
          <w:w w:val="105"/>
        </w:rPr>
        <w:t xml:space="preserve"> </w:t>
      </w:r>
      <w:r w:rsidR="004268AB" w:rsidRPr="002814F3">
        <w:rPr>
          <w:w w:val="105"/>
        </w:rPr>
        <w:t xml:space="preserve">Climate, with February the warmest month with an average temperature of </w:t>
      </w:r>
      <w:r w:rsidR="006C4CD3" w:rsidRPr="002814F3">
        <w:rPr>
          <w:w w:val="105"/>
        </w:rPr>
        <w:t>28.3°C</w:t>
      </w:r>
      <w:r w:rsidR="00927879">
        <w:rPr>
          <w:w w:val="105"/>
        </w:rPr>
        <w:t xml:space="preserve"> </w:t>
      </w:r>
      <w:r w:rsidR="006C4CD3" w:rsidRPr="002814F3">
        <w:rPr>
          <w:w w:val="105"/>
        </w:rPr>
        <w:t>(</w:t>
      </w:r>
      <w:r w:rsidR="004268AB" w:rsidRPr="002814F3">
        <w:rPr>
          <w:w w:val="105"/>
        </w:rPr>
        <w:t>83.0°F</w:t>
      </w:r>
      <w:r w:rsidR="006C4CD3" w:rsidRPr="002814F3">
        <w:rPr>
          <w:w w:val="105"/>
        </w:rPr>
        <w:t>)</w:t>
      </w:r>
      <w:r w:rsidR="00D11552">
        <w:rPr>
          <w:w w:val="105"/>
        </w:rPr>
        <w:fldChar w:fldCharType="begin"/>
      </w:r>
      <w:r w:rsidR="001C5799">
        <w:rPr>
          <w:w w:val="105"/>
        </w:rPr>
        <w:instrText xml:space="preserve"> ADDIN EN.CITE &lt;EndNote&gt;&lt;Cite ExcludeAuth="1"&gt;&lt;Year&gt;2022&lt;/Year&gt;&lt;RecNum&gt;357&lt;/RecNum&gt;&lt;DisplayText&gt;[68]&lt;/DisplayText&gt;&lt;record&gt;&lt;rec-number&gt;357&lt;/rec-number&gt;&lt;foreign-keys&gt;&lt;key app="EN" db-id="5szwxp0er2sa0tevxamvt5a9wdes925002ws" timestamp="1653576317" guid="ed7c7a9a-59c6-48cb-8016-c78c88368696"&gt;357&lt;/key&gt;&lt;/foreign-keys&gt;&lt;ref-type name="Web Page"&gt;12&lt;/ref-type&gt;&lt;contributors&gt;&lt;/contributors&gt;&lt;titles&gt;&lt;title&gt;Weatherbase&lt;/title&gt;&lt;/titles&gt;&lt;volume&gt;2022&lt;/volume&gt;&lt;dates&gt;&lt;year&gt;2022&lt;/year&gt;&lt;/dates&gt;&lt;urls&gt;&lt;related-urls&gt;&lt;url&gt;https://www.weatherbase.com/&lt;/url&gt;&lt;/related-urls&gt;&lt;/urls&gt;&lt;/record&gt;&lt;/Cite&gt;&lt;/EndNote&gt;</w:instrText>
      </w:r>
      <w:r w:rsidR="00D11552">
        <w:rPr>
          <w:w w:val="105"/>
        </w:rPr>
        <w:fldChar w:fldCharType="separate"/>
      </w:r>
      <w:r w:rsidR="00D11552">
        <w:rPr>
          <w:noProof/>
          <w:w w:val="105"/>
        </w:rPr>
        <w:t>[68]</w:t>
      </w:r>
      <w:r w:rsidR="00D11552">
        <w:rPr>
          <w:w w:val="105"/>
        </w:rPr>
        <w:fldChar w:fldCharType="end"/>
      </w:r>
      <w:r w:rsidR="004268AB" w:rsidRPr="002814F3">
        <w:rPr>
          <w:w w:val="105"/>
        </w:rPr>
        <w:t>.</w:t>
      </w:r>
      <w:r w:rsidR="004268AB" w:rsidRPr="002814F3">
        <w:rPr>
          <w:spacing w:val="-59"/>
          <w:w w:val="105"/>
        </w:rPr>
        <w:t xml:space="preserve"> </w:t>
      </w:r>
      <w:r w:rsidR="00F0109B" w:rsidRPr="002814F3">
        <w:rPr>
          <w:lang w:val="en-US"/>
        </w:rPr>
        <w:t xml:space="preserve"> </w:t>
      </w:r>
    </w:p>
    <w:p w14:paraId="775DD880" w14:textId="6E253810" w:rsidR="0044404C" w:rsidRPr="00456C47" w:rsidRDefault="005B6A00" w:rsidP="002814F3">
      <w:pPr>
        <w:spacing w:after="0" w:line="276" w:lineRule="auto"/>
        <w:jc w:val="both"/>
        <w:rPr>
          <w:rFonts w:ascii="Calibri" w:hAnsi="Calibri" w:cs="Calibri"/>
          <w:w w:val="105"/>
        </w:rPr>
      </w:pPr>
      <w:r>
        <w:rPr>
          <w:rFonts w:ascii="Calibri" w:hAnsi="Calibri" w:cs="Calibri"/>
          <w:w w:val="105"/>
          <w:lang w:val="en-US"/>
        </w:rPr>
        <w:lastRenderedPageBreak/>
        <w:t>Given the marked differences</w:t>
      </w:r>
      <w:r w:rsidR="0095102E">
        <w:rPr>
          <w:rFonts w:ascii="Calibri" w:hAnsi="Calibri" w:cs="Calibri"/>
          <w:w w:val="105"/>
          <w:lang w:val="en-US"/>
        </w:rPr>
        <w:t xml:space="preserve"> between these two cities, t</w:t>
      </w:r>
      <w:r w:rsidR="00103B3B" w:rsidRPr="00456C47">
        <w:rPr>
          <w:rFonts w:ascii="Calibri" w:hAnsi="Calibri" w:cs="Calibri"/>
          <w:w w:val="105"/>
        </w:rPr>
        <w:t>he study will</w:t>
      </w:r>
      <w:r w:rsidR="00F0109B" w:rsidRPr="00456C47">
        <w:rPr>
          <w:rFonts w:ascii="Calibri" w:hAnsi="Calibri" w:cs="Calibri"/>
          <w:w w:val="105"/>
        </w:rPr>
        <w:t xml:space="preserve"> </w:t>
      </w:r>
      <w:r w:rsidR="002A444F" w:rsidRPr="00456C47">
        <w:rPr>
          <w:rFonts w:ascii="Calibri" w:hAnsi="Calibri" w:cs="Calibri"/>
          <w:w w:val="105"/>
        </w:rPr>
        <w:t>be</w:t>
      </w:r>
      <w:r w:rsidR="00F0109B" w:rsidRPr="00456C47">
        <w:rPr>
          <w:rFonts w:ascii="Calibri" w:hAnsi="Calibri" w:cs="Calibri"/>
          <w:w w:val="105"/>
        </w:rPr>
        <w:t xml:space="preserve"> able to </w:t>
      </w:r>
      <w:r w:rsidR="00103B3B" w:rsidRPr="00456C47">
        <w:rPr>
          <w:rFonts w:ascii="Calibri" w:hAnsi="Calibri" w:cs="Calibri"/>
          <w:w w:val="105"/>
        </w:rPr>
        <w:t xml:space="preserve">undertake </w:t>
      </w:r>
      <w:r w:rsidR="00035B2A" w:rsidRPr="00456C47">
        <w:rPr>
          <w:rFonts w:ascii="Calibri" w:hAnsi="Calibri" w:cs="Calibri"/>
          <w:w w:val="105"/>
        </w:rPr>
        <w:t>cross-reg</w:t>
      </w:r>
      <w:r w:rsidR="00F0109B" w:rsidRPr="00456C47">
        <w:rPr>
          <w:rFonts w:ascii="Calibri" w:hAnsi="Calibri" w:cs="Calibri"/>
          <w:w w:val="105"/>
        </w:rPr>
        <w:t xml:space="preserve">ion comparisons </w:t>
      </w:r>
      <w:r w:rsidR="005563C2" w:rsidRPr="00456C47">
        <w:rPr>
          <w:rFonts w:ascii="Calibri" w:hAnsi="Calibri" w:cs="Calibri"/>
          <w:w w:val="105"/>
        </w:rPr>
        <w:t>and</w:t>
      </w:r>
      <w:r w:rsidR="00F0109B" w:rsidRPr="00456C47">
        <w:rPr>
          <w:rFonts w:ascii="Calibri" w:hAnsi="Calibri" w:cs="Calibri"/>
          <w:w w:val="105"/>
        </w:rPr>
        <w:t xml:space="preserve"> assess</w:t>
      </w:r>
      <w:r w:rsidR="00035B2A" w:rsidRPr="00456C47">
        <w:rPr>
          <w:rFonts w:ascii="Calibri" w:hAnsi="Calibri" w:cs="Calibri"/>
          <w:w w:val="105"/>
        </w:rPr>
        <w:t xml:space="preserve"> whether variations between</w:t>
      </w:r>
      <w:r w:rsidR="00035B2A" w:rsidRPr="00456C47">
        <w:rPr>
          <w:rFonts w:ascii="Calibri" w:hAnsi="Calibri" w:cs="Calibri"/>
          <w:spacing w:val="1"/>
          <w:w w:val="105"/>
        </w:rPr>
        <w:t xml:space="preserve"> </w:t>
      </w:r>
      <w:r w:rsidR="00035B2A" w:rsidRPr="00456C47">
        <w:rPr>
          <w:rFonts w:ascii="Calibri" w:hAnsi="Calibri" w:cs="Calibri"/>
          <w:w w:val="105"/>
        </w:rPr>
        <w:t>sites can be explained by differences in vulnerability, heat hazards or in underlying disease patterns between</w:t>
      </w:r>
      <w:r w:rsidR="00035B2A" w:rsidRPr="00456C47">
        <w:rPr>
          <w:rFonts w:ascii="Calibri" w:hAnsi="Calibri" w:cs="Calibri"/>
          <w:spacing w:val="1"/>
          <w:w w:val="105"/>
        </w:rPr>
        <w:t xml:space="preserve"> </w:t>
      </w:r>
      <w:r w:rsidR="00035B2A" w:rsidRPr="00456C47">
        <w:rPr>
          <w:rFonts w:ascii="Calibri" w:hAnsi="Calibri" w:cs="Calibri"/>
          <w:w w:val="105"/>
        </w:rPr>
        <w:t>the two areas. Having one coastal, tropical city</w:t>
      </w:r>
      <w:r w:rsidR="00DE4554">
        <w:rPr>
          <w:rFonts w:ascii="Calibri" w:hAnsi="Calibri" w:cs="Calibri"/>
          <w:w w:val="105"/>
        </w:rPr>
        <w:t>,</w:t>
      </w:r>
      <w:r w:rsidR="00035B2A" w:rsidRPr="00456C47">
        <w:rPr>
          <w:rFonts w:ascii="Calibri" w:hAnsi="Calibri" w:cs="Calibri"/>
          <w:w w:val="105"/>
        </w:rPr>
        <w:t xml:space="preserve"> and one inland, high elevation, sub-tropical city will provide a</w:t>
      </w:r>
      <w:r w:rsidR="00035B2A" w:rsidRPr="00456C47">
        <w:rPr>
          <w:rFonts w:ascii="Calibri" w:hAnsi="Calibri" w:cs="Calibri"/>
          <w:spacing w:val="1"/>
          <w:w w:val="105"/>
        </w:rPr>
        <w:t xml:space="preserve"> </w:t>
      </w:r>
      <w:r w:rsidR="00035B2A" w:rsidRPr="00456C47">
        <w:rPr>
          <w:rFonts w:ascii="Calibri" w:hAnsi="Calibri" w:cs="Calibri"/>
          <w:w w:val="105"/>
        </w:rPr>
        <w:t>valuable</w:t>
      </w:r>
      <w:r w:rsidR="00035B2A" w:rsidRPr="00456C47">
        <w:rPr>
          <w:rFonts w:ascii="Calibri" w:hAnsi="Calibri" w:cs="Calibri"/>
          <w:spacing w:val="1"/>
          <w:w w:val="105"/>
        </w:rPr>
        <w:t xml:space="preserve"> </w:t>
      </w:r>
      <w:r w:rsidR="00035B2A" w:rsidRPr="00456C47">
        <w:rPr>
          <w:rFonts w:ascii="Calibri" w:hAnsi="Calibri" w:cs="Calibri"/>
          <w:w w:val="105"/>
        </w:rPr>
        <w:t>basis to</w:t>
      </w:r>
      <w:r w:rsidR="00035B2A" w:rsidRPr="00456C47">
        <w:rPr>
          <w:rFonts w:ascii="Calibri" w:hAnsi="Calibri" w:cs="Calibri"/>
          <w:spacing w:val="2"/>
          <w:w w:val="105"/>
        </w:rPr>
        <w:t xml:space="preserve"> </w:t>
      </w:r>
      <w:r w:rsidR="00035B2A" w:rsidRPr="00456C47">
        <w:rPr>
          <w:rFonts w:ascii="Calibri" w:hAnsi="Calibri" w:cs="Calibri"/>
          <w:w w:val="105"/>
        </w:rPr>
        <w:t>test</w:t>
      </w:r>
      <w:r w:rsidR="00035B2A" w:rsidRPr="00456C47">
        <w:rPr>
          <w:rFonts w:ascii="Calibri" w:hAnsi="Calibri" w:cs="Calibri"/>
          <w:spacing w:val="-1"/>
          <w:w w:val="105"/>
        </w:rPr>
        <w:t xml:space="preserve"> </w:t>
      </w:r>
      <w:r w:rsidR="00035B2A" w:rsidRPr="00456C47">
        <w:rPr>
          <w:rFonts w:ascii="Calibri" w:hAnsi="Calibri" w:cs="Calibri"/>
          <w:w w:val="105"/>
        </w:rPr>
        <w:t>the</w:t>
      </w:r>
      <w:r w:rsidR="00035B2A" w:rsidRPr="00456C47">
        <w:rPr>
          <w:rFonts w:ascii="Calibri" w:hAnsi="Calibri" w:cs="Calibri"/>
          <w:spacing w:val="1"/>
          <w:w w:val="105"/>
        </w:rPr>
        <w:t xml:space="preserve"> </w:t>
      </w:r>
      <w:r w:rsidR="00035B2A" w:rsidRPr="00456C47">
        <w:rPr>
          <w:rFonts w:ascii="Calibri" w:hAnsi="Calibri" w:cs="Calibri"/>
          <w:w w:val="105"/>
        </w:rPr>
        <w:t>transferability of models</w:t>
      </w:r>
      <w:r w:rsidR="00035B2A" w:rsidRPr="00456C47">
        <w:rPr>
          <w:rFonts w:ascii="Calibri" w:hAnsi="Calibri" w:cs="Calibri"/>
          <w:spacing w:val="1"/>
          <w:w w:val="105"/>
        </w:rPr>
        <w:t xml:space="preserve"> </w:t>
      </w:r>
      <w:r w:rsidR="00035B2A" w:rsidRPr="00456C47">
        <w:rPr>
          <w:rFonts w:ascii="Calibri" w:hAnsi="Calibri" w:cs="Calibri"/>
          <w:w w:val="105"/>
        </w:rPr>
        <w:t>and</w:t>
      </w:r>
      <w:r w:rsidR="00035B2A" w:rsidRPr="00456C47">
        <w:rPr>
          <w:rFonts w:ascii="Calibri" w:hAnsi="Calibri" w:cs="Calibri"/>
          <w:spacing w:val="1"/>
          <w:w w:val="105"/>
        </w:rPr>
        <w:t xml:space="preserve"> </w:t>
      </w:r>
      <w:r w:rsidR="00035B2A" w:rsidRPr="00456C47">
        <w:rPr>
          <w:rFonts w:ascii="Calibri" w:hAnsi="Calibri" w:cs="Calibri"/>
          <w:w w:val="105"/>
        </w:rPr>
        <w:t>methods</w:t>
      </w:r>
      <w:r w:rsidR="45DBE7BE" w:rsidRPr="00456C47">
        <w:rPr>
          <w:rFonts w:ascii="Calibri" w:hAnsi="Calibri" w:cs="Calibri"/>
          <w:w w:val="105"/>
        </w:rPr>
        <w:t xml:space="preserve"> in different geographic settings.</w:t>
      </w:r>
    </w:p>
    <w:p w14:paraId="632417F8" w14:textId="77777777" w:rsidR="0044404C" w:rsidRPr="00456C47" w:rsidRDefault="0044404C" w:rsidP="00C126A5">
      <w:pPr>
        <w:spacing w:after="0" w:line="276" w:lineRule="auto"/>
        <w:rPr>
          <w:rFonts w:ascii="Calibri" w:hAnsi="Calibri" w:cs="Calibri"/>
          <w:w w:val="105"/>
        </w:rPr>
      </w:pPr>
    </w:p>
    <w:p w14:paraId="18D5BF93" w14:textId="12C511C6" w:rsidR="006B34FB" w:rsidRDefault="006B34FB" w:rsidP="00CC7A01">
      <w:pPr>
        <w:pStyle w:val="Heading2"/>
      </w:pPr>
      <w:bookmarkStart w:id="56" w:name="_Toc105168517"/>
      <w:bookmarkStart w:id="57" w:name="_Toc102041206"/>
      <w:r>
        <w:t>4.2</w:t>
      </w:r>
      <w:r w:rsidR="00A369BB">
        <w:t xml:space="preserve">. </w:t>
      </w:r>
      <w:r w:rsidRPr="00456C47">
        <w:t xml:space="preserve"> </w:t>
      </w:r>
      <w:r>
        <w:t xml:space="preserve">Major steps </w:t>
      </w:r>
      <w:r w:rsidR="00E26C2C">
        <w:t>and integration</w:t>
      </w:r>
      <w:bookmarkEnd w:id="56"/>
    </w:p>
    <w:p w14:paraId="1386BDFF" w14:textId="3597B8EE" w:rsidR="00E26C2C" w:rsidRPr="00795503" w:rsidRDefault="00E26C2C" w:rsidP="002814F3">
      <w:r>
        <w:t xml:space="preserve">The study will be conducted following </w:t>
      </w:r>
      <w:r w:rsidR="004F3E70">
        <w:t>four</w:t>
      </w:r>
      <w:r>
        <w:t xml:space="preserve"> major steps presented in the Figure 2 below.</w:t>
      </w:r>
      <w:r w:rsidR="000468D1">
        <w:t xml:space="preserve"> These steps correspond to the study aims</w:t>
      </w:r>
      <w:r w:rsidR="00C07AFA">
        <w:t xml:space="preserve">. </w:t>
      </w:r>
    </w:p>
    <w:p w14:paraId="0B2BF501" w14:textId="77777777" w:rsidR="009B1816" w:rsidRDefault="006B34FB" w:rsidP="00897E75">
      <w:pPr>
        <w:keepNext/>
        <w:spacing w:after="0" w:line="276" w:lineRule="auto"/>
        <w:jc w:val="center"/>
      </w:pPr>
      <w:r>
        <w:rPr>
          <w:rFonts w:ascii="Calibri" w:hAnsi="Calibri" w:cs="Calibri"/>
          <w:noProof/>
          <w:w w:val="105"/>
          <w:lang w:val="de-CH" w:eastAsia="de-CH"/>
        </w:rPr>
        <w:drawing>
          <wp:inline distT="0" distB="0" distL="0" distR="0" wp14:anchorId="41A33685" wp14:editId="65EC06DD">
            <wp:extent cx="5977255" cy="34861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0750" cy="3494021"/>
                    </a:xfrm>
                    <a:prstGeom prst="rect">
                      <a:avLst/>
                    </a:prstGeom>
                    <a:noFill/>
                  </pic:spPr>
                </pic:pic>
              </a:graphicData>
            </a:graphic>
          </wp:inline>
        </w:drawing>
      </w:r>
    </w:p>
    <w:p w14:paraId="269A09E3" w14:textId="0843AD40" w:rsidR="006B34FB" w:rsidRDefault="009B1816" w:rsidP="00897E75">
      <w:pPr>
        <w:pStyle w:val="Caption"/>
        <w:jc w:val="center"/>
        <w:rPr>
          <w:rFonts w:ascii="Calibri" w:hAnsi="Calibri" w:cs="Calibri"/>
          <w:w w:val="105"/>
        </w:rPr>
      </w:pPr>
      <w:bookmarkStart w:id="58" w:name="_Toc105426321"/>
      <w:r>
        <w:t xml:space="preserve">Figure </w:t>
      </w:r>
      <w:r>
        <w:fldChar w:fldCharType="begin"/>
      </w:r>
      <w:r>
        <w:instrText>SEQ Figure \* ARABIC</w:instrText>
      </w:r>
      <w:r>
        <w:fldChar w:fldCharType="separate"/>
      </w:r>
      <w:r w:rsidR="00531E0D">
        <w:rPr>
          <w:noProof/>
        </w:rPr>
        <w:t>2</w:t>
      </w:r>
      <w:r>
        <w:fldChar w:fldCharType="end"/>
      </w:r>
      <w:r>
        <w:t xml:space="preserve"> </w:t>
      </w:r>
      <w:r w:rsidRPr="00D46A84">
        <w:t>Steps for achieving the aims and objectives of the study</w:t>
      </w:r>
      <w:bookmarkEnd w:id="58"/>
    </w:p>
    <w:p w14:paraId="4E22D9CA" w14:textId="4B998A0F" w:rsidR="00E26C2C" w:rsidRPr="002814F3" w:rsidRDefault="00E26C2C" w:rsidP="00134CD0">
      <w:pPr>
        <w:pStyle w:val="Caption"/>
        <w:rPr>
          <w:rFonts w:ascii="Arial" w:hAnsi="Arial" w:cs="Arial"/>
          <w:noProof/>
        </w:rPr>
      </w:pPr>
    </w:p>
    <w:p w14:paraId="18B6B5EC" w14:textId="6736B48D" w:rsidR="00E26C2C" w:rsidRPr="00DC0A78" w:rsidRDefault="00E26C2C" w:rsidP="002814F3">
      <w:pPr>
        <w:spacing w:before="120" w:after="120" w:line="276" w:lineRule="auto"/>
        <w:jc w:val="both"/>
        <w:rPr>
          <w:rFonts w:ascii="Calibri" w:hAnsi="Calibri" w:cs="Calibri"/>
          <w:w w:val="105"/>
        </w:rPr>
      </w:pPr>
      <w:r w:rsidRPr="002814F3">
        <w:rPr>
          <w:rFonts w:ascii="Calibri" w:hAnsi="Calibri" w:cs="Calibri"/>
          <w:w w:val="105"/>
        </w:rPr>
        <w:t xml:space="preserve">The research </w:t>
      </w:r>
      <w:r w:rsidR="008A693F">
        <w:rPr>
          <w:rFonts w:ascii="Calibri" w:hAnsi="Calibri" w:cs="Calibri"/>
          <w:w w:val="105"/>
        </w:rPr>
        <w:t xml:space="preserve">activities </w:t>
      </w:r>
      <w:r w:rsidRPr="002814F3">
        <w:rPr>
          <w:rFonts w:ascii="Calibri" w:hAnsi="Calibri" w:cs="Calibri"/>
          <w:w w:val="105"/>
        </w:rPr>
        <w:t xml:space="preserve">over the two cities will be conducted in a collaborative and an integrated way, including the teams from the two </w:t>
      </w:r>
      <w:r w:rsidR="0013727C">
        <w:rPr>
          <w:rFonts w:ascii="Calibri" w:hAnsi="Calibri" w:cs="Calibri"/>
          <w:w w:val="105"/>
        </w:rPr>
        <w:t>cities</w:t>
      </w:r>
      <w:r w:rsidRPr="002814F3">
        <w:rPr>
          <w:rFonts w:ascii="Calibri" w:hAnsi="Calibri" w:cs="Calibri"/>
          <w:w w:val="105"/>
        </w:rPr>
        <w:t xml:space="preserve"> working together, sharing experiences and expertise in </w:t>
      </w:r>
      <w:r w:rsidR="00FE55C2" w:rsidRPr="002814F3">
        <w:rPr>
          <w:rFonts w:ascii="Calibri" w:hAnsi="Calibri" w:cs="Calibri"/>
          <w:w w:val="105"/>
        </w:rPr>
        <w:t>team building</w:t>
      </w:r>
      <w:r w:rsidRPr="002814F3">
        <w:rPr>
          <w:rFonts w:ascii="Calibri" w:hAnsi="Calibri" w:cs="Calibri"/>
          <w:w w:val="105"/>
        </w:rPr>
        <w:t xml:space="preserve"> and capacity-building, </w:t>
      </w:r>
      <w:r w:rsidR="00D306F9">
        <w:rPr>
          <w:rFonts w:ascii="Calibri" w:hAnsi="Calibri" w:cs="Calibri"/>
          <w:w w:val="105"/>
        </w:rPr>
        <w:t xml:space="preserve">and </w:t>
      </w:r>
      <w:r w:rsidRPr="002814F3">
        <w:rPr>
          <w:rFonts w:ascii="Calibri" w:hAnsi="Calibri" w:cs="Calibri"/>
          <w:w w:val="105"/>
        </w:rPr>
        <w:t>attending workshops organised in one setting or</w:t>
      </w:r>
      <w:r w:rsidR="008F236F">
        <w:rPr>
          <w:rFonts w:ascii="Calibri" w:hAnsi="Calibri" w:cs="Calibri"/>
          <w:w w:val="105"/>
        </w:rPr>
        <w:t xml:space="preserve"> the</w:t>
      </w:r>
      <w:r w:rsidRPr="002814F3">
        <w:rPr>
          <w:rFonts w:ascii="Calibri" w:hAnsi="Calibri" w:cs="Calibri"/>
          <w:w w:val="105"/>
        </w:rPr>
        <w:t xml:space="preserve"> another</w:t>
      </w:r>
      <w:r w:rsidRPr="00795503">
        <w:rPr>
          <w:rFonts w:ascii="Calibri" w:hAnsi="Calibri" w:cs="Calibri"/>
          <w:w w:val="105"/>
        </w:rPr>
        <w:t>.</w:t>
      </w:r>
    </w:p>
    <w:p w14:paraId="501DD6B9" w14:textId="73B766D8" w:rsidR="00E26C2C" w:rsidRDefault="00E26C2C" w:rsidP="002814F3">
      <w:pPr>
        <w:spacing w:before="120" w:after="120" w:line="276" w:lineRule="auto"/>
        <w:jc w:val="both"/>
        <w:rPr>
          <w:rFonts w:ascii="Calibri" w:hAnsi="Calibri" w:cs="Calibri"/>
          <w:w w:val="105"/>
        </w:rPr>
      </w:pPr>
      <w:r w:rsidRPr="002814F3">
        <w:rPr>
          <w:rFonts w:ascii="Calibri" w:hAnsi="Calibri" w:cs="Calibri"/>
          <w:w w:val="105"/>
        </w:rPr>
        <w:t>Details of the work from data acquisition to data processing and data analyses are de</w:t>
      </w:r>
      <w:r w:rsidR="00D306F9">
        <w:rPr>
          <w:rFonts w:ascii="Calibri" w:hAnsi="Calibri" w:cs="Calibri"/>
          <w:w w:val="105"/>
        </w:rPr>
        <w:t>scribed</w:t>
      </w:r>
      <w:r w:rsidRPr="002814F3">
        <w:rPr>
          <w:rFonts w:ascii="Calibri" w:hAnsi="Calibri" w:cs="Calibri"/>
          <w:w w:val="105"/>
        </w:rPr>
        <w:t xml:space="preserve"> below.</w:t>
      </w:r>
    </w:p>
    <w:p w14:paraId="77EC45C0" w14:textId="2C1ECC40" w:rsidR="0044404C" w:rsidRDefault="00CA65CD" w:rsidP="00CC7A01">
      <w:pPr>
        <w:pStyle w:val="Heading2"/>
      </w:pPr>
      <w:bookmarkStart w:id="59" w:name="_Toc105168518"/>
      <w:r w:rsidRPr="00CC7A01">
        <w:t>4.3</w:t>
      </w:r>
      <w:r w:rsidR="00A369BB">
        <w:t xml:space="preserve">. </w:t>
      </w:r>
      <w:r w:rsidRPr="00CC7A01">
        <w:t xml:space="preserve"> </w:t>
      </w:r>
      <w:r w:rsidR="00CF5949" w:rsidRPr="00CC7A01">
        <w:t xml:space="preserve">Data </w:t>
      </w:r>
      <w:r w:rsidR="00CC7A01" w:rsidRPr="00CC7A01">
        <w:t>description</w:t>
      </w:r>
      <w:bookmarkStart w:id="60" w:name="_Toc102041207"/>
      <w:bookmarkEnd w:id="57"/>
      <w:r w:rsidR="00336C29">
        <w:t xml:space="preserve"> </w:t>
      </w:r>
      <w:r w:rsidR="00895098">
        <w:t xml:space="preserve">and </w:t>
      </w:r>
      <w:r w:rsidR="00ED402E">
        <w:t>acquisition</w:t>
      </w:r>
      <w:bookmarkEnd w:id="59"/>
    </w:p>
    <w:p w14:paraId="77BF045B" w14:textId="03E0B2D2" w:rsidR="008D254E" w:rsidRDefault="00131347" w:rsidP="00131347">
      <w:pPr>
        <w:rPr>
          <w:highlight w:val="yellow"/>
        </w:rPr>
      </w:pPr>
      <w:r>
        <w:t>The different data types of data and datasets are presented in Annex</w:t>
      </w:r>
      <w:r w:rsidR="002A61B8" w:rsidRPr="002A61B8">
        <w:t xml:space="preserve"> 1</w:t>
      </w:r>
      <w:r w:rsidR="009C7829" w:rsidRPr="002A61B8">
        <w:t xml:space="preserve"> </w:t>
      </w:r>
    </w:p>
    <w:p w14:paraId="67329A6A" w14:textId="5C5232D2" w:rsidR="00131347" w:rsidRPr="00131347" w:rsidRDefault="001E7D8A" w:rsidP="00131347">
      <w:r>
        <w:t>, and described below under each aim and sub-aim, as relevant.</w:t>
      </w:r>
    </w:p>
    <w:p w14:paraId="5825BA6F" w14:textId="56C7AB8C" w:rsidR="00680DC8" w:rsidRPr="001801E4" w:rsidRDefault="00D4774D" w:rsidP="001801E4">
      <w:pPr>
        <w:pStyle w:val="Heading3"/>
        <w:rPr>
          <w:rStyle w:val="normaltextrun"/>
          <w:color w:val="auto"/>
        </w:rPr>
      </w:pPr>
      <w:bookmarkStart w:id="61" w:name="_Toc105168519"/>
      <w:r w:rsidRPr="001801E4">
        <w:rPr>
          <w:rStyle w:val="normaltextrun"/>
          <w:color w:val="auto"/>
        </w:rPr>
        <w:lastRenderedPageBreak/>
        <w:t>4.3.1</w:t>
      </w:r>
      <w:r w:rsidR="00607143" w:rsidRPr="001801E4">
        <w:rPr>
          <w:rStyle w:val="normaltextrun"/>
          <w:color w:val="auto"/>
        </w:rPr>
        <w:t>.</w:t>
      </w:r>
      <w:r w:rsidRPr="001801E4">
        <w:rPr>
          <w:rStyle w:val="normaltextrun"/>
          <w:color w:val="auto"/>
        </w:rPr>
        <w:t xml:space="preserve"> For Aim 1a:</w:t>
      </w:r>
      <w:r w:rsidR="00C21DD7" w:rsidRPr="001801E4">
        <w:rPr>
          <w:rStyle w:val="normaltextrun"/>
          <w:color w:val="auto"/>
        </w:rPr>
        <w:t xml:space="preserve"> Quantify intra-urban socio-economic and environmental vulnerability</w:t>
      </w:r>
      <w:bookmarkEnd w:id="60"/>
      <w:bookmarkEnd w:id="61"/>
    </w:p>
    <w:p w14:paraId="1CB0435E" w14:textId="7221CA79" w:rsidR="0044643C" w:rsidRPr="009D7FB2" w:rsidRDefault="0052293A" w:rsidP="002814F3">
      <w:pPr>
        <w:spacing w:before="120" w:after="120" w:line="276" w:lineRule="auto"/>
        <w:jc w:val="both"/>
        <w:rPr>
          <w:rFonts w:ascii="Calibri" w:eastAsia="Calibri" w:hAnsi="Calibri" w:cs="Calibri"/>
          <w:i/>
          <w:iCs/>
        </w:rPr>
      </w:pPr>
      <w:r w:rsidRPr="00051971">
        <w:rPr>
          <w:rFonts w:ascii="Calibri" w:eastAsia="Calibri" w:hAnsi="Calibri" w:cs="Calibri"/>
          <w:i/>
          <w:iCs/>
        </w:rPr>
        <w:t>For A</w:t>
      </w:r>
      <w:r w:rsidR="009B5DD2" w:rsidRPr="00051971">
        <w:rPr>
          <w:rFonts w:ascii="Calibri" w:eastAsia="Calibri" w:hAnsi="Calibri" w:cs="Calibri"/>
          <w:i/>
          <w:iCs/>
        </w:rPr>
        <w:t>im 1</w:t>
      </w:r>
      <w:r w:rsidR="00271F96">
        <w:rPr>
          <w:rFonts w:ascii="Calibri" w:eastAsia="Calibri" w:hAnsi="Calibri" w:cs="Calibri"/>
          <w:i/>
          <w:iCs/>
        </w:rPr>
        <w:t>a</w:t>
      </w:r>
      <w:r w:rsidR="00E92D7A">
        <w:rPr>
          <w:rFonts w:ascii="Calibri" w:eastAsia="Calibri" w:hAnsi="Calibri" w:cs="Calibri"/>
          <w:i/>
          <w:iCs/>
        </w:rPr>
        <w:t>,</w:t>
      </w:r>
      <w:r w:rsidR="009B5DD2" w:rsidRPr="00051971">
        <w:rPr>
          <w:rFonts w:ascii="Calibri" w:eastAsia="Calibri" w:hAnsi="Calibri" w:cs="Calibri"/>
          <w:i/>
          <w:iCs/>
        </w:rPr>
        <w:t xml:space="preserve"> none of the data that will be used </w:t>
      </w:r>
      <w:r w:rsidR="00271F96">
        <w:rPr>
          <w:rFonts w:ascii="Calibri" w:eastAsia="Calibri" w:hAnsi="Calibri" w:cs="Calibri"/>
          <w:i/>
          <w:iCs/>
        </w:rPr>
        <w:t>are</w:t>
      </w:r>
      <w:r w:rsidR="009B5DD2" w:rsidRPr="00051971">
        <w:rPr>
          <w:rFonts w:ascii="Calibri" w:eastAsia="Calibri" w:hAnsi="Calibri" w:cs="Calibri"/>
          <w:i/>
          <w:iCs/>
        </w:rPr>
        <w:t xml:space="preserve"> </w:t>
      </w:r>
      <w:r w:rsidR="00A44BE1">
        <w:rPr>
          <w:rFonts w:ascii="Calibri" w:eastAsia="Calibri" w:hAnsi="Calibri" w:cs="Calibri"/>
          <w:i/>
          <w:iCs/>
        </w:rPr>
        <w:t xml:space="preserve">identifiable </w:t>
      </w:r>
      <w:r w:rsidR="009B5DD2" w:rsidRPr="00051971">
        <w:rPr>
          <w:rFonts w:ascii="Calibri" w:eastAsia="Calibri" w:hAnsi="Calibri" w:cs="Calibri"/>
          <w:i/>
          <w:iCs/>
        </w:rPr>
        <w:t>human health data. All social o</w:t>
      </w:r>
      <w:r w:rsidR="009B5DD2" w:rsidRPr="009D7FB2">
        <w:rPr>
          <w:rFonts w:ascii="Calibri" w:eastAsia="Calibri" w:hAnsi="Calibri" w:cs="Calibri"/>
          <w:i/>
          <w:iCs/>
        </w:rPr>
        <w:t xml:space="preserve">r demographic and health data that will be used </w:t>
      </w:r>
      <w:r w:rsidR="002B51D8" w:rsidRPr="009D7FB2">
        <w:rPr>
          <w:rFonts w:ascii="Calibri" w:eastAsia="Calibri" w:hAnsi="Calibri" w:cs="Calibri"/>
          <w:i/>
          <w:iCs/>
        </w:rPr>
        <w:t>are</w:t>
      </w:r>
      <w:r w:rsidR="00AB5E70" w:rsidRPr="009D7FB2">
        <w:rPr>
          <w:rFonts w:ascii="Calibri" w:eastAsia="Calibri" w:hAnsi="Calibri" w:cs="Calibri"/>
          <w:i/>
          <w:iCs/>
        </w:rPr>
        <w:t xml:space="preserve"> available publicly and </w:t>
      </w:r>
      <w:r w:rsidR="00487B2A" w:rsidRPr="009D7FB2">
        <w:rPr>
          <w:rFonts w:ascii="Calibri" w:eastAsia="Calibri" w:hAnsi="Calibri" w:cs="Calibri"/>
          <w:i/>
          <w:iCs/>
        </w:rPr>
        <w:t xml:space="preserve">only at an </w:t>
      </w:r>
      <w:r w:rsidR="00AB5E70" w:rsidRPr="009D7FB2">
        <w:rPr>
          <w:rFonts w:ascii="Calibri" w:eastAsia="Calibri" w:hAnsi="Calibri" w:cs="Calibri"/>
          <w:i/>
          <w:iCs/>
        </w:rPr>
        <w:t>aggregated</w:t>
      </w:r>
      <w:r w:rsidR="00487B2A" w:rsidRPr="009D7FB2">
        <w:rPr>
          <w:rFonts w:ascii="Calibri" w:eastAsia="Calibri" w:hAnsi="Calibri" w:cs="Calibri"/>
          <w:i/>
          <w:iCs/>
        </w:rPr>
        <w:t xml:space="preserve"> level</w:t>
      </w:r>
      <w:r w:rsidRPr="009D7FB2">
        <w:rPr>
          <w:rFonts w:ascii="Calibri" w:eastAsia="Calibri" w:hAnsi="Calibri" w:cs="Calibri"/>
          <w:i/>
          <w:iCs/>
        </w:rPr>
        <w:t>.</w:t>
      </w:r>
      <w:r w:rsidR="009D7FB2" w:rsidRPr="009D7FB2">
        <w:rPr>
          <w:rFonts w:ascii="Calibri" w:eastAsia="Calibri" w:hAnsi="Calibri" w:cs="Calibri"/>
          <w:i/>
          <w:iCs/>
        </w:rPr>
        <w:t xml:space="preserve"> </w:t>
      </w:r>
      <w:r w:rsidR="008A43C1" w:rsidRPr="009D7FB2">
        <w:rPr>
          <w:rFonts w:ascii="Calibri" w:eastAsia="Calibri" w:hAnsi="Calibri" w:cs="Calibri"/>
          <w:i/>
          <w:iCs/>
        </w:rPr>
        <w:t>The d</w:t>
      </w:r>
      <w:r w:rsidR="00CA4C3B" w:rsidRPr="009D7FB2">
        <w:rPr>
          <w:rFonts w:ascii="Calibri" w:eastAsia="Calibri" w:hAnsi="Calibri" w:cs="Calibri"/>
          <w:i/>
          <w:iCs/>
        </w:rPr>
        <w:t>ata priv</w:t>
      </w:r>
      <w:r w:rsidR="00356FFB" w:rsidRPr="009D7FB2">
        <w:rPr>
          <w:rFonts w:ascii="Calibri" w:eastAsia="Calibri" w:hAnsi="Calibri" w:cs="Calibri"/>
          <w:i/>
          <w:iCs/>
        </w:rPr>
        <w:t xml:space="preserve">acy </w:t>
      </w:r>
      <w:r w:rsidR="00705442" w:rsidRPr="009D7FB2">
        <w:rPr>
          <w:rFonts w:ascii="Calibri" w:eastAsia="Calibri" w:hAnsi="Calibri" w:cs="Calibri"/>
          <w:i/>
          <w:iCs/>
        </w:rPr>
        <w:t xml:space="preserve">and related ethical concerns </w:t>
      </w:r>
      <w:r w:rsidR="009D7FB2">
        <w:rPr>
          <w:rFonts w:ascii="Calibri" w:eastAsia="Calibri" w:hAnsi="Calibri" w:cs="Calibri"/>
          <w:i/>
          <w:iCs/>
        </w:rPr>
        <w:t xml:space="preserve">that apply to </w:t>
      </w:r>
      <w:r w:rsidR="00054F29" w:rsidRPr="009D7FB2">
        <w:rPr>
          <w:rFonts w:ascii="Calibri" w:eastAsia="Calibri" w:hAnsi="Calibri" w:cs="Calibri"/>
          <w:i/>
          <w:iCs/>
        </w:rPr>
        <w:t xml:space="preserve">analysis of </w:t>
      </w:r>
      <w:r w:rsidR="00F05A23" w:rsidRPr="009D7FB2">
        <w:rPr>
          <w:rFonts w:ascii="Calibri" w:eastAsia="Calibri" w:hAnsi="Calibri" w:cs="Calibri"/>
          <w:i/>
          <w:iCs/>
        </w:rPr>
        <w:t>human health data</w:t>
      </w:r>
      <w:r w:rsidR="00F60969" w:rsidRPr="009D7FB2">
        <w:rPr>
          <w:rFonts w:ascii="Calibri" w:eastAsia="Calibri" w:hAnsi="Calibri" w:cs="Calibri"/>
          <w:i/>
          <w:iCs/>
        </w:rPr>
        <w:t xml:space="preserve"> therefore </w:t>
      </w:r>
      <w:r w:rsidR="00955BBF" w:rsidRPr="009D7FB2">
        <w:rPr>
          <w:rFonts w:ascii="Calibri" w:eastAsia="Calibri" w:hAnsi="Calibri" w:cs="Calibri"/>
          <w:i/>
          <w:iCs/>
        </w:rPr>
        <w:t xml:space="preserve">do not apply to </w:t>
      </w:r>
      <w:r w:rsidR="009D7FB2" w:rsidRPr="009D7FB2">
        <w:rPr>
          <w:rFonts w:ascii="Calibri" w:eastAsia="Calibri" w:hAnsi="Calibri" w:cs="Calibri"/>
          <w:i/>
          <w:iCs/>
        </w:rPr>
        <w:t xml:space="preserve">data used in this aim. </w:t>
      </w:r>
    </w:p>
    <w:p w14:paraId="22B0BC77" w14:textId="77777777" w:rsidR="00894355" w:rsidRDefault="657DF800" w:rsidP="1AC48E76">
      <w:pPr>
        <w:spacing w:before="120" w:after="120" w:line="276" w:lineRule="auto"/>
        <w:jc w:val="both"/>
        <w:rPr>
          <w:rFonts w:ascii="Calibri" w:eastAsia="Calibri" w:hAnsi="Calibri" w:cs="Calibri"/>
        </w:rPr>
      </w:pPr>
      <w:r w:rsidRPr="1AC48E76">
        <w:rPr>
          <w:rFonts w:ascii="Calibri" w:eastAsia="Calibri" w:hAnsi="Calibri" w:cs="Calibri"/>
        </w:rPr>
        <w:t xml:space="preserve">Two categories of data will be used. </w:t>
      </w:r>
    </w:p>
    <w:p w14:paraId="49F19D7B" w14:textId="241AA65D" w:rsidR="000116F5" w:rsidRPr="00456C47" w:rsidRDefault="657DF800" w:rsidP="1AC48E76">
      <w:pPr>
        <w:spacing w:before="120" w:after="120" w:line="276" w:lineRule="auto"/>
        <w:jc w:val="both"/>
        <w:rPr>
          <w:rFonts w:ascii="Calibri" w:eastAsia="Calibri" w:hAnsi="Calibri" w:cs="Calibri"/>
        </w:rPr>
      </w:pPr>
      <w:r w:rsidRPr="1AC48E76">
        <w:rPr>
          <w:rFonts w:ascii="Calibri" w:eastAsia="Calibri" w:hAnsi="Calibri" w:cs="Calibri"/>
        </w:rPr>
        <w:t xml:space="preserve">The first </w:t>
      </w:r>
      <w:r w:rsidR="00894355">
        <w:rPr>
          <w:rFonts w:ascii="Calibri" w:eastAsia="Calibri" w:hAnsi="Calibri" w:cs="Calibri"/>
        </w:rPr>
        <w:t xml:space="preserve">category </w:t>
      </w:r>
      <w:r w:rsidRPr="1AC48E76">
        <w:rPr>
          <w:rFonts w:ascii="Calibri" w:eastAsia="Calibri" w:hAnsi="Calibri" w:cs="Calibri"/>
        </w:rPr>
        <w:t xml:space="preserve">is socio-economic survey data. These data will provide information on household economic status or living standards, demographic and </w:t>
      </w:r>
      <w:r w:rsidR="0044568C">
        <w:rPr>
          <w:rFonts w:ascii="Calibri" w:eastAsia="Calibri" w:hAnsi="Calibri" w:cs="Calibri"/>
        </w:rPr>
        <w:t>environmental</w:t>
      </w:r>
      <w:r w:rsidRPr="1AC48E76">
        <w:rPr>
          <w:rFonts w:ascii="Calibri" w:eastAsia="Calibri" w:hAnsi="Calibri" w:cs="Calibri"/>
        </w:rPr>
        <w:t xml:space="preserve"> characteristics.</w:t>
      </w:r>
    </w:p>
    <w:p w14:paraId="24F35FCD" w14:textId="55B6D255" w:rsidR="001D6595" w:rsidRPr="00456C47" w:rsidRDefault="657DF800" w:rsidP="002814F3">
      <w:pPr>
        <w:pStyle w:val="ListParagraph"/>
        <w:numPr>
          <w:ilvl w:val="0"/>
          <w:numId w:val="21"/>
        </w:numPr>
        <w:spacing w:before="120" w:after="120" w:line="276" w:lineRule="auto"/>
        <w:jc w:val="both"/>
        <w:rPr>
          <w:rFonts w:ascii="Calibri" w:eastAsia="Calibri" w:hAnsi="Calibri" w:cs="Calibri"/>
        </w:rPr>
      </w:pPr>
      <w:r w:rsidRPr="1AC48E76">
        <w:rPr>
          <w:rFonts w:ascii="Calibri" w:eastAsia="Calibri" w:hAnsi="Calibri" w:cs="Calibri"/>
        </w:rPr>
        <w:t xml:space="preserve">City observatory surveys data (e.g., in South Africa, Gauteng City Region Observatory (GCRO) survey data including the Quality-of-Life survey (GCRO QoL survey 2020/21), </w:t>
      </w:r>
      <w:r w:rsidR="00ED6BA4">
        <w:rPr>
          <w:rFonts w:ascii="Calibri" w:eastAsia="Calibri" w:hAnsi="Calibri" w:cs="Calibri"/>
        </w:rPr>
        <w:t xml:space="preserve">and in Abidjan the </w:t>
      </w:r>
      <w:r w:rsidRPr="1AC48E76">
        <w:rPr>
          <w:rFonts w:ascii="Calibri" w:eastAsia="Calibri" w:hAnsi="Calibri" w:cs="Calibri"/>
        </w:rPr>
        <w:t xml:space="preserve">Bureau National </w:t>
      </w:r>
      <w:proofErr w:type="spellStart"/>
      <w:r w:rsidRPr="1AC48E76">
        <w:rPr>
          <w:rFonts w:ascii="Calibri" w:eastAsia="Calibri" w:hAnsi="Calibri" w:cs="Calibri"/>
        </w:rPr>
        <w:t>d'Etudes</w:t>
      </w:r>
      <w:proofErr w:type="spellEnd"/>
      <w:r w:rsidRPr="1AC48E76">
        <w:rPr>
          <w:rFonts w:ascii="Calibri" w:eastAsia="Calibri" w:hAnsi="Calibri" w:cs="Calibri"/>
        </w:rPr>
        <w:t xml:space="preserve"> Techniques et de Development Reports including the Urban Slums Reports and similar data sets)</w:t>
      </w:r>
    </w:p>
    <w:p w14:paraId="646068F1" w14:textId="66FADC91" w:rsidR="004C3241" w:rsidRPr="00456C47" w:rsidRDefault="001950CA" w:rsidP="002814F3">
      <w:pPr>
        <w:pStyle w:val="ListParagraph"/>
        <w:numPr>
          <w:ilvl w:val="0"/>
          <w:numId w:val="21"/>
        </w:numPr>
        <w:spacing w:before="120" w:after="120" w:line="276" w:lineRule="auto"/>
        <w:jc w:val="both"/>
        <w:rPr>
          <w:rFonts w:ascii="Calibri" w:eastAsia="Calibri" w:hAnsi="Calibri" w:cs="Calibri"/>
        </w:rPr>
      </w:pPr>
      <w:r>
        <w:rPr>
          <w:rFonts w:ascii="Calibri" w:eastAsia="Calibri" w:hAnsi="Calibri" w:cs="Calibri"/>
        </w:rPr>
        <w:t xml:space="preserve">Population </w:t>
      </w:r>
      <w:r w:rsidR="657DF800" w:rsidRPr="1AC48E76">
        <w:rPr>
          <w:rFonts w:ascii="Calibri" w:eastAsia="Calibri" w:hAnsi="Calibri" w:cs="Calibri"/>
        </w:rPr>
        <w:t xml:space="preserve">Censuses and other community surveys (e.g., </w:t>
      </w:r>
      <w:r w:rsidR="006758E1">
        <w:rPr>
          <w:rFonts w:ascii="Calibri" w:eastAsia="Calibri" w:hAnsi="Calibri" w:cs="Calibri"/>
        </w:rPr>
        <w:t>in South Africa</w:t>
      </w:r>
      <w:r w:rsidR="009574D2">
        <w:rPr>
          <w:rFonts w:ascii="Calibri" w:eastAsia="Calibri" w:hAnsi="Calibri" w:cs="Calibri"/>
        </w:rPr>
        <w:t xml:space="preserve">, </w:t>
      </w:r>
      <w:r w:rsidR="657DF800" w:rsidRPr="1AC48E76">
        <w:rPr>
          <w:rFonts w:ascii="Calibri" w:eastAsia="Calibri" w:hAnsi="Calibri" w:cs="Calibri"/>
        </w:rPr>
        <w:t xml:space="preserve">Stats SA census and community surveys </w:t>
      </w:r>
      <w:r w:rsidR="003B112F">
        <w:rPr>
          <w:rFonts w:ascii="Calibri" w:eastAsia="Calibri" w:hAnsi="Calibri" w:cs="Calibri"/>
        </w:rPr>
        <w:t xml:space="preserve">such as </w:t>
      </w:r>
      <w:r w:rsidR="657DF800" w:rsidRPr="1AC48E76">
        <w:rPr>
          <w:rFonts w:ascii="Calibri" w:eastAsia="Calibri" w:hAnsi="Calibri" w:cs="Calibri"/>
        </w:rPr>
        <w:t xml:space="preserve">Census 2011 </w:t>
      </w:r>
      <w:r w:rsidR="003B112F">
        <w:rPr>
          <w:rFonts w:ascii="Calibri" w:eastAsia="Calibri" w:hAnsi="Calibri" w:cs="Calibri"/>
        </w:rPr>
        <w:t xml:space="preserve">and the </w:t>
      </w:r>
      <w:r w:rsidR="657DF800" w:rsidRPr="1AC48E76">
        <w:rPr>
          <w:rFonts w:ascii="Calibri" w:eastAsia="Calibri" w:hAnsi="Calibri" w:cs="Calibri"/>
        </w:rPr>
        <w:t>Community Survey 2016</w:t>
      </w:r>
      <w:r w:rsidR="007A4E83">
        <w:rPr>
          <w:rFonts w:ascii="Calibri" w:eastAsia="Calibri" w:hAnsi="Calibri" w:cs="Calibri"/>
        </w:rPr>
        <w:t>,</w:t>
      </w:r>
      <w:r w:rsidR="657DF800" w:rsidRPr="1AC48E76">
        <w:rPr>
          <w:rFonts w:ascii="Calibri" w:eastAsia="Calibri" w:hAnsi="Calibri" w:cs="Calibri"/>
        </w:rPr>
        <w:t xml:space="preserve"> and similar datasets in Ivory Coast) </w:t>
      </w:r>
    </w:p>
    <w:p w14:paraId="23A5DE15" w14:textId="59CB84CE" w:rsidR="00686055" w:rsidRPr="00456C47" w:rsidRDefault="657DF800" w:rsidP="002814F3">
      <w:pPr>
        <w:spacing w:before="120" w:after="120" w:line="276" w:lineRule="auto"/>
        <w:jc w:val="both"/>
        <w:rPr>
          <w:rFonts w:ascii="Calibri" w:eastAsia="Calibri" w:hAnsi="Calibri" w:cs="Calibri"/>
        </w:rPr>
      </w:pPr>
      <w:r w:rsidRPr="1AC48E76">
        <w:rPr>
          <w:rFonts w:ascii="Calibri" w:eastAsia="Calibri" w:hAnsi="Calibri" w:cs="Calibri"/>
        </w:rPr>
        <w:t>The second category consists of proxy spatial measures of socio-economic conditions:</w:t>
      </w:r>
    </w:p>
    <w:p w14:paraId="3F12103F" w14:textId="6A0A4A92" w:rsidR="00AB22F5" w:rsidRPr="00456C47" w:rsidRDefault="00AB22F5" w:rsidP="002814F3">
      <w:pPr>
        <w:pStyle w:val="ListParagraph"/>
        <w:numPr>
          <w:ilvl w:val="0"/>
          <w:numId w:val="20"/>
        </w:numPr>
        <w:spacing w:before="120" w:after="120" w:line="276" w:lineRule="auto"/>
        <w:jc w:val="both"/>
        <w:rPr>
          <w:rFonts w:ascii="Calibri" w:eastAsia="Calibri" w:hAnsi="Calibri" w:cs="Calibri"/>
        </w:rPr>
      </w:pPr>
      <w:r w:rsidRPr="1AC48E76">
        <w:rPr>
          <w:rFonts w:ascii="Calibri" w:eastAsia="Calibri" w:hAnsi="Calibri" w:cs="Calibri"/>
        </w:rPr>
        <w:t>Satellite image-based estimation of land use, land cover types, building and roof types (GCRO/Terra Image 2012).</w:t>
      </w:r>
    </w:p>
    <w:p w14:paraId="6886E3DB" w14:textId="7C80D36F" w:rsidR="00AB22F5" w:rsidRPr="00456C47" w:rsidRDefault="00AB22F5" w:rsidP="002814F3">
      <w:pPr>
        <w:pStyle w:val="ListParagraph"/>
        <w:numPr>
          <w:ilvl w:val="0"/>
          <w:numId w:val="20"/>
        </w:numPr>
        <w:spacing w:before="120" w:after="120" w:line="276" w:lineRule="auto"/>
        <w:jc w:val="both"/>
        <w:rPr>
          <w:rFonts w:ascii="Calibri" w:eastAsia="Calibri" w:hAnsi="Calibri" w:cs="Calibri"/>
        </w:rPr>
      </w:pPr>
      <w:r w:rsidRPr="1AC48E76">
        <w:rPr>
          <w:rFonts w:ascii="Calibri" w:eastAsia="Calibri" w:hAnsi="Calibri" w:cs="Calibri"/>
        </w:rPr>
        <w:t xml:space="preserve">Access to services </w:t>
      </w:r>
      <w:r w:rsidR="5A123447" w:rsidRPr="1AC48E76">
        <w:rPr>
          <w:rFonts w:ascii="Calibri" w:eastAsia="Calibri" w:hAnsi="Calibri" w:cs="Calibri"/>
        </w:rPr>
        <w:t>including electricity</w:t>
      </w:r>
    </w:p>
    <w:p w14:paraId="37B610D8" w14:textId="0CF6CFAC" w:rsidR="004C3241" w:rsidRPr="00456C47" w:rsidRDefault="657DF800" w:rsidP="002814F3">
      <w:pPr>
        <w:pStyle w:val="ListParagraph"/>
        <w:numPr>
          <w:ilvl w:val="0"/>
          <w:numId w:val="20"/>
        </w:numPr>
        <w:spacing w:before="120" w:after="120" w:line="276" w:lineRule="auto"/>
        <w:jc w:val="both"/>
        <w:rPr>
          <w:rFonts w:ascii="Calibri" w:eastAsia="Calibri" w:hAnsi="Calibri" w:cs="Calibri"/>
        </w:rPr>
      </w:pPr>
      <w:r w:rsidRPr="1AC48E76">
        <w:rPr>
          <w:rFonts w:ascii="Calibri" w:eastAsia="Calibri" w:hAnsi="Calibri" w:cs="Calibri"/>
        </w:rPr>
        <w:t>Proximity to health care centres</w:t>
      </w:r>
      <w:r w:rsidR="00A315D2">
        <w:rPr>
          <w:rFonts w:ascii="Calibri" w:eastAsia="Calibri" w:hAnsi="Calibri" w:cs="Calibri"/>
        </w:rPr>
        <w:t xml:space="preserve"> and </w:t>
      </w:r>
      <w:r w:rsidRPr="1AC48E76">
        <w:rPr>
          <w:rFonts w:ascii="Calibri" w:eastAsia="Calibri" w:hAnsi="Calibri" w:cs="Calibri"/>
        </w:rPr>
        <w:t xml:space="preserve">services (e.g., Johannesburg’s public hospital and clinics directory, and similar data sets in Abidjan, Ivory Coast) </w:t>
      </w:r>
    </w:p>
    <w:p w14:paraId="495927B5" w14:textId="6286132A" w:rsidR="004C3241" w:rsidRPr="00456C47" w:rsidRDefault="657DF800" w:rsidP="002814F3">
      <w:pPr>
        <w:pStyle w:val="ListParagraph"/>
        <w:numPr>
          <w:ilvl w:val="0"/>
          <w:numId w:val="20"/>
        </w:numPr>
        <w:spacing w:before="120" w:after="120" w:line="276" w:lineRule="auto"/>
        <w:jc w:val="both"/>
        <w:rPr>
          <w:rFonts w:ascii="Calibri" w:eastAsia="Calibri" w:hAnsi="Calibri" w:cs="Calibri"/>
        </w:rPr>
      </w:pPr>
      <w:r w:rsidRPr="1AC48E76">
        <w:rPr>
          <w:rFonts w:ascii="Calibri" w:eastAsia="Calibri" w:hAnsi="Calibri" w:cs="Calibri"/>
        </w:rPr>
        <w:t>Access to green spaces (e.g</w:t>
      </w:r>
      <w:r w:rsidR="00E31C9D">
        <w:rPr>
          <w:rFonts w:ascii="Calibri" w:eastAsia="Calibri" w:hAnsi="Calibri" w:cs="Calibri"/>
        </w:rPr>
        <w:t>.,</w:t>
      </w:r>
      <w:r w:rsidRPr="1AC48E76">
        <w:rPr>
          <w:rFonts w:ascii="Calibri" w:eastAsia="Calibri" w:hAnsi="Calibri" w:cs="Calibri"/>
        </w:rPr>
        <w:t xml:space="preserve"> City Parks directory</w:t>
      </w:r>
      <w:r w:rsidR="005B1311">
        <w:rPr>
          <w:rFonts w:ascii="Calibri" w:eastAsia="Calibri" w:hAnsi="Calibri" w:cs="Calibri"/>
        </w:rPr>
        <w:t>,</w:t>
      </w:r>
      <w:r w:rsidRPr="1AC48E76">
        <w:rPr>
          <w:rFonts w:ascii="Calibri" w:eastAsia="Calibri" w:hAnsi="Calibri" w:cs="Calibri"/>
        </w:rPr>
        <w:t xml:space="preserve"> and similar data sets in Abidjan, Ivory Coast))</w:t>
      </w:r>
    </w:p>
    <w:p w14:paraId="05FD0490" w14:textId="64E7B13F" w:rsidR="00D57CAB" w:rsidRPr="00B65D70" w:rsidRDefault="657DF800" w:rsidP="002814F3">
      <w:pPr>
        <w:pStyle w:val="ListParagraph"/>
        <w:numPr>
          <w:ilvl w:val="0"/>
          <w:numId w:val="20"/>
        </w:numPr>
        <w:spacing w:before="120" w:after="120" w:line="276" w:lineRule="auto"/>
        <w:jc w:val="both"/>
        <w:rPr>
          <w:color w:val="000000" w:themeColor="text1"/>
          <w:u w:val="single"/>
        </w:rPr>
      </w:pPr>
      <w:r w:rsidRPr="1AC48E76">
        <w:rPr>
          <w:rFonts w:ascii="Calibri" w:eastAsia="Calibri" w:hAnsi="Calibri" w:cs="Calibri"/>
        </w:rPr>
        <w:t>Other (e.g., Google Street View analysis, distributions of human population</w:t>
      </w:r>
      <w:r w:rsidR="00092EE8">
        <w:rPr>
          <w:rFonts w:ascii="Calibri" w:eastAsia="Calibri" w:hAnsi="Calibri" w:cs="Calibri"/>
        </w:rPr>
        <w:t xml:space="preserve">, such as </w:t>
      </w:r>
      <w:r w:rsidRPr="1AC48E76">
        <w:rPr>
          <w:rFonts w:ascii="Calibri" w:eastAsia="Calibri" w:hAnsi="Calibri" w:cs="Calibri"/>
        </w:rPr>
        <w:t>SEDAC-gridded human population data)</w:t>
      </w:r>
    </w:p>
    <w:p w14:paraId="6EABC06C" w14:textId="2C7F08A4" w:rsidR="00B65D70" w:rsidRDefault="00B65D70" w:rsidP="00B65D70">
      <w:pPr>
        <w:spacing w:before="120" w:after="120" w:line="276" w:lineRule="auto"/>
        <w:jc w:val="both"/>
        <w:rPr>
          <w:rStyle w:val="normaltextrun"/>
          <w:color w:val="000000" w:themeColor="text1"/>
        </w:rPr>
      </w:pPr>
      <w:r w:rsidRPr="1AC48E76">
        <w:rPr>
          <w:rStyle w:val="eop"/>
          <w:rFonts w:eastAsiaTheme="minorEastAsia"/>
          <w:color w:val="000000" w:themeColor="text1"/>
        </w:rPr>
        <w:t xml:space="preserve">The </w:t>
      </w:r>
      <w:r w:rsidR="00ED57B3" w:rsidRPr="1AC48E76">
        <w:rPr>
          <w:rStyle w:val="normaltextrun"/>
          <w:color w:val="000000" w:themeColor="text1"/>
        </w:rPr>
        <w:t xml:space="preserve">satellite imagery and other geospatial data </w:t>
      </w:r>
      <w:r>
        <w:rPr>
          <w:rStyle w:val="eop"/>
          <w:rFonts w:eastAsiaTheme="minorEastAsia"/>
          <w:color w:val="000000" w:themeColor="text1"/>
        </w:rPr>
        <w:t xml:space="preserve">acquired in Aim 1a </w:t>
      </w:r>
      <w:r w:rsidR="004264E3">
        <w:rPr>
          <w:rStyle w:val="eop"/>
          <w:rFonts w:eastAsiaTheme="minorEastAsia"/>
          <w:color w:val="000000" w:themeColor="text1"/>
        </w:rPr>
        <w:t xml:space="preserve">is used to </w:t>
      </w:r>
      <w:r w:rsidR="00ED57B3" w:rsidRPr="1AC48E76">
        <w:rPr>
          <w:rStyle w:val="normaltextrun"/>
          <w:color w:val="000000" w:themeColor="text1"/>
        </w:rPr>
        <w:t>characterize urban vulnerabilities to heat</w:t>
      </w:r>
      <w:r w:rsidR="004264E3">
        <w:rPr>
          <w:rStyle w:val="normaltextrun"/>
          <w:color w:val="000000" w:themeColor="text1"/>
        </w:rPr>
        <w:t xml:space="preserve"> and for </w:t>
      </w:r>
      <w:r w:rsidRPr="1AC48E76">
        <w:rPr>
          <w:rStyle w:val="normaltextrun"/>
          <w:color w:val="000000" w:themeColor="text1"/>
        </w:rPr>
        <w:t>map</w:t>
      </w:r>
      <w:r w:rsidR="004264E3">
        <w:rPr>
          <w:rStyle w:val="normaltextrun"/>
          <w:color w:val="000000" w:themeColor="text1"/>
        </w:rPr>
        <w:t>ping</w:t>
      </w:r>
      <w:r w:rsidRPr="1AC48E76">
        <w:rPr>
          <w:rStyle w:val="normaltextrun"/>
          <w:color w:val="000000" w:themeColor="text1"/>
        </w:rPr>
        <w:t xml:space="preserve"> heat</w:t>
      </w:r>
      <w:r>
        <w:rPr>
          <w:rStyle w:val="normaltextrun"/>
          <w:color w:val="000000" w:themeColor="text1"/>
        </w:rPr>
        <w:t>-</w:t>
      </w:r>
      <w:r w:rsidRPr="1AC48E76">
        <w:rPr>
          <w:rStyle w:val="normaltextrun"/>
          <w:color w:val="000000" w:themeColor="text1"/>
        </w:rPr>
        <w:t xml:space="preserve"> </w:t>
      </w:r>
      <w:r>
        <w:rPr>
          <w:rStyle w:val="normaltextrun"/>
          <w:color w:val="000000" w:themeColor="text1"/>
        </w:rPr>
        <w:t xml:space="preserve">or </w:t>
      </w:r>
      <w:r w:rsidRPr="1AC48E76">
        <w:rPr>
          <w:rStyle w:val="normaltextrun"/>
          <w:color w:val="000000" w:themeColor="text1"/>
        </w:rPr>
        <w:t>temperature</w:t>
      </w:r>
      <w:r>
        <w:rPr>
          <w:rStyle w:val="normaltextrun"/>
          <w:color w:val="000000" w:themeColor="text1"/>
        </w:rPr>
        <w:t>-</w:t>
      </w:r>
      <w:r w:rsidRPr="1AC48E76">
        <w:rPr>
          <w:rStyle w:val="normaltextrun"/>
          <w:color w:val="000000" w:themeColor="text1"/>
        </w:rPr>
        <w:t xml:space="preserve">related hazards. For example, the satellite image views of the city will be classified to capture different typologies (e.g., slum, industrial, green areas, </w:t>
      </w:r>
      <w:r>
        <w:rPr>
          <w:rStyle w:val="normaltextrun"/>
          <w:color w:val="000000" w:themeColor="text1"/>
        </w:rPr>
        <w:t xml:space="preserve">and </w:t>
      </w:r>
      <w:r w:rsidRPr="1AC48E76">
        <w:rPr>
          <w:rStyle w:val="normaltextrun"/>
          <w:color w:val="000000" w:themeColor="text1"/>
        </w:rPr>
        <w:t>suburban residences), where this information will then be used to account for differences in the diffusion of heat</w:t>
      </w:r>
      <w:r w:rsidR="009C463B">
        <w:rPr>
          <w:rStyle w:val="normaltextrun"/>
          <w:color w:val="000000" w:themeColor="text1"/>
        </w:rPr>
        <w:t xml:space="preserve"> (in Aim 1b)</w:t>
      </w:r>
      <w:r w:rsidRPr="1AC48E76">
        <w:rPr>
          <w:rStyle w:val="normaltextrun"/>
          <w:color w:val="000000" w:themeColor="text1"/>
        </w:rPr>
        <w:t xml:space="preserve">. The Stats SA small area layer from the 2011 Census is an example of socio-economic geospatial dataset that may be used for identifying urban residential areas and their characteristics such as dwelling types </w:t>
      </w:r>
      <w:r>
        <w:rPr>
          <w:rStyle w:val="normaltextrun"/>
          <w:color w:val="000000" w:themeColor="text1"/>
        </w:rPr>
        <w:t>and</w:t>
      </w:r>
      <w:r w:rsidRPr="1AC48E76">
        <w:rPr>
          <w:rStyle w:val="normaltextrun"/>
          <w:color w:val="000000" w:themeColor="text1"/>
        </w:rPr>
        <w:t xml:space="preserve"> the type of access to services electricity and water</w:t>
      </w:r>
      <w:r>
        <w:rPr>
          <w:rStyle w:val="normaltextrun"/>
          <w:color w:val="000000" w:themeColor="text1"/>
        </w:rPr>
        <w:t>,</w:t>
      </w:r>
      <w:r w:rsidRPr="1AC48E76">
        <w:rPr>
          <w:rStyle w:val="normaltextrun"/>
          <w:color w:val="000000" w:themeColor="text1"/>
        </w:rPr>
        <w:t xml:space="preserve"> which may be useful when quantifying and mapping heat hazards.</w:t>
      </w:r>
    </w:p>
    <w:p w14:paraId="5534DA14" w14:textId="25411E75" w:rsidR="00CE7194" w:rsidRPr="00B65D70" w:rsidRDefault="00CE7194" w:rsidP="00B65D70">
      <w:pPr>
        <w:spacing w:before="120" w:after="120" w:line="276" w:lineRule="auto"/>
        <w:jc w:val="both"/>
        <w:rPr>
          <w:color w:val="000000" w:themeColor="text1"/>
          <w:u w:val="single"/>
        </w:rPr>
      </w:pPr>
      <w:r>
        <w:rPr>
          <w:rStyle w:val="normaltextrun"/>
          <w:color w:val="000000" w:themeColor="text1"/>
        </w:rPr>
        <w:t xml:space="preserve">The data for achieving Aim 1a is </w:t>
      </w:r>
      <w:r w:rsidR="009E5E75">
        <w:rPr>
          <w:rStyle w:val="normaltextrun"/>
          <w:color w:val="000000" w:themeColor="text1"/>
        </w:rPr>
        <w:t xml:space="preserve">freely available, or already curated within the </w:t>
      </w:r>
      <w:r w:rsidR="00370A9E">
        <w:rPr>
          <w:rStyle w:val="normaltextrun"/>
          <w:color w:val="000000" w:themeColor="text1"/>
        </w:rPr>
        <w:t xml:space="preserve">existing </w:t>
      </w:r>
      <w:r w:rsidR="008B21D6">
        <w:rPr>
          <w:rStyle w:val="normaltextrun"/>
          <w:color w:val="000000" w:themeColor="text1"/>
        </w:rPr>
        <w:t>IBM or University of Cape Town dat</w:t>
      </w:r>
      <w:r w:rsidR="00B5397B">
        <w:rPr>
          <w:rStyle w:val="normaltextrun"/>
          <w:color w:val="000000" w:themeColor="text1"/>
        </w:rPr>
        <w:t xml:space="preserve">abases. </w:t>
      </w:r>
    </w:p>
    <w:p w14:paraId="0A562456" w14:textId="6E740A97" w:rsidR="00CE257A" w:rsidRPr="001801E4" w:rsidRDefault="00D4774D" w:rsidP="001801E4">
      <w:pPr>
        <w:pStyle w:val="Heading3"/>
        <w:rPr>
          <w:rStyle w:val="eop"/>
        </w:rPr>
      </w:pPr>
      <w:bookmarkStart w:id="62" w:name="_Toc102041208"/>
      <w:bookmarkStart w:id="63" w:name="_Toc105168520"/>
      <w:r w:rsidRPr="001801E4">
        <w:rPr>
          <w:rStyle w:val="normaltextrun"/>
        </w:rPr>
        <w:t>4.3.2</w:t>
      </w:r>
      <w:r w:rsidR="001801E4" w:rsidRPr="001801E4">
        <w:rPr>
          <w:rStyle w:val="normaltextrun"/>
        </w:rPr>
        <w:t xml:space="preserve">. </w:t>
      </w:r>
      <w:r w:rsidRPr="001801E4">
        <w:rPr>
          <w:rStyle w:val="normaltextrun"/>
        </w:rPr>
        <w:t xml:space="preserve"> For Aim 1b:</w:t>
      </w:r>
      <w:r w:rsidR="00C21DD7" w:rsidRPr="001801E4">
        <w:rPr>
          <w:rStyle w:val="normaltextrun"/>
        </w:rPr>
        <w:t xml:space="preserve"> Develop high resolution urban temperature hazard maps</w:t>
      </w:r>
      <w:bookmarkEnd w:id="62"/>
      <w:bookmarkEnd w:id="63"/>
      <w:r w:rsidR="00C21DD7" w:rsidRPr="001801E4">
        <w:rPr>
          <w:rStyle w:val="eop"/>
        </w:rPr>
        <w:t> </w:t>
      </w:r>
    </w:p>
    <w:p w14:paraId="5F71BEBE" w14:textId="35BF4E97" w:rsidR="00ED3FA8" w:rsidRPr="009D7FB2" w:rsidRDefault="00E92D7A" w:rsidP="00ED3FA8">
      <w:pPr>
        <w:spacing w:before="120" w:after="120" w:line="276" w:lineRule="auto"/>
        <w:jc w:val="both"/>
        <w:rPr>
          <w:rFonts w:ascii="Calibri" w:eastAsia="Calibri" w:hAnsi="Calibri" w:cs="Calibri"/>
          <w:i/>
          <w:iCs/>
        </w:rPr>
      </w:pPr>
      <w:r w:rsidRPr="00051971">
        <w:rPr>
          <w:rFonts w:ascii="Calibri" w:eastAsia="Calibri" w:hAnsi="Calibri" w:cs="Calibri"/>
          <w:i/>
          <w:iCs/>
        </w:rPr>
        <w:t>For Aim 1</w:t>
      </w:r>
      <w:r>
        <w:rPr>
          <w:rFonts w:ascii="Calibri" w:eastAsia="Calibri" w:hAnsi="Calibri" w:cs="Calibri"/>
          <w:i/>
          <w:iCs/>
        </w:rPr>
        <w:t>b,</w:t>
      </w:r>
      <w:r w:rsidRPr="00051971">
        <w:rPr>
          <w:rFonts w:ascii="Calibri" w:eastAsia="Calibri" w:hAnsi="Calibri" w:cs="Calibri"/>
          <w:i/>
          <w:iCs/>
        </w:rPr>
        <w:t xml:space="preserve"> </w:t>
      </w:r>
      <w:r w:rsidR="00ED3FA8">
        <w:rPr>
          <w:rFonts w:ascii="Calibri" w:eastAsia="Calibri" w:hAnsi="Calibri" w:cs="Calibri"/>
          <w:i/>
          <w:iCs/>
        </w:rPr>
        <w:t>only</w:t>
      </w:r>
      <w:r w:rsidR="001B2ED3">
        <w:rPr>
          <w:rFonts w:ascii="Calibri" w:eastAsia="Calibri" w:hAnsi="Calibri" w:cs="Calibri"/>
          <w:i/>
          <w:iCs/>
        </w:rPr>
        <w:t xml:space="preserve"> weather and</w:t>
      </w:r>
      <w:r w:rsidR="00ED3FA8">
        <w:rPr>
          <w:rFonts w:ascii="Calibri" w:eastAsia="Calibri" w:hAnsi="Calibri" w:cs="Calibri"/>
          <w:i/>
          <w:iCs/>
        </w:rPr>
        <w:t xml:space="preserve"> </w:t>
      </w:r>
      <w:r w:rsidR="001343DF">
        <w:rPr>
          <w:rFonts w:ascii="Calibri" w:eastAsia="Calibri" w:hAnsi="Calibri" w:cs="Calibri"/>
          <w:i/>
          <w:iCs/>
        </w:rPr>
        <w:t>climate</w:t>
      </w:r>
      <w:r w:rsidR="005649DC">
        <w:rPr>
          <w:rFonts w:ascii="Calibri" w:eastAsia="Calibri" w:hAnsi="Calibri" w:cs="Calibri"/>
          <w:i/>
          <w:iCs/>
        </w:rPr>
        <w:t xml:space="preserve"> data</w:t>
      </w:r>
      <w:r w:rsidR="00ED3FA8">
        <w:rPr>
          <w:rFonts w:ascii="Calibri" w:eastAsia="Calibri" w:hAnsi="Calibri" w:cs="Calibri"/>
          <w:i/>
          <w:iCs/>
        </w:rPr>
        <w:t xml:space="preserve"> will be used</w:t>
      </w:r>
      <w:r w:rsidR="005649DC">
        <w:rPr>
          <w:rFonts w:ascii="Calibri" w:eastAsia="Calibri" w:hAnsi="Calibri" w:cs="Calibri"/>
          <w:i/>
          <w:iCs/>
        </w:rPr>
        <w:t xml:space="preserve"> </w:t>
      </w:r>
      <w:r w:rsidR="008F7FA4">
        <w:rPr>
          <w:rFonts w:ascii="Calibri" w:eastAsia="Calibri" w:hAnsi="Calibri" w:cs="Calibri"/>
          <w:i/>
          <w:iCs/>
        </w:rPr>
        <w:t>for this aim</w:t>
      </w:r>
      <w:r w:rsidR="00114174">
        <w:rPr>
          <w:rFonts w:ascii="Calibri" w:eastAsia="Calibri" w:hAnsi="Calibri" w:cs="Calibri"/>
          <w:i/>
          <w:iCs/>
        </w:rPr>
        <w:t xml:space="preserve"> </w:t>
      </w:r>
      <w:r w:rsidR="008F7FA4">
        <w:rPr>
          <w:rFonts w:ascii="Calibri" w:eastAsia="Calibri" w:hAnsi="Calibri" w:cs="Calibri"/>
          <w:i/>
          <w:iCs/>
        </w:rPr>
        <w:t>(</w:t>
      </w:r>
      <w:r w:rsidR="00ED3FA8">
        <w:rPr>
          <w:rFonts w:ascii="Calibri" w:eastAsia="Calibri" w:hAnsi="Calibri" w:cs="Calibri"/>
          <w:i/>
          <w:iCs/>
        </w:rPr>
        <w:t xml:space="preserve">no </w:t>
      </w:r>
      <w:r w:rsidRPr="00051971">
        <w:rPr>
          <w:rFonts w:ascii="Calibri" w:eastAsia="Calibri" w:hAnsi="Calibri" w:cs="Calibri"/>
          <w:i/>
          <w:iCs/>
        </w:rPr>
        <w:t>human</w:t>
      </w:r>
      <w:r w:rsidR="00ED3FA8">
        <w:rPr>
          <w:rFonts w:ascii="Calibri" w:eastAsia="Calibri" w:hAnsi="Calibri" w:cs="Calibri"/>
          <w:i/>
          <w:iCs/>
        </w:rPr>
        <w:t xml:space="preserve"> </w:t>
      </w:r>
      <w:r w:rsidRPr="00051971">
        <w:rPr>
          <w:rFonts w:ascii="Calibri" w:eastAsia="Calibri" w:hAnsi="Calibri" w:cs="Calibri"/>
          <w:i/>
          <w:iCs/>
        </w:rPr>
        <w:t>data</w:t>
      </w:r>
      <w:r w:rsidR="00ED3FA8">
        <w:rPr>
          <w:rFonts w:ascii="Calibri" w:eastAsia="Calibri" w:hAnsi="Calibri" w:cs="Calibri"/>
          <w:i/>
          <w:iCs/>
        </w:rPr>
        <w:t xml:space="preserve"> or measurements</w:t>
      </w:r>
      <w:r w:rsidR="008F7FA4">
        <w:rPr>
          <w:rFonts w:ascii="Calibri" w:eastAsia="Calibri" w:hAnsi="Calibri" w:cs="Calibri"/>
          <w:i/>
          <w:iCs/>
        </w:rPr>
        <w:t>)</w:t>
      </w:r>
      <w:r w:rsidR="00657C05">
        <w:rPr>
          <w:rFonts w:ascii="Calibri" w:eastAsia="Calibri" w:hAnsi="Calibri" w:cs="Calibri"/>
          <w:i/>
          <w:iCs/>
        </w:rPr>
        <w:t xml:space="preserve">. </w:t>
      </w:r>
      <w:r w:rsidR="00ED3FA8" w:rsidRPr="009D7FB2">
        <w:rPr>
          <w:rFonts w:ascii="Calibri" w:eastAsia="Calibri" w:hAnsi="Calibri" w:cs="Calibri"/>
          <w:i/>
          <w:iCs/>
        </w:rPr>
        <w:t xml:space="preserve">The data privacy and related ethical concerns </w:t>
      </w:r>
      <w:r w:rsidR="00ED3FA8">
        <w:rPr>
          <w:rFonts w:ascii="Calibri" w:eastAsia="Calibri" w:hAnsi="Calibri" w:cs="Calibri"/>
          <w:i/>
          <w:iCs/>
        </w:rPr>
        <w:t xml:space="preserve">that apply to </w:t>
      </w:r>
      <w:r w:rsidR="00ED3FA8" w:rsidRPr="009D7FB2">
        <w:rPr>
          <w:rFonts w:ascii="Calibri" w:eastAsia="Calibri" w:hAnsi="Calibri" w:cs="Calibri"/>
          <w:i/>
          <w:iCs/>
        </w:rPr>
        <w:t xml:space="preserve">analysis of human health data therefore do not apply to data used in this aim. </w:t>
      </w:r>
    </w:p>
    <w:p w14:paraId="0042E44C" w14:textId="456D0002" w:rsidR="008536F3" w:rsidRPr="002814F3" w:rsidRDefault="007F4EB1" w:rsidP="002814F3">
      <w:pPr>
        <w:spacing w:before="120" w:after="120" w:line="276" w:lineRule="auto"/>
        <w:jc w:val="both"/>
        <w:rPr>
          <w:rStyle w:val="normaltextrun"/>
          <w:color w:val="000000" w:themeColor="text1"/>
        </w:rPr>
      </w:pPr>
      <w:r w:rsidRPr="45CA613F">
        <w:rPr>
          <w:rStyle w:val="normaltextrun"/>
          <w:color w:val="000000" w:themeColor="text1"/>
        </w:rPr>
        <w:lastRenderedPageBreak/>
        <w:t xml:space="preserve">For urban temperature, </w:t>
      </w:r>
      <w:r w:rsidR="00790F7A" w:rsidRPr="45CA613F">
        <w:rPr>
          <w:rStyle w:val="normaltextrun"/>
          <w:color w:val="000000" w:themeColor="text1"/>
        </w:rPr>
        <w:t>several</w:t>
      </w:r>
      <w:r w:rsidR="007602F4" w:rsidRPr="45CA613F">
        <w:rPr>
          <w:rStyle w:val="normaltextrun"/>
          <w:color w:val="000000" w:themeColor="text1"/>
        </w:rPr>
        <w:t xml:space="preserve"> datasets will be used for downscaling which will subsequently also be used for developing an urban-level </w:t>
      </w:r>
      <w:r w:rsidR="005A1F93">
        <w:rPr>
          <w:rStyle w:val="normaltextrun"/>
          <w:color w:val="000000" w:themeColor="text1"/>
        </w:rPr>
        <w:t>E</w:t>
      </w:r>
      <w:r w:rsidR="007602F4" w:rsidRPr="45CA613F">
        <w:rPr>
          <w:rStyle w:val="normaltextrun"/>
          <w:color w:val="000000" w:themeColor="text1"/>
        </w:rPr>
        <w:t xml:space="preserve">arly </w:t>
      </w:r>
      <w:r w:rsidR="005A1F93">
        <w:rPr>
          <w:rStyle w:val="normaltextrun"/>
          <w:color w:val="000000" w:themeColor="text1"/>
        </w:rPr>
        <w:t>W</w:t>
      </w:r>
      <w:r w:rsidR="007602F4" w:rsidRPr="45CA613F">
        <w:rPr>
          <w:rStyle w:val="normaltextrun"/>
          <w:color w:val="000000" w:themeColor="text1"/>
        </w:rPr>
        <w:t xml:space="preserve">arning </w:t>
      </w:r>
      <w:r w:rsidR="005A1F93">
        <w:rPr>
          <w:rStyle w:val="normaltextrun"/>
          <w:color w:val="000000" w:themeColor="text1"/>
        </w:rPr>
        <w:t>S</w:t>
      </w:r>
      <w:r w:rsidR="007602F4" w:rsidRPr="45CA613F">
        <w:rPr>
          <w:rStyle w:val="normaltextrun"/>
          <w:color w:val="000000" w:themeColor="text1"/>
        </w:rPr>
        <w:t>ystem. T</w:t>
      </w:r>
      <w:r w:rsidRPr="45CA613F">
        <w:rPr>
          <w:rStyle w:val="normaltextrun"/>
          <w:color w:val="000000" w:themeColor="text1"/>
        </w:rPr>
        <w:t xml:space="preserve">he </w:t>
      </w:r>
      <w:r w:rsidR="00DE14CE">
        <w:rPr>
          <w:rStyle w:val="normaltextrun"/>
          <w:color w:val="000000" w:themeColor="text1"/>
        </w:rPr>
        <w:t xml:space="preserve">weather </w:t>
      </w:r>
      <w:r w:rsidR="00F0109B" w:rsidRPr="45CA613F">
        <w:rPr>
          <w:rStyle w:val="normaltextrun"/>
          <w:color w:val="000000" w:themeColor="text1"/>
        </w:rPr>
        <w:t xml:space="preserve">datasets </w:t>
      </w:r>
      <w:r w:rsidR="00E51FE7">
        <w:rPr>
          <w:rStyle w:val="normaltextrun"/>
          <w:color w:val="000000" w:themeColor="text1"/>
        </w:rPr>
        <w:t xml:space="preserve">we will use </w:t>
      </w:r>
      <w:r w:rsidR="00F0109B" w:rsidRPr="45CA613F">
        <w:rPr>
          <w:rStyle w:val="normaltextrun"/>
          <w:color w:val="000000" w:themeColor="text1"/>
        </w:rPr>
        <w:t>can be summarised into two categorie</w:t>
      </w:r>
      <w:r w:rsidR="005563C2" w:rsidRPr="45CA613F">
        <w:rPr>
          <w:rStyle w:val="normaltextrun"/>
          <w:color w:val="000000" w:themeColor="text1"/>
        </w:rPr>
        <w:t>s.</w:t>
      </w:r>
      <w:r w:rsidR="009E22B1" w:rsidRPr="45CA613F">
        <w:rPr>
          <w:rStyle w:val="normaltextrun"/>
          <w:color w:val="000000" w:themeColor="text1"/>
        </w:rPr>
        <w:t xml:space="preserve"> </w:t>
      </w:r>
    </w:p>
    <w:p w14:paraId="36887D98" w14:textId="75867811" w:rsidR="00386916" w:rsidRPr="002814F3" w:rsidRDefault="007602F4" w:rsidP="1AC48E76">
      <w:pPr>
        <w:spacing w:before="120" w:after="120" w:line="276" w:lineRule="auto"/>
        <w:jc w:val="both"/>
        <w:rPr>
          <w:color w:val="000000" w:themeColor="text1"/>
        </w:rPr>
      </w:pPr>
      <w:r w:rsidRPr="1AC48E76">
        <w:rPr>
          <w:rStyle w:val="normaltextrun"/>
          <w:color w:val="000000" w:themeColor="text1"/>
        </w:rPr>
        <w:t>T</w:t>
      </w:r>
      <w:r w:rsidR="00F0109B" w:rsidRPr="1AC48E76">
        <w:rPr>
          <w:rStyle w:val="normaltextrun"/>
          <w:color w:val="000000" w:themeColor="text1"/>
        </w:rPr>
        <w:t>he first category</w:t>
      </w:r>
      <w:r w:rsidR="00110DC5">
        <w:rPr>
          <w:rStyle w:val="normaltextrun"/>
          <w:color w:val="000000" w:themeColor="text1"/>
        </w:rPr>
        <w:t xml:space="preserve">, </w:t>
      </w:r>
      <w:r w:rsidR="00110DC5" w:rsidRPr="00110DC5">
        <w:rPr>
          <w:rStyle w:val="normaltextrun"/>
          <w:b/>
          <w:bCs/>
          <w:color w:val="000000" w:themeColor="text1"/>
          <w:u w:val="single"/>
        </w:rPr>
        <w:t>retrospective or historical data</w:t>
      </w:r>
      <w:r w:rsidR="00110DC5">
        <w:rPr>
          <w:rStyle w:val="normaltextrun"/>
          <w:color w:val="000000" w:themeColor="text1"/>
        </w:rPr>
        <w:t xml:space="preserve">, </w:t>
      </w:r>
      <w:r w:rsidR="00F0109B" w:rsidRPr="1AC48E76">
        <w:rPr>
          <w:rStyle w:val="normaltextrun"/>
          <w:color w:val="000000" w:themeColor="text1"/>
        </w:rPr>
        <w:t>will serve as proxy ground truth data entailing observations or proxy observations for temperature across the case study urban areas (</w:t>
      </w:r>
      <w:r w:rsidR="005563C2" w:rsidRPr="1AC48E76">
        <w:rPr>
          <w:rStyle w:val="normaltextrun"/>
          <w:color w:val="000000" w:themeColor="text1"/>
        </w:rPr>
        <w:t xml:space="preserve">e.g., </w:t>
      </w:r>
      <w:r w:rsidR="00F0109B" w:rsidRPr="1AC48E76">
        <w:rPr>
          <w:rStyle w:val="normaltextrun"/>
          <w:color w:val="000000" w:themeColor="text1"/>
        </w:rPr>
        <w:t xml:space="preserve">Johannesburg </w:t>
      </w:r>
      <w:r w:rsidR="005563C2" w:rsidRPr="1AC48E76">
        <w:rPr>
          <w:rStyle w:val="normaltextrun"/>
          <w:color w:val="000000" w:themeColor="text1"/>
        </w:rPr>
        <w:t>and Abidjan</w:t>
      </w:r>
      <w:r w:rsidR="00F0109B" w:rsidRPr="1AC48E76">
        <w:rPr>
          <w:rStyle w:val="normaltextrun"/>
          <w:color w:val="000000" w:themeColor="text1"/>
        </w:rPr>
        <w:t>)</w:t>
      </w:r>
      <w:r w:rsidR="00F0109B" w:rsidRPr="1AC48E76">
        <w:rPr>
          <w:rStyle w:val="eop"/>
          <w:rFonts w:eastAsiaTheme="majorEastAsia"/>
          <w:color w:val="000000" w:themeColor="text1"/>
        </w:rPr>
        <w:t>.  Included in this are model-based re-analysis data</w:t>
      </w:r>
      <w:r w:rsidR="00B96344">
        <w:rPr>
          <w:rStyle w:val="eop"/>
          <w:rFonts w:eastAsiaTheme="majorEastAsia"/>
          <w:color w:val="000000" w:themeColor="text1"/>
        </w:rPr>
        <w:t>,</w:t>
      </w:r>
      <w:r w:rsidR="00F0109B" w:rsidRPr="1AC48E76">
        <w:rPr>
          <w:rStyle w:val="eop"/>
          <w:rFonts w:eastAsiaTheme="majorEastAsia"/>
          <w:color w:val="000000" w:themeColor="text1"/>
        </w:rPr>
        <w:t xml:space="preserve"> which use physics and numerical weather simulations in combination with observations from a global network of sources (</w:t>
      </w:r>
      <w:r w:rsidR="00B96344">
        <w:rPr>
          <w:rStyle w:val="eop"/>
          <w:rFonts w:eastAsiaTheme="majorEastAsia"/>
          <w:color w:val="000000" w:themeColor="text1"/>
        </w:rPr>
        <w:t xml:space="preserve">e.g., weather </w:t>
      </w:r>
      <w:r w:rsidR="00F0109B" w:rsidRPr="1AC48E76">
        <w:rPr>
          <w:rStyle w:val="eop"/>
          <w:rFonts w:eastAsiaTheme="majorEastAsia"/>
          <w:color w:val="000000" w:themeColor="text1"/>
        </w:rPr>
        <w:t xml:space="preserve">stations, satellites, </w:t>
      </w:r>
      <w:r w:rsidR="00B96344">
        <w:rPr>
          <w:rStyle w:val="eop"/>
          <w:rFonts w:eastAsiaTheme="majorEastAsia"/>
          <w:color w:val="000000" w:themeColor="text1"/>
        </w:rPr>
        <w:t xml:space="preserve">and </w:t>
      </w:r>
      <w:r w:rsidR="00F0109B" w:rsidRPr="1AC48E76">
        <w:rPr>
          <w:rStyle w:val="eop"/>
          <w:rFonts w:eastAsiaTheme="majorEastAsia"/>
          <w:color w:val="000000" w:themeColor="text1"/>
        </w:rPr>
        <w:t>simulation models).  Examples of these datasets include:</w:t>
      </w:r>
    </w:p>
    <w:p w14:paraId="4FE1837B" w14:textId="77777777" w:rsidR="00DC3A7B" w:rsidRPr="002814F3" w:rsidRDefault="00F0109B" w:rsidP="002814F3">
      <w:pPr>
        <w:pStyle w:val="ListParagraph"/>
        <w:numPr>
          <w:ilvl w:val="0"/>
          <w:numId w:val="4"/>
        </w:numPr>
        <w:spacing w:before="120" w:after="120" w:line="276" w:lineRule="auto"/>
        <w:jc w:val="both"/>
        <w:rPr>
          <w:rFonts w:cstheme="minorHAnsi"/>
          <w:color w:val="000000" w:themeColor="text1"/>
        </w:rPr>
      </w:pPr>
      <w:r w:rsidRPr="002814F3">
        <w:rPr>
          <w:rStyle w:val="normaltextrun"/>
          <w:color w:val="000000" w:themeColor="text1"/>
        </w:rPr>
        <w:t>MODIS and LANDSAT Land Surface Temperature (LST)</w:t>
      </w:r>
      <w:r w:rsidRPr="002814F3">
        <w:rPr>
          <w:rStyle w:val="eop"/>
          <w:rFonts w:eastAsiaTheme="majorEastAsia"/>
          <w:color w:val="000000" w:themeColor="text1"/>
        </w:rPr>
        <w:t> </w:t>
      </w:r>
    </w:p>
    <w:p w14:paraId="535EC633" w14:textId="020BBB86" w:rsidR="007E24A8" w:rsidRPr="002814F3" w:rsidRDefault="00F0109B" w:rsidP="1AC48E76">
      <w:pPr>
        <w:pStyle w:val="ListParagraph"/>
        <w:numPr>
          <w:ilvl w:val="0"/>
          <w:numId w:val="4"/>
        </w:numPr>
        <w:spacing w:before="120" w:after="120" w:line="276" w:lineRule="auto"/>
        <w:jc w:val="both"/>
        <w:rPr>
          <w:color w:val="000000" w:themeColor="text1"/>
        </w:rPr>
      </w:pPr>
      <w:r w:rsidRPr="1AC48E76">
        <w:rPr>
          <w:rStyle w:val="normaltextrun"/>
          <w:color w:val="000000" w:themeColor="text1"/>
        </w:rPr>
        <w:t>UK Met Office/IMPALA CP4-A (</w:t>
      </w:r>
      <w:r w:rsidRPr="00F96A6E">
        <w:rPr>
          <w:rStyle w:val="normaltextrun"/>
          <w:color w:val="000000" w:themeColor="text1"/>
        </w:rPr>
        <w:t xml:space="preserve">4km </w:t>
      </w:r>
      <w:r w:rsidRPr="1AC48E76">
        <w:rPr>
          <w:rStyle w:val="normaltextrun"/>
          <w:color w:val="000000" w:themeColor="text1"/>
        </w:rPr>
        <w:t>resolution 10-year climate simulation over Africa)</w:t>
      </w:r>
    </w:p>
    <w:p w14:paraId="7FBE6015" w14:textId="77777777" w:rsidR="00AA6332" w:rsidRPr="00AA6332" w:rsidRDefault="00F0109B" w:rsidP="00AA6332">
      <w:pPr>
        <w:pStyle w:val="ListParagraph"/>
        <w:numPr>
          <w:ilvl w:val="0"/>
          <w:numId w:val="4"/>
        </w:numPr>
        <w:rPr>
          <w:rStyle w:val="normaltextrun"/>
          <w:color w:val="000000" w:themeColor="text1"/>
        </w:rPr>
      </w:pPr>
      <w:r w:rsidRPr="00AA6332">
        <w:rPr>
          <w:rStyle w:val="normaltextrun"/>
          <w:color w:val="000000" w:themeColor="text1"/>
        </w:rPr>
        <w:t>TAHMO weather station</w:t>
      </w:r>
      <w:r w:rsidR="00AA6332" w:rsidRPr="00AA6332">
        <w:rPr>
          <w:rStyle w:val="normaltextrun"/>
          <w:color w:val="000000" w:themeColor="text1"/>
        </w:rPr>
        <w:t xml:space="preserve">s (https://tahmo.org/) </w:t>
      </w:r>
    </w:p>
    <w:p w14:paraId="604BF38F" w14:textId="5182FB8F" w:rsidR="00534D96" w:rsidRPr="002814F3" w:rsidRDefault="00F0109B" w:rsidP="002814F3">
      <w:pPr>
        <w:pStyle w:val="ListParagraph"/>
        <w:numPr>
          <w:ilvl w:val="0"/>
          <w:numId w:val="4"/>
        </w:numPr>
        <w:spacing w:before="120" w:after="120" w:line="276" w:lineRule="auto"/>
        <w:jc w:val="both"/>
        <w:rPr>
          <w:rStyle w:val="eop"/>
          <w:color w:val="000000" w:themeColor="text1"/>
        </w:rPr>
      </w:pPr>
      <w:r w:rsidRPr="002814F3">
        <w:rPr>
          <w:rStyle w:val="normaltextrun"/>
          <w:color w:val="000000" w:themeColor="text1"/>
        </w:rPr>
        <w:t>WMO Global Summary Of the Day (GSOD) weather stations</w:t>
      </w:r>
      <w:r w:rsidRPr="002814F3">
        <w:rPr>
          <w:rStyle w:val="eop"/>
          <w:rFonts w:eastAsiaTheme="majorEastAsia"/>
          <w:color w:val="000000" w:themeColor="text1"/>
        </w:rPr>
        <w:t> </w:t>
      </w:r>
    </w:p>
    <w:p w14:paraId="2745ACD8" w14:textId="3BA403EB" w:rsidR="00DA5B3A" w:rsidRPr="002814F3" w:rsidRDefault="00F0109B" w:rsidP="002814F3">
      <w:pPr>
        <w:pStyle w:val="ListParagraph"/>
        <w:numPr>
          <w:ilvl w:val="0"/>
          <w:numId w:val="4"/>
        </w:numPr>
        <w:spacing w:before="120" w:after="120" w:line="276" w:lineRule="auto"/>
        <w:jc w:val="both"/>
        <w:rPr>
          <w:rStyle w:val="normaltextrun"/>
          <w:color w:val="000000" w:themeColor="text1"/>
        </w:rPr>
      </w:pPr>
      <w:r w:rsidRPr="002814F3">
        <w:rPr>
          <w:rStyle w:val="normaltextrun"/>
          <w:color w:val="000000" w:themeColor="text1"/>
        </w:rPr>
        <w:t>ECMWF ERA-5 Re-analysis of regional circulation fields (zonal and meridional winds, temperature, humidity near surface (10m and 2m</w:t>
      </w:r>
      <w:r w:rsidR="00384B92">
        <w:rPr>
          <w:rStyle w:val="normaltextrun"/>
          <w:color w:val="000000" w:themeColor="text1"/>
        </w:rPr>
        <w:t xml:space="preserve"> above the surface</w:t>
      </w:r>
      <w:r w:rsidRPr="002814F3">
        <w:rPr>
          <w:rStyle w:val="normaltextrun"/>
          <w:color w:val="000000" w:themeColor="text1"/>
        </w:rPr>
        <w:t>) as well as on relevant pressure levels)</w:t>
      </w:r>
    </w:p>
    <w:p w14:paraId="612893EA" w14:textId="5A7777B3" w:rsidR="00523E61" w:rsidRPr="002814F3" w:rsidRDefault="00F0109B" w:rsidP="002814F3">
      <w:pPr>
        <w:pStyle w:val="ListParagraph"/>
        <w:numPr>
          <w:ilvl w:val="0"/>
          <w:numId w:val="4"/>
        </w:numPr>
        <w:spacing w:before="120" w:after="120" w:line="276" w:lineRule="auto"/>
        <w:jc w:val="both"/>
        <w:rPr>
          <w:rFonts w:cstheme="minorHAnsi"/>
          <w:color w:val="000000" w:themeColor="text1"/>
        </w:rPr>
      </w:pPr>
      <w:r w:rsidRPr="002814F3">
        <w:rPr>
          <w:rStyle w:val="normaltextrun"/>
          <w:color w:val="000000" w:themeColor="text1"/>
        </w:rPr>
        <w:t>ECMWF ERA5-Land which provides the output of a higher resolution (10km) resolution land surface model forced by ERA5 and includes variables such as LST</w:t>
      </w:r>
      <w:r w:rsidRPr="002814F3">
        <w:rPr>
          <w:rStyle w:val="eop"/>
          <w:rFonts w:eastAsiaTheme="majorEastAsia"/>
          <w:color w:val="000000" w:themeColor="text1"/>
        </w:rPr>
        <w:t> </w:t>
      </w:r>
    </w:p>
    <w:p w14:paraId="2D636312" w14:textId="33D6287A" w:rsidR="003901D5" w:rsidRPr="002814F3" w:rsidRDefault="00F0109B" w:rsidP="1AC48E76">
      <w:pPr>
        <w:spacing w:before="120" w:after="120" w:line="276" w:lineRule="auto"/>
        <w:jc w:val="both"/>
        <w:rPr>
          <w:color w:val="000000" w:themeColor="text1"/>
        </w:rPr>
      </w:pPr>
      <w:r w:rsidRPr="1AC48E76">
        <w:rPr>
          <w:rStyle w:val="normaltextrun"/>
          <w:color w:val="000000" w:themeColor="text1"/>
        </w:rPr>
        <w:t xml:space="preserve">This category of data will serve as a reference of what happened in the past in terms of weather and climate.  Reanalysis datasets, such as ECMWF’s ERA5 and ERA5 Land have a global spatial extent with hourly temporal resolution and coverage starting from 1950 to the present, which is extremely valuable for machine-learning studies which require sufficient temporal coverage to perform model training and evaluation. ERA5 reanalysis data consists of </w:t>
      </w:r>
      <w:r w:rsidR="00901382" w:rsidRPr="1AC48E76">
        <w:rPr>
          <w:rStyle w:val="normaltextrun"/>
          <w:color w:val="000000" w:themeColor="text1"/>
        </w:rPr>
        <w:t>several</w:t>
      </w:r>
      <w:r w:rsidRPr="1AC48E76">
        <w:rPr>
          <w:rStyle w:val="normaltextrun"/>
          <w:color w:val="000000" w:themeColor="text1"/>
        </w:rPr>
        <w:t xml:space="preserve"> climate variables, such as 2m temperature, sea-surface temperature, relative humidity, soil temperature, </w:t>
      </w:r>
      <w:r w:rsidR="00F96B11">
        <w:rPr>
          <w:rStyle w:val="normaltextrun"/>
          <w:color w:val="000000" w:themeColor="text1"/>
        </w:rPr>
        <w:t xml:space="preserve">and </w:t>
      </w:r>
      <w:r w:rsidRPr="1AC48E76">
        <w:rPr>
          <w:rStyle w:val="normaltextrun"/>
          <w:color w:val="000000" w:themeColor="text1"/>
        </w:rPr>
        <w:t>total precipitation, all of which can be used as additional sources of predictability when post-processing and de-biasing physics-based weather/climate forecasts with machine learning.</w:t>
      </w:r>
      <w:r w:rsidRPr="1AC48E76">
        <w:rPr>
          <w:rStyle w:val="eop"/>
          <w:rFonts w:eastAsiaTheme="majorEastAsia"/>
          <w:color w:val="000000" w:themeColor="text1"/>
        </w:rPr>
        <w:t> </w:t>
      </w:r>
    </w:p>
    <w:p w14:paraId="70180BCA" w14:textId="3E280D79" w:rsidR="00E23A7D" w:rsidRPr="002814F3" w:rsidRDefault="00F0109B" w:rsidP="1AC48E76">
      <w:pPr>
        <w:spacing w:before="120" w:after="120" w:line="276" w:lineRule="auto"/>
        <w:jc w:val="both"/>
        <w:rPr>
          <w:color w:val="000000" w:themeColor="text1"/>
        </w:rPr>
      </w:pPr>
      <w:r w:rsidRPr="1AC48E76">
        <w:rPr>
          <w:rStyle w:val="normaltextrun"/>
          <w:color w:val="000000" w:themeColor="text1"/>
        </w:rPr>
        <w:t xml:space="preserve">The second category of data consists of outputs from dynamical physics-based </w:t>
      </w:r>
      <w:r w:rsidRPr="00D26A26">
        <w:rPr>
          <w:rStyle w:val="normaltextrun"/>
          <w:b/>
          <w:bCs/>
          <w:color w:val="000000" w:themeColor="text1"/>
          <w:u w:val="single"/>
        </w:rPr>
        <w:t>forecast</w:t>
      </w:r>
      <w:r w:rsidR="00CC7A01">
        <w:rPr>
          <w:rStyle w:val="normaltextrun"/>
          <w:b/>
          <w:bCs/>
          <w:color w:val="000000" w:themeColor="text1"/>
          <w:u w:val="single"/>
        </w:rPr>
        <w:t xml:space="preserve"> or prospective data</w:t>
      </w:r>
      <w:r w:rsidRPr="1AC48E76">
        <w:rPr>
          <w:rStyle w:val="normaltextrun"/>
          <w:color w:val="000000" w:themeColor="text1"/>
        </w:rPr>
        <w:t xml:space="preserve"> emanating from global or regional ocean-atmosphere coupled climate models:</w:t>
      </w:r>
      <w:r w:rsidRPr="1AC48E76">
        <w:rPr>
          <w:rStyle w:val="eop"/>
          <w:rFonts w:eastAsiaTheme="majorEastAsia"/>
          <w:color w:val="000000" w:themeColor="text1"/>
        </w:rPr>
        <w:t> </w:t>
      </w:r>
    </w:p>
    <w:p w14:paraId="3FC440A5" w14:textId="77777777" w:rsidR="00366D4E" w:rsidRPr="002814F3" w:rsidRDefault="00F0109B" w:rsidP="002814F3">
      <w:pPr>
        <w:pStyle w:val="ListParagraph"/>
        <w:numPr>
          <w:ilvl w:val="0"/>
          <w:numId w:val="5"/>
        </w:numPr>
        <w:spacing w:before="120" w:after="120" w:line="276" w:lineRule="auto"/>
        <w:jc w:val="both"/>
        <w:rPr>
          <w:rStyle w:val="eop"/>
          <w:rFonts w:eastAsiaTheme="majorEastAsia" w:cstheme="minorHAnsi"/>
          <w:color w:val="000000" w:themeColor="text1"/>
        </w:rPr>
      </w:pPr>
      <w:r w:rsidRPr="002814F3">
        <w:rPr>
          <w:rStyle w:val="normaltextrun"/>
          <w:color w:val="000000" w:themeColor="text1"/>
        </w:rPr>
        <w:t>ECMWF sub-seasonal to seasonal forecasts</w:t>
      </w:r>
    </w:p>
    <w:p w14:paraId="0B0D0A88" w14:textId="77777777" w:rsidR="003B4561" w:rsidRPr="002814F3" w:rsidRDefault="00F0109B" w:rsidP="002814F3">
      <w:pPr>
        <w:pStyle w:val="ListParagraph"/>
        <w:numPr>
          <w:ilvl w:val="0"/>
          <w:numId w:val="5"/>
        </w:numPr>
        <w:spacing w:before="120" w:after="120" w:line="276" w:lineRule="auto"/>
        <w:jc w:val="both"/>
        <w:rPr>
          <w:rStyle w:val="normaltextrun"/>
          <w:color w:val="000000" w:themeColor="text1"/>
        </w:rPr>
      </w:pPr>
      <w:r w:rsidRPr="002814F3">
        <w:rPr>
          <w:rStyle w:val="normaltextrun"/>
          <w:color w:val="000000" w:themeColor="text1"/>
        </w:rPr>
        <w:t>NOAA Climate Forecast System (v2) sub-seasonal to seasonal forecasts</w:t>
      </w:r>
    </w:p>
    <w:p w14:paraId="5E4DE69E" w14:textId="77777777" w:rsidR="008D4BC4" w:rsidRPr="002814F3" w:rsidRDefault="00F0109B" w:rsidP="002814F3">
      <w:pPr>
        <w:pStyle w:val="ListParagraph"/>
        <w:numPr>
          <w:ilvl w:val="0"/>
          <w:numId w:val="5"/>
        </w:numPr>
        <w:spacing w:before="120" w:after="120" w:line="276" w:lineRule="auto"/>
        <w:jc w:val="both"/>
        <w:rPr>
          <w:rStyle w:val="normaltextrun"/>
          <w:color w:val="000000" w:themeColor="text1"/>
        </w:rPr>
      </w:pPr>
      <w:r w:rsidRPr="002814F3">
        <w:rPr>
          <w:rStyle w:val="normaltextrun"/>
          <w:color w:val="000000" w:themeColor="text1"/>
        </w:rPr>
        <w:t>IBM The Weather Company seasonal forecasts</w:t>
      </w:r>
    </w:p>
    <w:p w14:paraId="0F4AA992" w14:textId="77777777" w:rsidR="008D4BC4" w:rsidRPr="002814F3" w:rsidRDefault="00F0109B" w:rsidP="002814F3">
      <w:pPr>
        <w:pStyle w:val="ListParagraph"/>
        <w:numPr>
          <w:ilvl w:val="0"/>
          <w:numId w:val="5"/>
        </w:numPr>
        <w:spacing w:before="120" w:after="120" w:line="276" w:lineRule="auto"/>
        <w:jc w:val="both"/>
        <w:rPr>
          <w:rStyle w:val="normaltextrun"/>
          <w:color w:val="000000" w:themeColor="text1"/>
        </w:rPr>
      </w:pPr>
      <w:r w:rsidRPr="002814F3">
        <w:rPr>
          <w:rStyle w:val="normaltextrun"/>
          <w:color w:val="000000" w:themeColor="text1"/>
        </w:rPr>
        <w:t>NOAA NCEP GFS short-range forecasts</w:t>
      </w:r>
    </w:p>
    <w:p w14:paraId="5E34D324" w14:textId="0EDD67F9" w:rsidR="00A150BD" w:rsidRDefault="00F0109B" w:rsidP="1AC48E76">
      <w:pPr>
        <w:spacing w:before="120" w:after="120" w:line="276" w:lineRule="auto"/>
        <w:jc w:val="both"/>
        <w:rPr>
          <w:rStyle w:val="normaltextrun"/>
          <w:color w:val="000000" w:themeColor="text1"/>
        </w:rPr>
      </w:pPr>
      <w:r w:rsidRPr="1AC48E76">
        <w:rPr>
          <w:rStyle w:val="normaltextrun"/>
          <w:color w:val="000000" w:themeColor="text1"/>
        </w:rPr>
        <w:t xml:space="preserve">Dynamical short and medium-range forecasts, like the ones listed above, will assist in developing an urban heat-health early warning system based on sound physical properties. ECMWF issues 1–46-day ensemble forecasts at daily intervals for horizons of 1-14 days ahead, and twice a week for horizons from 15-46 days ahead.  NOAA CFSv2 issues a 90 day ahead horizon forecast every day.  IBM’s The Weather Company issues a 1-7 month ahead daily forecast every month. All of these forecast products are available operationally from the IBM PAIRS platform at various spatial </w:t>
      </w:r>
      <w:r w:rsidR="002307C4" w:rsidRPr="1AC48E76">
        <w:rPr>
          <w:rStyle w:val="normaltextrun"/>
          <w:color w:val="000000" w:themeColor="text1"/>
        </w:rPr>
        <w:t>resolutions and</w:t>
      </w:r>
      <w:r w:rsidRPr="1AC48E76">
        <w:rPr>
          <w:rStyle w:val="normaltextrun"/>
          <w:color w:val="000000" w:themeColor="text1"/>
        </w:rPr>
        <w:t xml:space="preserve"> </w:t>
      </w:r>
      <w:r w:rsidR="00151A96" w:rsidRPr="1AC48E76">
        <w:rPr>
          <w:rStyle w:val="normaltextrun"/>
          <w:color w:val="000000" w:themeColor="text1"/>
        </w:rPr>
        <w:t xml:space="preserve">are </w:t>
      </w:r>
      <w:r w:rsidRPr="1AC48E76">
        <w:rPr>
          <w:rStyle w:val="normaltextrun"/>
          <w:color w:val="000000" w:themeColor="text1"/>
        </w:rPr>
        <w:t xml:space="preserve">accessible via an API. These forecast datasets can be pre-processed on demand in PAIRS on using map-reduce functions in order to be harmonized with climate datasets hosted by CSAG.  The spatial resolution of most of these gridded forecast products varies between 10km </w:t>
      </w:r>
      <w:r w:rsidR="00110DC5">
        <w:rPr>
          <w:rStyle w:val="normaltextrun"/>
          <w:color w:val="000000" w:themeColor="text1"/>
        </w:rPr>
        <w:t>to</w:t>
      </w:r>
      <w:r w:rsidRPr="1AC48E76">
        <w:rPr>
          <w:rStyle w:val="normaltextrun"/>
          <w:color w:val="000000" w:themeColor="text1"/>
        </w:rPr>
        <w:t xml:space="preserve"> 50km.</w:t>
      </w:r>
    </w:p>
    <w:p w14:paraId="2D4C770D" w14:textId="0ED8AB88" w:rsidR="00370A9E" w:rsidRPr="00AB2E7E" w:rsidRDefault="00370A9E" w:rsidP="1AC48E76">
      <w:pPr>
        <w:spacing w:before="120" w:after="120" w:line="276" w:lineRule="auto"/>
        <w:jc w:val="both"/>
        <w:rPr>
          <w:rStyle w:val="normaltextrun"/>
          <w:color w:val="000000" w:themeColor="text1"/>
        </w:rPr>
      </w:pPr>
      <w:r>
        <w:rPr>
          <w:rStyle w:val="normaltextrun"/>
          <w:color w:val="000000" w:themeColor="text1"/>
        </w:rPr>
        <w:t xml:space="preserve">The data for achieving Aim 1b is already curated within the existing IBM or University of Cape Town databases. </w:t>
      </w:r>
    </w:p>
    <w:p w14:paraId="08A1DAD8" w14:textId="4629C4C9" w:rsidR="001D45F5" w:rsidRPr="001E1638" w:rsidRDefault="00B47CFC" w:rsidP="002814F3">
      <w:pPr>
        <w:pStyle w:val="Heading3"/>
        <w:spacing w:before="120" w:after="120" w:line="276" w:lineRule="auto"/>
        <w:rPr>
          <w:color w:val="auto"/>
        </w:rPr>
      </w:pPr>
      <w:bookmarkStart w:id="64" w:name="_Toc105168521"/>
      <w:r w:rsidRPr="001E1638">
        <w:rPr>
          <w:color w:val="auto"/>
        </w:rPr>
        <w:lastRenderedPageBreak/>
        <w:t>4.3</w:t>
      </w:r>
      <w:bookmarkStart w:id="65" w:name="_Toc102041209"/>
      <w:r w:rsidR="00D4774D" w:rsidRPr="001E1638">
        <w:rPr>
          <w:color w:val="auto"/>
        </w:rPr>
        <w:t>.3</w:t>
      </w:r>
      <w:r w:rsidR="001E1638">
        <w:rPr>
          <w:color w:val="auto"/>
        </w:rPr>
        <w:t>.</w:t>
      </w:r>
      <w:r w:rsidR="00D4774D" w:rsidRPr="001E1638">
        <w:rPr>
          <w:color w:val="auto"/>
        </w:rPr>
        <w:t xml:space="preserve"> </w:t>
      </w:r>
      <w:r w:rsidR="00CF5949" w:rsidRPr="001E1638">
        <w:rPr>
          <w:color w:val="auto"/>
        </w:rPr>
        <w:t>For Aim 2</w:t>
      </w:r>
      <w:r w:rsidR="00D4774D" w:rsidRPr="001E1638">
        <w:rPr>
          <w:color w:val="auto"/>
        </w:rPr>
        <w:t xml:space="preserve">: </w:t>
      </w:r>
      <w:r w:rsidR="00D4774D" w:rsidRPr="001E1638">
        <w:rPr>
          <w:rFonts w:cstheme="minorBidi"/>
          <w:color w:val="auto"/>
        </w:rPr>
        <w:t>Develop a spatially and demographically stratified heat-health outcome forecast model</w:t>
      </w:r>
      <w:bookmarkEnd w:id="64"/>
      <w:bookmarkEnd w:id="65"/>
      <w:r w:rsidR="00D4774D" w:rsidRPr="001E1638">
        <w:rPr>
          <w:rFonts w:cstheme="minorBidi"/>
          <w:color w:val="auto"/>
        </w:rPr>
        <w:t> </w:t>
      </w:r>
    </w:p>
    <w:p w14:paraId="31674927" w14:textId="21BD1CE0" w:rsidR="00E0062D" w:rsidRPr="009D7FB2" w:rsidRDefault="00E0062D" w:rsidP="00E0062D">
      <w:pPr>
        <w:spacing w:before="120" w:after="120" w:line="276" w:lineRule="auto"/>
        <w:jc w:val="both"/>
        <w:rPr>
          <w:rFonts w:ascii="Calibri" w:eastAsia="Calibri" w:hAnsi="Calibri" w:cs="Calibri"/>
          <w:i/>
          <w:iCs/>
        </w:rPr>
      </w:pPr>
      <w:r w:rsidRPr="00051971">
        <w:rPr>
          <w:rFonts w:ascii="Calibri" w:eastAsia="Calibri" w:hAnsi="Calibri" w:cs="Calibri"/>
          <w:i/>
          <w:iCs/>
        </w:rPr>
        <w:t xml:space="preserve">Aim </w:t>
      </w:r>
      <w:r>
        <w:rPr>
          <w:rFonts w:ascii="Calibri" w:eastAsia="Calibri" w:hAnsi="Calibri" w:cs="Calibri"/>
          <w:i/>
          <w:iCs/>
        </w:rPr>
        <w:t>2</w:t>
      </w:r>
      <w:r w:rsidRPr="00051971">
        <w:rPr>
          <w:rFonts w:ascii="Calibri" w:eastAsia="Calibri" w:hAnsi="Calibri" w:cs="Calibri"/>
          <w:i/>
          <w:iCs/>
        </w:rPr>
        <w:t xml:space="preserve"> </w:t>
      </w:r>
      <w:r>
        <w:rPr>
          <w:rFonts w:ascii="Calibri" w:eastAsia="Calibri" w:hAnsi="Calibri" w:cs="Calibri"/>
          <w:i/>
          <w:iCs/>
        </w:rPr>
        <w:t>incudes reanalysis of existing data on human health. D</w:t>
      </w:r>
      <w:r w:rsidRPr="009D7FB2">
        <w:rPr>
          <w:rFonts w:ascii="Calibri" w:eastAsia="Calibri" w:hAnsi="Calibri" w:cs="Calibri"/>
          <w:i/>
          <w:iCs/>
        </w:rPr>
        <w:t xml:space="preserve">ata privacy and related ethical concerns </w:t>
      </w:r>
      <w:r>
        <w:rPr>
          <w:rFonts w:ascii="Calibri" w:eastAsia="Calibri" w:hAnsi="Calibri" w:cs="Calibri"/>
          <w:i/>
          <w:iCs/>
        </w:rPr>
        <w:t xml:space="preserve">that apply to </w:t>
      </w:r>
      <w:r w:rsidRPr="009D7FB2">
        <w:rPr>
          <w:rFonts w:ascii="Calibri" w:eastAsia="Calibri" w:hAnsi="Calibri" w:cs="Calibri"/>
          <w:i/>
          <w:iCs/>
        </w:rPr>
        <w:t xml:space="preserve">analysis of human health data </w:t>
      </w:r>
      <w:r>
        <w:rPr>
          <w:rFonts w:ascii="Calibri" w:eastAsia="Calibri" w:hAnsi="Calibri" w:cs="Calibri"/>
          <w:i/>
          <w:iCs/>
        </w:rPr>
        <w:t>are considered</w:t>
      </w:r>
      <w:r w:rsidR="00025260">
        <w:rPr>
          <w:rFonts w:ascii="Calibri" w:eastAsia="Calibri" w:hAnsi="Calibri" w:cs="Calibri"/>
          <w:i/>
          <w:iCs/>
        </w:rPr>
        <w:t xml:space="preserve"> </w:t>
      </w:r>
      <w:r w:rsidR="001F37F6">
        <w:rPr>
          <w:rFonts w:ascii="Calibri" w:eastAsia="Calibri" w:hAnsi="Calibri" w:cs="Calibri"/>
          <w:i/>
          <w:iCs/>
        </w:rPr>
        <w:t xml:space="preserve">below and </w:t>
      </w:r>
      <w:r w:rsidR="00D62B4A">
        <w:rPr>
          <w:rFonts w:ascii="Calibri" w:eastAsia="Calibri" w:hAnsi="Calibri" w:cs="Calibri"/>
          <w:i/>
          <w:iCs/>
        </w:rPr>
        <w:t>further unpacked in</w:t>
      </w:r>
      <w:r w:rsidR="00025260">
        <w:rPr>
          <w:rFonts w:ascii="Calibri" w:eastAsia="Calibri" w:hAnsi="Calibri" w:cs="Calibri"/>
          <w:i/>
          <w:iCs/>
        </w:rPr>
        <w:t xml:space="preserve"> </w:t>
      </w:r>
      <w:r w:rsidR="00025260" w:rsidRPr="00444922">
        <w:rPr>
          <w:rFonts w:ascii="Calibri" w:eastAsia="Calibri" w:hAnsi="Calibri" w:cs="Calibri"/>
          <w:i/>
          <w:iCs/>
        </w:rPr>
        <w:t xml:space="preserve">Section </w:t>
      </w:r>
      <w:r w:rsidR="001F39E9" w:rsidRPr="00444922">
        <w:rPr>
          <w:rFonts w:ascii="Calibri" w:eastAsia="Calibri" w:hAnsi="Calibri" w:cs="Calibri"/>
          <w:i/>
          <w:iCs/>
        </w:rPr>
        <w:t>6</w:t>
      </w:r>
      <w:r w:rsidR="00025260" w:rsidRPr="00444922">
        <w:rPr>
          <w:rFonts w:ascii="Calibri" w:eastAsia="Calibri" w:hAnsi="Calibri" w:cs="Calibri"/>
          <w:i/>
          <w:iCs/>
        </w:rPr>
        <w:t xml:space="preserve"> below</w:t>
      </w:r>
      <w:r w:rsidRPr="00444922">
        <w:rPr>
          <w:rFonts w:ascii="Calibri" w:eastAsia="Calibri" w:hAnsi="Calibri" w:cs="Calibri"/>
          <w:i/>
          <w:iCs/>
        </w:rPr>
        <w:t>.</w:t>
      </w:r>
      <w:r w:rsidRPr="009D7FB2">
        <w:rPr>
          <w:rFonts w:ascii="Calibri" w:eastAsia="Calibri" w:hAnsi="Calibri" w:cs="Calibri"/>
          <w:i/>
          <w:iCs/>
        </w:rPr>
        <w:t xml:space="preserve"> </w:t>
      </w:r>
    </w:p>
    <w:p w14:paraId="2845CF7F" w14:textId="44D8D4DC" w:rsidR="00AC55DF" w:rsidRDefault="007A449D" w:rsidP="002814F3">
      <w:pPr>
        <w:spacing w:before="120" w:after="120" w:line="276" w:lineRule="auto"/>
        <w:jc w:val="both"/>
        <w:rPr>
          <w:rStyle w:val="normaltextrun"/>
          <w:color w:val="000000" w:themeColor="text1"/>
        </w:rPr>
      </w:pPr>
      <w:r w:rsidRPr="45CA613F">
        <w:rPr>
          <w:rStyle w:val="normaltextrun"/>
          <w:color w:val="000000" w:themeColor="text1"/>
        </w:rPr>
        <w:t xml:space="preserve">The datasets </w:t>
      </w:r>
      <w:r w:rsidR="00765456">
        <w:rPr>
          <w:rStyle w:val="normaltextrun"/>
          <w:color w:val="000000" w:themeColor="text1"/>
        </w:rPr>
        <w:t xml:space="preserve">used in </w:t>
      </w:r>
      <w:r w:rsidR="00A012B3">
        <w:rPr>
          <w:rStyle w:val="normaltextrun"/>
          <w:color w:val="000000" w:themeColor="text1"/>
        </w:rPr>
        <w:t xml:space="preserve">study activities for </w:t>
      </w:r>
      <w:r w:rsidR="00765456">
        <w:rPr>
          <w:rStyle w:val="normaltextrun"/>
          <w:color w:val="000000" w:themeColor="text1"/>
        </w:rPr>
        <w:t xml:space="preserve">this aim </w:t>
      </w:r>
      <w:r w:rsidRPr="45CA613F">
        <w:rPr>
          <w:rStyle w:val="normaltextrun"/>
          <w:color w:val="000000" w:themeColor="text1"/>
        </w:rPr>
        <w:t>are drawn from</w:t>
      </w:r>
      <w:r w:rsidR="00167272" w:rsidRPr="45CA613F">
        <w:rPr>
          <w:rStyle w:val="normaltextrun"/>
          <w:color w:val="000000" w:themeColor="text1"/>
        </w:rPr>
        <w:t xml:space="preserve"> </w:t>
      </w:r>
      <w:r w:rsidR="00672868">
        <w:rPr>
          <w:rStyle w:val="normaltextrun"/>
          <w:color w:val="000000" w:themeColor="text1"/>
        </w:rPr>
        <w:t xml:space="preserve">existing </w:t>
      </w:r>
      <w:r w:rsidR="00167272" w:rsidRPr="45CA613F">
        <w:rPr>
          <w:rStyle w:val="normaltextrun"/>
          <w:color w:val="000000" w:themeColor="text1"/>
        </w:rPr>
        <w:t>longit</w:t>
      </w:r>
      <w:r w:rsidR="003F2704" w:rsidRPr="45CA613F">
        <w:rPr>
          <w:rStyle w:val="normaltextrun"/>
          <w:color w:val="000000" w:themeColor="text1"/>
        </w:rPr>
        <w:t xml:space="preserve">udinal </w:t>
      </w:r>
      <w:r w:rsidR="008B14EB" w:rsidRPr="45CA613F">
        <w:rPr>
          <w:rStyle w:val="normaltextrun"/>
          <w:color w:val="000000" w:themeColor="text1"/>
        </w:rPr>
        <w:t xml:space="preserve">datasets </w:t>
      </w:r>
      <w:r w:rsidR="00EB16DD">
        <w:rPr>
          <w:rStyle w:val="normaltextrun"/>
          <w:color w:val="000000" w:themeColor="text1"/>
        </w:rPr>
        <w:t xml:space="preserve">collected </w:t>
      </w:r>
      <w:r w:rsidR="005646D3">
        <w:rPr>
          <w:rStyle w:val="normaltextrun"/>
          <w:color w:val="000000" w:themeColor="text1"/>
        </w:rPr>
        <w:t xml:space="preserve">in the </w:t>
      </w:r>
      <w:r w:rsidR="00C85180">
        <w:rPr>
          <w:rStyle w:val="normaltextrun"/>
          <w:color w:val="000000" w:themeColor="text1"/>
        </w:rPr>
        <w:t>studies conducted in</w:t>
      </w:r>
      <w:r w:rsidR="00EB16DD">
        <w:rPr>
          <w:rStyle w:val="normaltextrun"/>
          <w:color w:val="000000" w:themeColor="text1"/>
        </w:rPr>
        <w:t xml:space="preserve"> Johannesburg, South Africa </w:t>
      </w:r>
      <w:r w:rsidR="00C85180">
        <w:rPr>
          <w:rStyle w:val="normaltextrun"/>
          <w:color w:val="000000" w:themeColor="text1"/>
        </w:rPr>
        <w:t xml:space="preserve">or in </w:t>
      </w:r>
      <w:r w:rsidR="00EB16DD">
        <w:rPr>
          <w:rStyle w:val="normaltextrun"/>
          <w:color w:val="000000" w:themeColor="text1"/>
        </w:rPr>
        <w:t xml:space="preserve">Abidjan, </w:t>
      </w:r>
      <w:r w:rsidR="00C55B98" w:rsidRPr="00C55B98">
        <w:rPr>
          <w:rStyle w:val="normaltextrun"/>
          <w:color w:val="000000" w:themeColor="text1"/>
        </w:rPr>
        <w:t>Côte d'Ivoire</w:t>
      </w:r>
      <w:r w:rsidR="00EB16DD">
        <w:rPr>
          <w:rStyle w:val="normaltextrun"/>
          <w:color w:val="000000" w:themeColor="text1"/>
        </w:rPr>
        <w:t xml:space="preserve">. </w:t>
      </w:r>
      <w:r w:rsidR="009529E7">
        <w:rPr>
          <w:rStyle w:val="normaltextrun"/>
          <w:color w:val="000000" w:themeColor="text1"/>
        </w:rPr>
        <w:t>This encompasses</w:t>
      </w:r>
      <w:r w:rsidR="00A012B3">
        <w:rPr>
          <w:rStyle w:val="normaltextrun"/>
          <w:color w:val="000000" w:themeColor="text1"/>
        </w:rPr>
        <w:t xml:space="preserve"> </w:t>
      </w:r>
      <w:r w:rsidR="009529E7">
        <w:rPr>
          <w:rStyle w:val="normaltextrun"/>
          <w:color w:val="000000" w:themeColor="text1"/>
        </w:rPr>
        <w:t xml:space="preserve">data from </w:t>
      </w:r>
      <w:r w:rsidR="00A012B3">
        <w:rPr>
          <w:rStyle w:val="normaltextrun"/>
          <w:color w:val="000000" w:themeColor="text1"/>
        </w:rPr>
        <w:t xml:space="preserve">trials and cohorts </w:t>
      </w:r>
      <w:r w:rsidR="008B14EB" w:rsidRPr="45CA613F">
        <w:rPr>
          <w:rStyle w:val="normaltextrun"/>
          <w:color w:val="000000" w:themeColor="text1"/>
        </w:rPr>
        <w:t>among</w:t>
      </w:r>
      <w:r w:rsidRPr="45CA613F">
        <w:rPr>
          <w:rStyle w:val="normaltextrun"/>
          <w:color w:val="000000" w:themeColor="text1"/>
        </w:rPr>
        <w:t xml:space="preserve"> HIV-infected adults, HIV-uninfected adults</w:t>
      </w:r>
      <w:r w:rsidR="00A012B3">
        <w:rPr>
          <w:rStyle w:val="normaltextrun"/>
          <w:color w:val="000000" w:themeColor="text1"/>
        </w:rPr>
        <w:t>,</w:t>
      </w:r>
      <w:r w:rsidRPr="45CA613F">
        <w:rPr>
          <w:rStyle w:val="normaltextrun"/>
          <w:color w:val="000000" w:themeColor="text1"/>
        </w:rPr>
        <w:t xml:space="preserve"> and adults participating in </w:t>
      </w:r>
      <w:r w:rsidR="00A012B3">
        <w:rPr>
          <w:rStyle w:val="normaltextrun"/>
          <w:color w:val="000000" w:themeColor="text1"/>
        </w:rPr>
        <w:t xml:space="preserve">longitudinal </w:t>
      </w:r>
      <w:r w:rsidR="0070684D" w:rsidRPr="45CA613F">
        <w:rPr>
          <w:rStyle w:val="normaltextrun"/>
          <w:color w:val="000000" w:themeColor="text1"/>
        </w:rPr>
        <w:t>studies</w:t>
      </w:r>
      <w:r w:rsidRPr="45CA613F">
        <w:rPr>
          <w:rStyle w:val="normaltextrun"/>
          <w:color w:val="000000" w:themeColor="text1"/>
        </w:rPr>
        <w:t xml:space="preserve"> related to COVID-19 prevention or treatment. </w:t>
      </w:r>
      <w:r w:rsidR="009B72D1" w:rsidRPr="45CA613F">
        <w:rPr>
          <w:rStyle w:val="normaltextrun"/>
          <w:color w:val="000000" w:themeColor="text1"/>
        </w:rPr>
        <w:t xml:space="preserve">We will include </w:t>
      </w:r>
      <w:r w:rsidR="00681331">
        <w:rPr>
          <w:rStyle w:val="normaltextrun"/>
          <w:color w:val="000000" w:themeColor="text1"/>
        </w:rPr>
        <w:t>data from a</w:t>
      </w:r>
      <w:r w:rsidR="009B72D1" w:rsidRPr="45CA613F">
        <w:rPr>
          <w:rStyle w:val="normaltextrun"/>
          <w:color w:val="000000" w:themeColor="text1"/>
        </w:rPr>
        <w:t xml:space="preserve">ll participants </w:t>
      </w:r>
      <w:r w:rsidR="00672868">
        <w:rPr>
          <w:rStyle w:val="normaltextrun"/>
          <w:color w:val="000000" w:themeColor="text1"/>
        </w:rPr>
        <w:t xml:space="preserve">18 years and older </w:t>
      </w:r>
      <w:r w:rsidR="00B02DD9">
        <w:rPr>
          <w:rStyle w:val="normaltextrun"/>
          <w:color w:val="000000" w:themeColor="text1"/>
        </w:rPr>
        <w:t xml:space="preserve">at the time of enrolment </w:t>
      </w:r>
      <w:r w:rsidR="009B72D1" w:rsidRPr="45CA613F">
        <w:rPr>
          <w:rStyle w:val="normaltextrun"/>
          <w:color w:val="000000" w:themeColor="text1"/>
        </w:rPr>
        <w:t>in the</w:t>
      </w:r>
      <w:r w:rsidR="00681331">
        <w:rPr>
          <w:rStyle w:val="normaltextrun"/>
          <w:color w:val="000000" w:themeColor="text1"/>
        </w:rPr>
        <w:t xml:space="preserve"> primary</w:t>
      </w:r>
      <w:r w:rsidR="009B72D1" w:rsidRPr="45CA613F">
        <w:rPr>
          <w:rStyle w:val="normaltextrun"/>
          <w:color w:val="000000" w:themeColor="text1"/>
        </w:rPr>
        <w:t xml:space="preserve"> </w:t>
      </w:r>
      <w:r w:rsidR="000D78CE" w:rsidRPr="45CA613F">
        <w:rPr>
          <w:rStyle w:val="normaltextrun"/>
          <w:color w:val="000000" w:themeColor="text1"/>
        </w:rPr>
        <w:t>studies</w:t>
      </w:r>
      <w:r w:rsidR="004F5139">
        <w:rPr>
          <w:rStyle w:val="normaltextrun"/>
          <w:color w:val="000000" w:themeColor="text1"/>
        </w:rPr>
        <w:t>,</w:t>
      </w:r>
      <w:r w:rsidR="009B72D1" w:rsidRPr="45CA613F">
        <w:rPr>
          <w:rStyle w:val="normaltextrun"/>
          <w:color w:val="000000" w:themeColor="text1"/>
        </w:rPr>
        <w:t xml:space="preserve"> and not </w:t>
      </w:r>
      <w:r w:rsidR="00646899" w:rsidRPr="45CA613F">
        <w:rPr>
          <w:rStyle w:val="normaltextrun"/>
          <w:color w:val="000000" w:themeColor="text1"/>
        </w:rPr>
        <w:t xml:space="preserve">use sampling to select </w:t>
      </w:r>
      <w:r w:rsidR="00681331">
        <w:rPr>
          <w:rStyle w:val="normaltextrun"/>
          <w:color w:val="000000" w:themeColor="text1"/>
        </w:rPr>
        <w:t xml:space="preserve">particular </w:t>
      </w:r>
      <w:r w:rsidR="00C4318C">
        <w:rPr>
          <w:rStyle w:val="normaltextrun"/>
          <w:color w:val="000000" w:themeColor="text1"/>
        </w:rPr>
        <w:t xml:space="preserve">sub-sets of </w:t>
      </w:r>
      <w:r w:rsidR="00681331">
        <w:rPr>
          <w:rStyle w:val="normaltextrun"/>
          <w:color w:val="000000" w:themeColor="text1"/>
        </w:rPr>
        <w:t>individuals</w:t>
      </w:r>
      <w:r w:rsidR="00646899" w:rsidRPr="45CA613F">
        <w:rPr>
          <w:rStyle w:val="normaltextrun"/>
          <w:color w:val="000000" w:themeColor="text1"/>
        </w:rPr>
        <w:t>.</w:t>
      </w:r>
    </w:p>
    <w:p w14:paraId="31F625BC" w14:textId="77777777" w:rsidR="00037FBE" w:rsidRDefault="00BE480C" w:rsidP="002814F3">
      <w:pPr>
        <w:spacing w:before="120" w:after="120" w:line="276" w:lineRule="auto"/>
        <w:jc w:val="both"/>
        <w:rPr>
          <w:rStyle w:val="normaltextrun"/>
          <w:color w:val="000000" w:themeColor="text1"/>
        </w:rPr>
      </w:pPr>
      <w:r>
        <w:rPr>
          <w:rStyle w:val="normaltextrun"/>
          <w:color w:val="000000" w:themeColor="text1"/>
        </w:rPr>
        <w:t xml:space="preserve">Data </w:t>
      </w:r>
      <w:r w:rsidR="00037FBE">
        <w:rPr>
          <w:rStyle w:val="normaltextrun"/>
          <w:color w:val="000000" w:themeColor="text1"/>
        </w:rPr>
        <w:t>acquisition will occur through:</w:t>
      </w:r>
    </w:p>
    <w:p w14:paraId="6013137F" w14:textId="3B64CDB1" w:rsidR="00BE480C" w:rsidRDefault="00597F8F" w:rsidP="00037FBE">
      <w:pPr>
        <w:pStyle w:val="ListParagraph"/>
        <w:numPr>
          <w:ilvl w:val="1"/>
          <w:numId w:val="1"/>
        </w:numPr>
        <w:spacing w:before="120" w:after="120" w:line="276" w:lineRule="auto"/>
        <w:jc w:val="both"/>
        <w:rPr>
          <w:rStyle w:val="normaltextrun"/>
          <w:color w:val="000000" w:themeColor="text1"/>
        </w:rPr>
      </w:pPr>
      <w:r>
        <w:rPr>
          <w:rStyle w:val="normaltextrun"/>
          <w:color w:val="000000" w:themeColor="text1"/>
        </w:rPr>
        <w:t>a</w:t>
      </w:r>
      <w:r w:rsidR="00BE480C" w:rsidRPr="00037FBE">
        <w:rPr>
          <w:rStyle w:val="normaltextrun"/>
          <w:color w:val="000000" w:themeColor="text1"/>
        </w:rPr>
        <w:t>pproach</w:t>
      </w:r>
      <w:r w:rsidR="00037FBE">
        <w:rPr>
          <w:rStyle w:val="normaltextrun"/>
          <w:color w:val="000000" w:themeColor="text1"/>
        </w:rPr>
        <w:t xml:space="preserve">ing </w:t>
      </w:r>
      <w:r w:rsidR="00AB07A7">
        <w:rPr>
          <w:rStyle w:val="normaltextrun"/>
          <w:color w:val="000000" w:themeColor="text1"/>
        </w:rPr>
        <w:t xml:space="preserve">the </w:t>
      </w:r>
      <w:r w:rsidR="00037FBE">
        <w:rPr>
          <w:rStyle w:val="normaltextrun"/>
          <w:color w:val="000000" w:themeColor="text1"/>
        </w:rPr>
        <w:t xml:space="preserve">Principal Investigators of potentially eligible datasets to request </w:t>
      </w:r>
      <w:r w:rsidR="00037FBE" w:rsidRPr="00037FBE">
        <w:rPr>
          <w:rStyle w:val="normaltextrun"/>
          <w:color w:val="000000" w:themeColor="text1"/>
        </w:rPr>
        <w:t>data sharing and their participation in the research project</w:t>
      </w:r>
    </w:p>
    <w:p w14:paraId="72E57C03" w14:textId="66B2DB81" w:rsidR="00D25D2A" w:rsidRDefault="00D25D2A" w:rsidP="00037FBE">
      <w:pPr>
        <w:pStyle w:val="ListParagraph"/>
        <w:numPr>
          <w:ilvl w:val="1"/>
          <w:numId w:val="1"/>
        </w:numPr>
        <w:spacing w:before="120" w:after="120" w:line="276" w:lineRule="auto"/>
        <w:jc w:val="both"/>
        <w:rPr>
          <w:rStyle w:val="normaltextrun"/>
          <w:color w:val="000000" w:themeColor="text1"/>
        </w:rPr>
      </w:pPr>
      <w:r>
        <w:rPr>
          <w:rStyle w:val="normaltextrun"/>
          <w:color w:val="000000" w:themeColor="text1"/>
        </w:rPr>
        <w:t xml:space="preserve">approaching data repositories </w:t>
      </w:r>
      <w:r w:rsidR="00424C43">
        <w:rPr>
          <w:rStyle w:val="normaltextrun"/>
          <w:color w:val="000000" w:themeColor="text1"/>
        </w:rPr>
        <w:t>that store the relevant data</w:t>
      </w:r>
    </w:p>
    <w:p w14:paraId="476572C9" w14:textId="348C11F6" w:rsidR="00037FBE" w:rsidRPr="00037FBE" w:rsidRDefault="00597F8F" w:rsidP="00037FBE">
      <w:pPr>
        <w:pStyle w:val="ListParagraph"/>
        <w:numPr>
          <w:ilvl w:val="1"/>
          <w:numId w:val="1"/>
        </w:numPr>
        <w:spacing w:before="120" w:after="120" w:line="276" w:lineRule="auto"/>
        <w:jc w:val="both"/>
        <w:rPr>
          <w:rStyle w:val="normaltextrun"/>
          <w:color w:val="000000" w:themeColor="text1"/>
        </w:rPr>
      </w:pPr>
      <w:r>
        <w:rPr>
          <w:rStyle w:val="normaltextrun"/>
          <w:color w:val="000000" w:themeColor="text1"/>
        </w:rPr>
        <w:t>c</w:t>
      </w:r>
      <w:r w:rsidR="00037FBE">
        <w:rPr>
          <w:rStyle w:val="normaltextrun"/>
          <w:color w:val="000000" w:themeColor="text1"/>
        </w:rPr>
        <w:t>ompl</w:t>
      </w:r>
      <w:r w:rsidR="000221E2">
        <w:rPr>
          <w:rStyle w:val="normaltextrun"/>
          <w:color w:val="000000" w:themeColor="text1"/>
        </w:rPr>
        <w:t>etion of legal agreements on data transfer</w:t>
      </w:r>
      <w:r>
        <w:rPr>
          <w:rStyle w:val="normaltextrun"/>
          <w:color w:val="000000" w:themeColor="text1"/>
        </w:rPr>
        <w:t xml:space="preserve"> between the </w:t>
      </w:r>
      <w:r w:rsidR="00D25D2A">
        <w:rPr>
          <w:rStyle w:val="normaltextrun"/>
          <w:color w:val="000000" w:themeColor="text1"/>
        </w:rPr>
        <w:t xml:space="preserve">study team, and the </w:t>
      </w:r>
      <w:r>
        <w:rPr>
          <w:rStyle w:val="normaltextrun"/>
          <w:color w:val="000000" w:themeColor="text1"/>
        </w:rPr>
        <w:t xml:space="preserve">data </w:t>
      </w:r>
      <w:r w:rsidR="0009371C">
        <w:rPr>
          <w:rStyle w:val="normaltextrun"/>
          <w:color w:val="000000" w:themeColor="text1"/>
        </w:rPr>
        <w:t>provider</w:t>
      </w:r>
      <w:r w:rsidR="00D25D2A">
        <w:rPr>
          <w:rStyle w:val="normaltextrun"/>
          <w:color w:val="000000" w:themeColor="text1"/>
        </w:rPr>
        <w:t xml:space="preserve"> or data repository, as relevant</w:t>
      </w:r>
    </w:p>
    <w:p w14:paraId="75B58A85" w14:textId="77777777" w:rsidR="00A071E0" w:rsidRPr="002814F3" w:rsidRDefault="00A071E0" w:rsidP="00A071E0">
      <w:pPr>
        <w:spacing w:before="120" w:after="120" w:line="276" w:lineRule="auto"/>
        <w:jc w:val="both"/>
        <w:rPr>
          <w:rStyle w:val="normaltextrun"/>
          <w:color w:val="000000" w:themeColor="text1"/>
        </w:rPr>
      </w:pPr>
      <w:r w:rsidRPr="002814F3">
        <w:rPr>
          <w:rStyle w:val="normaltextrun"/>
          <w:color w:val="000000" w:themeColor="text1"/>
        </w:rPr>
        <w:t>The following databases will be included:</w:t>
      </w:r>
    </w:p>
    <w:p w14:paraId="509012EA" w14:textId="450627E5" w:rsidR="00A071E0" w:rsidRDefault="00281074" w:rsidP="00037FBE">
      <w:pPr>
        <w:pStyle w:val="ListParagraph"/>
        <w:numPr>
          <w:ilvl w:val="1"/>
          <w:numId w:val="44"/>
        </w:numPr>
        <w:spacing w:before="120" w:after="120" w:line="276" w:lineRule="auto"/>
        <w:jc w:val="both"/>
        <w:rPr>
          <w:rStyle w:val="normaltextrun"/>
          <w:color w:val="000000" w:themeColor="text1"/>
        </w:rPr>
      </w:pPr>
      <w:r>
        <w:rPr>
          <w:rStyle w:val="normaltextrun"/>
          <w:color w:val="000000" w:themeColor="text1"/>
        </w:rPr>
        <w:t>d</w:t>
      </w:r>
      <w:r w:rsidR="00A071E0">
        <w:rPr>
          <w:rStyle w:val="normaltextrun"/>
          <w:color w:val="000000" w:themeColor="text1"/>
        </w:rPr>
        <w:t xml:space="preserve">atasets from studies done within research facilities within the City of Johannesburg or Abidjan geographical area, regardless of whether participants live outside the city boundaries </w:t>
      </w:r>
    </w:p>
    <w:p w14:paraId="42328BED" w14:textId="77777777" w:rsidR="00A071E0" w:rsidRDefault="00A071E0" w:rsidP="00037FBE">
      <w:pPr>
        <w:pStyle w:val="ListParagraph"/>
        <w:numPr>
          <w:ilvl w:val="1"/>
          <w:numId w:val="44"/>
        </w:numPr>
        <w:spacing w:before="120" w:after="120" w:line="276" w:lineRule="auto"/>
        <w:jc w:val="both"/>
        <w:rPr>
          <w:rStyle w:val="normaltextrun"/>
          <w:color w:val="000000" w:themeColor="text1"/>
        </w:rPr>
      </w:pPr>
      <w:r w:rsidRPr="002814F3">
        <w:rPr>
          <w:rStyle w:val="normaltextrun"/>
          <w:color w:val="000000" w:themeColor="text1"/>
        </w:rPr>
        <w:t>databases that contain the population groups of interest</w:t>
      </w:r>
      <w:r>
        <w:rPr>
          <w:rStyle w:val="normaltextrun"/>
          <w:color w:val="000000" w:themeColor="text1"/>
        </w:rPr>
        <w:t>, without restrictions on the size of database</w:t>
      </w:r>
    </w:p>
    <w:p w14:paraId="22460AFC" w14:textId="51AC46B4" w:rsidR="00281074" w:rsidRPr="002814F3" w:rsidRDefault="00281074" w:rsidP="00037FBE">
      <w:pPr>
        <w:pStyle w:val="ListParagraph"/>
        <w:numPr>
          <w:ilvl w:val="1"/>
          <w:numId w:val="44"/>
        </w:numPr>
        <w:spacing w:before="120" w:after="120" w:line="276" w:lineRule="auto"/>
        <w:jc w:val="both"/>
        <w:rPr>
          <w:rStyle w:val="normaltextrun"/>
          <w:color w:val="000000" w:themeColor="text1"/>
        </w:rPr>
      </w:pPr>
      <w:r>
        <w:rPr>
          <w:rStyle w:val="normaltextrun"/>
          <w:color w:val="000000" w:themeColor="text1"/>
        </w:rPr>
        <w:t xml:space="preserve">studies </w:t>
      </w:r>
      <w:r w:rsidR="00DA6767">
        <w:rPr>
          <w:rStyle w:val="normaltextrun"/>
          <w:color w:val="000000" w:themeColor="text1"/>
        </w:rPr>
        <w:t>that enrolled participants since the year 2000</w:t>
      </w:r>
    </w:p>
    <w:p w14:paraId="282ED2AC" w14:textId="77777777" w:rsidR="00A071E0" w:rsidRPr="002814F3" w:rsidRDefault="00A071E0" w:rsidP="00037FBE">
      <w:pPr>
        <w:pStyle w:val="ListParagraph"/>
        <w:numPr>
          <w:ilvl w:val="1"/>
          <w:numId w:val="44"/>
        </w:numPr>
        <w:spacing w:before="120" w:after="120" w:line="276" w:lineRule="auto"/>
        <w:jc w:val="both"/>
        <w:rPr>
          <w:rStyle w:val="normaltextrun"/>
          <w:color w:val="000000" w:themeColor="text1"/>
        </w:rPr>
      </w:pPr>
      <w:r w:rsidRPr="002814F3">
        <w:rPr>
          <w:rStyle w:val="normaltextrun"/>
          <w:color w:val="000000" w:themeColor="text1"/>
        </w:rPr>
        <w:t>the investigators have given permission for use of the data</w:t>
      </w:r>
    </w:p>
    <w:p w14:paraId="0BCD833B" w14:textId="0C1CDAB0" w:rsidR="00BE480C" w:rsidRDefault="00BD4766" w:rsidP="00A071E0">
      <w:pPr>
        <w:spacing w:before="120" w:after="120" w:line="276" w:lineRule="auto"/>
        <w:jc w:val="both"/>
        <w:rPr>
          <w:rStyle w:val="normaltextrun"/>
          <w:color w:val="000000" w:themeColor="text1"/>
        </w:rPr>
      </w:pPr>
      <w:r>
        <w:rPr>
          <w:rStyle w:val="normaltextrun"/>
          <w:color w:val="000000" w:themeColor="text1"/>
        </w:rPr>
        <w:t xml:space="preserve">Though the geolocation data on </w:t>
      </w:r>
      <w:r w:rsidR="003D3D38">
        <w:rPr>
          <w:rStyle w:val="normaltextrun"/>
          <w:color w:val="000000" w:themeColor="text1"/>
        </w:rPr>
        <w:t xml:space="preserve">the </w:t>
      </w:r>
      <w:r w:rsidR="001B5089">
        <w:rPr>
          <w:rStyle w:val="normaltextrun"/>
          <w:color w:val="000000" w:themeColor="text1"/>
        </w:rPr>
        <w:t xml:space="preserve">area where </w:t>
      </w:r>
      <w:r>
        <w:rPr>
          <w:rStyle w:val="normaltextrun"/>
          <w:color w:val="000000" w:themeColor="text1"/>
        </w:rPr>
        <w:t xml:space="preserve">individual participants </w:t>
      </w:r>
      <w:r w:rsidR="00D83BAF">
        <w:rPr>
          <w:rStyle w:val="normaltextrun"/>
          <w:color w:val="000000" w:themeColor="text1"/>
        </w:rPr>
        <w:t xml:space="preserve">reside </w:t>
      </w:r>
      <w:r w:rsidR="00ED0F43">
        <w:rPr>
          <w:rStyle w:val="normaltextrun"/>
          <w:color w:val="000000" w:themeColor="text1"/>
        </w:rPr>
        <w:t xml:space="preserve">is the optimal </w:t>
      </w:r>
      <w:r w:rsidR="003D3D38">
        <w:rPr>
          <w:rStyle w:val="normaltextrun"/>
          <w:color w:val="000000" w:themeColor="text1"/>
        </w:rPr>
        <w:t xml:space="preserve">level </w:t>
      </w:r>
      <w:r w:rsidR="00D34E8A">
        <w:rPr>
          <w:rStyle w:val="normaltextrun"/>
          <w:color w:val="000000" w:themeColor="text1"/>
        </w:rPr>
        <w:t xml:space="preserve">of geolocation that we require, </w:t>
      </w:r>
      <w:r w:rsidR="00A124F3">
        <w:rPr>
          <w:rStyle w:val="normaltextrun"/>
          <w:color w:val="000000" w:themeColor="text1"/>
        </w:rPr>
        <w:t>w</w:t>
      </w:r>
      <w:r w:rsidR="00A071E0" w:rsidRPr="1AC48E76">
        <w:rPr>
          <w:rStyle w:val="normaltextrun"/>
          <w:color w:val="000000" w:themeColor="text1"/>
        </w:rPr>
        <w:t xml:space="preserve">e will not exclude databases where participant geolocation data is not available. </w:t>
      </w:r>
      <w:r w:rsidR="00A124F3">
        <w:rPr>
          <w:rStyle w:val="normaltextrun"/>
          <w:color w:val="000000" w:themeColor="text1"/>
        </w:rPr>
        <w:t xml:space="preserve">In those </w:t>
      </w:r>
      <w:r w:rsidR="004222E0">
        <w:rPr>
          <w:rStyle w:val="normaltextrun"/>
          <w:color w:val="000000" w:themeColor="text1"/>
        </w:rPr>
        <w:t>instances,</w:t>
      </w:r>
      <w:r w:rsidR="00A124F3">
        <w:rPr>
          <w:rStyle w:val="normaltextrun"/>
          <w:color w:val="000000" w:themeColor="text1"/>
        </w:rPr>
        <w:t xml:space="preserve"> we will use the geolocation of the research site where participants attended study visits as a proxy for their </w:t>
      </w:r>
      <w:r w:rsidR="00BE480C">
        <w:rPr>
          <w:rStyle w:val="normaltextrun"/>
          <w:color w:val="000000" w:themeColor="text1"/>
        </w:rPr>
        <w:t xml:space="preserve">geolocation. </w:t>
      </w:r>
    </w:p>
    <w:p w14:paraId="2754E694" w14:textId="5ADA8281" w:rsidR="00A071E0" w:rsidRPr="002814F3" w:rsidRDefault="00A071E0" w:rsidP="00A071E0">
      <w:pPr>
        <w:spacing w:before="120" w:after="120" w:line="276" w:lineRule="auto"/>
        <w:jc w:val="both"/>
        <w:rPr>
          <w:rStyle w:val="normaltextrun"/>
          <w:color w:val="000000" w:themeColor="text1"/>
        </w:rPr>
      </w:pPr>
      <w:r w:rsidRPr="1AC48E76">
        <w:rPr>
          <w:rStyle w:val="normaltextrun"/>
          <w:color w:val="000000" w:themeColor="text1"/>
        </w:rPr>
        <w:t xml:space="preserve">We will include both interventional and non-interventional studies. Longitudinal studies include cohorts where participants are enrolled and then followed over time. </w:t>
      </w:r>
    </w:p>
    <w:p w14:paraId="04E242CB" w14:textId="31A5E2A9" w:rsidR="0093414B" w:rsidRDefault="00AC55DF" w:rsidP="002814F3">
      <w:pPr>
        <w:spacing w:before="120" w:after="120" w:line="276" w:lineRule="auto"/>
        <w:jc w:val="both"/>
        <w:rPr>
          <w:rStyle w:val="normaltextrun"/>
          <w:color w:val="000000" w:themeColor="text1"/>
        </w:rPr>
      </w:pPr>
      <w:r>
        <w:rPr>
          <w:rStyle w:val="normaltextrun"/>
          <w:color w:val="000000" w:themeColor="text1"/>
        </w:rPr>
        <w:t xml:space="preserve">We will select datasets to include based on convenience </w:t>
      </w:r>
      <w:r w:rsidR="00DF251C">
        <w:rPr>
          <w:rStyle w:val="normaltextrun"/>
          <w:color w:val="000000" w:themeColor="text1"/>
        </w:rPr>
        <w:t>sampling, where we balance considerations around</w:t>
      </w:r>
      <w:r w:rsidR="0093414B">
        <w:rPr>
          <w:rStyle w:val="normaltextrun"/>
          <w:color w:val="000000" w:themeColor="text1"/>
        </w:rPr>
        <w:t>:</w:t>
      </w:r>
    </w:p>
    <w:p w14:paraId="09C1E929" w14:textId="4E7D81BF" w:rsidR="0093414B" w:rsidRDefault="00281074" w:rsidP="00281074">
      <w:pPr>
        <w:pStyle w:val="ListParagraph"/>
        <w:numPr>
          <w:ilvl w:val="1"/>
          <w:numId w:val="43"/>
        </w:numPr>
        <w:spacing w:before="120" w:after="120" w:line="276" w:lineRule="auto"/>
        <w:jc w:val="both"/>
        <w:rPr>
          <w:rStyle w:val="normaltextrun"/>
          <w:color w:val="000000" w:themeColor="text1"/>
        </w:rPr>
      </w:pPr>
      <w:r>
        <w:rPr>
          <w:rStyle w:val="normaltextrun"/>
          <w:color w:val="000000" w:themeColor="text1"/>
        </w:rPr>
        <w:t>t</w:t>
      </w:r>
      <w:r w:rsidR="00A071E0">
        <w:rPr>
          <w:rStyle w:val="normaltextrun"/>
          <w:color w:val="000000" w:themeColor="text1"/>
        </w:rPr>
        <w:t xml:space="preserve">he </w:t>
      </w:r>
      <w:r w:rsidR="00204544">
        <w:rPr>
          <w:rStyle w:val="normaltextrun"/>
          <w:color w:val="000000" w:themeColor="text1"/>
        </w:rPr>
        <w:t xml:space="preserve">number of datasets we can analyse within the </w:t>
      </w:r>
      <w:r w:rsidR="00DF251C" w:rsidRPr="0093414B">
        <w:rPr>
          <w:rStyle w:val="normaltextrun"/>
          <w:color w:val="000000" w:themeColor="text1"/>
        </w:rPr>
        <w:t xml:space="preserve">available financial and human resources available for </w:t>
      </w:r>
      <w:r w:rsidR="00204544">
        <w:rPr>
          <w:rStyle w:val="normaltextrun"/>
          <w:color w:val="000000" w:themeColor="text1"/>
        </w:rPr>
        <w:t>the study</w:t>
      </w:r>
    </w:p>
    <w:p w14:paraId="479AB346" w14:textId="282EA8E4" w:rsidR="00204544" w:rsidRDefault="00281074" w:rsidP="00281074">
      <w:pPr>
        <w:pStyle w:val="ListParagraph"/>
        <w:numPr>
          <w:ilvl w:val="1"/>
          <w:numId w:val="43"/>
        </w:numPr>
        <w:spacing w:before="120" w:after="120" w:line="276" w:lineRule="auto"/>
        <w:jc w:val="both"/>
        <w:rPr>
          <w:rStyle w:val="normaltextrun"/>
          <w:color w:val="000000" w:themeColor="text1"/>
        </w:rPr>
      </w:pPr>
      <w:r>
        <w:rPr>
          <w:rStyle w:val="normaltextrun"/>
          <w:color w:val="000000" w:themeColor="text1"/>
        </w:rPr>
        <w:t>t</w:t>
      </w:r>
      <w:r w:rsidR="00A071E0">
        <w:rPr>
          <w:rStyle w:val="normaltextrun"/>
          <w:color w:val="000000" w:themeColor="text1"/>
        </w:rPr>
        <w:t xml:space="preserve">he </w:t>
      </w:r>
      <w:r w:rsidR="00847F19" w:rsidRPr="0093414B">
        <w:rPr>
          <w:rStyle w:val="normaltextrun"/>
          <w:color w:val="000000" w:themeColor="text1"/>
        </w:rPr>
        <w:t>size of the study and duration of follow-up</w:t>
      </w:r>
      <w:r w:rsidR="00204544">
        <w:rPr>
          <w:rStyle w:val="normaltextrun"/>
          <w:color w:val="000000" w:themeColor="text1"/>
        </w:rPr>
        <w:t xml:space="preserve"> in a study</w:t>
      </w:r>
    </w:p>
    <w:p w14:paraId="760EC219" w14:textId="4B157DF5" w:rsidR="00204544" w:rsidRDefault="00281074" w:rsidP="00281074">
      <w:pPr>
        <w:pStyle w:val="ListParagraph"/>
        <w:numPr>
          <w:ilvl w:val="1"/>
          <w:numId w:val="43"/>
        </w:numPr>
        <w:spacing w:before="120" w:after="120" w:line="276" w:lineRule="auto"/>
        <w:jc w:val="both"/>
        <w:rPr>
          <w:rStyle w:val="normaltextrun"/>
          <w:color w:val="000000" w:themeColor="text1"/>
        </w:rPr>
      </w:pPr>
      <w:r>
        <w:rPr>
          <w:rStyle w:val="normaltextrun"/>
          <w:color w:val="000000" w:themeColor="text1"/>
        </w:rPr>
        <w:t>t</w:t>
      </w:r>
      <w:r w:rsidR="00A071E0">
        <w:rPr>
          <w:rStyle w:val="normaltextrun"/>
          <w:color w:val="000000" w:themeColor="text1"/>
        </w:rPr>
        <w:t xml:space="preserve">he </w:t>
      </w:r>
      <w:r w:rsidR="00204544">
        <w:rPr>
          <w:rStyle w:val="normaltextrun"/>
          <w:color w:val="000000" w:themeColor="text1"/>
        </w:rPr>
        <w:t xml:space="preserve">number </w:t>
      </w:r>
      <w:r w:rsidR="0061492F">
        <w:rPr>
          <w:rStyle w:val="normaltextrun"/>
          <w:color w:val="000000" w:themeColor="text1"/>
        </w:rPr>
        <w:t xml:space="preserve">and types </w:t>
      </w:r>
      <w:r w:rsidR="00204544">
        <w:rPr>
          <w:rStyle w:val="normaltextrun"/>
          <w:color w:val="000000" w:themeColor="text1"/>
        </w:rPr>
        <w:t xml:space="preserve">of </w:t>
      </w:r>
      <w:r w:rsidR="0061492F">
        <w:rPr>
          <w:rStyle w:val="normaltextrun"/>
          <w:color w:val="000000" w:themeColor="text1"/>
        </w:rPr>
        <w:t xml:space="preserve">health </w:t>
      </w:r>
      <w:r w:rsidR="00204544">
        <w:rPr>
          <w:rStyle w:val="normaltextrun"/>
          <w:color w:val="000000" w:themeColor="text1"/>
        </w:rPr>
        <w:t>variables</w:t>
      </w:r>
      <w:r w:rsidR="0061492F">
        <w:rPr>
          <w:rStyle w:val="normaltextrun"/>
          <w:color w:val="000000" w:themeColor="text1"/>
        </w:rPr>
        <w:t xml:space="preserve"> collected</w:t>
      </w:r>
      <w:r w:rsidR="00204544">
        <w:rPr>
          <w:rStyle w:val="normaltextrun"/>
          <w:color w:val="000000" w:themeColor="text1"/>
        </w:rPr>
        <w:t xml:space="preserve"> </w:t>
      </w:r>
    </w:p>
    <w:p w14:paraId="5B588F26" w14:textId="6E1AE997" w:rsidR="0061492F" w:rsidRDefault="00281074" w:rsidP="00281074">
      <w:pPr>
        <w:pStyle w:val="ListParagraph"/>
        <w:numPr>
          <w:ilvl w:val="1"/>
          <w:numId w:val="43"/>
        </w:numPr>
        <w:spacing w:before="120" w:after="120" w:line="276" w:lineRule="auto"/>
        <w:jc w:val="both"/>
        <w:rPr>
          <w:rStyle w:val="normaltextrun"/>
          <w:color w:val="000000" w:themeColor="text1"/>
        </w:rPr>
      </w:pPr>
      <w:r>
        <w:rPr>
          <w:rStyle w:val="normaltextrun"/>
          <w:color w:val="000000" w:themeColor="text1"/>
        </w:rPr>
        <w:t>t</w:t>
      </w:r>
      <w:r w:rsidR="00A071E0">
        <w:rPr>
          <w:rStyle w:val="normaltextrun"/>
          <w:color w:val="000000" w:themeColor="text1"/>
        </w:rPr>
        <w:t xml:space="preserve">he </w:t>
      </w:r>
      <w:r w:rsidR="00847F19" w:rsidRPr="0093414B">
        <w:rPr>
          <w:rStyle w:val="normaltextrun"/>
          <w:color w:val="000000" w:themeColor="text1"/>
        </w:rPr>
        <w:t xml:space="preserve">quality of the </w:t>
      </w:r>
      <w:r w:rsidR="0061492F">
        <w:rPr>
          <w:rStyle w:val="normaltextrun"/>
          <w:color w:val="000000" w:themeColor="text1"/>
        </w:rPr>
        <w:t xml:space="preserve">study and the </w:t>
      </w:r>
      <w:r w:rsidR="00847F19" w:rsidRPr="0093414B">
        <w:rPr>
          <w:rStyle w:val="normaltextrun"/>
          <w:color w:val="000000" w:themeColor="text1"/>
        </w:rPr>
        <w:t>data</w:t>
      </w:r>
    </w:p>
    <w:p w14:paraId="46FE3C45" w14:textId="69AA9828" w:rsidR="0061492F" w:rsidRDefault="00281074" w:rsidP="00281074">
      <w:pPr>
        <w:pStyle w:val="ListParagraph"/>
        <w:numPr>
          <w:ilvl w:val="1"/>
          <w:numId w:val="43"/>
        </w:numPr>
        <w:spacing w:before="120" w:after="120" w:line="276" w:lineRule="auto"/>
        <w:jc w:val="both"/>
        <w:rPr>
          <w:rStyle w:val="normaltextrun"/>
          <w:color w:val="000000" w:themeColor="text1"/>
        </w:rPr>
      </w:pPr>
      <w:r>
        <w:rPr>
          <w:rStyle w:val="normaltextrun"/>
          <w:color w:val="000000" w:themeColor="text1"/>
        </w:rPr>
        <w:t>t</w:t>
      </w:r>
      <w:r w:rsidR="00A071E0">
        <w:rPr>
          <w:rStyle w:val="normaltextrun"/>
          <w:color w:val="000000" w:themeColor="text1"/>
        </w:rPr>
        <w:t xml:space="preserve">he </w:t>
      </w:r>
      <w:r w:rsidR="00FE08F6" w:rsidRPr="0093414B">
        <w:rPr>
          <w:rStyle w:val="normaltextrun"/>
          <w:color w:val="000000" w:themeColor="text1"/>
        </w:rPr>
        <w:t>availability of participant geolocation data</w:t>
      </w:r>
    </w:p>
    <w:p w14:paraId="320A422B" w14:textId="10B960D4" w:rsidR="00EB1FFA" w:rsidRDefault="00281074" w:rsidP="00281074">
      <w:pPr>
        <w:pStyle w:val="ListParagraph"/>
        <w:numPr>
          <w:ilvl w:val="1"/>
          <w:numId w:val="43"/>
        </w:numPr>
        <w:spacing w:before="120" w:after="120" w:line="276" w:lineRule="auto"/>
        <w:jc w:val="both"/>
        <w:rPr>
          <w:rStyle w:val="normaltextrun"/>
          <w:color w:val="000000" w:themeColor="text1"/>
        </w:rPr>
      </w:pPr>
      <w:r>
        <w:rPr>
          <w:rStyle w:val="normaltextrun"/>
          <w:color w:val="000000" w:themeColor="text1"/>
        </w:rPr>
        <w:t>d</w:t>
      </w:r>
      <w:r w:rsidR="0071056A" w:rsidRPr="00A071E0">
        <w:rPr>
          <w:rStyle w:val="normaltextrun"/>
          <w:color w:val="000000" w:themeColor="text1"/>
        </w:rPr>
        <w:t xml:space="preserve">ata sharing </w:t>
      </w:r>
      <w:r w:rsidR="001F554C" w:rsidRPr="00A071E0">
        <w:rPr>
          <w:rStyle w:val="normaltextrun"/>
          <w:color w:val="000000" w:themeColor="text1"/>
        </w:rPr>
        <w:t xml:space="preserve">stipulations </w:t>
      </w:r>
      <w:r w:rsidR="0071056A" w:rsidRPr="00A071E0">
        <w:rPr>
          <w:rStyle w:val="normaltextrun"/>
          <w:color w:val="000000" w:themeColor="text1"/>
        </w:rPr>
        <w:t xml:space="preserve">within </w:t>
      </w:r>
      <w:r w:rsidR="00A071E0">
        <w:rPr>
          <w:rStyle w:val="normaltextrun"/>
          <w:color w:val="000000" w:themeColor="text1"/>
        </w:rPr>
        <w:t>the study</w:t>
      </w:r>
      <w:r w:rsidR="0071056A" w:rsidRPr="00A071E0">
        <w:rPr>
          <w:rStyle w:val="normaltextrun"/>
          <w:color w:val="000000" w:themeColor="text1"/>
        </w:rPr>
        <w:t xml:space="preserve"> (e.g., whether data sharing was explicitly included in </w:t>
      </w:r>
      <w:r w:rsidR="00FE08F6" w:rsidRPr="00A071E0">
        <w:rPr>
          <w:rStyle w:val="normaltextrun"/>
          <w:color w:val="000000" w:themeColor="text1"/>
        </w:rPr>
        <w:t>informed consent</w:t>
      </w:r>
      <w:r w:rsidR="00A071E0">
        <w:rPr>
          <w:rStyle w:val="normaltextrun"/>
          <w:color w:val="000000" w:themeColor="text1"/>
        </w:rPr>
        <w:t>,</w:t>
      </w:r>
      <w:r w:rsidR="00FE08F6" w:rsidRPr="00A071E0">
        <w:rPr>
          <w:rStyle w:val="normaltextrun"/>
          <w:color w:val="000000" w:themeColor="text1"/>
        </w:rPr>
        <w:t xml:space="preserve"> or </w:t>
      </w:r>
      <w:r w:rsidR="00A071E0">
        <w:rPr>
          <w:rStyle w:val="normaltextrun"/>
          <w:color w:val="000000" w:themeColor="text1"/>
        </w:rPr>
        <w:t xml:space="preserve">if </w:t>
      </w:r>
      <w:r w:rsidR="001F554C" w:rsidRPr="00A071E0">
        <w:rPr>
          <w:rStyle w:val="normaltextrun"/>
          <w:color w:val="000000" w:themeColor="text1"/>
        </w:rPr>
        <w:t>data sharing was mandated by study funders</w:t>
      </w:r>
      <w:r w:rsidR="00FE08F6" w:rsidRPr="00A071E0">
        <w:rPr>
          <w:rStyle w:val="normaltextrun"/>
          <w:color w:val="000000" w:themeColor="text1"/>
        </w:rPr>
        <w:t>)</w:t>
      </w:r>
      <w:r w:rsidR="00600AC8" w:rsidRPr="00A071E0">
        <w:rPr>
          <w:rStyle w:val="normaltextrun"/>
          <w:color w:val="000000" w:themeColor="text1"/>
        </w:rPr>
        <w:t xml:space="preserve"> </w:t>
      </w:r>
    </w:p>
    <w:p w14:paraId="39416368" w14:textId="34FBE37C" w:rsidR="00281074" w:rsidRPr="00A071E0" w:rsidRDefault="00281074" w:rsidP="00281074">
      <w:pPr>
        <w:pStyle w:val="ListParagraph"/>
        <w:numPr>
          <w:ilvl w:val="1"/>
          <w:numId w:val="43"/>
        </w:numPr>
        <w:spacing w:before="120" w:after="120" w:line="276" w:lineRule="auto"/>
        <w:jc w:val="both"/>
        <w:rPr>
          <w:rStyle w:val="normaltextrun"/>
          <w:color w:val="000000" w:themeColor="text1"/>
        </w:rPr>
      </w:pPr>
      <w:r>
        <w:rPr>
          <w:rStyle w:val="normaltextrun"/>
          <w:color w:val="000000" w:themeColor="text1"/>
        </w:rPr>
        <w:t>interest of the study investigators in sharing data</w:t>
      </w:r>
    </w:p>
    <w:p w14:paraId="35FD884C" w14:textId="77777777" w:rsidR="0062523F" w:rsidRDefault="00DA6767" w:rsidP="0062523F">
      <w:pPr>
        <w:spacing w:before="120" w:after="120" w:line="276" w:lineRule="auto"/>
        <w:jc w:val="both"/>
        <w:rPr>
          <w:rStyle w:val="normaltextrun"/>
          <w:color w:val="000000" w:themeColor="text1"/>
        </w:rPr>
      </w:pPr>
      <w:r>
        <w:rPr>
          <w:rStyle w:val="normaltextrun"/>
        </w:rPr>
        <w:lastRenderedPageBreak/>
        <w:t xml:space="preserve">We will include </w:t>
      </w:r>
      <w:r w:rsidR="00A92704">
        <w:rPr>
          <w:rStyle w:val="normaltextrun"/>
        </w:rPr>
        <w:t xml:space="preserve">data from three </w:t>
      </w:r>
      <w:r w:rsidR="000312C3">
        <w:rPr>
          <w:rStyle w:val="normaltextrun"/>
        </w:rPr>
        <w:t>categories</w:t>
      </w:r>
      <w:r w:rsidR="00A92704">
        <w:rPr>
          <w:rStyle w:val="normaltextrun"/>
        </w:rPr>
        <w:t xml:space="preserve"> of trials/cohorts</w:t>
      </w:r>
      <w:r w:rsidR="00F50111">
        <w:rPr>
          <w:rStyle w:val="normaltextrun"/>
        </w:rPr>
        <w:t>, each done in different study populations</w:t>
      </w:r>
      <w:r w:rsidR="00A92704">
        <w:rPr>
          <w:rStyle w:val="normaltextrun"/>
        </w:rPr>
        <w:t xml:space="preserve">. </w:t>
      </w:r>
      <w:r w:rsidR="0062523F">
        <w:rPr>
          <w:rStyle w:val="normaltextrun"/>
          <w:color w:val="000000" w:themeColor="text1"/>
        </w:rPr>
        <w:t xml:space="preserve">Drawing data from three different categories of studies </w:t>
      </w:r>
      <w:r w:rsidR="0062523F" w:rsidRPr="6AB5BE6C">
        <w:rPr>
          <w:rStyle w:val="normaltextrun"/>
          <w:color w:val="000000" w:themeColor="text1"/>
        </w:rPr>
        <w:t>aim</w:t>
      </w:r>
      <w:r w:rsidR="0062523F">
        <w:rPr>
          <w:rStyle w:val="normaltextrun"/>
          <w:color w:val="000000" w:themeColor="text1"/>
        </w:rPr>
        <w:t>s</w:t>
      </w:r>
      <w:r w:rsidR="0062523F" w:rsidRPr="6AB5BE6C">
        <w:rPr>
          <w:rStyle w:val="normaltextrun"/>
          <w:color w:val="000000" w:themeColor="text1"/>
        </w:rPr>
        <w:t xml:space="preserve"> to ensure that the size of the datasets </w:t>
      </w:r>
      <w:r w:rsidR="0062523F">
        <w:rPr>
          <w:rStyle w:val="normaltextrun"/>
          <w:color w:val="000000" w:themeColor="text1"/>
        </w:rPr>
        <w:t>are</w:t>
      </w:r>
      <w:r w:rsidR="0062523F" w:rsidRPr="6AB5BE6C">
        <w:rPr>
          <w:rStyle w:val="normaltextrun"/>
          <w:color w:val="000000" w:themeColor="text1"/>
        </w:rPr>
        <w:t xml:space="preserve"> sufficiently large for the training of machine learning models, but another valuable reason for the inclusion of data from </w:t>
      </w:r>
      <w:r w:rsidR="0062523F">
        <w:rPr>
          <w:rStyle w:val="normaltextrun"/>
          <w:color w:val="000000" w:themeColor="text1"/>
        </w:rPr>
        <w:t xml:space="preserve">different </w:t>
      </w:r>
      <w:r w:rsidR="0062523F" w:rsidRPr="6AB5BE6C">
        <w:rPr>
          <w:rStyle w:val="normaltextrun"/>
          <w:color w:val="000000" w:themeColor="text1"/>
        </w:rPr>
        <w:t>population group</w:t>
      </w:r>
      <w:r w:rsidR="0062523F">
        <w:rPr>
          <w:rStyle w:val="normaltextrun"/>
          <w:color w:val="000000" w:themeColor="text1"/>
        </w:rPr>
        <w:t>s</w:t>
      </w:r>
      <w:r w:rsidR="0062523F" w:rsidRPr="6AB5BE6C">
        <w:rPr>
          <w:rStyle w:val="normaltextrun"/>
          <w:color w:val="000000" w:themeColor="text1"/>
        </w:rPr>
        <w:t xml:space="preserve"> is </w:t>
      </w:r>
      <w:r w:rsidR="0062523F">
        <w:rPr>
          <w:rStyle w:val="normaltextrun"/>
          <w:color w:val="000000" w:themeColor="text1"/>
        </w:rPr>
        <w:t xml:space="preserve">that this </w:t>
      </w:r>
      <w:r w:rsidR="0062523F" w:rsidRPr="6AB5BE6C">
        <w:rPr>
          <w:rStyle w:val="normaltextrun"/>
          <w:color w:val="000000" w:themeColor="text1"/>
        </w:rPr>
        <w:t>provides an opportunity to examine sub-group level associations</w:t>
      </w:r>
      <w:r w:rsidR="0062523F">
        <w:rPr>
          <w:rStyle w:val="normaltextrun"/>
          <w:color w:val="000000" w:themeColor="text1"/>
        </w:rPr>
        <w:t>, and thus compare heat-health outcomes across groups</w:t>
      </w:r>
      <w:r w:rsidR="0062523F" w:rsidRPr="6AB5BE6C">
        <w:rPr>
          <w:rStyle w:val="normaltextrun"/>
          <w:color w:val="000000" w:themeColor="text1"/>
        </w:rPr>
        <w:t xml:space="preserve">. </w:t>
      </w:r>
    </w:p>
    <w:p w14:paraId="08467CE8" w14:textId="6604E84D" w:rsidR="00D9739A" w:rsidRDefault="00212697" w:rsidP="00CD4BBC">
      <w:pPr>
        <w:spacing w:before="120" w:after="120" w:line="276" w:lineRule="auto"/>
        <w:jc w:val="both"/>
        <w:rPr>
          <w:rStyle w:val="normaltextrun"/>
        </w:rPr>
      </w:pPr>
      <w:r>
        <w:rPr>
          <w:rStyle w:val="normaltextrun"/>
        </w:rPr>
        <w:t>T</w:t>
      </w:r>
      <w:r w:rsidR="0062523F">
        <w:rPr>
          <w:rStyle w:val="normaltextrun"/>
        </w:rPr>
        <w:t xml:space="preserve">he first </w:t>
      </w:r>
      <w:r>
        <w:rPr>
          <w:rStyle w:val="normaltextrun"/>
        </w:rPr>
        <w:t xml:space="preserve">category of studies is those done </w:t>
      </w:r>
      <w:r w:rsidR="00CD4BBC">
        <w:rPr>
          <w:rStyle w:val="normaltextrun"/>
        </w:rPr>
        <w:t xml:space="preserve">among people with HIV infection. </w:t>
      </w:r>
      <w:r w:rsidR="00D9739A">
        <w:rPr>
          <w:rStyle w:val="normaltextrun"/>
        </w:rPr>
        <w:t xml:space="preserve">Most of these </w:t>
      </w:r>
      <w:r>
        <w:rPr>
          <w:rStyle w:val="normaltextrun"/>
        </w:rPr>
        <w:t>studies</w:t>
      </w:r>
      <w:r w:rsidR="00D9739A">
        <w:rPr>
          <w:rStyle w:val="normaltextrun"/>
        </w:rPr>
        <w:t xml:space="preserve"> were done to assess the effectiveness </w:t>
      </w:r>
      <w:r w:rsidR="005A4DA2">
        <w:rPr>
          <w:rStyle w:val="normaltextrun"/>
        </w:rPr>
        <w:t xml:space="preserve">or efficacy </w:t>
      </w:r>
      <w:r w:rsidR="00D9739A">
        <w:rPr>
          <w:rStyle w:val="normaltextrun"/>
        </w:rPr>
        <w:t xml:space="preserve">of different antiretroviral treatment drugs. </w:t>
      </w:r>
      <w:r w:rsidR="00F50111">
        <w:rPr>
          <w:rStyle w:val="normaltextrun"/>
        </w:rPr>
        <w:t xml:space="preserve">These data </w:t>
      </w:r>
      <w:r>
        <w:rPr>
          <w:rStyle w:val="normaltextrun"/>
        </w:rPr>
        <w:t xml:space="preserve">will </w:t>
      </w:r>
      <w:r w:rsidR="00F50111">
        <w:rPr>
          <w:rStyle w:val="normaltextrun"/>
        </w:rPr>
        <w:t xml:space="preserve">allow us to investigate specific associations between heat and other environmental exposures and health outcomes in HIV-infected people. The associations between heat and health outcomes in HIV-infected people are likely to differ </w:t>
      </w:r>
      <w:r>
        <w:rPr>
          <w:rStyle w:val="normaltextrun"/>
        </w:rPr>
        <w:t xml:space="preserve">in size and nature </w:t>
      </w:r>
      <w:r w:rsidR="00F50111">
        <w:rPr>
          <w:rStyle w:val="normaltextrun"/>
        </w:rPr>
        <w:t>from heat</w:t>
      </w:r>
      <w:r>
        <w:rPr>
          <w:rStyle w:val="normaltextrun"/>
        </w:rPr>
        <w:t>-health</w:t>
      </w:r>
      <w:r w:rsidR="00F50111">
        <w:rPr>
          <w:rStyle w:val="normaltextrun"/>
        </w:rPr>
        <w:t xml:space="preserve"> link</w:t>
      </w:r>
      <w:r>
        <w:rPr>
          <w:rStyle w:val="normaltextrun"/>
        </w:rPr>
        <w:t>ages</w:t>
      </w:r>
      <w:r w:rsidR="00F50111">
        <w:rPr>
          <w:rStyle w:val="normaltextrun"/>
        </w:rPr>
        <w:t xml:space="preserve"> in other population groups</w:t>
      </w:r>
      <w:r w:rsidR="000312C3">
        <w:rPr>
          <w:rStyle w:val="normaltextrun"/>
        </w:rPr>
        <w:t xml:space="preserve">. </w:t>
      </w:r>
    </w:p>
    <w:p w14:paraId="164E235A" w14:textId="63B3B288" w:rsidR="000312C3" w:rsidRDefault="000312C3" w:rsidP="00CD4BBC">
      <w:pPr>
        <w:spacing w:before="120" w:after="120" w:line="276" w:lineRule="auto"/>
        <w:jc w:val="both"/>
        <w:rPr>
          <w:rStyle w:val="normaltextrun"/>
        </w:rPr>
      </w:pPr>
      <w:r>
        <w:rPr>
          <w:rStyle w:val="normaltextrun"/>
        </w:rPr>
        <w:t xml:space="preserve">The second category of </w:t>
      </w:r>
      <w:r w:rsidR="00282991">
        <w:rPr>
          <w:rStyle w:val="normaltextrun"/>
        </w:rPr>
        <w:t>trial</w:t>
      </w:r>
      <w:r w:rsidR="00212697">
        <w:rPr>
          <w:rStyle w:val="normaltextrun"/>
        </w:rPr>
        <w:t>s</w:t>
      </w:r>
      <w:r w:rsidR="00282991">
        <w:rPr>
          <w:rStyle w:val="normaltextrun"/>
        </w:rPr>
        <w:t xml:space="preserve"> or cohort</w:t>
      </w:r>
      <w:r w:rsidR="00212697">
        <w:rPr>
          <w:rStyle w:val="normaltextrun"/>
        </w:rPr>
        <w:t>s</w:t>
      </w:r>
      <w:r w:rsidR="00282991">
        <w:rPr>
          <w:rStyle w:val="normaltextrun"/>
        </w:rPr>
        <w:t xml:space="preserve"> is those done among populations at risk for acquiring HIV infection (HIV-negative adults). </w:t>
      </w:r>
      <w:r w:rsidR="00F820EB">
        <w:rPr>
          <w:rStyle w:val="normaltextrun"/>
        </w:rPr>
        <w:t xml:space="preserve">These are mostly trials that were done to assess the effectiveness or efficacy of </w:t>
      </w:r>
      <w:r w:rsidR="00E37E14">
        <w:rPr>
          <w:rStyle w:val="normaltextrun"/>
        </w:rPr>
        <w:t xml:space="preserve">interventions to </w:t>
      </w:r>
      <w:r w:rsidR="00F820EB">
        <w:rPr>
          <w:rStyle w:val="normaltextrun"/>
        </w:rPr>
        <w:t>prevent HI</w:t>
      </w:r>
      <w:r w:rsidR="005A4DA2">
        <w:rPr>
          <w:rStyle w:val="normaltextrun"/>
        </w:rPr>
        <w:t xml:space="preserve">V acquisition. </w:t>
      </w:r>
      <w:r w:rsidR="00E37E14">
        <w:rPr>
          <w:rStyle w:val="normaltextrun"/>
        </w:rPr>
        <w:t xml:space="preserve">Interventions include </w:t>
      </w:r>
      <w:r w:rsidR="00556AA0">
        <w:rPr>
          <w:rStyle w:val="normaltextrun"/>
        </w:rPr>
        <w:t xml:space="preserve">vaginal </w:t>
      </w:r>
      <w:r w:rsidR="00E37E14">
        <w:rPr>
          <w:rStyle w:val="normaltextrun"/>
        </w:rPr>
        <w:t xml:space="preserve">microbicides and pre-exposure prophylaxis </w:t>
      </w:r>
      <w:r w:rsidR="00556AA0">
        <w:rPr>
          <w:rStyle w:val="normaltextrun"/>
        </w:rPr>
        <w:t xml:space="preserve">with antiretroviral drugs. </w:t>
      </w:r>
      <w:r w:rsidR="005A4DA2">
        <w:rPr>
          <w:rStyle w:val="normaltextrun"/>
        </w:rPr>
        <w:t xml:space="preserve"> </w:t>
      </w:r>
      <w:r w:rsidR="00282991">
        <w:rPr>
          <w:rStyle w:val="normaltextrun"/>
        </w:rPr>
        <w:t xml:space="preserve"> </w:t>
      </w:r>
    </w:p>
    <w:p w14:paraId="28315E56" w14:textId="74FAF9EB" w:rsidR="00212697" w:rsidRDefault="009F5048" w:rsidP="00212697">
      <w:pPr>
        <w:spacing w:before="120" w:after="120" w:line="276" w:lineRule="auto"/>
        <w:jc w:val="both"/>
        <w:rPr>
          <w:rStyle w:val="normaltextrun"/>
          <w:color w:val="000000" w:themeColor="text1"/>
        </w:rPr>
      </w:pPr>
      <w:r>
        <w:rPr>
          <w:rStyle w:val="normaltextrun"/>
        </w:rPr>
        <w:t xml:space="preserve">The third </w:t>
      </w:r>
      <w:r w:rsidR="00E87DE4">
        <w:rPr>
          <w:rStyle w:val="normaltextrun"/>
        </w:rPr>
        <w:t xml:space="preserve">category of studies that will provide </w:t>
      </w:r>
      <w:r w:rsidR="00212697">
        <w:rPr>
          <w:rStyle w:val="normaltextrun"/>
        </w:rPr>
        <w:t xml:space="preserve">data for </w:t>
      </w:r>
      <w:r w:rsidR="00212697" w:rsidRPr="002814F3">
        <w:rPr>
          <w:rStyle w:val="normaltextrun"/>
        </w:rPr>
        <w:t xml:space="preserve">re-analysis will be </w:t>
      </w:r>
      <w:r w:rsidR="00212697">
        <w:rPr>
          <w:rStyle w:val="normaltextrun"/>
        </w:rPr>
        <w:t xml:space="preserve">sought from </w:t>
      </w:r>
      <w:r w:rsidR="00212697" w:rsidRPr="002814F3">
        <w:rPr>
          <w:rStyle w:val="normaltextrun"/>
        </w:rPr>
        <w:t xml:space="preserve">COVID-19 </w:t>
      </w:r>
      <w:r w:rsidR="00212697">
        <w:rPr>
          <w:rStyle w:val="normaltextrun"/>
        </w:rPr>
        <w:t xml:space="preserve">prevention or treatment </w:t>
      </w:r>
      <w:r w:rsidR="00212697" w:rsidRPr="002814F3">
        <w:rPr>
          <w:rStyle w:val="normaltextrun"/>
        </w:rPr>
        <w:t>trial</w:t>
      </w:r>
      <w:r w:rsidR="00212697">
        <w:rPr>
          <w:rStyle w:val="normaltextrun"/>
        </w:rPr>
        <w:t>s</w:t>
      </w:r>
      <w:r w:rsidR="00212697" w:rsidRPr="002814F3">
        <w:rPr>
          <w:rStyle w:val="normaltextrun"/>
        </w:rPr>
        <w:t xml:space="preserve"> conducted in primary study sites of Johannesburg</w:t>
      </w:r>
      <w:r w:rsidR="00212697" w:rsidRPr="00795503">
        <w:rPr>
          <w:rStyle w:val="normaltextrun"/>
        </w:rPr>
        <w:fldChar w:fldCharType="begin">
          <w:fldData xml:space="preserve">PEVuZE5vdGU+PENpdGU+PEF1dGhvcj5NYWRoaTwvQXV0aG9yPjxZZWFyPjIwMjE8L1llYXI+PFJl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</w:fldData>
        </w:fldChar>
      </w:r>
      <w:r w:rsidR="00D11552">
        <w:rPr>
          <w:rStyle w:val="normaltextrun"/>
        </w:rPr>
        <w:instrText xml:space="preserve"> ADDIN EN.CITE </w:instrText>
      </w:r>
      <w:r w:rsidR="00D11552">
        <w:rPr>
          <w:rStyle w:val="normaltextrun"/>
        </w:rPr>
        <w:fldChar w:fldCharType="begin">
          <w:fldData xml:space="preserve">PEVuZE5vdGU+PENpdGU+PEF1dGhvcj5NYWRoaTwvQXV0aG9yPjxZZWFyPjIwMjE8L1llYXI+PFJl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</w:fldData>
        </w:fldChar>
      </w:r>
      <w:r w:rsidR="00D11552">
        <w:rPr>
          <w:rStyle w:val="normaltextrun"/>
        </w:rPr>
        <w:instrText xml:space="preserve"> ADDIN EN.CITE.DATA </w:instrText>
      </w:r>
      <w:r w:rsidR="00D11552">
        <w:rPr>
          <w:rStyle w:val="normaltextrun"/>
        </w:rPr>
      </w:r>
      <w:r w:rsidR="00D11552">
        <w:rPr>
          <w:rStyle w:val="normaltextrun"/>
        </w:rPr>
        <w:fldChar w:fldCharType="end"/>
      </w:r>
      <w:r w:rsidR="00212697" w:rsidRPr="00795503">
        <w:rPr>
          <w:rStyle w:val="normaltextrun"/>
        </w:rPr>
      </w:r>
      <w:r w:rsidR="00212697" w:rsidRPr="00795503">
        <w:rPr>
          <w:rStyle w:val="normaltextrun"/>
        </w:rPr>
        <w:fldChar w:fldCharType="separate"/>
      </w:r>
      <w:r w:rsidR="00D11552">
        <w:rPr>
          <w:rStyle w:val="normaltextrun"/>
          <w:noProof/>
        </w:rPr>
        <w:t>[69-71]</w:t>
      </w:r>
      <w:r w:rsidR="00212697" w:rsidRPr="00795503">
        <w:rPr>
          <w:rStyle w:val="normaltextrun"/>
        </w:rPr>
        <w:fldChar w:fldCharType="end"/>
      </w:r>
      <w:r w:rsidR="00212697" w:rsidRPr="00795503">
        <w:rPr>
          <w:rStyle w:val="normaltextrun"/>
        </w:rPr>
        <w:t xml:space="preserve">. </w:t>
      </w:r>
      <w:r w:rsidR="00212697">
        <w:rPr>
          <w:rStyle w:val="normaltextrun"/>
        </w:rPr>
        <w:t>These may include trials of COVID-19 vaccines. Studies done on COVID-19</w:t>
      </w:r>
      <w:r w:rsidR="00212697" w:rsidRPr="002814F3">
        <w:rPr>
          <w:rStyle w:val="normaltextrun"/>
        </w:rPr>
        <w:t xml:space="preserve"> followed large cohorts of people both with and without HIV</w:t>
      </w:r>
      <w:r w:rsidR="00212697">
        <w:rPr>
          <w:rStyle w:val="normaltextrun"/>
        </w:rPr>
        <w:t>,</w:t>
      </w:r>
      <w:r w:rsidR="00212697" w:rsidRPr="002814F3">
        <w:rPr>
          <w:rStyle w:val="normaltextrun"/>
        </w:rPr>
        <w:t xml:space="preserve"> providing a rich data set to map against </w:t>
      </w:r>
      <w:r w:rsidR="00212697">
        <w:rPr>
          <w:rStyle w:val="normaltextrun"/>
        </w:rPr>
        <w:t>the w</w:t>
      </w:r>
      <w:r w:rsidR="00212697" w:rsidRPr="002814F3">
        <w:rPr>
          <w:rStyle w:val="normaltextrun"/>
        </w:rPr>
        <w:t xml:space="preserve">eather </w:t>
      </w:r>
      <w:r w:rsidR="00212697">
        <w:rPr>
          <w:rStyle w:val="normaltextrun"/>
        </w:rPr>
        <w:t>and other data collated in Aims 1a and 1b</w:t>
      </w:r>
      <w:r w:rsidR="00212697" w:rsidRPr="002814F3">
        <w:rPr>
          <w:rStyle w:val="normaltextrun"/>
        </w:rPr>
        <w:t xml:space="preserve">. </w:t>
      </w:r>
      <w:r w:rsidR="00212697" w:rsidRPr="6AB5BE6C">
        <w:rPr>
          <w:rStyle w:val="normaltextrun"/>
          <w:color w:val="000000" w:themeColor="text1"/>
        </w:rPr>
        <w:t xml:space="preserve">Further, these longitudinal </w:t>
      </w:r>
      <w:r w:rsidR="00212697">
        <w:rPr>
          <w:rStyle w:val="normaltextrun"/>
          <w:color w:val="000000" w:themeColor="text1"/>
        </w:rPr>
        <w:t xml:space="preserve">COVID-19 </w:t>
      </w:r>
      <w:r w:rsidR="00212697" w:rsidRPr="6AB5BE6C">
        <w:rPr>
          <w:rStyle w:val="normaltextrun"/>
          <w:color w:val="000000" w:themeColor="text1"/>
        </w:rPr>
        <w:t xml:space="preserve">studies </w:t>
      </w:r>
      <w:r w:rsidR="00212697">
        <w:rPr>
          <w:rStyle w:val="normaltextrun"/>
          <w:color w:val="000000" w:themeColor="text1"/>
        </w:rPr>
        <w:t xml:space="preserve">have been done in recent years when there </w:t>
      </w:r>
      <w:r w:rsidR="00447FCC">
        <w:rPr>
          <w:rStyle w:val="normaltextrun"/>
          <w:color w:val="000000" w:themeColor="text1"/>
        </w:rPr>
        <w:t>have</w:t>
      </w:r>
      <w:r w:rsidR="00212697">
        <w:rPr>
          <w:rStyle w:val="normaltextrun"/>
          <w:color w:val="000000" w:themeColor="text1"/>
        </w:rPr>
        <w:t xml:space="preserve"> been clearer p</w:t>
      </w:r>
      <w:r w:rsidR="00212697" w:rsidRPr="6AB5BE6C">
        <w:rPr>
          <w:rStyle w:val="normaltextrun"/>
          <w:color w:val="000000" w:themeColor="text1"/>
        </w:rPr>
        <w:t>rovision</w:t>
      </w:r>
      <w:r w:rsidR="00212697">
        <w:rPr>
          <w:rStyle w:val="normaltextrun"/>
          <w:color w:val="000000" w:themeColor="text1"/>
        </w:rPr>
        <w:t>s</w:t>
      </w:r>
      <w:r w:rsidR="00212697" w:rsidRPr="6AB5BE6C">
        <w:rPr>
          <w:rStyle w:val="normaltextrun"/>
          <w:color w:val="000000" w:themeColor="text1"/>
        </w:rPr>
        <w:t xml:space="preserve"> for data sharing. </w:t>
      </w:r>
    </w:p>
    <w:p w14:paraId="775A134A" w14:textId="0330FA64" w:rsidR="006606E8" w:rsidRDefault="006606E8" w:rsidP="00E87DE4">
      <w:pPr>
        <w:spacing w:before="120" w:after="120" w:line="276" w:lineRule="auto"/>
        <w:jc w:val="both"/>
        <w:rPr>
          <w:rStyle w:val="normaltextrun"/>
        </w:rPr>
      </w:pPr>
      <w:r>
        <w:rPr>
          <w:rStyle w:val="normaltextrun"/>
          <w:color w:val="000000" w:themeColor="text1"/>
        </w:rPr>
        <w:t>V</w:t>
      </w:r>
      <w:r w:rsidRPr="6AB5BE6C">
        <w:rPr>
          <w:rStyle w:val="normaltextrun"/>
          <w:color w:val="000000" w:themeColor="text1"/>
        </w:rPr>
        <w:t xml:space="preserve">ariable categories which will be </w:t>
      </w:r>
      <w:r>
        <w:rPr>
          <w:rStyle w:val="normaltextrun"/>
          <w:color w:val="000000" w:themeColor="text1"/>
        </w:rPr>
        <w:t xml:space="preserve">drawn from these studies are presented in Annex </w:t>
      </w:r>
      <w:r w:rsidR="00041CB7" w:rsidRPr="00622885">
        <w:rPr>
          <w:rStyle w:val="normaltextrun"/>
          <w:color w:val="000000" w:themeColor="text1"/>
        </w:rPr>
        <w:t>3</w:t>
      </w:r>
      <w:r w:rsidR="00CF6F0E" w:rsidRPr="00622885">
        <w:rPr>
          <w:rStyle w:val="normaltextrun"/>
          <w:color w:val="000000" w:themeColor="text1"/>
        </w:rPr>
        <w:t xml:space="preserve"> </w:t>
      </w:r>
      <w:r w:rsidR="00454DFA" w:rsidRPr="00622885">
        <w:rPr>
          <w:rStyle w:val="normaltextrun"/>
          <w:color w:val="000000" w:themeColor="text1"/>
        </w:rPr>
        <w:t>(T</w:t>
      </w:r>
      <w:r w:rsidR="00CF6F0E" w:rsidRPr="00622885">
        <w:rPr>
          <w:rStyle w:val="normaltextrun"/>
          <w:color w:val="000000" w:themeColor="text1"/>
        </w:rPr>
        <w:t>able 5</w:t>
      </w:r>
      <w:r w:rsidR="00454DFA" w:rsidRPr="00622885">
        <w:rPr>
          <w:rStyle w:val="normaltextrun"/>
          <w:color w:val="000000" w:themeColor="text1"/>
        </w:rPr>
        <w:t>)</w:t>
      </w:r>
      <w:r w:rsidRPr="00622885">
        <w:rPr>
          <w:rStyle w:val="normaltextrun"/>
          <w:color w:val="000000" w:themeColor="text1"/>
        </w:rPr>
        <w:t>.</w:t>
      </w:r>
      <w:r w:rsidRPr="6AB5BE6C">
        <w:rPr>
          <w:rStyle w:val="normaltextrun"/>
          <w:color w:val="000000" w:themeColor="text1"/>
        </w:rPr>
        <w:t xml:space="preserve"> </w:t>
      </w:r>
      <w:r w:rsidR="00E04281">
        <w:rPr>
          <w:rStyle w:val="normaltextrun"/>
        </w:rPr>
        <w:t>The</w:t>
      </w:r>
      <w:r>
        <w:rPr>
          <w:rStyle w:val="normaltextrun"/>
        </w:rPr>
        <w:t>se include</w:t>
      </w:r>
      <w:r w:rsidR="0093693E">
        <w:rPr>
          <w:rStyle w:val="normaltextrun"/>
        </w:rPr>
        <w:t xml:space="preserve"> variables related to </w:t>
      </w:r>
      <w:r w:rsidR="00E04281">
        <w:rPr>
          <w:rStyle w:val="normaltextrun"/>
        </w:rPr>
        <w:t>soci</w:t>
      </w:r>
      <w:r w:rsidR="004007CB">
        <w:rPr>
          <w:rStyle w:val="normaltextrun"/>
        </w:rPr>
        <w:t xml:space="preserve">al, economic and </w:t>
      </w:r>
      <w:r w:rsidR="00E04281">
        <w:rPr>
          <w:rStyle w:val="normaltextrun"/>
        </w:rPr>
        <w:t>demographic</w:t>
      </w:r>
      <w:r w:rsidR="00903283">
        <w:rPr>
          <w:rStyle w:val="normaltextrun"/>
        </w:rPr>
        <w:t xml:space="preserve"> characteristics</w:t>
      </w:r>
      <w:r w:rsidR="00E04281">
        <w:rPr>
          <w:rStyle w:val="normaltextrun"/>
        </w:rPr>
        <w:t xml:space="preserve">, </w:t>
      </w:r>
      <w:r w:rsidR="008961F9">
        <w:rPr>
          <w:rStyle w:val="normaltextrun"/>
        </w:rPr>
        <w:t>geospatial location of participants</w:t>
      </w:r>
      <w:r w:rsidR="00BE7F68">
        <w:rPr>
          <w:rStyle w:val="normaltextrun"/>
        </w:rPr>
        <w:t xml:space="preserve">, </w:t>
      </w:r>
      <w:r w:rsidR="00903283">
        <w:rPr>
          <w:rStyle w:val="normaltextrun"/>
        </w:rPr>
        <w:t xml:space="preserve">self-reported health </w:t>
      </w:r>
      <w:r w:rsidR="0093693E">
        <w:rPr>
          <w:rStyle w:val="normaltextrun"/>
        </w:rPr>
        <w:t xml:space="preserve">status, medical examination findings, </w:t>
      </w:r>
      <w:r w:rsidR="00903283">
        <w:rPr>
          <w:rStyle w:val="normaltextrun"/>
        </w:rPr>
        <w:t>laboratory outcome</w:t>
      </w:r>
      <w:r w:rsidR="004007CB">
        <w:rPr>
          <w:rStyle w:val="normaltextrun"/>
        </w:rPr>
        <w:t xml:space="preserve"> data and outcomes of other </w:t>
      </w:r>
      <w:r w:rsidR="00F50DD9">
        <w:rPr>
          <w:rStyle w:val="normaltextrun"/>
        </w:rPr>
        <w:t>types of investigations</w:t>
      </w:r>
      <w:r w:rsidR="0093693E">
        <w:rPr>
          <w:rStyle w:val="normaltextrun"/>
        </w:rPr>
        <w:t xml:space="preserve"> are presented in Annex </w:t>
      </w:r>
      <w:r w:rsidR="00276E8E" w:rsidRPr="00622885">
        <w:rPr>
          <w:rStyle w:val="normaltextrun"/>
        </w:rPr>
        <w:t>3</w:t>
      </w:r>
      <w:r w:rsidR="002B13B9" w:rsidRPr="00622885">
        <w:rPr>
          <w:rStyle w:val="normaltextrun"/>
        </w:rPr>
        <w:t xml:space="preserve"> </w:t>
      </w:r>
      <w:r w:rsidR="00454DFA" w:rsidRPr="00622885">
        <w:rPr>
          <w:rStyle w:val="normaltextrun"/>
        </w:rPr>
        <w:t>(T</w:t>
      </w:r>
      <w:r w:rsidR="002B13B9" w:rsidRPr="00622885">
        <w:rPr>
          <w:rStyle w:val="normaltextrun"/>
        </w:rPr>
        <w:t xml:space="preserve">able </w:t>
      </w:r>
      <w:r w:rsidR="00DA3FA1" w:rsidRPr="00622885">
        <w:rPr>
          <w:rStyle w:val="normaltextrun"/>
        </w:rPr>
        <w:t>5</w:t>
      </w:r>
      <w:r w:rsidR="00454DFA" w:rsidRPr="00622885">
        <w:rPr>
          <w:rStyle w:val="normaltextrun"/>
        </w:rPr>
        <w:t>)</w:t>
      </w:r>
      <w:r w:rsidR="008961F9" w:rsidRPr="00622885">
        <w:rPr>
          <w:rStyle w:val="normaltextrun"/>
        </w:rPr>
        <w:t>.</w:t>
      </w:r>
      <w:r w:rsidR="008961F9">
        <w:rPr>
          <w:rStyle w:val="normaltextrun"/>
        </w:rPr>
        <w:t xml:space="preserve"> </w:t>
      </w:r>
    </w:p>
    <w:p w14:paraId="1F739C1A" w14:textId="695AC3DF" w:rsidR="00005162" w:rsidRPr="00FA049F" w:rsidRDefault="553B3E3F" w:rsidP="002814F3">
      <w:pPr>
        <w:spacing w:before="120" w:after="120" w:line="276" w:lineRule="auto"/>
        <w:jc w:val="both"/>
        <w:rPr>
          <w:color w:val="000000" w:themeColor="text1"/>
        </w:rPr>
      </w:pPr>
      <w:r w:rsidRPr="553B3E3F">
        <w:rPr>
          <w:rStyle w:val="normaltextrun"/>
          <w:color w:val="000000" w:themeColor="text1"/>
        </w:rPr>
        <w:t>The use of the personal information of study participants places this study under the restrictions and permissions described by the Protection Of Personal Information Act of South Africa (POPIA 2013).  The requirements of the act with regards to processing of personal information, accountability, security and quality, informed consent, and subject notification, are detailed in the associated Data Management Plan</w:t>
      </w:r>
      <w:r w:rsidR="00356AD1">
        <w:rPr>
          <w:rStyle w:val="normaltextrun"/>
        </w:rPr>
        <w:fldChar w:fldCharType="begin"/>
      </w:r>
      <w:r w:rsidR="001C5799">
        <w:rPr>
          <w:rStyle w:val="normaltextrun"/>
        </w:rPr>
        <w:instrText xml:space="preserve"> ADDIN EN.CITE &lt;EndNote&gt;&lt;Cite&gt;&lt;Author&gt;JASINSKAITE&lt;/Author&gt;&lt;Year&gt;2021&lt;/Year&gt;&lt;RecNum&gt;343&lt;/RecNum&gt;&lt;DisplayText&gt;[72]&lt;/DisplayText&gt;&lt;record&gt;&lt;rec-number&gt;343&lt;/rec-number&gt;&lt;foreign-keys&gt;&lt;key app="EN" db-id="5szwxp0er2sa0tevxamvt5a9wdes925002ws" timestamp="1652105655" guid="3f5dde76-e38a-4224-9ee9-f1f1a250645b"&gt;343&lt;/key&gt;&lt;/foreign-keys&gt;&lt;ref-type name="Thesis"&gt;32&lt;/ref-type&gt;&lt;contributors&gt;&lt;authors&gt;&lt;author&gt;JASINSKAITE, EMILIJA&lt;/author&gt;&lt;author&gt;SKJEI, ØYVOR YSTAD&lt;/author&gt;&lt;/authors&gt;&lt;/contributors&gt;&lt;titles&gt;&lt;title&gt;Combining Deep Privacy with an Attribute-driven Generative Adversarial Network to Preserve Gender and Age in De-identified CCTV Footage&lt;/title&gt;&lt;/titles&gt;&lt;dates&gt;&lt;year&gt;2021&lt;/year&gt;&lt;/dates&gt;&lt;publisher&gt;University of Agder&lt;/publisher&gt;&lt;urls&gt;&lt;/urls&gt;&lt;/record&gt;&lt;/Cite&gt;&lt;/EndNote&gt;</w:instrText>
      </w:r>
      <w:r w:rsidR="00356AD1">
        <w:rPr>
          <w:rStyle w:val="normaltextrun"/>
        </w:rPr>
        <w:fldChar w:fldCharType="separate"/>
      </w:r>
      <w:r w:rsidR="001C5799">
        <w:rPr>
          <w:rStyle w:val="normaltextrun"/>
          <w:noProof/>
        </w:rPr>
        <w:t>[72]</w:t>
      </w:r>
      <w:r w:rsidR="00356AD1">
        <w:rPr>
          <w:rStyle w:val="normaltextrun"/>
        </w:rPr>
        <w:fldChar w:fldCharType="end"/>
      </w:r>
      <w:bookmarkStart w:id="66" w:name="_Toc102041211"/>
      <w:r w:rsidR="00FA049F">
        <w:rPr>
          <w:rStyle w:val="normaltextrun"/>
        </w:rPr>
        <w:t>.</w:t>
      </w:r>
    </w:p>
    <w:p w14:paraId="592FFAF4" w14:textId="12CAA194" w:rsidR="001D2136" w:rsidRPr="00456C47" w:rsidRDefault="4D4C84E0" w:rsidP="00CC7A01">
      <w:pPr>
        <w:pStyle w:val="Heading2"/>
      </w:pPr>
      <w:bookmarkStart w:id="67" w:name="_Toc105168522"/>
      <w:r>
        <w:t>4.4</w:t>
      </w:r>
      <w:r w:rsidR="006246A7">
        <w:t xml:space="preserve">. </w:t>
      </w:r>
      <w:r>
        <w:t xml:space="preserve"> </w:t>
      </w:r>
      <w:r w:rsidR="337A7BDA">
        <w:t>Data pre</w:t>
      </w:r>
      <w:r w:rsidR="004250CF">
        <w:t xml:space="preserve">- and </w:t>
      </w:r>
      <w:r w:rsidR="337A7BDA">
        <w:t>post-</w:t>
      </w:r>
      <w:r w:rsidR="671F1188">
        <w:t>processing</w:t>
      </w:r>
      <w:r w:rsidR="55FEB3A5">
        <w:t xml:space="preserve">, </w:t>
      </w:r>
      <w:r w:rsidR="6FF4B481">
        <w:t>formatting</w:t>
      </w:r>
      <w:bookmarkStart w:id="68" w:name="_Toc102041212"/>
      <w:bookmarkEnd w:id="66"/>
      <w:bookmarkEnd w:id="67"/>
    </w:p>
    <w:p w14:paraId="28B699BF" w14:textId="1385A4D3" w:rsidR="553B3E3F" w:rsidRDefault="553B3E3F" w:rsidP="00897E75">
      <w:r>
        <w:t>The following sections describe the data processing steps specific to this research study.  The over-arching data management plan is described in detailed in the associated DMP document.</w:t>
      </w:r>
    </w:p>
    <w:p w14:paraId="0AE2C0C6" w14:textId="5C329FE1" w:rsidR="006C7D5E" w:rsidRPr="008A7C9F" w:rsidRDefault="009A5EBF" w:rsidP="4A1CD785">
      <w:pPr>
        <w:pStyle w:val="Heading3"/>
        <w:spacing w:before="120" w:after="120" w:line="276" w:lineRule="auto"/>
        <w:jc w:val="both"/>
        <w:rPr>
          <w:rStyle w:val="normaltextrun"/>
          <w:rFonts w:cstheme="minorBidi"/>
          <w:color w:val="000000" w:themeColor="text1"/>
          <w:sz w:val="22"/>
          <w:szCs w:val="22"/>
        </w:rPr>
      </w:pPr>
      <w:bookmarkStart w:id="69" w:name="_Toc105168523"/>
      <w:r w:rsidRPr="008A7C9F">
        <w:rPr>
          <w:rStyle w:val="normaltextrun"/>
          <w:rFonts w:cstheme="minorBidi"/>
          <w:color w:val="000000" w:themeColor="text1"/>
          <w:sz w:val="22"/>
          <w:szCs w:val="22"/>
        </w:rPr>
        <w:t xml:space="preserve">4.4.1 </w:t>
      </w:r>
      <w:r w:rsidR="00AB1F66" w:rsidRPr="008A7C9F">
        <w:rPr>
          <w:rStyle w:val="normaltextrun"/>
          <w:rFonts w:cstheme="minorBidi"/>
          <w:color w:val="000000" w:themeColor="text1"/>
          <w:sz w:val="22"/>
          <w:szCs w:val="22"/>
        </w:rPr>
        <w:t>F</w:t>
      </w:r>
      <w:r w:rsidR="00DA339A" w:rsidRPr="008A7C9F">
        <w:rPr>
          <w:rStyle w:val="normaltextrun"/>
          <w:rFonts w:cstheme="minorBidi"/>
          <w:color w:val="000000" w:themeColor="text1"/>
          <w:sz w:val="22"/>
          <w:szCs w:val="22"/>
        </w:rPr>
        <w:t>or Aim 1a: Quantify intra-urban socio-economic and environmental vulnerability</w:t>
      </w:r>
      <w:bookmarkEnd w:id="68"/>
      <w:bookmarkEnd w:id="69"/>
    </w:p>
    <w:p w14:paraId="5AECD2FF" w14:textId="7DB4A34A" w:rsidR="001A64A5" w:rsidRPr="002814F3" w:rsidRDefault="671F1188" w:rsidP="002814F3">
      <w:pPr>
        <w:pStyle w:val="ListParagraph"/>
        <w:numPr>
          <w:ilvl w:val="0"/>
          <w:numId w:val="6"/>
        </w:numPr>
        <w:spacing w:before="120" w:after="120" w:line="276" w:lineRule="auto"/>
        <w:jc w:val="both"/>
        <w:rPr>
          <w:rStyle w:val="normaltextrun"/>
          <w:color w:val="000000" w:themeColor="text1"/>
        </w:rPr>
      </w:pPr>
      <w:r w:rsidRPr="6AB5BE6C">
        <w:rPr>
          <w:rStyle w:val="normaltextrun"/>
          <w:color w:val="000000" w:themeColor="text1"/>
        </w:rPr>
        <w:t xml:space="preserve">The data will be aggregated/interpolated onto the same spatial units </w:t>
      </w:r>
      <w:r w:rsidR="55FEB3A5" w:rsidRPr="6AB5BE6C">
        <w:rPr>
          <w:rStyle w:val="normaltextrun"/>
          <w:color w:val="000000" w:themeColor="text1"/>
        </w:rPr>
        <w:t>(</w:t>
      </w:r>
      <w:r w:rsidR="00247245">
        <w:rPr>
          <w:rStyle w:val="normaltextrun"/>
          <w:color w:val="000000" w:themeColor="text1"/>
        </w:rPr>
        <w:t>such as the</w:t>
      </w:r>
      <w:r w:rsidR="55FEB3A5" w:rsidRPr="6AB5BE6C">
        <w:rPr>
          <w:rStyle w:val="normaltextrun"/>
          <w:color w:val="000000" w:themeColor="text1"/>
        </w:rPr>
        <w:t xml:space="preserve"> Stats SA Census 2011 small area units, or GCRO QoL survey spatial units)</w:t>
      </w:r>
      <w:r w:rsidR="00247245">
        <w:rPr>
          <w:rStyle w:val="normaltextrun"/>
          <w:color w:val="000000" w:themeColor="text1"/>
        </w:rPr>
        <w:t>,</w:t>
      </w:r>
      <w:r w:rsidR="55FEB3A5" w:rsidRPr="6AB5BE6C">
        <w:rPr>
          <w:rStyle w:val="normaltextrun"/>
          <w:color w:val="000000" w:themeColor="text1"/>
        </w:rPr>
        <w:t xml:space="preserve"> </w:t>
      </w:r>
      <w:r w:rsidRPr="6AB5BE6C">
        <w:rPr>
          <w:rStyle w:val="normaltextrun"/>
          <w:color w:val="000000" w:themeColor="text1"/>
        </w:rPr>
        <w:t>and saved as ESRI Shapefile(s) or equivalent (</w:t>
      </w:r>
      <w:proofErr w:type="spellStart"/>
      <w:r w:rsidRPr="6AB5BE6C">
        <w:rPr>
          <w:rStyle w:val="normaltextrun"/>
          <w:color w:val="000000" w:themeColor="text1"/>
        </w:rPr>
        <w:t>GeoJSON</w:t>
      </w:r>
      <w:proofErr w:type="spellEnd"/>
      <w:r w:rsidRPr="6AB5BE6C">
        <w:rPr>
          <w:rStyle w:val="normaltextrun"/>
          <w:color w:val="000000" w:themeColor="text1"/>
        </w:rPr>
        <w:t>/</w:t>
      </w:r>
      <w:r w:rsidR="2055FCD3" w:rsidRPr="6AB5BE6C">
        <w:rPr>
          <w:rStyle w:val="normaltextrun"/>
          <w:color w:val="000000" w:themeColor="text1"/>
        </w:rPr>
        <w:t>PostgreSQL</w:t>
      </w:r>
      <w:r w:rsidRPr="6AB5BE6C">
        <w:rPr>
          <w:rStyle w:val="normaltextrun"/>
          <w:color w:val="000000" w:themeColor="text1"/>
        </w:rPr>
        <w:t>-</w:t>
      </w:r>
      <w:proofErr w:type="spellStart"/>
      <w:r w:rsidRPr="6AB5BE6C">
        <w:rPr>
          <w:rStyle w:val="normaltextrun"/>
          <w:color w:val="000000" w:themeColor="text1"/>
        </w:rPr>
        <w:t>postGIS</w:t>
      </w:r>
      <w:proofErr w:type="spellEnd"/>
      <w:r w:rsidRPr="6AB5BE6C">
        <w:rPr>
          <w:rStyle w:val="normaltextrun"/>
          <w:color w:val="000000" w:themeColor="text1"/>
        </w:rPr>
        <w:t>)</w:t>
      </w:r>
    </w:p>
    <w:p w14:paraId="58460EB4" w14:textId="5D5DCE40" w:rsidR="00E4694D" w:rsidRPr="00D92F18" w:rsidRDefault="671F1188" w:rsidP="002814F3">
      <w:pPr>
        <w:pStyle w:val="ListParagraph"/>
        <w:numPr>
          <w:ilvl w:val="0"/>
          <w:numId w:val="6"/>
        </w:numPr>
        <w:spacing w:before="120" w:after="120" w:line="276" w:lineRule="auto"/>
        <w:jc w:val="both"/>
        <w:rPr>
          <w:rStyle w:val="eop"/>
          <w:color w:val="000000" w:themeColor="text1"/>
        </w:rPr>
      </w:pPr>
      <w:r w:rsidRPr="6AB5BE6C">
        <w:rPr>
          <w:rStyle w:val="normaltextrun"/>
          <w:color w:val="000000" w:themeColor="text1"/>
        </w:rPr>
        <w:t>Image</w:t>
      </w:r>
      <w:r w:rsidR="00247245">
        <w:rPr>
          <w:rStyle w:val="normaltextrun"/>
          <w:color w:val="000000" w:themeColor="text1"/>
        </w:rPr>
        <w:t>-</w:t>
      </w:r>
      <w:r w:rsidRPr="6AB5BE6C">
        <w:rPr>
          <w:rStyle w:val="normaltextrun"/>
          <w:color w:val="000000" w:themeColor="text1"/>
        </w:rPr>
        <w:t xml:space="preserve">based data aggregation to spatial units will include mean values </w:t>
      </w:r>
      <w:r w:rsidR="00247245">
        <w:rPr>
          <w:rStyle w:val="normaltextrun"/>
          <w:color w:val="000000" w:themeColor="text1"/>
        </w:rPr>
        <w:t>and</w:t>
      </w:r>
      <w:r w:rsidRPr="6AB5BE6C">
        <w:rPr>
          <w:rStyle w:val="normaltextrun"/>
          <w:color w:val="000000" w:themeColor="text1"/>
        </w:rPr>
        <w:t xml:space="preserve"> counts</w:t>
      </w:r>
      <w:r w:rsidR="00247245">
        <w:rPr>
          <w:rStyle w:val="normaltextrun"/>
          <w:color w:val="000000" w:themeColor="text1"/>
        </w:rPr>
        <w:t>,</w:t>
      </w:r>
      <w:r w:rsidRPr="6AB5BE6C">
        <w:rPr>
          <w:rStyle w:val="normaltextrun"/>
          <w:color w:val="000000" w:themeColor="text1"/>
        </w:rPr>
        <w:t xml:space="preserve"> or proportions</w:t>
      </w:r>
      <w:r w:rsidR="00247245">
        <w:rPr>
          <w:rStyle w:val="normaltextrun"/>
          <w:color w:val="000000" w:themeColor="text1"/>
        </w:rPr>
        <w:t>,</w:t>
      </w:r>
      <w:r w:rsidRPr="6AB5BE6C">
        <w:rPr>
          <w:rStyle w:val="normaltextrun"/>
          <w:color w:val="000000" w:themeColor="text1"/>
        </w:rPr>
        <w:t xml:space="preserve"> as well as variance to represent the heterogeneity within each spatial unit (e.g., mix of </w:t>
      </w:r>
      <w:r w:rsidRPr="6AB5BE6C">
        <w:rPr>
          <w:rStyle w:val="normaltextrun"/>
          <w:i/>
          <w:iCs/>
          <w:color w:val="000000" w:themeColor="text1"/>
        </w:rPr>
        <w:t xml:space="preserve">township formal </w:t>
      </w:r>
      <w:r w:rsidRPr="6AB5BE6C">
        <w:rPr>
          <w:rStyle w:val="normaltextrun"/>
          <w:color w:val="000000" w:themeColor="text1"/>
        </w:rPr>
        <w:t xml:space="preserve">and </w:t>
      </w:r>
      <w:r w:rsidRPr="6AB5BE6C">
        <w:rPr>
          <w:rStyle w:val="normaltextrun"/>
          <w:i/>
          <w:iCs/>
          <w:color w:val="000000" w:themeColor="text1"/>
        </w:rPr>
        <w:t>township informal</w:t>
      </w:r>
      <w:r w:rsidRPr="6AB5BE6C">
        <w:rPr>
          <w:rStyle w:val="normaltextrun"/>
          <w:color w:val="000000" w:themeColor="text1"/>
        </w:rPr>
        <w:t>)</w:t>
      </w:r>
      <w:r w:rsidRPr="6AB5BE6C">
        <w:rPr>
          <w:rStyle w:val="eop"/>
          <w:rFonts w:eastAsiaTheme="majorEastAsia"/>
          <w:color w:val="000000" w:themeColor="text1"/>
        </w:rPr>
        <w:t> </w:t>
      </w:r>
      <w:bookmarkStart w:id="70" w:name="_Toc102041213"/>
    </w:p>
    <w:p w14:paraId="6E51C669" w14:textId="56A09A82" w:rsidR="00D92F18" w:rsidRPr="00D92F18" w:rsidRDefault="00E06CAC" w:rsidP="00D92F18">
      <w:pPr>
        <w:spacing w:before="120" w:after="120" w:line="276" w:lineRule="auto"/>
        <w:jc w:val="both"/>
        <w:rPr>
          <w:rStyle w:val="eop"/>
          <w:color w:val="000000" w:themeColor="text1"/>
        </w:rPr>
      </w:pPr>
      <w:r>
        <w:rPr>
          <w:rFonts w:ascii="Calibri" w:eastAsia="Calibri" w:hAnsi="Calibri" w:cs="Calibri"/>
          <w:i/>
          <w:iCs/>
        </w:rPr>
        <w:lastRenderedPageBreak/>
        <w:t>N</w:t>
      </w:r>
      <w:r w:rsidR="00D92F18">
        <w:rPr>
          <w:rFonts w:ascii="Calibri" w:eastAsia="Calibri" w:hAnsi="Calibri" w:cs="Calibri"/>
          <w:i/>
          <w:iCs/>
        </w:rPr>
        <w:t xml:space="preserve">o </w:t>
      </w:r>
      <w:r w:rsidR="005F4BE8">
        <w:rPr>
          <w:rFonts w:ascii="Calibri" w:eastAsia="Calibri" w:hAnsi="Calibri" w:cs="Calibri"/>
          <w:i/>
          <w:iCs/>
        </w:rPr>
        <w:t xml:space="preserve">identifiable </w:t>
      </w:r>
      <w:r w:rsidR="00D92F18" w:rsidRPr="00051971">
        <w:rPr>
          <w:rFonts w:ascii="Calibri" w:eastAsia="Calibri" w:hAnsi="Calibri" w:cs="Calibri"/>
          <w:i/>
          <w:iCs/>
        </w:rPr>
        <w:t>human</w:t>
      </w:r>
      <w:r w:rsidR="00D92F18">
        <w:rPr>
          <w:rFonts w:ascii="Calibri" w:eastAsia="Calibri" w:hAnsi="Calibri" w:cs="Calibri"/>
          <w:i/>
          <w:iCs/>
        </w:rPr>
        <w:t xml:space="preserve"> </w:t>
      </w:r>
      <w:r w:rsidR="00D92F18" w:rsidRPr="00051971">
        <w:rPr>
          <w:rFonts w:ascii="Calibri" w:eastAsia="Calibri" w:hAnsi="Calibri" w:cs="Calibri"/>
          <w:i/>
          <w:iCs/>
        </w:rPr>
        <w:t>data</w:t>
      </w:r>
      <w:r w:rsidR="00D92F18">
        <w:rPr>
          <w:rFonts w:ascii="Calibri" w:eastAsia="Calibri" w:hAnsi="Calibri" w:cs="Calibri"/>
          <w:i/>
          <w:iCs/>
        </w:rPr>
        <w:t xml:space="preserve"> </w:t>
      </w:r>
      <w:r w:rsidR="005F4BE8">
        <w:rPr>
          <w:rFonts w:ascii="Calibri" w:eastAsia="Calibri" w:hAnsi="Calibri" w:cs="Calibri"/>
          <w:i/>
          <w:iCs/>
        </w:rPr>
        <w:t>are used in Aim 1a activities (only data aggregated</w:t>
      </w:r>
      <w:r w:rsidR="00142E46">
        <w:rPr>
          <w:rFonts w:ascii="Calibri" w:eastAsia="Calibri" w:hAnsi="Calibri" w:cs="Calibri"/>
          <w:i/>
          <w:iCs/>
        </w:rPr>
        <w:t xml:space="preserve"> to small levels, and not </w:t>
      </w:r>
      <w:r w:rsidR="00AC3C4C">
        <w:rPr>
          <w:rFonts w:ascii="Calibri" w:eastAsia="Calibri" w:hAnsi="Calibri" w:cs="Calibri"/>
          <w:i/>
          <w:iCs/>
        </w:rPr>
        <w:t xml:space="preserve">human data </w:t>
      </w:r>
      <w:r w:rsidR="00142E46">
        <w:rPr>
          <w:rFonts w:ascii="Calibri" w:eastAsia="Calibri" w:hAnsi="Calibri" w:cs="Calibri"/>
          <w:i/>
          <w:iCs/>
        </w:rPr>
        <w:t>at an individual level)</w:t>
      </w:r>
      <w:r w:rsidR="00D92F18">
        <w:rPr>
          <w:rFonts w:ascii="Calibri" w:eastAsia="Calibri" w:hAnsi="Calibri" w:cs="Calibri"/>
          <w:i/>
          <w:iCs/>
        </w:rPr>
        <w:t>.</w:t>
      </w:r>
    </w:p>
    <w:p w14:paraId="6D8FA8E1" w14:textId="18D8FD5B" w:rsidR="00637E5A" w:rsidRPr="007F110B" w:rsidRDefault="009A5EBF" w:rsidP="002814F3">
      <w:pPr>
        <w:pStyle w:val="Heading3"/>
        <w:spacing w:before="120" w:after="120" w:line="276" w:lineRule="auto"/>
        <w:jc w:val="both"/>
        <w:rPr>
          <w:rStyle w:val="normaltextrun"/>
          <w:color w:val="000000" w:themeColor="text1"/>
          <w:sz w:val="22"/>
          <w:szCs w:val="22"/>
        </w:rPr>
      </w:pPr>
      <w:bookmarkStart w:id="71" w:name="_Toc105168524"/>
      <w:r w:rsidRPr="007F110B">
        <w:rPr>
          <w:rStyle w:val="normaltextrun"/>
          <w:color w:val="000000" w:themeColor="text1"/>
          <w:sz w:val="22"/>
          <w:szCs w:val="22"/>
        </w:rPr>
        <w:t xml:space="preserve">4.4.2 </w:t>
      </w:r>
      <w:r w:rsidR="00CD35AE" w:rsidRPr="007F110B">
        <w:rPr>
          <w:rStyle w:val="normaltextrun"/>
          <w:color w:val="000000" w:themeColor="text1"/>
          <w:sz w:val="22"/>
          <w:szCs w:val="22"/>
        </w:rPr>
        <w:t xml:space="preserve">For Aim 1b: </w:t>
      </w:r>
      <w:r w:rsidR="00AB1F66" w:rsidRPr="007F110B">
        <w:rPr>
          <w:rStyle w:val="normaltextrun"/>
          <w:color w:val="000000" w:themeColor="text1"/>
          <w:sz w:val="22"/>
          <w:szCs w:val="22"/>
        </w:rPr>
        <w:t>Develop high resolution urban temperature hazard maps</w:t>
      </w:r>
      <w:bookmarkEnd w:id="70"/>
      <w:bookmarkEnd w:id="71"/>
    </w:p>
    <w:p w14:paraId="64855810" w14:textId="77777777" w:rsidR="00AE6F9D" w:rsidRPr="002814F3" w:rsidRDefault="00CD35AE" w:rsidP="002814F3">
      <w:pPr>
        <w:pStyle w:val="ListParagraph"/>
        <w:numPr>
          <w:ilvl w:val="0"/>
          <w:numId w:val="7"/>
        </w:numPr>
        <w:spacing w:before="120" w:after="120" w:line="276" w:lineRule="auto"/>
        <w:jc w:val="both"/>
        <w:rPr>
          <w:rFonts w:cstheme="minorHAnsi"/>
          <w:color w:val="000000" w:themeColor="text1"/>
        </w:rPr>
      </w:pPr>
      <w:r w:rsidRPr="00795503">
        <w:rPr>
          <w:rStyle w:val="normaltextrun"/>
          <w:color w:val="000000" w:themeColor="text1"/>
        </w:rPr>
        <w:t>Data will be processed to align with the CSAG Data Reference Syntax (DRS) which is based on international DRS such as CORDEX and CMIP.  This provides a uniform structure for directories and filenames.</w:t>
      </w:r>
      <w:r w:rsidRPr="00DC0A78">
        <w:rPr>
          <w:rStyle w:val="eop"/>
          <w:rFonts w:eastAsiaTheme="majorEastAsia"/>
          <w:color w:val="000000" w:themeColor="text1"/>
        </w:rPr>
        <w:t> </w:t>
      </w:r>
    </w:p>
    <w:p w14:paraId="79D434FB" w14:textId="6B270F9A" w:rsidR="002C750F" w:rsidRPr="002814F3" w:rsidRDefault="55FEB3A5" w:rsidP="002814F3">
      <w:pPr>
        <w:pStyle w:val="ListParagraph"/>
        <w:numPr>
          <w:ilvl w:val="0"/>
          <w:numId w:val="7"/>
        </w:numPr>
        <w:spacing w:before="120" w:after="120" w:line="276" w:lineRule="auto"/>
        <w:jc w:val="both"/>
        <w:rPr>
          <w:rStyle w:val="eop"/>
          <w:color w:val="000000" w:themeColor="text1"/>
        </w:rPr>
      </w:pPr>
      <w:r w:rsidRPr="6AB5BE6C">
        <w:rPr>
          <w:rStyle w:val="normaltextrun"/>
          <w:color w:val="000000" w:themeColor="text1"/>
        </w:rPr>
        <w:t xml:space="preserve">Climate and Forecasting (CF) conventions will be applied to ensure file level meta-data conformity.  Data will be stored primarily in </w:t>
      </w:r>
      <w:proofErr w:type="spellStart"/>
      <w:r w:rsidRPr="6AB5BE6C">
        <w:rPr>
          <w:rStyle w:val="normaltextrun"/>
          <w:color w:val="000000" w:themeColor="text1"/>
        </w:rPr>
        <w:t>NetCDF</w:t>
      </w:r>
      <w:proofErr w:type="spellEnd"/>
      <w:r w:rsidRPr="6AB5BE6C">
        <w:rPr>
          <w:rStyle w:val="normaltextrun"/>
          <w:color w:val="000000" w:themeColor="text1"/>
        </w:rPr>
        <w:t xml:space="preserve"> (NetCDF4-HDF5) format through subsets</w:t>
      </w:r>
      <w:r w:rsidRPr="6AB5BE6C">
        <w:rPr>
          <w:rStyle w:val="normaltextrun"/>
          <w:strike/>
          <w:color w:val="000000" w:themeColor="text1"/>
        </w:rPr>
        <w:t xml:space="preserve"> </w:t>
      </w:r>
      <w:r w:rsidRPr="6AB5BE6C">
        <w:rPr>
          <w:rStyle w:val="normaltextrun"/>
          <w:color w:val="000000" w:themeColor="text1"/>
        </w:rPr>
        <w:t>software and will enable access to particular data in other formats (</w:t>
      </w:r>
      <w:r w:rsidR="7734A84C" w:rsidRPr="6AB5BE6C">
        <w:rPr>
          <w:rStyle w:val="normaltextrun"/>
          <w:color w:val="000000" w:themeColor="text1"/>
        </w:rPr>
        <w:t>e.g.,</w:t>
      </w:r>
      <w:r w:rsidRPr="6AB5BE6C">
        <w:rPr>
          <w:rStyle w:val="normaltextrun"/>
          <w:color w:val="000000" w:themeColor="text1"/>
        </w:rPr>
        <w:t xml:space="preserve"> CSV)</w:t>
      </w:r>
      <w:r w:rsidR="34EBAB17" w:rsidRPr="6AB5BE6C">
        <w:rPr>
          <w:rStyle w:val="eop"/>
          <w:rFonts w:eastAsiaTheme="majorEastAsia"/>
          <w:color w:val="000000" w:themeColor="text1"/>
        </w:rPr>
        <w:t>.</w:t>
      </w:r>
    </w:p>
    <w:p w14:paraId="091DEE10" w14:textId="292C52FE" w:rsidR="00366EE6" w:rsidRPr="00E23CBC" w:rsidRDefault="00366EE6" w:rsidP="002814F3">
      <w:pPr>
        <w:spacing w:before="120" w:after="120" w:line="276" w:lineRule="auto"/>
        <w:jc w:val="both"/>
        <w:rPr>
          <w:rStyle w:val="eop"/>
          <w:i/>
          <w:iCs/>
          <w:color w:val="000000" w:themeColor="text1"/>
        </w:rPr>
      </w:pPr>
      <w:bookmarkStart w:id="72" w:name="_Toc102041214"/>
      <w:r w:rsidRPr="00E23CBC">
        <w:rPr>
          <w:rStyle w:val="eop"/>
          <w:i/>
          <w:iCs/>
          <w:color w:val="000000" w:themeColor="text1"/>
        </w:rPr>
        <w:t>There is no human data in</w:t>
      </w:r>
      <w:r w:rsidR="00590EFD" w:rsidRPr="00E23CBC">
        <w:rPr>
          <w:rStyle w:val="eop"/>
          <w:i/>
          <w:iCs/>
          <w:color w:val="000000" w:themeColor="text1"/>
        </w:rPr>
        <w:t xml:space="preserve">volved </w:t>
      </w:r>
      <w:r w:rsidR="00E23CBC">
        <w:rPr>
          <w:rStyle w:val="eop"/>
          <w:i/>
          <w:iCs/>
          <w:color w:val="000000" w:themeColor="text1"/>
        </w:rPr>
        <w:t>in</w:t>
      </w:r>
      <w:r w:rsidR="00590EFD" w:rsidRPr="00E23CBC">
        <w:rPr>
          <w:rStyle w:val="eop"/>
          <w:i/>
          <w:iCs/>
          <w:color w:val="000000" w:themeColor="text1"/>
        </w:rPr>
        <w:t xml:space="preserve"> </w:t>
      </w:r>
      <w:r w:rsidR="00190E32" w:rsidRPr="00E23CBC">
        <w:rPr>
          <w:rStyle w:val="eop"/>
          <w:i/>
          <w:iCs/>
          <w:color w:val="000000" w:themeColor="text1"/>
        </w:rPr>
        <w:t>A</w:t>
      </w:r>
      <w:r w:rsidR="00590EFD" w:rsidRPr="00E23CBC">
        <w:rPr>
          <w:rStyle w:val="eop"/>
          <w:i/>
          <w:iCs/>
          <w:color w:val="000000" w:themeColor="text1"/>
        </w:rPr>
        <w:t>im</w:t>
      </w:r>
      <w:r w:rsidR="00E23CBC" w:rsidRPr="00E23CBC">
        <w:rPr>
          <w:rStyle w:val="eop"/>
          <w:i/>
          <w:iCs/>
          <w:color w:val="000000" w:themeColor="text1"/>
        </w:rPr>
        <w:t xml:space="preserve"> </w:t>
      </w:r>
      <w:r w:rsidR="00590EFD" w:rsidRPr="00E23CBC">
        <w:rPr>
          <w:rStyle w:val="eop"/>
          <w:i/>
          <w:iCs/>
          <w:color w:val="000000" w:themeColor="text1"/>
        </w:rPr>
        <w:t>1</w:t>
      </w:r>
      <w:r w:rsidR="00E23CBC" w:rsidRPr="00E23CBC">
        <w:rPr>
          <w:rStyle w:val="eop"/>
          <w:i/>
          <w:iCs/>
          <w:color w:val="000000" w:themeColor="text1"/>
        </w:rPr>
        <w:t>b</w:t>
      </w:r>
      <w:r w:rsidR="00E23CBC">
        <w:rPr>
          <w:rStyle w:val="eop"/>
          <w:i/>
          <w:iCs/>
          <w:color w:val="000000" w:themeColor="text1"/>
        </w:rPr>
        <w:t xml:space="preserve"> activities</w:t>
      </w:r>
      <w:r w:rsidR="00590EFD" w:rsidRPr="00E23CBC">
        <w:rPr>
          <w:rStyle w:val="eop"/>
          <w:i/>
          <w:iCs/>
          <w:color w:val="000000" w:themeColor="text1"/>
        </w:rPr>
        <w:t>.</w:t>
      </w:r>
    </w:p>
    <w:p w14:paraId="0DFFC2B6" w14:textId="05C0B67E" w:rsidR="00B92BDD" w:rsidRPr="007F110B" w:rsidRDefault="009A5EBF" w:rsidP="002814F3">
      <w:pPr>
        <w:pStyle w:val="Heading3"/>
        <w:spacing w:before="120" w:after="120" w:line="276" w:lineRule="auto"/>
        <w:jc w:val="both"/>
        <w:rPr>
          <w:rStyle w:val="normaltextrun"/>
          <w:color w:val="000000" w:themeColor="text1"/>
          <w:sz w:val="22"/>
          <w:szCs w:val="22"/>
        </w:rPr>
      </w:pPr>
      <w:bookmarkStart w:id="73" w:name="_Toc105168525"/>
      <w:r w:rsidRPr="007F110B">
        <w:rPr>
          <w:rStyle w:val="normaltextrun"/>
          <w:color w:val="000000" w:themeColor="text1"/>
          <w:sz w:val="22"/>
          <w:szCs w:val="22"/>
        </w:rPr>
        <w:t xml:space="preserve">4.4.3 </w:t>
      </w:r>
      <w:r w:rsidR="00CD35AE" w:rsidRPr="007F110B">
        <w:rPr>
          <w:rStyle w:val="normaltextrun"/>
          <w:color w:val="000000" w:themeColor="text1"/>
          <w:sz w:val="22"/>
          <w:szCs w:val="22"/>
        </w:rPr>
        <w:t xml:space="preserve">For Aim 2: </w:t>
      </w:r>
      <w:r w:rsidR="00AB1F66" w:rsidRPr="007F110B">
        <w:rPr>
          <w:rStyle w:val="normaltextrun"/>
          <w:color w:val="000000" w:themeColor="text1"/>
          <w:sz w:val="22"/>
          <w:szCs w:val="22"/>
        </w:rPr>
        <w:t>Develop a spatially and demographically stratified heat-health outcome forecast model</w:t>
      </w:r>
      <w:bookmarkEnd w:id="72"/>
      <w:bookmarkEnd w:id="73"/>
      <w:r w:rsidR="00AB1F66" w:rsidRPr="007F110B">
        <w:rPr>
          <w:rStyle w:val="normaltextrun"/>
          <w:color w:val="000000" w:themeColor="text1"/>
          <w:sz w:val="22"/>
          <w:szCs w:val="22"/>
        </w:rPr>
        <w:t xml:space="preserve"> </w:t>
      </w:r>
    </w:p>
    <w:p w14:paraId="4CB1618F" w14:textId="6854A744" w:rsidR="00B070C5" w:rsidRPr="00DC0A78" w:rsidRDefault="00FF793D" w:rsidP="002814F3">
      <w:pPr>
        <w:pStyle w:val="ListParagraph"/>
        <w:numPr>
          <w:ilvl w:val="0"/>
          <w:numId w:val="8"/>
        </w:numPr>
        <w:spacing w:before="120" w:after="120" w:line="276" w:lineRule="auto"/>
        <w:jc w:val="both"/>
        <w:rPr>
          <w:rStyle w:val="normaltextrun"/>
          <w:color w:val="000000" w:themeColor="text1"/>
        </w:rPr>
      </w:pPr>
      <w:r w:rsidRPr="00795503">
        <w:rPr>
          <w:rStyle w:val="normaltextrun"/>
          <w:color w:val="000000" w:themeColor="text1"/>
        </w:rPr>
        <w:t>The</w:t>
      </w:r>
      <w:r w:rsidR="00CD35AE" w:rsidRPr="00DC0A78">
        <w:rPr>
          <w:rStyle w:val="normaltextrun"/>
          <w:color w:val="000000" w:themeColor="text1"/>
        </w:rPr>
        <w:t xml:space="preserve"> </w:t>
      </w:r>
      <w:r w:rsidR="00276167">
        <w:rPr>
          <w:rStyle w:val="normaltextrun"/>
          <w:color w:val="000000" w:themeColor="text1"/>
        </w:rPr>
        <w:t xml:space="preserve">health </w:t>
      </w:r>
      <w:r w:rsidR="00CD35AE" w:rsidRPr="00DC0A78">
        <w:rPr>
          <w:rStyle w:val="normaltextrun"/>
          <w:color w:val="000000" w:themeColor="text1"/>
        </w:rPr>
        <w:t>datasets will be harmonised into a single coherent dataset through codebook remapping</w:t>
      </w:r>
      <w:r w:rsidR="00CD35AE" w:rsidRPr="00795503">
        <w:rPr>
          <w:rStyle w:val="normaltextrun"/>
          <w:color w:val="000000" w:themeColor="text1"/>
        </w:rPr>
        <w:t xml:space="preserve"> </w:t>
      </w:r>
      <w:r w:rsidR="00594109">
        <w:rPr>
          <w:rStyle w:val="normaltextrun"/>
          <w:color w:val="000000" w:themeColor="text1"/>
        </w:rPr>
        <w:t>on the</w:t>
      </w:r>
      <w:r w:rsidR="00972F98">
        <w:rPr>
          <w:rStyle w:val="normaltextrun"/>
          <w:color w:val="000000" w:themeColor="text1"/>
        </w:rPr>
        <w:t xml:space="preserve"> </w:t>
      </w:r>
      <w:r w:rsidR="00594109">
        <w:rPr>
          <w:rStyle w:val="normaltextrun"/>
          <w:color w:val="000000" w:themeColor="text1"/>
        </w:rPr>
        <w:t xml:space="preserve">variables </w:t>
      </w:r>
      <w:r w:rsidR="001A401E">
        <w:rPr>
          <w:rStyle w:val="normaltextrun"/>
          <w:color w:val="000000" w:themeColor="text1"/>
        </w:rPr>
        <w:t xml:space="preserve">listed in </w:t>
      </w:r>
      <w:r w:rsidR="00972F98">
        <w:rPr>
          <w:rStyle w:val="normaltextrun"/>
          <w:color w:val="000000" w:themeColor="text1"/>
        </w:rPr>
        <w:t xml:space="preserve">Annex </w:t>
      </w:r>
      <w:r w:rsidR="00345AB8">
        <w:rPr>
          <w:rStyle w:val="normaltextrun"/>
          <w:color w:val="000000" w:themeColor="text1"/>
        </w:rPr>
        <w:t>3</w:t>
      </w:r>
      <w:r w:rsidR="00972F98">
        <w:rPr>
          <w:rStyle w:val="normaltextrun"/>
          <w:color w:val="000000" w:themeColor="text1"/>
        </w:rPr>
        <w:t xml:space="preserve">. </w:t>
      </w:r>
    </w:p>
    <w:p w14:paraId="0569361E" w14:textId="77777777" w:rsidR="00941DD0" w:rsidRPr="00941DD0" w:rsidRDefault="00D6002A" w:rsidP="002814F3">
      <w:pPr>
        <w:pStyle w:val="ListParagraph"/>
        <w:numPr>
          <w:ilvl w:val="0"/>
          <w:numId w:val="8"/>
        </w:numPr>
        <w:spacing w:before="120" w:after="120" w:line="276" w:lineRule="auto"/>
        <w:jc w:val="both"/>
        <w:rPr>
          <w:rStyle w:val="eop"/>
          <w:color w:val="000000" w:themeColor="text1"/>
        </w:rPr>
      </w:pPr>
      <w:r w:rsidRPr="002814F3">
        <w:rPr>
          <w:rStyle w:val="eop"/>
          <w:rFonts w:eastAsiaTheme="majorEastAsia"/>
          <w:color w:val="000000" w:themeColor="text1"/>
        </w:rPr>
        <w:t>Codebook remapping entails</w:t>
      </w:r>
      <w:r w:rsidR="00941DD0">
        <w:rPr>
          <w:rStyle w:val="eop"/>
          <w:rFonts w:eastAsiaTheme="majorEastAsia"/>
          <w:color w:val="000000" w:themeColor="text1"/>
        </w:rPr>
        <w:t>:</w:t>
      </w:r>
    </w:p>
    <w:p w14:paraId="3ED3AAB1" w14:textId="77777777" w:rsidR="0032132D" w:rsidRPr="0032132D" w:rsidRDefault="0032132D" w:rsidP="0032132D">
      <w:pPr>
        <w:pStyle w:val="ListParagraph"/>
        <w:numPr>
          <w:ilvl w:val="1"/>
          <w:numId w:val="8"/>
        </w:numPr>
        <w:spacing w:before="120" w:after="120" w:line="276" w:lineRule="auto"/>
        <w:jc w:val="both"/>
        <w:rPr>
          <w:rStyle w:val="eop"/>
          <w:color w:val="000000" w:themeColor="text1"/>
        </w:rPr>
      </w:pPr>
      <w:r>
        <w:rPr>
          <w:rStyle w:val="eop"/>
          <w:rFonts w:eastAsiaTheme="majorEastAsia"/>
          <w:color w:val="000000" w:themeColor="text1"/>
        </w:rPr>
        <w:t>Step 1</w:t>
      </w:r>
      <w:r w:rsidR="00D6002A" w:rsidRPr="002814F3">
        <w:rPr>
          <w:rStyle w:val="eop"/>
          <w:rFonts w:eastAsiaTheme="majorEastAsia"/>
          <w:color w:val="000000" w:themeColor="text1"/>
        </w:rPr>
        <w:t xml:space="preserve"> taking </w:t>
      </w:r>
      <w:r w:rsidR="005366B6">
        <w:rPr>
          <w:rStyle w:val="eop"/>
          <w:rFonts w:eastAsiaTheme="majorEastAsia"/>
          <w:color w:val="000000" w:themeColor="text1"/>
        </w:rPr>
        <w:t xml:space="preserve">the </w:t>
      </w:r>
      <w:r w:rsidR="00306758" w:rsidRPr="002814F3">
        <w:rPr>
          <w:rStyle w:val="eop"/>
          <w:rFonts w:eastAsiaTheme="majorEastAsia"/>
          <w:color w:val="000000" w:themeColor="text1"/>
        </w:rPr>
        <w:t xml:space="preserve">variables </w:t>
      </w:r>
      <w:r w:rsidR="005F121E" w:rsidRPr="002814F3">
        <w:rPr>
          <w:rStyle w:val="eop"/>
          <w:rFonts w:eastAsiaTheme="majorEastAsia"/>
          <w:color w:val="000000" w:themeColor="text1"/>
        </w:rPr>
        <w:t>across</w:t>
      </w:r>
      <w:r w:rsidR="00A9445C" w:rsidRPr="002814F3">
        <w:rPr>
          <w:rStyle w:val="eop"/>
          <w:rFonts w:eastAsiaTheme="majorEastAsia"/>
          <w:color w:val="000000" w:themeColor="text1"/>
        </w:rPr>
        <w:t xml:space="preserve"> </w:t>
      </w:r>
      <w:r w:rsidR="00933354">
        <w:rPr>
          <w:rStyle w:val="eop"/>
          <w:rFonts w:eastAsiaTheme="majorEastAsia"/>
          <w:color w:val="000000" w:themeColor="text1"/>
        </w:rPr>
        <w:t xml:space="preserve">the </w:t>
      </w:r>
      <w:r w:rsidR="00143341">
        <w:rPr>
          <w:rStyle w:val="eop"/>
          <w:rFonts w:eastAsiaTheme="majorEastAsia"/>
          <w:color w:val="000000" w:themeColor="text1"/>
        </w:rPr>
        <w:t>different datasets</w:t>
      </w:r>
    </w:p>
    <w:p w14:paraId="1A9E2A50" w14:textId="77777777" w:rsidR="00B46186" w:rsidRPr="00B46186" w:rsidRDefault="0032132D" w:rsidP="0032132D">
      <w:pPr>
        <w:pStyle w:val="ListParagraph"/>
        <w:numPr>
          <w:ilvl w:val="1"/>
          <w:numId w:val="8"/>
        </w:numPr>
        <w:spacing w:before="120" w:after="120" w:line="276" w:lineRule="auto"/>
        <w:jc w:val="both"/>
        <w:rPr>
          <w:rStyle w:val="eop"/>
          <w:color w:val="000000" w:themeColor="text1"/>
        </w:rPr>
      </w:pPr>
      <w:r>
        <w:rPr>
          <w:rStyle w:val="eop"/>
          <w:rFonts w:eastAsiaTheme="majorEastAsia"/>
          <w:color w:val="000000" w:themeColor="text1"/>
        </w:rPr>
        <w:t>Step 2</w:t>
      </w:r>
      <w:r w:rsidR="00AF12AD" w:rsidRPr="002814F3">
        <w:rPr>
          <w:rStyle w:val="eop"/>
          <w:rFonts w:eastAsiaTheme="majorEastAsia"/>
          <w:color w:val="000000" w:themeColor="text1"/>
        </w:rPr>
        <w:t xml:space="preserve"> </w:t>
      </w:r>
      <w:r w:rsidR="008D4C2A" w:rsidRPr="002814F3">
        <w:rPr>
          <w:rStyle w:val="eop"/>
          <w:rFonts w:eastAsiaTheme="majorEastAsia"/>
          <w:color w:val="000000" w:themeColor="text1"/>
        </w:rPr>
        <w:t xml:space="preserve">feeding </w:t>
      </w:r>
      <w:r w:rsidR="00143341">
        <w:rPr>
          <w:rStyle w:val="eop"/>
          <w:rFonts w:eastAsiaTheme="majorEastAsia"/>
          <w:color w:val="000000" w:themeColor="text1"/>
        </w:rPr>
        <w:t xml:space="preserve">the </w:t>
      </w:r>
      <w:r w:rsidR="000B3D76">
        <w:rPr>
          <w:rStyle w:val="eop"/>
          <w:rFonts w:eastAsiaTheme="majorEastAsia"/>
          <w:color w:val="000000" w:themeColor="text1"/>
        </w:rPr>
        <w:t xml:space="preserve">data </w:t>
      </w:r>
      <w:r w:rsidR="008D4C2A" w:rsidRPr="002814F3">
        <w:rPr>
          <w:rStyle w:val="eop"/>
          <w:rFonts w:eastAsiaTheme="majorEastAsia"/>
          <w:color w:val="000000" w:themeColor="text1"/>
        </w:rPr>
        <w:t xml:space="preserve">into </w:t>
      </w:r>
      <w:r w:rsidR="00143341">
        <w:rPr>
          <w:rStyle w:val="eop"/>
          <w:rFonts w:eastAsiaTheme="majorEastAsia"/>
          <w:color w:val="000000" w:themeColor="text1"/>
        </w:rPr>
        <w:t xml:space="preserve">the </w:t>
      </w:r>
      <w:r w:rsidR="00A9698A" w:rsidRPr="002814F3">
        <w:rPr>
          <w:rStyle w:val="eop"/>
          <w:rFonts w:eastAsiaTheme="majorEastAsia"/>
          <w:color w:val="000000" w:themeColor="text1"/>
        </w:rPr>
        <w:t>study</w:t>
      </w:r>
      <w:r w:rsidR="008D4C2A" w:rsidRPr="002814F3">
        <w:rPr>
          <w:rStyle w:val="eop"/>
          <w:rFonts w:eastAsiaTheme="majorEastAsia"/>
          <w:color w:val="000000" w:themeColor="text1"/>
        </w:rPr>
        <w:t xml:space="preserve"> </w:t>
      </w:r>
      <w:r w:rsidR="00143341">
        <w:rPr>
          <w:rStyle w:val="eop"/>
          <w:rFonts w:eastAsiaTheme="majorEastAsia"/>
          <w:color w:val="000000" w:themeColor="text1"/>
        </w:rPr>
        <w:t>database</w:t>
      </w:r>
    </w:p>
    <w:p w14:paraId="3EA9E974" w14:textId="4A49C7E0" w:rsidR="003B3FFE" w:rsidRPr="003B3FFE" w:rsidRDefault="00B46186" w:rsidP="008A2E57">
      <w:pPr>
        <w:pStyle w:val="ListParagraph"/>
        <w:numPr>
          <w:ilvl w:val="1"/>
          <w:numId w:val="8"/>
        </w:numPr>
        <w:spacing w:before="120" w:after="120" w:line="276" w:lineRule="auto"/>
        <w:jc w:val="both"/>
        <w:rPr>
          <w:rStyle w:val="eop"/>
          <w:color w:val="000000" w:themeColor="text1"/>
        </w:rPr>
      </w:pPr>
      <w:r>
        <w:rPr>
          <w:rStyle w:val="eop"/>
          <w:rFonts w:eastAsiaTheme="majorEastAsia"/>
          <w:color w:val="000000" w:themeColor="text1"/>
        </w:rPr>
        <w:t>Step 3</w:t>
      </w:r>
      <w:r w:rsidR="008D4C2A" w:rsidRPr="002814F3">
        <w:rPr>
          <w:rStyle w:val="eop"/>
          <w:rFonts w:eastAsiaTheme="majorEastAsia"/>
          <w:color w:val="000000" w:themeColor="text1"/>
        </w:rPr>
        <w:t xml:space="preserve"> defining the </w:t>
      </w:r>
      <w:r w:rsidR="00143341">
        <w:rPr>
          <w:rStyle w:val="eop"/>
          <w:rFonts w:eastAsiaTheme="majorEastAsia"/>
          <w:color w:val="000000" w:themeColor="text1"/>
        </w:rPr>
        <w:t xml:space="preserve">variables </w:t>
      </w:r>
      <w:r w:rsidR="008D4C2A" w:rsidRPr="002814F3">
        <w:rPr>
          <w:rStyle w:val="eop"/>
          <w:rFonts w:eastAsiaTheme="majorEastAsia"/>
          <w:color w:val="000000" w:themeColor="text1"/>
        </w:rPr>
        <w:t xml:space="preserve">on a continuum </w:t>
      </w:r>
      <w:r w:rsidR="004E20D3" w:rsidRPr="002814F3">
        <w:rPr>
          <w:rStyle w:val="eop"/>
          <w:rFonts w:eastAsiaTheme="majorEastAsia"/>
          <w:color w:val="000000" w:themeColor="text1"/>
        </w:rPr>
        <w:t>which allows for all data to be</w:t>
      </w:r>
      <w:r w:rsidR="0021723C">
        <w:rPr>
          <w:rStyle w:val="eop"/>
          <w:rFonts w:eastAsiaTheme="majorEastAsia"/>
          <w:color w:val="000000" w:themeColor="text1"/>
        </w:rPr>
        <w:t xml:space="preserve"> </w:t>
      </w:r>
      <w:r w:rsidR="004E20D3" w:rsidRPr="002814F3">
        <w:rPr>
          <w:rStyle w:val="eop"/>
          <w:rFonts w:eastAsiaTheme="majorEastAsia"/>
          <w:color w:val="000000" w:themeColor="text1"/>
        </w:rPr>
        <w:t xml:space="preserve"> </w:t>
      </w:r>
    </w:p>
    <w:p w14:paraId="243BA7E3" w14:textId="474BF955" w:rsidR="00B67970" w:rsidRPr="00B46186" w:rsidRDefault="00895BAC" w:rsidP="553B3E3F">
      <w:pPr>
        <w:spacing w:before="120" w:after="120" w:line="276" w:lineRule="auto"/>
        <w:ind w:left="1080"/>
        <w:jc w:val="both"/>
        <w:rPr>
          <w:color w:val="000000" w:themeColor="text1"/>
        </w:rPr>
      </w:pPr>
      <w:r w:rsidRPr="003B3FFE">
        <w:rPr>
          <w:color w:val="000000" w:themeColor="text1"/>
        </w:rPr>
        <w:t xml:space="preserve">For example, pre-term delivery might be translated </w:t>
      </w:r>
      <w:r w:rsidR="002F3482" w:rsidRPr="003B3FFE">
        <w:rPr>
          <w:color w:val="000000" w:themeColor="text1"/>
        </w:rPr>
        <w:t xml:space="preserve">from </w:t>
      </w:r>
      <w:r w:rsidR="001D4406">
        <w:rPr>
          <w:color w:val="000000" w:themeColor="text1"/>
        </w:rPr>
        <w:t>“</w:t>
      </w:r>
      <w:r w:rsidR="002F3482" w:rsidRPr="003B3FFE">
        <w:rPr>
          <w:color w:val="000000" w:themeColor="text1"/>
        </w:rPr>
        <w:t>number of days</w:t>
      </w:r>
      <w:r w:rsidR="001D4406">
        <w:rPr>
          <w:color w:val="000000" w:themeColor="text1"/>
        </w:rPr>
        <w:t>”</w:t>
      </w:r>
      <w:r w:rsidRPr="003B3FFE">
        <w:rPr>
          <w:color w:val="000000" w:themeColor="text1"/>
        </w:rPr>
        <w:t xml:space="preserve"> to a</w:t>
      </w:r>
      <w:r w:rsidR="005E0BCB" w:rsidRPr="003B3FFE">
        <w:rPr>
          <w:color w:val="000000" w:themeColor="text1"/>
        </w:rPr>
        <w:t xml:space="preserve">n </w:t>
      </w:r>
      <w:r w:rsidR="008F353A" w:rsidRPr="003B3FFE">
        <w:rPr>
          <w:color w:val="000000" w:themeColor="text1"/>
        </w:rPr>
        <w:t>ordinal categorical</w:t>
      </w:r>
      <w:r w:rsidRPr="003B3FFE">
        <w:rPr>
          <w:color w:val="000000" w:themeColor="text1"/>
        </w:rPr>
        <w:t xml:space="preserve"> variable</w:t>
      </w:r>
      <w:r w:rsidR="005F0E05" w:rsidRPr="003B3FFE">
        <w:rPr>
          <w:color w:val="000000" w:themeColor="text1"/>
        </w:rPr>
        <w:t xml:space="preserve"> such as</w:t>
      </w:r>
      <w:r w:rsidR="000308DD">
        <w:rPr>
          <w:color w:val="000000" w:themeColor="text1"/>
        </w:rPr>
        <w:t xml:space="preserve"> the</w:t>
      </w:r>
      <w:r w:rsidR="00A84718">
        <w:rPr>
          <w:color w:val="000000" w:themeColor="text1"/>
        </w:rPr>
        <w:t xml:space="preserve"> trimester</w:t>
      </w:r>
      <w:r w:rsidR="00432FF6">
        <w:rPr>
          <w:color w:val="000000" w:themeColor="text1"/>
        </w:rPr>
        <w:t xml:space="preserve"> of</w:t>
      </w:r>
      <w:r w:rsidR="00A73E31" w:rsidRPr="003B3FFE">
        <w:rPr>
          <w:color w:val="000000" w:themeColor="text1"/>
        </w:rPr>
        <w:t xml:space="preserve"> preterm birth</w:t>
      </w:r>
      <w:r w:rsidRPr="003B3FFE">
        <w:rPr>
          <w:color w:val="000000" w:themeColor="text1"/>
        </w:rPr>
        <w:t xml:space="preserve">.  </w:t>
      </w:r>
      <w:r w:rsidR="00A070B5">
        <w:rPr>
          <w:color w:val="000000" w:themeColor="text1"/>
        </w:rPr>
        <w:t>Another example occurs when measuring levels of education</w:t>
      </w:r>
      <w:r w:rsidR="00070085">
        <w:rPr>
          <w:color w:val="000000" w:themeColor="text1"/>
        </w:rPr>
        <w:t xml:space="preserve">. In some </w:t>
      </w:r>
      <w:r w:rsidR="001D4406">
        <w:rPr>
          <w:color w:val="000000" w:themeColor="text1"/>
        </w:rPr>
        <w:t>cases,</w:t>
      </w:r>
      <w:r w:rsidR="00070085">
        <w:rPr>
          <w:color w:val="000000" w:themeColor="text1"/>
        </w:rPr>
        <w:t xml:space="preserve"> the number of years </w:t>
      </w:r>
      <w:r w:rsidR="000B5A2A">
        <w:rPr>
          <w:color w:val="000000" w:themeColor="text1"/>
        </w:rPr>
        <w:t>attended</w:t>
      </w:r>
      <w:r w:rsidR="00A070B5">
        <w:rPr>
          <w:color w:val="000000" w:themeColor="text1"/>
        </w:rPr>
        <w:t xml:space="preserve"> may be the measure</w:t>
      </w:r>
      <w:r w:rsidR="000B5A2A">
        <w:rPr>
          <w:color w:val="000000" w:themeColor="text1"/>
        </w:rPr>
        <w:t xml:space="preserve"> </w:t>
      </w:r>
      <w:r w:rsidR="00284FDF">
        <w:rPr>
          <w:color w:val="000000" w:themeColor="text1"/>
        </w:rPr>
        <w:t>as opposed to situations where</w:t>
      </w:r>
      <w:r w:rsidR="000B5A2A">
        <w:rPr>
          <w:color w:val="000000" w:themeColor="text1"/>
        </w:rPr>
        <w:t xml:space="preserve"> total subjects passed would</w:t>
      </w:r>
      <w:r w:rsidR="00284FDF">
        <w:rPr>
          <w:color w:val="000000" w:themeColor="text1"/>
        </w:rPr>
        <w:t xml:space="preserve"> need </w:t>
      </w:r>
      <w:r w:rsidR="001D4406">
        <w:rPr>
          <w:color w:val="000000" w:themeColor="text1"/>
        </w:rPr>
        <w:t xml:space="preserve">to </w:t>
      </w:r>
      <w:r w:rsidR="002F3482">
        <w:rPr>
          <w:color w:val="000000" w:themeColor="text1"/>
        </w:rPr>
        <w:t>be put on the same continuum to be useful for analysis.</w:t>
      </w:r>
    </w:p>
    <w:p w14:paraId="21429DCD" w14:textId="77B91FC4" w:rsidR="00B44D16" w:rsidRPr="002814F3" w:rsidRDefault="00301207" w:rsidP="002814F3">
      <w:pPr>
        <w:pStyle w:val="ListParagraph"/>
        <w:numPr>
          <w:ilvl w:val="0"/>
          <w:numId w:val="8"/>
        </w:numPr>
        <w:spacing w:before="120" w:after="120" w:line="276" w:lineRule="auto"/>
        <w:jc w:val="both"/>
        <w:rPr>
          <w:rStyle w:val="normaltextrun"/>
          <w:color w:val="000000" w:themeColor="text1"/>
        </w:rPr>
      </w:pPr>
      <w:r>
        <w:rPr>
          <w:rStyle w:val="normaltextrun"/>
          <w:color w:val="000000" w:themeColor="text1"/>
        </w:rPr>
        <w:t>T</w:t>
      </w:r>
      <w:r w:rsidRPr="002814F3">
        <w:rPr>
          <w:rStyle w:val="normaltextrun"/>
          <w:color w:val="000000" w:themeColor="text1"/>
        </w:rPr>
        <w:t>hroughout the pre-processing process</w:t>
      </w:r>
      <w:r w:rsidR="00AE5093">
        <w:rPr>
          <w:rStyle w:val="normaltextrun"/>
          <w:color w:val="000000" w:themeColor="text1"/>
        </w:rPr>
        <w:t>, s</w:t>
      </w:r>
      <w:r w:rsidR="00510C81">
        <w:rPr>
          <w:rStyle w:val="normaltextrun"/>
          <w:color w:val="000000" w:themeColor="text1"/>
        </w:rPr>
        <w:t xml:space="preserve">teps </w:t>
      </w:r>
      <w:r w:rsidR="00CD35AE" w:rsidRPr="002814F3">
        <w:rPr>
          <w:rStyle w:val="normaltextrun"/>
          <w:color w:val="000000" w:themeColor="text1"/>
        </w:rPr>
        <w:t xml:space="preserve">will </w:t>
      </w:r>
      <w:r w:rsidR="00510C81">
        <w:rPr>
          <w:rStyle w:val="normaltextrun"/>
          <w:color w:val="000000" w:themeColor="text1"/>
        </w:rPr>
        <w:t xml:space="preserve">be taken </w:t>
      </w:r>
      <w:r w:rsidR="00CD35AE" w:rsidRPr="002814F3">
        <w:rPr>
          <w:rStyle w:val="normaltextrun"/>
          <w:color w:val="000000" w:themeColor="text1"/>
        </w:rPr>
        <w:t>to deidentif</w:t>
      </w:r>
      <w:r w:rsidR="00EC4E25">
        <w:rPr>
          <w:rStyle w:val="normaltextrun"/>
          <w:color w:val="000000" w:themeColor="text1"/>
        </w:rPr>
        <w:t>y</w:t>
      </w:r>
      <w:r w:rsidR="00CD35AE" w:rsidRPr="002814F3">
        <w:rPr>
          <w:rStyle w:val="normaltextrun"/>
          <w:color w:val="000000" w:themeColor="text1"/>
        </w:rPr>
        <w:t xml:space="preserve"> data</w:t>
      </w:r>
      <w:r w:rsidR="00FF793D" w:rsidRPr="002814F3">
        <w:rPr>
          <w:rStyle w:val="normaltextrun"/>
          <w:color w:val="000000" w:themeColor="text1"/>
        </w:rPr>
        <w:t xml:space="preserve"> </w:t>
      </w:r>
      <w:r w:rsidR="00CD35AE" w:rsidRPr="002814F3">
        <w:rPr>
          <w:rStyle w:val="normaltextrun"/>
          <w:color w:val="000000" w:themeColor="text1"/>
        </w:rPr>
        <w:t>to ensure patient privacy is adhered t</w:t>
      </w:r>
      <w:r w:rsidR="00AE5093">
        <w:rPr>
          <w:rStyle w:val="normaltextrun"/>
          <w:color w:val="000000" w:themeColor="text1"/>
        </w:rPr>
        <w:t xml:space="preserve">o. These steps are described in full in section </w:t>
      </w:r>
      <w:r w:rsidR="00D647B4" w:rsidRPr="00A62FFC">
        <w:rPr>
          <w:rStyle w:val="normaltextrun"/>
          <w:color w:val="000000" w:themeColor="text1"/>
        </w:rPr>
        <w:t>and the assoc</w:t>
      </w:r>
      <w:r w:rsidR="00A62FFC" w:rsidRPr="00A62FFC">
        <w:rPr>
          <w:rStyle w:val="normaltextrun"/>
          <w:color w:val="000000" w:themeColor="text1"/>
        </w:rPr>
        <w:t>iated DMP</w:t>
      </w:r>
      <w:r w:rsidR="003B3FFE" w:rsidRPr="00A62FFC">
        <w:rPr>
          <w:rStyle w:val="normaltextrun"/>
          <w:color w:val="000000" w:themeColor="text1"/>
        </w:rPr>
        <w:t xml:space="preserve"> </w:t>
      </w:r>
      <w:r w:rsidR="00AE5093" w:rsidRPr="00A62FFC">
        <w:rPr>
          <w:rStyle w:val="normaltextrun"/>
          <w:color w:val="000000" w:themeColor="text1"/>
        </w:rPr>
        <w:t>.</w:t>
      </w:r>
    </w:p>
    <w:p w14:paraId="17850FC0" w14:textId="197646A2" w:rsidR="004D1A00" w:rsidRPr="00FC7013" w:rsidRDefault="00504206" w:rsidP="002814F3">
      <w:pPr>
        <w:pStyle w:val="ListParagraph"/>
        <w:numPr>
          <w:ilvl w:val="0"/>
          <w:numId w:val="8"/>
        </w:numPr>
        <w:spacing w:before="120" w:after="120" w:line="276" w:lineRule="auto"/>
        <w:jc w:val="both"/>
        <w:rPr>
          <w:rStyle w:val="eop"/>
          <w:color w:val="000000" w:themeColor="text1"/>
        </w:rPr>
      </w:pPr>
      <w:r>
        <w:rPr>
          <w:rStyle w:val="eop"/>
          <w:rFonts w:eastAsiaTheme="majorEastAsia"/>
          <w:color w:val="000000" w:themeColor="text1"/>
        </w:rPr>
        <w:t>W</w:t>
      </w:r>
      <w:r w:rsidR="00FF793D" w:rsidRPr="00795503">
        <w:rPr>
          <w:rStyle w:val="eop"/>
          <w:rFonts w:eastAsiaTheme="majorEastAsia"/>
          <w:color w:val="000000" w:themeColor="text1"/>
        </w:rPr>
        <w:t>e will undertake post</w:t>
      </w:r>
      <w:r w:rsidR="000D4303" w:rsidRPr="00DC0A78">
        <w:rPr>
          <w:rStyle w:val="eop"/>
          <w:rFonts w:eastAsiaTheme="majorEastAsia"/>
          <w:color w:val="000000" w:themeColor="text1"/>
        </w:rPr>
        <w:t>-</w:t>
      </w:r>
      <w:r w:rsidR="00FF793D" w:rsidRPr="002814F3">
        <w:rPr>
          <w:rStyle w:val="eop"/>
          <w:rFonts w:eastAsiaTheme="majorEastAsia"/>
          <w:color w:val="000000" w:themeColor="text1"/>
        </w:rPr>
        <w:t>processing based on machine-learning and a forecast skill evaluation</w:t>
      </w:r>
      <w:r>
        <w:rPr>
          <w:rStyle w:val="eop"/>
          <w:rFonts w:eastAsiaTheme="majorEastAsia"/>
          <w:color w:val="000000" w:themeColor="text1"/>
        </w:rPr>
        <w:t xml:space="preserve"> </w:t>
      </w:r>
      <w:r w:rsidR="0048358F">
        <w:rPr>
          <w:rStyle w:val="eop"/>
          <w:rFonts w:eastAsiaTheme="majorEastAsia"/>
          <w:color w:val="000000" w:themeColor="text1"/>
        </w:rPr>
        <w:t xml:space="preserve">as </w:t>
      </w:r>
      <w:r w:rsidR="004632A3">
        <w:rPr>
          <w:rStyle w:val="eop"/>
          <w:rFonts w:eastAsiaTheme="majorEastAsia"/>
          <w:color w:val="000000" w:themeColor="text1"/>
        </w:rPr>
        <w:t>described in the next sub-sections</w:t>
      </w:r>
      <w:r w:rsidR="00FF793D" w:rsidRPr="002814F3">
        <w:rPr>
          <w:rStyle w:val="eop"/>
          <w:rFonts w:eastAsiaTheme="majorEastAsia"/>
          <w:color w:val="000000" w:themeColor="text1"/>
        </w:rPr>
        <w:t>.</w:t>
      </w:r>
    </w:p>
    <w:p w14:paraId="2806D876" w14:textId="669AFAA9" w:rsidR="009D27E9" w:rsidRPr="002814F3" w:rsidRDefault="00FF793D" w:rsidP="002814F3">
      <w:pPr>
        <w:pStyle w:val="Heading4"/>
        <w:spacing w:before="120" w:after="120" w:line="276" w:lineRule="auto"/>
        <w:jc w:val="both"/>
        <w:rPr>
          <w:rStyle w:val="eop"/>
          <w:color w:val="000000" w:themeColor="text1"/>
        </w:rPr>
      </w:pPr>
      <w:r w:rsidRPr="4A1CD785">
        <w:rPr>
          <w:rStyle w:val="normaltextrun"/>
          <w:color w:val="000000" w:themeColor="text1"/>
        </w:rPr>
        <w:t>4.4.3.</w:t>
      </w:r>
      <w:r w:rsidR="003C5CA9">
        <w:rPr>
          <w:rStyle w:val="normaltextrun"/>
          <w:color w:val="000000" w:themeColor="text1"/>
        </w:rPr>
        <w:t>2</w:t>
      </w:r>
      <w:r w:rsidRPr="4A1CD785">
        <w:rPr>
          <w:rStyle w:val="normaltextrun"/>
          <w:color w:val="000000" w:themeColor="text1"/>
        </w:rPr>
        <w:t xml:space="preserve"> Machine-Learning Based Post</w:t>
      </w:r>
      <w:r w:rsidR="000D4303" w:rsidRPr="4A1CD785">
        <w:rPr>
          <w:rStyle w:val="normaltextrun"/>
          <w:color w:val="000000" w:themeColor="text1"/>
        </w:rPr>
        <w:t>-</w:t>
      </w:r>
      <w:r w:rsidRPr="4A1CD785">
        <w:rPr>
          <w:rStyle w:val="normaltextrun"/>
          <w:color w:val="000000" w:themeColor="text1"/>
        </w:rPr>
        <w:t>Processing</w:t>
      </w:r>
      <w:r w:rsidRPr="4A1CD785">
        <w:rPr>
          <w:rStyle w:val="eop"/>
          <w:color w:val="000000" w:themeColor="text1"/>
        </w:rPr>
        <w:t> </w:t>
      </w:r>
    </w:p>
    <w:p w14:paraId="232D24E9" w14:textId="561B8EDF" w:rsidR="00BC741D" w:rsidRPr="002814F3" w:rsidRDefault="15842F1B" w:rsidP="002814F3">
      <w:pPr>
        <w:pStyle w:val="ListParagraph"/>
        <w:numPr>
          <w:ilvl w:val="0"/>
          <w:numId w:val="9"/>
        </w:numPr>
        <w:spacing w:before="120" w:after="120" w:line="276" w:lineRule="auto"/>
        <w:jc w:val="both"/>
        <w:rPr>
          <w:rStyle w:val="eop"/>
          <w:color w:val="000000" w:themeColor="text1"/>
        </w:rPr>
      </w:pPr>
      <w:r w:rsidRPr="6AB5BE6C">
        <w:rPr>
          <w:rStyle w:val="normaltextrun"/>
          <w:color w:val="000000" w:themeColor="text1"/>
        </w:rPr>
        <w:t xml:space="preserve">It has been shown by various studies that machine learning has the ability to improve </w:t>
      </w:r>
      <w:r w:rsidR="00DD51E3">
        <w:rPr>
          <w:rStyle w:val="normaltextrun"/>
          <w:color w:val="000000" w:themeColor="text1"/>
        </w:rPr>
        <w:t xml:space="preserve">the </w:t>
      </w:r>
      <w:r w:rsidRPr="6AB5BE6C">
        <w:rPr>
          <w:rStyle w:val="normaltextrun"/>
          <w:color w:val="000000" w:themeColor="text1"/>
        </w:rPr>
        <w:t>forecast skill of dynamical models at a global and regional scale</w:t>
      </w:r>
      <w:r w:rsidR="00A3661F">
        <w:rPr>
          <w:rStyle w:val="normaltextrun"/>
          <w:color w:val="000000" w:themeColor="text1"/>
        </w:rPr>
        <w:fldChar w:fldCharType="begin">
          <w:fldData xml:space="preserve">PEVuZE5vdGU+PENpdGU+PEF1dGhvcj5EdWViZW48L0F1dGhvcj48WWVhcj4yMDE4PC9ZZWFyPjxS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</w:fldData>
        </w:fldChar>
      </w:r>
      <w:r w:rsidR="001C5799">
        <w:rPr>
          <w:rStyle w:val="normaltextrun"/>
          <w:color w:val="000000" w:themeColor="text1"/>
        </w:rPr>
        <w:instrText xml:space="preserve"> ADDIN EN.CITE </w:instrText>
      </w:r>
      <w:r w:rsidR="001C5799">
        <w:rPr>
          <w:rStyle w:val="normaltextrun"/>
          <w:color w:val="000000" w:themeColor="text1"/>
        </w:rPr>
        <w:fldChar w:fldCharType="begin">
          <w:fldData xml:space="preserve">PEVuZE5vdGU+PENpdGU+PEF1dGhvcj5EdWViZW48L0F1dGhvcj48WWVhcj4yMDE4PC9ZZWFyPjxS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</w:fldData>
        </w:fldChar>
      </w:r>
      <w:r w:rsidR="001C5799">
        <w:rPr>
          <w:rStyle w:val="normaltextrun"/>
          <w:color w:val="000000" w:themeColor="text1"/>
        </w:rPr>
        <w:instrText xml:space="preserve"> ADDIN EN.CITE.DATA </w:instrText>
      </w:r>
      <w:r w:rsidR="001C5799">
        <w:rPr>
          <w:rStyle w:val="normaltextrun"/>
          <w:color w:val="000000" w:themeColor="text1"/>
        </w:rPr>
      </w:r>
      <w:r w:rsidR="001C5799">
        <w:rPr>
          <w:rStyle w:val="normaltextrun"/>
          <w:color w:val="000000" w:themeColor="text1"/>
        </w:rPr>
        <w:fldChar w:fldCharType="end"/>
      </w:r>
      <w:r w:rsidR="00A3661F">
        <w:rPr>
          <w:rStyle w:val="normaltextrun"/>
          <w:color w:val="000000" w:themeColor="text1"/>
        </w:rPr>
      </w:r>
      <w:r w:rsidR="00A3661F">
        <w:rPr>
          <w:rStyle w:val="normaltextrun"/>
          <w:color w:val="000000" w:themeColor="text1"/>
        </w:rPr>
        <w:fldChar w:fldCharType="separate"/>
      </w:r>
      <w:r w:rsidR="001C5799">
        <w:rPr>
          <w:rStyle w:val="normaltextrun"/>
          <w:noProof/>
          <w:color w:val="000000" w:themeColor="text1"/>
        </w:rPr>
        <w:t>[73-75]</w:t>
      </w:r>
      <w:r w:rsidR="00A3661F">
        <w:rPr>
          <w:rStyle w:val="normaltextrun"/>
          <w:color w:val="000000" w:themeColor="text1"/>
        </w:rPr>
        <w:fldChar w:fldCharType="end"/>
      </w:r>
      <w:r w:rsidRPr="6AB5BE6C">
        <w:rPr>
          <w:rStyle w:val="normaltextrun"/>
          <w:color w:val="000000" w:themeColor="text1"/>
        </w:rPr>
        <w:t xml:space="preserve">.  In order to obtain the best possible forecast of temperature and other relevant climate variables, machine learning will be used to post-process and blend various dynamical forecasts.  This approach will aim to de-bias dynamical forecasts </w:t>
      </w:r>
      <w:r w:rsidR="00673D0E">
        <w:rPr>
          <w:rStyle w:val="normaltextrun"/>
          <w:color w:val="000000" w:themeColor="text1"/>
        </w:rPr>
        <w:t>to</w:t>
      </w:r>
      <w:r w:rsidRPr="6AB5BE6C">
        <w:rPr>
          <w:rStyle w:val="normaltextrun"/>
          <w:color w:val="000000" w:themeColor="text1"/>
        </w:rPr>
        <w:t xml:space="preserve"> better account for rare or extreme events that will be of particular interest for the urban early warning system.  Approaches that can be implemented include algorithms like </w:t>
      </w:r>
      <w:proofErr w:type="spellStart"/>
      <w:r w:rsidRPr="6AB5BE6C">
        <w:rPr>
          <w:rStyle w:val="normaltextrun"/>
          <w:color w:val="000000" w:themeColor="text1"/>
        </w:rPr>
        <w:t>Xgboost</w:t>
      </w:r>
      <w:proofErr w:type="spellEnd"/>
      <w:r w:rsidRPr="6AB5BE6C">
        <w:rPr>
          <w:rStyle w:val="normaltextrun"/>
          <w:color w:val="000000" w:themeColor="text1"/>
        </w:rPr>
        <w:t xml:space="preserve"> or </w:t>
      </w:r>
      <w:proofErr w:type="spellStart"/>
      <w:r w:rsidRPr="6AB5BE6C">
        <w:rPr>
          <w:rStyle w:val="normaltextrun"/>
          <w:color w:val="000000" w:themeColor="text1"/>
        </w:rPr>
        <w:t>Ngboost</w:t>
      </w:r>
      <w:proofErr w:type="spellEnd"/>
      <w:r w:rsidRPr="6AB5BE6C">
        <w:rPr>
          <w:rStyle w:val="normaltextrun"/>
          <w:color w:val="000000" w:themeColor="text1"/>
        </w:rPr>
        <w:t>, convolutional, and recurrent neural networks.</w:t>
      </w:r>
      <w:r w:rsidRPr="6AB5BE6C">
        <w:rPr>
          <w:rStyle w:val="eop"/>
          <w:rFonts w:eastAsiaTheme="majorEastAsia"/>
          <w:color w:val="000000" w:themeColor="text1"/>
        </w:rPr>
        <w:t> </w:t>
      </w:r>
    </w:p>
    <w:p w14:paraId="6393E7C4" w14:textId="628F193B" w:rsidR="00BC741D" w:rsidRPr="002814F3" w:rsidRDefault="00FF793D" w:rsidP="4A1CD785">
      <w:pPr>
        <w:pStyle w:val="Heading4"/>
        <w:spacing w:before="120" w:after="120" w:line="276" w:lineRule="auto"/>
        <w:jc w:val="both"/>
        <w:rPr>
          <w:rFonts w:asciiTheme="minorHAnsi" w:hAnsiTheme="minorHAnsi" w:cstheme="minorBidi"/>
          <w:i w:val="0"/>
          <w:iCs w:val="0"/>
        </w:rPr>
      </w:pPr>
      <w:r w:rsidRPr="4A1CD785">
        <w:rPr>
          <w:rStyle w:val="normaltextrun"/>
          <w:color w:val="000000" w:themeColor="text1"/>
        </w:rPr>
        <w:t>4.4.3.</w:t>
      </w:r>
      <w:r w:rsidR="003C5CA9">
        <w:rPr>
          <w:rStyle w:val="normaltextrun"/>
          <w:color w:val="000000" w:themeColor="text1"/>
        </w:rPr>
        <w:t>3</w:t>
      </w:r>
      <w:r w:rsidRPr="4A1CD785">
        <w:rPr>
          <w:rStyle w:val="normaltextrun"/>
          <w:color w:val="000000" w:themeColor="text1"/>
        </w:rPr>
        <w:t xml:space="preserve"> Forecast Skill Evaluation</w:t>
      </w:r>
      <w:r w:rsidRPr="4A1CD785">
        <w:rPr>
          <w:rStyle w:val="eop"/>
          <w:rFonts w:asciiTheme="minorHAnsi" w:hAnsiTheme="minorHAnsi" w:cstheme="minorBidi"/>
          <w:i w:val="0"/>
          <w:iCs w:val="0"/>
          <w:color w:val="000000" w:themeColor="text1"/>
        </w:rPr>
        <w:t> </w:t>
      </w:r>
    </w:p>
    <w:p w14:paraId="5E3332B1" w14:textId="77777777" w:rsidR="006D376D" w:rsidRPr="002814F3" w:rsidRDefault="00FF793D" w:rsidP="002814F3">
      <w:pPr>
        <w:spacing w:before="120" w:after="120" w:line="276" w:lineRule="auto"/>
        <w:jc w:val="both"/>
        <w:rPr>
          <w:rStyle w:val="normaltextrun"/>
          <w:color w:val="000000" w:themeColor="text1"/>
        </w:rPr>
      </w:pPr>
      <w:r w:rsidRPr="002814F3">
        <w:rPr>
          <w:rStyle w:val="normaltextrun"/>
          <w:color w:val="000000" w:themeColor="text1"/>
        </w:rPr>
        <w:t>Evaluating the skill of a forecast product in the vicinity of the regions of interest is necessary to establish what the expected performance will be in an operational setting, especially as a function of horizon (lead time).  The following baseline forecasts are normally used to evaluate the skill of a new forecast product: </w:t>
      </w:r>
    </w:p>
    <w:p w14:paraId="50B6E095" w14:textId="35BA9C1A" w:rsidR="00B138DA" w:rsidRPr="002814F3" w:rsidRDefault="00FF793D" w:rsidP="002814F3">
      <w:pPr>
        <w:pStyle w:val="ListParagraph"/>
        <w:numPr>
          <w:ilvl w:val="0"/>
          <w:numId w:val="9"/>
        </w:numPr>
        <w:spacing w:before="120" w:after="120" w:line="276" w:lineRule="auto"/>
        <w:jc w:val="both"/>
        <w:rPr>
          <w:rFonts w:cstheme="minorHAnsi"/>
          <w:color w:val="000000" w:themeColor="text1"/>
        </w:rPr>
      </w:pPr>
      <w:r w:rsidRPr="002814F3">
        <w:rPr>
          <w:rStyle w:val="normaltextrun"/>
          <w:color w:val="000000" w:themeColor="text1"/>
        </w:rPr>
        <w:lastRenderedPageBreak/>
        <w:t>Persistence - which is obtained by simply taking the most recent available observation at a given location</w:t>
      </w:r>
      <w:r w:rsidRPr="002814F3">
        <w:rPr>
          <w:rStyle w:val="eop"/>
          <w:rFonts w:eastAsiaTheme="majorEastAsia"/>
          <w:color w:val="000000" w:themeColor="text1"/>
        </w:rPr>
        <w:t> </w:t>
      </w:r>
    </w:p>
    <w:p w14:paraId="33F9051E" w14:textId="0DE7ED3B" w:rsidR="00B138DA" w:rsidRPr="002814F3" w:rsidRDefault="15842F1B" w:rsidP="002814F3">
      <w:pPr>
        <w:pStyle w:val="ListParagraph"/>
        <w:numPr>
          <w:ilvl w:val="0"/>
          <w:numId w:val="9"/>
        </w:numPr>
        <w:spacing w:before="120" w:after="120" w:line="276" w:lineRule="auto"/>
        <w:jc w:val="both"/>
        <w:rPr>
          <w:color w:val="000000" w:themeColor="text1"/>
        </w:rPr>
      </w:pPr>
      <w:r w:rsidRPr="6AB5BE6C">
        <w:rPr>
          <w:rStyle w:val="normaltextrun"/>
          <w:color w:val="000000" w:themeColor="text1"/>
        </w:rPr>
        <w:t>Climatology - which is obtained by taking a long-term average (~</w:t>
      </w:r>
      <w:r w:rsidR="48644BC8" w:rsidRPr="6AB5BE6C">
        <w:rPr>
          <w:rStyle w:val="normaltextrun"/>
          <w:color w:val="000000" w:themeColor="text1"/>
        </w:rPr>
        <w:t>30 years</w:t>
      </w:r>
      <w:r w:rsidRPr="6AB5BE6C">
        <w:rPr>
          <w:rStyle w:val="normaltextrun"/>
          <w:color w:val="000000" w:themeColor="text1"/>
        </w:rPr>
        <w:t>) of a given variable, at a specified location/pixel and for a given time-of-year. This represents the climate that can be expected at a certain point on the globe for the considered time-of-year.</w:t>
      </w:r>
    </w:p>
    <w:p w14:paraId="0671C3BE" w14:textId="37567D4F" w:rsidR="00A5566C" w:rsidRPr="002814F3" w:rsidRDefault="15842F1B" w:rsidP="002814F3">
      <w:pPr>
        <w:spacing w:before="120" w:after="120" w:line="276" w:lineRule="auto"/>
        <w:jc w:val="both"/>
        <w:rPr>
          <w:rStyle w:val="normaltextrun"/>
          <w:color w:val="000000" w:themeColor="text1"/>
        </w:rPr>
      </w:pPr>
      <w:r w:rsidRPr="6AB5BE6C">
        <w:rPr>
          <w:rStyle w:val="normaltextrun"/>
          <w:color w:val="000000" w:themeColor="text1"/>
        </w:rPr>
        <w:t xml:space="preserve">More advanced </w:t>
      </w:r>
      <w:proofErr w:type="spellStart"/>
      <w:r w:rsidRPr="6AB5BE6C">
        <w:rPr>
          <w:rStyle w:val="normaltextrun"/>
          <w:color w:val="000000" w:themeColor="text1"/>
        </w:rPr>
        <w:t>climatologies</w:t>
      </w:r>
      <w:proofErr w:type="spellEnd"/>
      <w:r w:rsidRPr="6AB5BE6C">
        <w:rPr>
          <w:rStyle w:val="normaltextrun"/>
          <w:color w:val="000000" w:themeColor="text1"/>
        </w:rPr>
        <w:t xml:space="preserve"> that take trends into account (as a result of climate change) also serve as a good forecast baseline. The goal for a new forecast product is to improve on these baselines. For M</w:t>
      </w:r>
      <w:r w:rsidR="005F722E">
        <w:rPr>
          <w:rStyle w:val="normaltextrun"/>
          <w:color w:val="000000" w:themeColor="text1"/>
        </w:rPr>
        <w:t xml:space="preserve">achine </w:t>
      </w:r>
      <w:r w:rsidRPr="6AB5BE6C">
        <w:rPr>
          <w:rStyle w:val="normaltextrun"/>
          <w:color w:val="000000" w:themeColor="text1"/>
        </w:rPr>
        <w:t>L</w:t>
      </w:r>
      <w:r w:rsidR="005F722E">
        <w:rPr>
          <w:rStyle w:val="normaltextrun"/>
          <w:color w:val="000000" w:themeColor="text1"/>
        </w:rPr>
        <w:t>earning</w:t>
      </w:r>
      <w:r w:rsidRPr="6AB5BE6C">
        <w:rPr>
          <w:rStyle w:val="normaltextrun"/>
          <w:color w:val="000000" w:themeColor="text1"/>
        </w:rPr>
        <w:t>-based post-processed forecasts, the goal will be to improve on the skill of the baselines as well as the base dynamical model(s) on which post-processing methods are being applied, as well as climatology. Emphasis will be given to evaluating forecasts for their ability to predict extreme events and events categorized in e.g., the 70</w:t>
      </w:r>
      <w:r w:rsidRPr="6AB5BE6C">
        <w:rPr>
          <w:rStyle w:val="normaltextrun"/>
          <w:color w:val="000000" w:themeColor="text1"/>
          <w:vertAlign w:val="superscript"/>
        </w:rPr>
        <w:t>th</w:t>
      </w:r>
      <w:r w:rsidRPr="6AB5BE6C">
        <w:rPr>
          <w:rStyle w:val="normaltextrun"/>
          <w:color w:val="000000" w:themeColor="text1"/>
        </w:rPr>
        <w:t>, 80</w:t>
      </w:r>
      <w:r w:rsidRPr="6AB5BE6C">
        <w:rPr>
          <w:rStyle w:val="normaltextrun"/>
          <w:color w:val="000000" w:themeColor="text1"/>
          <w:vertAlign w:val="superscript"/>
        </w:rPr>
        <w:t>th</w:t>
      </w:r>
      <w:r w:rsidRPr="6AB5BE6C">
        <w:rPr>
          <w:rStyle w:val="normaltextrun"/>
          <w:color w:val="000000" w:themeColor="text1"/>
        </w:rPr>
        <w:t>, 90</w:t>
      </w:r>
      <w:r w:rsidRPr="6AB5BE6C">
        <w:rPr>
          <w:rStyle w:val="normaltextrun"/>
          <w:color w:val="000000" w:themeColor="text1"/>
          <w:vertAlign w:val="superscript"/>
        </w:rPr>
        <w:t>th</w:t>
      </w:r>
      <w:r w:rsidRPr="6AB5BE6C">
        <w:rPr>
          <w:rStyle w:val="normaltextrun"/>
          <w:color w:val="000000" w:themeColor="text1"/>
        </w:rPr>
        <w:t xml:space="preserve"> percentile ranges.</w:t>
      </w:r>
      <w:r w:rsidRPr="6AB5BE6C">
        <w:rPr>
          <w:rStyle w:val="eop"/>
          <w:rFonts w:eastAsiaTheme="majorEastAsia"/>
          <w:color w:val="000000" w:themeColor="text1"/>
        </w:rPr>
        <w:t xml:space="preserve">  </w:t>
      </w:r>
      <w:r w:rsidRPr="6AB5BE6C">
        <w:rPr>
          <w:rStyle w:val="normaltextrun"/>
          <w:color w:val="000000" w:themeColor="text1"/>
        </w:rPr>
        <w:t>Evaluation metrics that will be used will include Mean Absolute Error (MAE), Anomaly Correlation Coefficient (ACC), and Ranked Probability Skill Score (RPSS), among others.</w:t>
      </w:r>
    </w:p>
    <w:p w14:paraId="0CF8697E" w14:textId="77777777" w:rsidR="002C750F" w:rsidRDefault="00FF793D" w:rsidP="002814F3">
      <w:pPr>
        <w:keepNext/>
        <w:spacing w:before="120" w:after="120" w:line="276" w:lineRule="auto"/>
        <w:jc w:val="both"/>
        <w:rPr>
          <w:rStyle w:val="eop"/>
          <w:rFonts w:eastAsiaTheme="majorEastAsia"/>
          <w:color w:val="000000" w:themeColor="text1"/>
        </w:rPr>
      </w:pPr>
      <w:r w:rsidRPr="002814F3">
        <w:rPr>
          <w:rStyle w:val="normaltextrun"/>
          <w:color w:val="000000" w:themeColor="text1"/>
        </w:rPr>
        <w:t>Once an ML-based post-processed GCM forecast product has been developed for lead times of between 1-30 days with sufficient skill</w:t>
      </w:r>
      <w:r w:rsidRPr="00795503">
        <w:rPr>
          <w:rStyle w:val="normaltextrun"/>
          <w:color w:val="000000" w:themeColor="text1"/>
        </w:rPr>
        <w:t>, downscaling approaches will be applied to obtain urban-level estimates of temperature and other relevant variables, conditioned on the coarse GCM forecast. This forecast will be an integral component for the Urban Heat-Health EWS.</w:t>
      </w:r>
      <w:r w:rsidRPr="00DC0A78">
        <w:rPr>
          <w:rStyle w:val="eop"/>
          <w:rFonts w:eastAsiaTheme="majorEastAsia"/>
          <w:color w:val="000000" w:themeColor="text1"/>
        </w:rPr>
        <w:t xml:space="preserve"> Figure 2 shows an overview of the components related to downscaling of temperature maps and how the resulting high-resolution maps will interface with the EWS.</w:t>
      </w:r>
    </w:p>
    <w:p w14:paraId="4E06702B" w14:textId="77777777" w:rsidR="005254B4" w:rsidRDefault="00FF793D" w:rsidP="005254B4">
      <w:pPr>
        <w:keepNext/>
        <w:spacing w:before="120" w:after="120" w:line="276" w:lineRule="auto"/>
        <w:jc w:val="both"/>
      </w:pPr>
      <w:r w:rsidRPr="00AB2E7E">
        <w:rPr>
          <w:noProof/>
          <w:lang w:val="de-CH" w:eastAsia="de-CH"/>
        </w:rPr>
        <w:drawing>
          <wp:inline distT="0" distB="0" distL="0" distR="0" wp14:anchorId="6F496418" wp14:editId="78AE7E16">
            <wp:extent cx="5659016" cy="2221447"/>
            <wp:effectExtent l="0" t="0" r="5715"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5659016" cy="2221447"/>
                    </a:xfrm>
                    <a:prstGeom prst="rect">
                      <a:avLst/>
                    </a:prstGeom>
                  </pic:spPr>
                </pic:pic>
              </a:graphicData>
            </a:graphic>
          </wp:inline>
        </w:drawing>
      </w:r>
    </w:p>
    <w:p w14:paraId="7F4A72D2" w14:textId="38857D8F" w:rsidR="00DB6CBD" w:rsidRPr="006D3E9D" w:rsidRDefault="005254B4" w:rsidP="006D3E9D">
      <w:pPr>
        <w:pStyle w:val="Caption"/>
        <w:jc w:val="both"/>
      </w:pPr>
      <w:bookmarkStart w:id="74" w:name="_Toc105426322"/>
      <w:r>
        <w:t xml:space="preserve">Figure </w:t>
      </w:r>
      <w:r>
        <w:fldChar w:fldCharType="begin"/>
      </w:r>
      <w:r>
        <w:instrText>SEQ Figure \* ARABIC</w:instrText>
      </w:r>
      <w:r>
        <w:fldChar w:fldCharType="separate"/>
      </w:r>
      <w:r w:rsidR="00531E0D">
        <w:rPr>
          <w:noProof/>
        </w:rPr>
        <w:t>3</w:t>
      </w:r>
      <w:r>
        <w:fldChar w:fldCharType="end"/>
      </w:r>
      <w:r>
        <w:t xml:space="preserve"> Overview of the data and workflow for downscaling and how it will be used in the Urban Heat-Health Early Warning System</w:t>
      </w:r>
      <w:bookmarkStart w:id="75" w:name="_Toc102041215"/>
      <w:bookmarkEnd w:id="74"/>
    </w:p>
    <w:p w14:paraId="73415860" w14:textId="389EC061" w:rsidR="009C2092" w:rsidRDefault="009D16F8" w:rsidP="00CC7A01">
      <w:pPr>
        <w:pStyle w:val="Heading2"/>
      </w:pPr>
      <w:bookmarkStart w:id="76" w:name="_Toc102041216"/>
      <w:bookmarkStart w:id="77" w:name="_Toc105168526"/>
      <w:bookmarkEnd w:id="75"/>
      <w:r>
        <w:t>4.5</w:t>
      </w:r>
      <w:r w:rsidR="006246A7">
        <w:t>.</w:t>
      </w:r>
      <w:r>
        <w:t xml:space="preserve"> </w:t>
      </w:r>
      <w:r w:rsidR="00E2489B">
        <w:t>Data anal</w:t>
      </w:r>
      <w:r w:rsidR="00DF0C87">
        <w:t>y</w:t>
      </w:r>
      <w:r w:rsidR="00E2489B">
        <w:t>ses</w:t>
      </w:r>
      <w:r w:rsidR="00ED1EB8">
        <w:t xml:space="preserve"> and outputs</w:t>
      </w:r>
      <w:bookmarkStart w:id="78" w:name="_Toc102041217"/>
      <w:bookmarkEnd w:id="76"/>
      <w:bookmarkEnd w:id="77"/>
    </w:p>
    <w:p w14:paraId="36F5463A" w14:textId="41BA2931" w:rsidR="008D06B3" w:rsidRPr="00197C57" w:rsidRDefault="0071656D" w:rsidP="00197C57">
      <w:pPr>
        <w:pStyle w:val="Heading3"/>
        <w:rPr>
          <w:rStyle w:val="normaltextrun"/>
        </w:rPr>
      </w:pPr>
      <w:bookmarkStart w:id="79" w:name="_Toc105168528"/>
      <w:r w:rsidRPr="00197C57">
        <w:rPr>
          <w:rStyle w:val="normaltextrun"/>
        </w:rPr>
        <w:t>4.5.</w:t>
      </w:r>
      <w:r w:rsidR="00197C57">
        <w:rPr>
          <w:rStyle w:val="normaltextrun"/>
        </w:rPr>
        <w:t>2</w:t>
      </w:r>
      <w:r w:rsidR="00F76DBF" w:rsidRPr="00197C57">
        <w:rPr>
          <w:rStyle w:val="normaltextrun"/>
        </w:rPr>
        <w:t>.</w:t>
      </w:r>
      <w:r w:rsidRPr="00197C57">
        <w:rPr>
          <w:rStyle w:val="normaltextrun"/>
        </w:rPr>
        <w:t xml:space="preserve"> </w:t>
      </w:r>
      <w:r w:rsidR="00E2489B" w:rsidRPr="00197C57">
        <w:rPr>
          <w:rStyle w:val="normaltextrun"/>
        </w:rPr>
        <w:t>For Aim 1a: Quantify intra-urban socio-economic and environmental vulnerability</w:t>
      </w:r>
      <w:bookmarkEnd w:id="78"/>
      <w:bookmarkEnd w:id="79"/>
    </w:p>
    <w:p w14:paraId="4A94C319" w14:textId="23EE1EDF" w:rsidR="002238AD" w:rsidRPr="00552F37" w:rsidRDefault="00A9513D" w:rsidP="6AB5BE6C">
      <w:pPr>
        <w:pStyle w:val="ListParagraph"/>
        <w:numPr>
          <w:ilvl w:val="0"/>
          <w:numId w:val="10"/>
        </w:numPr>
        <w:spacing w:before="120" w:after="120" w:line="276" w:lineRule="auto"/>
        <w:jc w:val="both"/>
        <w:rPr>
          <w:rStyle w:val="normaltextrun"/>
          <w:color w:val="000000" w:themeColor="text1"/>
        </w:rPr>
      </w:pPr>
      <w:r>
        <w:rPr>
          <w:rStyle w:val="normaltextrun"/>
          <w:color w:val="000000" w:themeColor="text1"/>
        </w:rPr>
        <w:t>D</w:t>
      </w:r>
      <w:r w:rsidR="256848B2" w:rsidRPr="6AB5BE6C">
        <w:rPr>
          <w:rStyle w:val="normaltextrun"/>
          <w:color w:val="000000" w:themeColor="text1"/>
        </w:rPr>
        <w:t xml:space="preserve">imensionality reduction methods will be implemented, for example the use of </w:t>
      </w:r>
      <w:r w:rsidR="45260301" w:rsidRPr="6AB5BE6C">
        <w:rPr>
          <w:rStyle w:val="normaltextrun"/>
          <w:color w:val="000000" w:themeColor="text1"/>
        </w:rPr>
        <w:t>Principal</w:t>
      </w:r>
      <w:r w:rsidR="256848B2" w:rsidRPr="6AB5BE6C">
        <w:rPr>
          <w:rStyle w:val="normaltextrun"/>
          <w:color w:val="000000" w:themeColor="text1"/>
        </w:rPr>
        <w:t xml:space="preserve"> Component Analysis (PCA)</w:t>
      </w:r>
      <w:r w:rsidR="256848B2" w:rsidRPr="6AB5BE6C">
        <w:rPr>
          <w:rStyle w:val="normaltextrun"/>
          <w:i/>
          <w:iCs/>
          <w:color w:val="000000" w:themeColor="text1"/>
        </w:rPr>
        <w:t xml:space="preserve"> </w:t>
      </w:r>
      <w:r w:rsidR="256848B2" w:rsidRPr="6AB5BE6C">
        <w:rPr>
          <w:rStyle w:val="normaltextrun"/>
          <w:color w:val="000000" w:themeColor="text1"/>
        </w:rPr>
        <w:t>to identify dominant correlation structures across the variables. This will produce candidate predictors</w:t>
      </w:r>
      <w:r w:rsidR="006E4846">
        <w:rPr>
          <w:rStyle w:val="normaltextrun"/>
          <w:color w:val="000000" w:themeColor="text1"/>
        </w:rPr>
        <w:t xml:space="preserve"> or </w:t>
      </w:r>
      <w:r w:rsidR="256848B2" w:rsidRPr="6AB5BE6C">
        <w:rPr>
          <w:rStyle w:val="normaltextrun"/>
          <w:color w:val="000000" w:themeColor="text1"/>
        </w:rPr>
        <w:t xml:space="preserve">features that best explain intra-urban socio-economic variability as well as a way to combine the components into a single indicator that confers combined socio-economic and environmental vulnerability that may be associated with a wide range of climate risks, but in our contexts, this would be primarily heat.  Hierarchical </w:t>
      </w:r>
      <w:r w:rsidR="00F103A1">
        <w:rPr>
          <w:rStyle w:val="normaltextrun"/>
          <w:color w:val="000000" w:themeColor="text1"/>
        </w:rPr>
        <w:t xml:space="preserve">or </w:t>
      </w:r>
      <w:r w:rsidR="256848B2" w:rsidRPr="6AB5BE6C">
        <w:rPr>
          <w:rStyle w:val="normaltextrun"/>
          <w:color w:val="000000" w:themeColor="text1"/>
        </w:rPr>
        <w:t xml:space="preserve">multi-level clustering methods can also be applied to identify regions similar in </w:t>
      </w:r>
      <w:r w:rsidR="256848B2" w:rsidRPr="6AB5BE6C">
        <w:rPr>
          <w:rStyle w:val="normaltextrun"/>
          <w:color w:val="000000" w:themeColor="text1"/>
        </w:rPr>
        <w:lastRenderedPageBreak/>
        <w:t>terms of vulnerability.  A critical consideration in terms of methods, will be accounting for spatial variability, hence the appropriate approach would be to implement techniques such as spatial principal component analysis and geodemographic clustering methods.  Aggregation into a single output map will be implemented using spatial multi-criteria analytic method.</w:t>
      </w:r>
    </w:p>
    <w:p w14:paraId="45B33774" w14:textId="1057B400" w:rsidR="00AB47BD" w:rsidRPr="00EF39B2" w:rsidRDefault="009304AD" w:rsidP="00EF39B2">
      <w:pPr>
        <w:pStyle w:val="Heading3"/>
        <w:rPr>
          <w:rStyle w:val="normaltextrun"/>
        </w:rPr>
      </w:pPr>
      <w:bookmarkStart w:id="80" w:name="_Toc102041218"/>
      <w:bookmarkStart w:id="81" w:name="_Toc105168529"/>
      <w:r w:rsidRPr="00EF39B2">
        <w:rPr>
          <w:rStyle w:val="normaltextrun"/>
        </w:rPr>
        <w:t>4.5.</w:t>
      </w:r>
      <w:r w:rsidR="00197C57">
        <w:rPr>
          <w:rStyle w:val="normaltextrun"/>
        </w:rPr>
        <w:t>3</w:t>
      </w:r>
      <w:r w:rsidR="00EF39B2">
        <w:rPr>
          <w:rStyle w:val="normaltextrun"/>
        </w:rPr>
        <w:t>.</w:t>
      </w:r>
      <w:r w:rsidRPr="00EF39B2">
        <w:rPr>
          <w:rStyle w:val="normaltextrun"/>
        </w:rPr>
        <w:t xml:space="preserve"> </w:t>
      </w:r>
      <w:r w:rsidR="00E2489B" w:rsidRPr="00EF39B2">
        <w:rPr>
          <w:rStyle w:val="normaltextrun"/>
        </w:rPr>
        <w:t>For Aim 1b: Develop high resolution urban temperature hazard maps</w:t>
      </w:r>
      <w:bookmarkEnd w:id="80"/>
      <w:bookmarkEnd w:id="81"/>
    </w:p>
    <w:p w14:paraId="7928C473" w14:textId="57FD5C42" w:rsidR="002D382E" w:rsidRPr="00AB2E7E" w:rsidRDefault="00DF0C87" w:rsidP="002814F3">
      <w:pPr>
        <w:spacing w:before="120" w:after="120" w:line="276" w:lineRule="auto"/>
        <w:jc w:val="both"/>
        <w:rPr>
          <w:rStyle w:val="normaltextrun"/>
        </w:rPr>
      </w:pPr>
      <w:r w:rsidRPr="00456C47">
        <w:rPr>
          <w:rStyle w:val="normaltextrun"/>
          <w:color w:val="000000" w:themeColor="text1"/>
        </w:rPr>
        <w:t>The analyses will mainly include downscaling</w:t>
      </w:r>
      <w:r w:rsidRPr="00456C47">
        <w:rPr>
          <w:rStyle w:val="normaltextrun"/>
        </w:rPr>
        <w:t>.</w:t>
      </w:r>
    </w:p>
    <w:p w14:paraId="5F5A2B3C" w14:textId="6E808187" w:rsidR="004943CB" w:rsidRPr="003449AB" w:rsidRDefault="256848B2" w:rsidP="6AB5BE6C">
      <w:pPr>
        <w:pStyle w:val="ListParagraph"/>
        <w:numPr>
          <w:ilvl w:val="0"/>
          <w:numId w:val="11"/>
        </w:numPr>
        <w:spacing w:before="120" w:after="120" w:line="276" w:lineRule="auto"/>
        <w:jc w:val="both"/>
        <w:rPr>
          <w:color w:val="000000" w:themeColor="text1"/>
        </w:rPr>
      </w:pPr>
      <w:r w:rsidRPr="6AB5BE6C">
        <w:rPr>
          <w:rStyle w:val="normaltextrun"/>
          <w:color w:val="000000" w:themeColor="text1"/>
        </w:rPr>
        <w:t>MODIS and LANDSAT LST data will be processed to fill in gaps resulting from cloud cover on a day-to-day basis.  Different gap filling approaches will be explored including auto-regression and multi-variate regression imputation using coarse scale temperature estimates from ERA5 and/or ERA5-Land.</w:t>
      </w:r>
      <w:r w:rsidRPr="6AB5BE6C">
        <w:rPr>
          <w:rStyle w:val="eop"/>
          <w:rFonts w:eastAsiaTheme="majorEastAsia"/>
          <w:color w:val="000000" w:themeColor="text1"/>
        </w:rPr>
        <w:t> </w:t>
      </w:r>
    </w:p>
    <w:p w14:paraId="1DDA17BF" w14:textId="2DD5B85D" w:rsidR="00796B2E" w:rsidRPr="00456C47" w:rsidRDefault="256848B2" w:rsidP="002814F3">
      <w:pPr>
        <w:pStyle w:val="ListParagraph"/>
        <w:numPr>
          <w:ilvl w:val="0"/>
          <w:numId w:val="11"/>
        </w:numPr>
        <w:spacing w:before="120" w:after="120" w:line="276" w:lineRule="auto"/>
        <w:jc w:val="both"/>
        <w:rPr>
          <w:rStyle w:val="normaltextrun"/>
          <w:color w:val="000000" w:themeColor="text1"/>
        </w:rPr>
      </w:pPr>
      <w:r w:rsidRPr="6AB5BE6C">
        <w:rPr>
          <w:rStyle w:val="normaltextrun"/>
          <w:color w:val="000000" w:themeColor="text1"/>
        </w:rPr>
        <w:t>Land surface temperatures are a derived product from the Landsat multi-spectral band information.  Landsat 8 Top Of Atmosphere (TOA) 16-bit images which are available at a 16-day temporal interval. The Operational Land Imager (OLI) sensor provides multispectral bands 1-7 and 9 with 30 m spatial resolution and Thermal Infrared Sensor (TIRS) which collects data at a 100 m spatial resolution (bands 10 and 11). One of the main algorithms that will be implemented makes use of the thermal infra-red band and band 5 &amp; 7</w:t>
      </w:r>
      <w:r w:rsidR="7734A84C" w:rsidRPr="6AB5BE6C">
        <w:rPr>
          <w:rStyle w:val="normaltextrun"/>
          <w:color w:val="000000" w:themeColor="text1"/>
        </w:rPr>
        <w:t xml:space="preserve"> </w:t>
      </w:r>
      <w:r w:rsidR="00E2489B" w:rsidRPr="6AB5BE6C">
        <w:rPr>
          <w:rStyle w:val="normaltextrun"/>
          <w:rFonts w:eastAsia="Times New Roman"/>
          <w:color w:val="000000" w:themeColor="text1"/>
          <w:lang w:eastAsia="en-GB"/>
        </w:rPr>
        <w:fldChar w:fldCharType="begin"/>
      </w:r>
      <w:r w:rsidR="00DA151A">
        <w:rPr>
          <w:rStyle w:val="normaltextrun"/>
          <w:rFonts w:eastAsia="Times New Roman"/>
          <w:color w:val="000000" w:themeColor="text1"/>
          <w:lang w:eastAsia="en-GB"/>
        </w:rPr>
        <w:instrText xml:space="preserve"> ADDIN EN.CITE &lt;EndNote&gt;&lt;Cite&gt;&lt;Author&gt;Avdan&lt;/Author&gt;&lt;Year&gt;2016&lt;/Year&gt;&lt;RecNum&gt;332&lt;/RecNum&gt;&lt;DisplayText&gt;[76]&lt;/DisplayText&gt;&lt;record&gt;&lt;rec-number&gt;332&lt;/rec-number&gt;&lt;foreign-keys&gt;&lt;key app="EN" db-id="5szwxp0er2sa0tevxamvt5a9wdes925002ws" timestamp="1651156102" guid="eda789e7-07d7-45f4-8cda-24667cdb784d"&gt;332&lt;/key&gt;&lt;/foreign-keys&gt;&lt;ref-type name="Journal Article"&gt;17&lt;/ref-type&gt;&lt;contributors&gt;&lt;authors&gt;&lt;author&gt;Avdan, Ugur&lt;/author&gt;&lt;author&gt;Jovanovska, Gordana&lt;/author&gt;&lt;/authors&gt;&lt;/contributors&gt;&lt;titles&gt;&lt;title&gt;Algorithm for automated mapping of land surface temperature using LANDSAT 8 satellite data&lt;/title&gt;&lt;secondary-title&gt;Journal of sensors&lt;/secondary-title&gt;&lt;/titles&gt;&lt;periodical&gt;&lt;full-title&gt;Journal of sensors&lt;/full-title&gt;&lt;/periodical&gt;&lt;volume&gt;2016&lt;/volume&gt;&lt;dates&gt;&lt;year&gt;2016&lt;/year&gt;&lt;/dates&gt;&lt;isbn&gt;1687-725X&lt;/isbn&gt;&lt;urls&gt;&lt;/urls&gt;&lt;/record&gt;&lt;/Cite&gt;&lt;/EndNote&gt;</w:instrText>
      </w:r>
      <w:r w:rsidR="00E2489B" w:rsidRPr="6AB5BE6C">
        <w:rPr>
          <w:rStyle w:val="normaltextrun"/>
          <w:rFonts w:eastAsia="Times New Roman"/>
          <w:color w:val="000000" w:themeColor="text1"/>
          <w:lang w:eastAsia="en-GB"/>
        </w:rPr>
        <w:fldChar w:fldCharType="separate"/>
      </w:r>
      <w:r w:rsidR="00DA151A">
        <w:rPr>
          <w:rStyle w:val="normaltextrun"/>
          <w:rFonts w:eastAsia="Times New Roman"/>
          <w:noProof/>
          <w:color w:val="000000" w:themeColor="text1"/>
          <w:lang w:eastAsia="en-GB"/>
        </w:rPr>
        <w:t>[76]</w:t>
      </w:r>
      <w:r w:rsidR="00E2489B" w:rsidRPr="6AB5BE6C">
        <w:rPr>
          <w:rStyle w:val="normaltextrun"/>
          <w:rFonts w:eastAsia="Times New Roman"/>
          <w:color w:val="000000" w:themeColor="text1"/>
          <w:lang w:eastAsia="en-GB"/>
        </w:rPr>
        <w:fldChar w:fldCharType="end"/>
      </w:r>
      <w:r w:rsidRPr="6AB5BE6C">
        <w:rPr>
          <w:rStyle w:val="normaltextrun"/>
          <w:color w:val="000000" w:themeColor="text1"/>
        </w:rPr>
        <w:t>.   Typically, the resulting resolution using this algorithm is 100 m for LST, but with the requirement to produce higher spatial resolution temperature grids for correlation with health outcomes, more complex approached will be pursued aimed at 30 m resolution LST.  One of these will build upon the work of Mushore et al, 2022</w:t>
      </w:r>
      <w:r w:rsidR="2CE7D0AD" w:rsidRPr="6AB5BE6C">
        <w:rPr>
          <w:rStyle w:val="normaltextrun"/>
          <w:color w:val="000000" w:themeColor="text1"/>
        </w:rPr>
        <w:t xml:space="preserve">, </w:t>
      </w:r>
      <w:r w:rsidRPr="6AB5BE6C">
        <w:rPr>
          <w:rStyle w:val="normaltextrun"/>
          <w:color w:val="000000" w:themeColor="text1"/>
        </w:rPr>
        <w:t xml:space="preserve">who developed a </w:t>
      </w:r>
      <w:r w:rsidR="6007A59A" w:rsidRPr="6AB5BE6C">
        <w:rPr>
          <w:rStyle w:val="normaltextrun"/>
          <w:color w:val="000000" w:themeColor="text1"/>
        </w:rPr>
        <w:t xml:space="preserve">multivariate regression method </w:t>
      </w:r>
      <w:r w:rsidRPr="6AB5BE6C">
        <w:rPr>
          <w:rStyle w:val="normaltextrun"/>
          <w:color w:val="000000" w:themeColor="text1"/>
        </w:rPr>
        <w:t xml:space="preserve">that used several land cover indices (e.g., Normalized Vegetation Index (NDVI)) and topographical variables (elevation and slope) to downscale LST to 30 m resolution.  Based on this, a statistical downscaling model will be developed, trialling a number of machine learning approaches, to predict sub-daily (night time minimum and day time maximum) spatially coherent local scale (~30 m resolution) near surface air temperature patterns across the city.  Recent methods such as the random forest regression kriging or quantile random forest regression kriging methods </w:t>
      </w:r>
      <w:r w:rsidR="00E2489B" w:rsidRPr="6AB5BE6C">
        <w:rPr>
          <w:rStyle w:val="normaltextrun"/>
          <w:rFonts w:eastAsia="Times New Roman"/>
          <w:color w:val="000000" w:themeColor="text1"/>
          <w:lang w:eastAsia="en-GB"/>
        </w:rPr>
        <w:fldChar w:fldCharType="begin"/>
      </w:r>
      <w:r w:rsidR="00DA151A">
        <w:rPr>
          <w:rStyle w:val="normaltextrun"/>
          <w:rFonts w:eastAsia="Times New Roman"/>
          <w:color w:val="000000" w:themeColor="text1"/>
          <w:lang w:eastAsia="en-GB"/>
        </w:rPr>
        <w:instrText xml:space="preserve"> ADDIN EN.CITE &lt;EndNote&gt;&lt;Cite&gt;&lt;Author&gt;Gao&lt;/Author&gt;&lt;Year&gt;2022&lt;/Year&gt;&lt;RecNum&gt;333&lt;/RecNum&gt;&lt;DisplayText&gt;[77]&lt;/DisplayText&gt;&lt;record&gt;&lt;rec-number&gt;333&lt;/rec-number&gt;&lt;foreign-keys&gt;&lt;key app="EN" db-id="5szwxp0er2sa0tevxamvt5a9wdes925002ws" timestamp="1651157007" guid="426d730c-3ba2-4018-995e-3fe07c09ca1b"&gt;333&lt;/key&gt;&lt;/foreign-keys&gt;&lt;ref-type name="Journal Article"&gt;17&lt;/ref-type&gt;&lt;contributors&gt;&lt;authors&gt;&lt;author&gt;Gao, Bingbo&lt;/author&gt;&lt;author&gt;Stein, Alfred&lt;/author&gt;&lt;author&gt;Wang, Jinfeng&lt;/author&gt;&lt;/authors&gt;&lt;/contributors&gt;&lt;titles&gt;&lt;title&gt;A two-point machine learning method for the spatial prediction of soil pollution&lt;/title&gt;&lt;secondary-title&gt;International Journal of Applied Earth Observation and Geoinformation&lt;/secondary-title&gt;&lt;/titles&gt;&lt;periodical&gt;&lt;full-title&gt;International Journal of Applied Earth Observation and Geoinformation&lt;/full-title&gt;&lt;/periodical&gt;&lt;pages&gt;102742&lt;/pages&gt;&lt;volume&gt;108&lt;/volume&gt;&lt;dates&gt;&lt;year&gt;2022&lt;/year&gt;&lt;/dates&gt;&lt;isbn&gt;0303-2434&lt;/isbn&gt;&lt;urls&gt;&lt;/urls&gt;&lt;/record&gt;&lt;/Cite&gt;&lt;/EndNote&gt;</w:instrText>
      </w:r>
      <w:r w:rsidR="00E2489B" w:rsidRPr="6AB5BE6C">
        <w:rPr>
          <w:rStyle w:val="normaltextrun"/>
          <w:rFonts w:eastAsia="Times New Roman"/>
          <w:color w:val="000000" w:themeColor="text1"/>
          <w:lang w:eastAsia="en-GB"/>
        </w:rPr>
        <w:fldChar w:fldCharType="separate"/>
      </w:r>
      <w:r w:rsidR="00DA151A">
        <w:rPr>
          <w:rStyle w:val="normaltextrun"/>
          <w:rFonts w:eastAsia="Times New Roman"/>
          <w:noProof/>
          <w:color w:val="000000" w:themeColor="text1"/>
          <w:lang w:eastAsia="en-GB"/>
        </w:rPr>
        <w:t>[77]</w:t>
      </w:r>
      <w:r w:rsidR="00E2489B" w:rsidRPr="6AB5BE6C">
        <w:rPr>
          <w:rStyle w:val="normaltextrun"/>
          <w:rFonts w:eastAsia="Times New Roman"/>
          <w:color w:val="000000" w:themeColor="text1"/>
          <w:lang w:eastAsia="en-GB"/>
        </w:rPr>
        <w:fldChar w:fldCharType="end"/>
      </w:r>
      <w:r w:rsidRPr="6AB5BE6C">
        <w:rPr>
          <w:rStyle w:val="normaltextrun"/>
          <w:color w:val="000000" w:themeColor="text1"/>
        </w:rPr>
        <w:t xml:space="preserve"> will be investigated. Generative models, specifical variational auto-encoders are candidates that will also be considered for this task.</w:t>
      </w:r>
    </w:p>
    <w:p w14:paraId="39F24DAC" w14:textId="31B086A7" w:rsidR="00796B2E" w:rsidRPr="00456C47" w:rsidRDefault="00E2489B" w:rsidP="002814F3">
      <w:pPr>
        <w:pStyle w:val="ListParagraph"/>
        <w:numPr>
          <w:ilvl w:val="0"/>
          <w:numId w:val="11"/>
        </w:numPr>
        <w:spacing w:before="120" w:after="120" w:line="276" w:lineRule="auto"/>
        <w:jc w:val="both"/>
        <w:rPr>
          <w:rStyle w:val="normaltextrun"/>
          <w:color w:val="000000" w:themeColor="text1"/>
        </w:rPr>
      </w:pPr>
      <w:r w:rsidRPr="00456C47">
        <w:rPr>
          <w:rStyle w:val="normaltextrun"/>
          <w:color w:val="000000" w:themeColor="text1"/>
        </w:rPr>
        <w:t>Physics based models will be used to derive near surface air temperature from LST data based on the physical disaggregation of latent and sensible heat fluxes.  Machine learning approaches will be compared to the physical approach.</w:t>
      </w:r>
      <w:bookmarkStart w:id="82" w:name="_Toc102041219"/>
    </w:p>
    <w:p w14:paraId="5CB429F1" w14:textId="32CC2C75" w:rsidR="00FB28C4" w:rsidRPr="004D373C" w:rsidRDefault="00BF689B" w:rsidP="004D373C">
      <w:pPr>
        <w:pStyle w:val="Heading3"/>
        <w:rPr>
          <w:rStyle w:val="normaltextrun"/>
        </w:rPr>
      </w:pPr>
      <w:bookmarkStart w:id="83" w:name="_Toc105168530"/>
      <w:r w:rsidRPr="004D373C">
        <w:rPr>
          <w:rStyle w:val="normaltextrun"/>
        </w:rPr>
        <w:t>4.5.</w:t>
      </w:r>
      <w:r w:rsidR="00197C57">
        <w:rPr>
          <w:rStyle w:val="normaltextrun"/>
        </w:rPr>
        <w:t>4</w:t>
      </w:r>
      <w:r w:rsidR="004D373C">
        <w:rPr>
          <w:rStyle w:val="normaltextrun"/>
        </w:rPr>
        <w:t>.</w:t>
      </w:r>
      <w:r w:rsidRPr="004D373C">
        <w:rPr>
          <w:rStyle w:val="normaltextrun"/>
        </w:rPr>
        <w:t xml:space="preserve"> </w:t>
      </w:r>
      <w:r w:rsidR="00E2489B" w:rsidRPr="004D373C">
        <w:rPr>
          <w:rStyle w:val="normaltextrun"/>
        </w:rPr>
        <w:t>For Aim 2: Develop a spatially and demographically stratified heat-health outcome forecast model</w:t>
      </w:r>
      <w:bookmarkEnd w:id="82"/>
      <w:bookmarkEnd w:id="83"/>
      <w:r w:rsidR="00E2489B" w:rsidRPr="004D373C">
        <w:rPr>
          <w:rStyle w:val="normaltextrun"/>
        </w:rPr>
        <w:t xml:space="preserve"> </w:t>
      </w:r>
    </w:p>
    <w:p w14:paraId="45D789B0" w14:textId="5735A236" w:rsidR="00DB0C7D" w:rsidRPr="003449AB" w:rsidRDefault="00541EE5" w:rsidP="00DB0C7D">
      <w:pPr>
        <w:pStyle w:val="ListParagraph"/>
        <w:numPr>
          <w:ilvl w:val="0"/>
          <w:numId w:val="12"/>
        </w:numPr>
        <w:spacing w:before="120" w:after="120" w:line="276" w:lineRule="auto"/>
        <w:jc w:val="both"/>
        <w:rPr>
          <w:color w:val="000000" w:themeColor="text1"/>
        </w:rPr>
      </w:pPr>
      <w:r>
        <w:rPr>
          <w:rStyle w:val="normaltextrun"/>
          <w:color w:val="000000" w:themeColor="text1"/>
        </w:rPr>
        <w:t xml:space="preserve">Data </w:t>
      </w:r>
      <w:r w:rsidR="00DB0C7D" w:rsidRPr="6AB5BE6C">
        <w:rPr>
          <w:rStyle w:val="normaltextrun"/>
          <w:color w:val="000000" w:themeColor="text1"/>
        </w:rPr>
        <w:t xml:space="preserve">analysis </w:t>
      </w:r>
      <w:r>
        <w:rPr>
          <w:rStyle w:val="normaltextrun"/>
          <w:color w:val="000000" w:themeColor="text1"/>
        </w:rPr>
        <w:t xml:space="preserve">done as part of Aim 1a will be extended </w:t>
      </w:r>
      <w:r w:rsidR="00DB0C7D" w:rsidRPr="6AB5BE6C">
        <w:rPr>
          <w:rStyle w:val="normaltextrun"/>
          <w:color w:val="000000" w:themeColor="text1"/>
        </w:rPr>
        <w:t>under Aim 2, in the development of the heat-health outcome model, where geolocated socio-economic variables will be used as predictors and machine learning models (e.g., the quantile random forest model which enables identification of important variables and a measure of uncertainty) will identify the strongest predictor variables from the suite of socio-economic variables</w:t>
      </w:r>
      <w:r w:rsidR="00DB0C7D" w:rsidRPr="6AB5BE6C">
        <w:rPr>
          <w:rStyle w:val="eop"/>
          <w:rFonts w:eastAsiaTheme="majorEastAsia"/>
          <w:color w:val="000000" w:themeColor="text1"/>
        </w:rPr>
        <w:t> </w:t>
      </w:r>
    </w:p>
    <w:p w14:paraId="22ABDD22" w14:textId="171C54A2" w:rsidR="00016DAE" w:rsidRPr="0094583B" w:rsidRDefault="00DF7FAC" w:rsidP="0094583B">
      <w:pPr>
        <w:pStyle w:val="ListParagraph"/>
        <w:numPr>
          <w:ilvl w:val="0"/>
          <w:numId w:val="12"/>
        </w:numPr>
        <w:spacing w:before="120" w:after="120" w:line="276" w:lineRule="auto"/>
        <w:jc w:val="both"/>
        <w:rPr>
          <w:rStyle w:val="normaltextrun"/>
          <w:color w:val="000000" w:themeColor="text1"/>
        </w:rPr>
      </w:pPr>
      <w:r>
        <w:rPr>
          <w:rStyle w:val="normaltextrun"/>
          <w:color w:val="000000" w:themeColor="text1"/>
        </w:rPr>
        <w:t>Machine</w:t>
      </w:r>
      <w:r w:rsidR="3722A6FC" w:rsidRPr="6AB5BE6C">
        <w:rPr>
          <w:rStyle w:val="normaltextrun"/>
          <w:color w:val="000000" w:themeColor="text1"/>
        </w:rPr>
        <w:t xml:space="preserve"> learning models will be developed</w:t>
      </w:r>
      <w:r w:rsidR="00DF23E0">
        <w:rPr>
          <w:rStyle w:val="normaltextrun"/>
          <w:color w:val="000000" w:themeColor="text1"/>
        </w:rPr>
        <w:t xml:space="preserve"> and tuned</w:t>
      </w:r>
      <w:r w:rsidR="3722A6FC" w:rsidRPr="6AB5BE6C">
        <w:rPr>
          <w:rStyle w:val="normaltextrun"/>
          <w:color w:val="000000" w:themeColor="text1"/>
        </w:rPr>
        <w:t xml:space="preserve"> (various</w:t>
      </w:r>
      <w:r w:rsidR="0094583B">
        <w:rPr>
          <w:rStyle w:val="normaltextrun"/>
          <w:color w:val="000000" w:themeColor="text1"/>
        </w:rPr>
        <w:t xml:space="preserve"> supervised</w:t>
      </w:r>
      <w:r w:rsidR="3722A6FC" w:rsidRPr="6AB5BE6C">
        <w:rPr>
          <w:rStyle w:val="normaltextrun"/>
          <w:color w:val="000000" w:themeColor="text1"/>
        </w:rPr>
        <w:t xml:space="preserve"> approaches will be trialled</w:t>
      </w:r>
      <w:r w:rsidR="00D51A9B">
        <w:rPr>
          <w:rStyle w:val="normaltextrun"/>
          <w:color w:val="000000" w:themeColor="text1"/>
        </w:rPr>
        <w:t xml:space="preserve">, such as </w:t>
      </w:r>
      <w:r w:rsidR="00E30267">
        <w:rPr>
          <w:rStyle w:val="normaltextrun"/>
          <w:color w:val="000000" w:themeColor="text1"/>
        </w:rPr>
        <w:t>regression, decision tree</w:t>
      </w:r>
      <w:r w:rsidR="00A77B56">
        <w:rPr>
          <w:rStyle w:val="normaltextrun"/>
          <w:color w:val="000000" w:themeColor="text1"/>
        </w:rPr>
        <w:t>s</w:t>
      </w:r>
      <w:r w:rsidR="00E30267">
        <w:rPr>
          <w:rStyle w:val="normaltextrun"/>
          <w:color w:val="000000" w:themeColor="text1"/>
        </w:rPr>
        <w:t>,</w:t>
      </w:r>
      <w:r w:rsidR="00A77B56">
        <w:rPr>
          <w:rStyle w:val="normaltextrun"/>
          <w:color w:val="000000" w:themeColor="text1"/>
        </w:rPr>
        <w:t xml:space="preserve"> random forest, </w:t>
      </w:r>
      <w:r w:rsidR="00BD33C2">
        <w:rPr>
          <w:rStyle w:val="normaltextrun"/>
          <w:color w:val="000000" w:themeColor="text1"/>
        </w:rPr>
        <w:t>K-Means,</w:t>
      </w:r>
      <w:r w:rsidR="00E30267">
        <w:rPr>
          <w:rStyle w:val="normaltextrun"/>
          <w:color w:val="000000" w:themeColor="text1"/>
        </w:rPr>
        <w:t xml:space="preserve"> support vector machines</w:t>
      </w:r>
      <w:r w:rsidR="3722A6FC" w:rsidRPr="6AB5BE6C">
        <w:rPr>
          <w:rStyle w:val="normaltextrun"/>
          <w:color w:val="000000" w:themeColor="text1"/>
        </w:rPr>
        <w:t xml:space="preserve">) that capture the predictive relationship (associative) between </w:t>
      </w:r>
      <w:r w:rsidR="7FD9841B" w:rsidRPr="6AB5BE6C">
        <w:rPr>
          <w:rStyle w:val="normaltextrun"/>
          <w:color w:val="000000" w:themeColor="text1"/>
        </w:rPr>
        <w:t>negative</w:t>
      </w:r>
      <w:r w:rsidR="3722A6FC" w:rsidRPr="6AB5BE6C">
        <w:rPr>
          <w:rStyle w:val="normaltextrun"/>
          <w:color w:val="000000" w:themeColor="text1"/>
        </w:rPr>
        <w:t xml:space="preserve"> health outcomes and temperature</w:t>
      </w:r>
      <w:r w:rsidR="7F0D6C2A" w:rsidRPr="6AB5BE6C">
        <w:rPr>
          <w:rStyle w:val="normaltextrun"/>
          <w:color w:val="000000" w:themeColor="text1"/>
        </w:rPr>
        <w:t>.</w:t>
      </w:r>
      <w:r w:rsidR="3722A6FC" w:rsidRPr="6AB5BE6C">
        <w:rPr>
          <w:rStyle w:val="normaltextrun"/>
          <w:color w:val="000000" w:themeColor="text1"/>
        </w:rPr>
        <w:t xml:space="preserve"> </w:t>
      </w:r>
    </w:p>
    <w:p w14:paraId="30CC2A39" w14:textId="5AD816C1" w:rsidR="00AA2FBE" w:rsidRPr="00456C47" w:rsidRDefault="3722A6FC" w:rsidP="002814F3">
      <w:pPr>
        <w:pStyle w:val="ListParagraph"/>
        <w:numPr>
          <w:ilvl w:val="0"/>
          <w:numId w:val="12"/>
        </w:numPr>
        <w:spacing w:before="120" w:after="120" w:line="276" w:lineRule="auto"/>
        <w:jc w:val="both"/>
        <w:rPr>
          <w:rStyle w:val="normaltextrun"/>
          <w:color w:val="000000" w:themeColor="text1"/>
        </w:rPr>
      </w:pPr>
      <w:r w:rsidRPr="6AB5BE6C">
        <w:rPr>
          <w:rStyle w:val="normaltextrun"/>
          <w:color w:val="000000" w:themeColor="text1"/>
        </w:rPr>
        <w:t>Examples of health impacts that are of interest include:</w:t>
      </w:r>
    </w:p>
    <w:p w14:paraId="4A1130FF" w14:textId="6D2BD76B" w:rsidR="005C4146" w:rsidRPr="00897E75" w:rsidRDefault="615DFA2F" w:rsidP="002814F3">
      <w:pPr>
        <w:pStyle w:val="ListParagraph"/>
        <w:numPr>
          <w:ilvl w:val="1"/>
          <w:numId w:val="12"/>
        </w:numPr>
        <w:spacing w:before="120" w:after="120" w:line="276" w:lineRule="auto"/>
        <w:jc w:val="both"/>
        <w:rPr>
          <w:rStyle w:val="normaltextrun"/>
          <w:color w:val="000000" w:themeColor="text1"/>
        </w:rPr>
      </w:pPr>
      <w:r w:rsidRPr="00897E75">
        <w:rPr>
          <w:rStyle w:val="normaltextrun"/>
          <w:color w:val="000000" w:themeColor="text1"/>
        </w:rPr>
        <w:lastRenderedPageBreak/>
        <w:t>Impact on other health outcomes: H</w:t>
      </w:r>
      <w:r w:rsidR="3722A6FC" w:rsidRPr="00897E75">
        <w:rPr>
          <w:rStyle w:val="normaltextrun"/>
          <w:rFonts w:eastAsia="Times New Roman"/>
          <w:color w:val="000000" w:themeColor="text1"/>
          <w:lang w:eastAsia="en-GB"/>
        </w:rPr>
        <w:t>igh blood pressure, respiratory stress, cardiac conditions</w:t>
      </w:r>
      <w:r w:rsidR="467537C2" w:rsidRPr="00897E75">
        <w:rPr>
          <w:rStyle w:val="normaltextrun"/>
          <w:rFonts w:eastAsia="Times New Roman"/>
          <w:color w:val="000000" w:themeColor="text1"/>
          <w:lang w:eastAsia="en-GB"/>
        </w:rPr>
        <w:t>.</w:t>
      </w:r>
      <w:r w:rsidR="3722A6FC" w:rsidRPr="00897E75">
        <w:rPr>
          <w:rStyle w:val="eop"/>
          <w:rFonts w:eastAsiaTheme="majorEastAsia"/>
          <w:color w:val="000000" w:themeColor="text1"/>
          <w:lang w:eastAsia="en-GB"/>
        </w:rPr>
        <w:t> </w:t>
      </w:r>
      <w:r w:rsidR="144F5A61" w:rsidRPr="00897E75">
        <w:rPr>
          <w:rStyle w:val="normaltextrun"/>
          <w:color w:val="000000" w:themeColor="text1"/>
        </w:rPr>
        <w:t xml:space="preserve">HIV related </w:t>
      </w:r>
      <w:r w:rsidR="6B55BA7D" w:rsidRPr="00897E75">
        <w:rPr>
          <w:rStyle w:val="normaltextrun"/>
          <w:color w:val="000000" w:themeColor="text1"/>
        </w:rPr>
        <w:t xml:space="preserve">blood tests </w:t>
      </w:r>
      <w:r w:rsidR="3504930E" w:rsidRPr="00897E75">
        <w:rPr>
          <w:rStyle w:val="normaltextrun"/>
          <w:color w:val="000000" w:themeColor="text1"/>
        </w:rPr>
        <w:t>such CD4 counts, b</w:t>
      </w:r>
      <w:r w:rsidR="7C57D545" w:rsidRPr="00897E75">
        <w:rPr>
          <w:rFonts w:ascii="Calibri" w:eastAsia="Times New Roman" w:hAnsi="Calibri" w:cs="Calibri"/>
          <w:lang w:eastAsia="en-ZA"/>
        </w:rPr>
        <w:t>asophils PRT, eosinophils PRT, MCV (Mean Cell Volume)</w:t>
      </w:r>
      <w:r w:rsidR="5C53B6CC" w:rsidRPr="00897E75">
        <w:rPr>
          <w:rFonts w:ascii="Calibri" w:eastAsia="Times New Roman" w:hAnsi="Calibri" w:cs="Calibri"/>
          <w:lang w:eastAsia="en-ZA"/>
        </w:rPr>
        <w:t>, lymphocytes PRT</w:t>
      </w:r>
      <w:r w:rsidR="518BF246" w:rsidRPr="00897E75">
        <w:rPr>
          <w:rStyle w:val="normaltextrun"/>
          <w:color w:val="000000" w:themeColor="text1"/>
        </w:rPr>
        <w:t xml:space="preserve"> </w:t>
      </w:r>
    </w:p>
    <w:p w14:paraId="7413A2C0" w14:textId="0CD97457" w:rsidR="00490C73" w:rsidRPr="00456C47" w:rsidRDefault="3722A6FC" w:rsidP="002814F3">
      <w:pPr>
        <w:pStyle w:val="ListParagraph"/>
        <w:numPr>
          <w:ilvl w:val="0"/>
          <w:numId w:val="12"/>
        </w:numPr>
        <w:spacing w:before="120" w:after="120" w:line="276" w:lineRule="auto"/>
        <w:jc w:val="both"/>
        <w:rPr>
          <w:rStyle w:val="normaltextrun"/>
          <w:color w:val="000000" w:themeColor="text1"/>
        </w:rPr>
      </w:pPr>
      <w:r w:rsidRPr="6AB5BE6C">
        <w:rPr>
          <w:rStyle w:val="normaltextrun"/>
          <w:color w:val="000000" w:themeColor="text1"/>
        </w:rPr>
        <w:t>Predictors that will be considered for this model will be required to be geographically coincident (to the limits of the health geolocation data) and will include downscaled near surface air temperature estimates, estimates of socio-economic conditions (e.g., dwelling type, commuting conditions, etc.) and more preferably the indicator of socio-economic vulnerability to heat.</w:t>
      </w:r>
    </w:p>
    <w:p w14:paraId="254308B1" w14:textId="12D96C35" w:rsidR="00B465AE" w:rsidRPr="00B465AE" w:rsidRDefault="3722A6FC" w:rsidP="6AB5BE6C">
      <w:pPr>
        <w:pStyle w:val="ListParagraph"/>
        <w:numPr>
          <w:ilvl w:val="0"/>
          <w:numId w:val="12"/>
        </w:numPr>
        <w:spacing w:before="120" w:after="120" w:line="276" w:lineRule="auto"/>
        <w:jc w:val="both"/>
        <w:rPr>
          <w:rStyle w:val="normaltextrun"/>
          <w:rFonts w:eastAsiaTheme="minorEastAsia"/>
          <w:color w:val="000000" w:themeColor="text1"/>
        </w:rPr>
      </w:pPr>
      <w:r w:rsidRPr="6AB5BE6C">
        <w:rPr>
          <w:rStyle w:val="normaltextrun"/>
          <w:color w:val="000000" w:themeColor="text1"/>
        </w:rPr>
        <w:t>An important component to consider in the models that will be developed will the discovery of sub-groups</w:t>
      </w:r>
      <w:r w:rsidR="003212BE">
        <w:rPr>
          <w:rStyle w:val="normaltextrun"/>
          <w:color w:val="000000" w:themeColor="text1"/>
        </w:rPr>
        <w:t xml:space="preserve"> or risk</w:t>
      </w:r>
      <w:r w:rsidRPr="6AB5BE6C">
        <w:rPr>
          <w:rStyle w:val="normaltextrun"/>
          <w:color w:val="000000" w:themeColor="text1"/>
        </w:rPr>
        <w:t xml:space="preserve"> strata. As an initial step</w:t>
      </w:r>
      <w:r w:rsidR="003212BE">
        <w:rPr>
          <w:rStyle w:val="normaltextrun"/>
          <w:color w:val="000000" w:themeColor="text1"/>
        </w:rPr>
        <w:t>,</w:t>
      </w:r>
      <w:r w:rsidRPr="6AB5BE6C">
        <w:rPr>
          <w:rStyle w:val="normaltextrun"/>
          <w:color w:val="000000" w:themeColor="text1"/>
        </w:rPr>
        <w:t xml:space="preserve"> different manual aggregations will be explored based on inputs from biomedical</w:t>
      </w:r>
      <w:r w:rsidR="005B7700">
        <w:rPr>
          <w:rStyle w:val="normaltextrun"/>
          <w:color w:val="000000" w:themeColor="text1"/>
        </w:rPr>
        <w:t xml:space="preserve"> or </w:t>
      </w:r>
      <w:r w:rsidRPr="6AB5BE6C">
        <w:rPr>
          <w:rStyle w:val="normaltextrun"/>
          <w:color w:val="000000" w:themeColor="text1"/>
        </w:rPr>
        <w:t>epidemiological expert</w:t>
      </w:r>
      <w:r w:rsidR="0098044F">
        <w:rPr>
          <w:rStyle w:val="normaltextrun"/>
          <w:color w:val="000000" w:themeColor="text1"/>
        </w:rPr>
        <w:t>s</w:t>
      </w:r>
      <w:r w:rsidRPr="6AB5BE6C">
        <w:rPr>
          <w:rStyle w:val="normaltextrun"/>
          <w:color w:val="000000" w:themeColor="text1"/>
        </w:rPr>
        <w:t>. </w:t>
      </w:r>
    </w:p>
    <w:p w14:paraId="290E0E84" w14:textId="2F4AEB41" w:rsidR="00490C73" w:rsidRPr="003449AB" w:rsidRDefault="00134EE4" w:rsidP="6AB5BE6C">
      <w:pPr>
        <w:pStyle w:val="ListParagraph"/>
        <w:numPr>
          <w:ilvl w:val="0"/>
          <w:numId w:val="12"/>
        </w:numPr>
        <w:spacing w:before="120" w:after="120" w:line="276" w:lineRule="auto"/>
        <w:jc w:val="both"/>
        <w:rPr>
          <w:rFonts w:eastAsiaTheme="minorEastAsia"/>
          <w:color w:val="000000" w:themeColor="text1"/>
        </w:rPr>
      </w:pPr>
      <w:r>
        <w:rPr>
          <w:rStyle w:val="normaltextrun"/>
          <w:color w:val="000000" w:themeColor="text1"/>
        </w:rPr>
        <w:t>P</w:t>
      </w:r>
      <w:r w:rsidR="3722A6FC" w:rsidRPr="6AB5BE6C">
        <w:rPr>
          <w:rStyle w:val="normaltextrun"/>
          <w:color w:val="000000" w:themeColor="text1"/>
        </w:rPr>
        <w:t xml:space="preserve">articipants </w:t>
      </w:r>
      <w:r w:rsidR="001F1410">
        <w:rPr>
          <w:rStyle w:val="normaltextrun"/>
          <w:color w:val="000000" w:themeColor="text1"/>
        </w:rPr>
        <w:t xml:space="preserve">in the databases </w:t>
      </w:r>
      <w:r w:rsidR="00D05722">
        <w:rPr>
          <w:rStyle w:val="normaltextrun"/>
          <w:color w:val="000000" w:themeColor="text1"/>
        </w:rPr>
        <w:t xml:space="preserve">will </w:t>
      </w:r>
      <w:r w:rsidR="3722A6FC" w:rsidRPr="6AB5BE6C">
        <w:rPr>
          <w:rStyle w:val="normaltextrun"/>
          <w:color w:val="000000" w:themeColor="text1"/>
        </w:rPr>
        <w:t xml:space="preserve">be stratified into </w:t>
      </w:r>
      <w:r w:rsidR="00D05722">
        <w:rPr>
          <w:rStyle w:val="normaltextrun"/>
          <w:color w:val="000000" w:themeColor="text1"/>
        </w:rPr>
        <w:t>different sub-</w:t>
      </w:r>
      <w:r w:rsidR="3722A6FC" w:rsidRPr="6AB5BE6C">
        <w:rPr>
          <w:rStyle w:val="normaltextrun"/>
          <w:color w:val="000000" w:themeColor="text1"/>
        </w:rPr>
        <w:t>groups</w:t>
      </w:r>
      <w:r w:rsidR="00594667">
        <w:rPr>
          <w:rStyle w:val="normaltextrun"/>
          <w:color w:val="000000" w:themeColor="text1"/>
        </w:rPr>
        <w:t xml:space="preserve">, such as </w:t>
      </w:r>
      <w:r w:rsidR="00B8552F">
        <w:rPr>
          <w:rStyle w:val="normaltextrun"/>
          <w:color w:val="000000" w:themeColor="text1"/>
        </w:rPr>
        <w:t xml:space="preserve">age category and </w:t>
      </w:r>
      <w:r w:rsidR="3722A6FC" w:rsidRPr="6AB5BE6C">
        <w:rPr>
          <w:rStyle w:val="normaltextrun"/>
          <w:color w:val="000000" w:themeColor="text1"/>
        </w:rPr>
        <w:t xml:space="preserve">socio-economic </w:t>
      </w:r>
      <w:r w:rsidR="00594667">
        <w:rPr>
          <w:rStyle w:val="normaltextrun"/>
          <w:color w:val="000000" w:themeColor="text1"/>
        </w:rPr>
        <w:t>status</w:t>
      </w:r>
      <w:r w:rsidR="3722A6FC" w:rsidRPr="6AB5BE6C">
        <w:rPr>
          <w:rStyle w:val="normaltextrun"/>
          <w:color w:val="000000" w:themeColor="text1"/>
        </w:rPr>
        <w:t>.  As a follow</w:t>
      </w:r>
      <w:r w:rsidR="00B8552F">
        <w:rPr>
          <w:rStyle w:val="normaltextrun"/>
          <w:color w:val="000000" w:themeColor="text1"/>
        </w:rPr>
        <w:t>-</w:t>
      </w:r>
      <w:r w:rsidR="3722A6FC" w:rsidRPr="6AB5BE6C">
        <w:rPr>
          <w:rStyle w:val="normaltextrun"/>
          <w:color w:val="000000" w:themeColor="text1"/>
        </w:rPr>
        <w:t xml:space="preserve">up step, the applicability of automatic sub-group discovery methods will be </w:t>
      </w:r>
      <w:r w:rsidR="00614325" w:rsidRPr="6AB5BE6C">
        <w:rPr>
          <w:rStyle w:val="normaltextrun"/>
          <w:color w:val="000000" w:themeColor="text1"/>
        </w:rPr>
        <w:t>investigated,</w:t>
      </w:r>
      <w:r w:rsidR="3722A6FC" w:rsidRPr="6AB5BE6C">
        <w:rPr>
          <w:rStyle w:val="normaltextrun"/>
          <w:color w:val="000000" w:themeColor="text1"/>
        </w:rPr>
        <w:t xml:space="preserve"> and these include the use of open-source tools such as </w:t>
      </w:r>
      <w:proofErr w:type="spellStart"/>
      <w:r w:rsidR="3722A6FC" w:rsidRPr="6AB5BE6C">
        <w:rPr>
          <w:rStyle w:val="normaltextrun"/>
          <w:color w:val="000000" w:themeColor="text1"/>
        </w:rPr>
        <w:t>Pysubgroup</w:t>
      </w:r>
      <w:proofErr w:type="spellEnd"/>
      <w:r w:rsidR="3722A6FC" w:rsidRPr="6AB5BE6C">
        <w:rPr>
          <w:rStyle w:val="normaltextrun"/>
          <w:color w:val="000000" w:themeColor="text1"/>
        </w:rPr>
        <w:t xml:space="preserve"> and auto-stratification tools that have been developed by IBM.   </w:t>
      </w:r>
      <w:r w:rsidR="3722A6FC" w:rsidRPr="6AB5BE6C">
        <w:rPr>
          <w:rStyle w:val="eop"/>
          <w:rFonts w:eastAsiaTheme="majorEastAsia"/>
          <w:color w:val="000000" w:themeColor="text1"/>
        </w:rPr>
        <w:t> </w:t>
      </w:r>
    </w:p>
    <w:p w14:paraId="5870C4C7" w14:textId="3D621A37" w:rsidR="00490C73" w:rsidRPr="003449AB" w:rsidRDefault="00DF0C87" w:rsidP="002814F3">
      <w:pPr>
        <w:pStyle w:val="ListParagraph"/>
        <w:numPr>
          <w:ilvl w:val="0"/>
          <w:numId w:val="12"/>
        </w:numPr>
        <w:spacing w:before="120" w:after="120" w:line="276" w:lineRule="auto"/>
        <w:jc w:val="both"/>
        <w:rPr>
          <w:rFonts w:cstheme="minorHAnsi"/>
          <w:color w:val="000000" w:themeColor="text1"/>
        </w:rPr>
      </w:pPr>
      <w:r w:rsidRPr="00456C47">
        <w:rPr>
          <w:rStyle w:val="normaltextrun"/>
          <w:color w:val="000000" w:themeColor="text1"/>
        </w:rPr>
        <w:t xml:space="preserve">Models will be trained </w:t>
      </w:r>
      <w:r w:rsidR="0089181A" w:rsidRPr="00456C47">
        <w:rPr>
          <w:rStyle w:val="normaltextrun"/>
          <w:color w:val="000000" w:themeColor="text1"/>
        </w:rPr>
        <w:t>to</w:t>
      </w:r>
      <w:r w:rsidRPr="00456C47">
        <w:rPr>
          <w:rStyle w:val="normaltextrun"/>
          <w:color w:val="000000" w:themeColor="text1"/>
        </w:rPr>
        <w:t xml:space="preserve"> maximize predictive skill relative to different groups in order to identify models that provide the most skill for outcomes of the greatest value.</w:t>
      </w:r>
      <w:r w:rsidRPr="00456C47">
        <w:rPr>
          <w:rStyle w:val="eop"/>
          <w:rFonts w:eastAsiaTheme="majorEastAsia"/>
          <w:color w:val="000000" w:themeColor="text1"/>
        </w:rPr>
        <w:t> </w:t>
      </w:r>
    </w:p>
    <w:p w14:paraId="3B63F504" w14:textId="75888D7C" w:rsidR="00490C73" w:rsidRPr="00456C47" w:rsidRDefault="00774A32" w:rsidP="002814F3">
      <w:pPr>
        <w:pStyle w:val="ListParagraph"/>
        <w:numPr>
          <w:ilvl w:val="0"/>
          <w:numId w:val="12"/>
        </w:numPr>
        <w:spacing w:before="120" w:after="120" w:line="276" w:lineRule="auto"/>
        <w:jc w:val="both"/>
        <w:rPr>
          <w:rStyle w:val="eop"/>
          <w:color w:val="000000" w:themeColor="text1"/>
        </w:rPr>
      </w:pPr>
      <w:r>
        <w:rPr>
          <w:rStyle w:val="normaltextrun"/>
          <w:color w:val="000000" w:themeColor="text1"/>
        </w:rPr>
        <w:t>The results of m</w:t>
      </w:r>
      <w:r w:rsidR="009C3F00">
        <w:rPr>
          <w:rStyle w:val="normaltextrun"/>
          <w:color w:val="000000" w:themeColor="text1"/>
        </w:rPr>
        <w:t xml:space="preserve">achine learning </w:t>
      </w:r>
      <w:r>
        <w:rPr>
          <w:rStyle w:val="normaltextrun"/>
          <w:color w:val="000000" w:themeColor="text1"/>
        </w:rPr>
        <w:t>analyses</w:t>
      </w:r>
      <w:r w:rsidR="009C3F00">
        <w:rPr>
          <w:rStyle w:val="normaltextrun"/>
          <w:color w:val="000000" w:themeColor="text1"/>
        </w:rPr>
        <w:t xml:space="preserve"> </w:t>
      </w:r>
      <w:r w:rsidR="0096481C">
        <w:rPr>
          <w:rStyle w:val="normaltextrun"/>
          <w:color w:val="000000" w:themeColor="text1"/>
        </w:rPr>
        <w:t xml:space="preserve">need to be considered in terms of </w:t>
      </w:r>
      <w:r>
        <w:rPr>
          <w:rStyle w:val="normaltextrun"/>
          <w:color w:val="000000" w:themeColor="text1"/>
        </w:rPr>
        <w:t xml:space="preserve">existing evidence of plausible biological or social pathways, for example. </w:t>
      </w:r>
      <w:r w:rsidR="00DF0C87" w:rsidRPr="00456C47">
        <w:rPr>
          <w:rStyle w:val="normaltextrun"/>
          <w:color w:val="000000" w:themeColor="text1"/>
        </w:rPr>
        <w:t>Engagement with health practitioners</w:t>
      </w:r>
      <w:r w:rsidR="00B8552F">
        <w:rPr>
          <w:rStyle w:val="normaltextrun"/>
          <w:color w:val="000000" w:themeColor="text1"/>
        </w:rPr>
        <w:t xml:space="preserve"> and </w:t>
      </w:r>
      <w:r w:rsidR="00DF0C87" w:rsidRPr="00456C47">
        <w:rPr>
          <w:rStyle w:val="normaltextrun"/>
          <w:color w:val="000000" w:themeColor="text1"/>
        </w:rPr>
        <w:t xml:space="preserve">researchers will </w:t>
      </w:r>
      <w:r w:rsidR="00580469">
        <w:rPr>
          <w:rStyle w:val="normaltextrun"/>
          <w:color w:val="000000" w:themeColor="text1"/>
        </w:rPr>
        <w:t xml:space="preserve">be done to </w:t>
      </w:r>
      <w:r w:rsidR="00DF0C87" w:rsidRPr="00456C47">
        <w:rPr>
          <w:rStyle w:val="normaltextrun"/>
          <w:color w:val="000000" w:themeColor="text1"/>
        </w:rPr>
        <w:t>provide feedback on the relative value of different models</w:t>
      </w:r>
      <w:r>
        <w:rPr>
          <w:rStyle w:val="normaltextrun"/>
          <w:color w:val="000000" w:themeColor="text1"/>
        </w:rPr>
        <w:t>, and selection of optimum algorithms</w:t>
      </w:r>
      <w:r w:rsidR="00DF0C87" w:rsidRPr="00456C47">
        <w:rPr>
          <w:rStyle w:val="normaltextrun"/>
          <w:color w:val="000000" w:themeColor="text1"/>
        </w:rPr>
        <w:t>.</w:t>
      </w:r>
      <w:r w:rsidR="00DF0C87" w:rsidRPr="00456C47">
        <w:rPr>
          <w:rStyle w:val="eop"/>
          <w:rFonts w:ascii="Arial" w:eastAsiaTheme="majorEastAsia" w:hAnsi="Arial" w:cs="Arial"/>
          <w:color w:val="000000" w:themeColor="text1"/>
        </w:rPr>
        <w:t> </w:t>
      </w:r>
      <w:bookmarkStart w:id="84" w:name="_Toc102041220"/>
    </w:p>
    <w:p w14:paraId="4A7C519E" w14:textId="3CBB2590" w:rsidR="00E512AF" w:rsidRPr="00456C47" w:rsidRDefault="00226BED" w:rsidP="004E3B5F">
      <w:pPr>
        <w:pStyle w:val="Heading1"/>
        <w:numPr>
          <w:ilvl w:val="0"/>
          <w:numId w:val="52"/>
        </w:numPr>
      </w:pPr>
      <w:bookmarkStart w:id="85" w:name="_Toc102627339"/>
      <w:bookmarkStart w:id="86" w:name="_Toc102627551"/>
      <w:bookmarkStart w:id="87" w:name="_Toc102041232"/>
      <w:bookmarkStart w:id="88" w:name="_Toc105168531"/>
      <w:bookmarkEnd w:id="84"/>
      <w:bookmarkEnd w:id="85"/>
      <w:bookmarkEnd w:id="86"/>
      <w:r>
        <w:t>Special d</w:t>
      </w:r>
      <w:r w:rsidR="79BF23E1" w:rsidRPr="00456C47">
        <w:t>ata management</w:t>
      </w:r>
      <w:bookmarkStart w:id="89" w:name="_Toc102041233"/>
      <w:bookmarkEnd w:id="87"/>
      <w:r w:rsidR="006C47C4">
        <w:t xml:space="preserve"> </w:t>
      </w:r>
      <w:r w:rsidR="006058F6">
        <w:t>considerations</w:t>
      </w:r>
      <w:bookmarkEnd w:id="88"/>
    </w:p>
    <w:p w14:paraId="4A5E920B" w14:textId="52F609DC" w:rsidR="004403D5" w:rsidRPr="00456C47" w:rsidRDefault="00E261C0" w:rsidP="007D4018">
      <w:pPr>
        <w:pStyle w:val="Heading2"/>
      </w:pPr>
      <w:bookmarkStart w:id="90" w:name="_Toc105168532"/>
      <w:r>
        <w:t>5</w:t>
      </w:r>
      <w:r w:rsidR="008A7BA7" w:rsidRPr="00456C47">
        <w:t>.1</w:t>
      </w:r>
      <w:r w:rsidR="0045762C">
        <w:t>.</w:t>
      </w:r>
      <w:r w:rsidR="151FD912" w:rsidRPr="00456C47">
        <w:t xml:space="preserve"> Data </w:t>
      </w:r>
      <w:r w:rsidR="00F01C37">
        <w:t>types</w:t>
      </w:r>
      <w:bookmarkEnd w:id="90"/>
      <w:r w:rsidR="00F01C37">
        <w:t xml:space="preserve"> </w:t>
      </w:r>
      <w:bookmarkEnd w:id="89"/>
    </w:p>
    <w:p w14:paraId="6B24942C" w14:textId="46782DFA" w:rsidR="006A2A9B" w:rsidRPr="006A2A9B" w:rsidRDefault="006A2A9B" w:rsidP="007D4018">
      <w:pPr>
        <w:spacing w:before="120" w:after="120" w:line="276" w:lineRule="auto"/>
        <w:rPr>
          <w:rFonts w:eastAsiaTheme="minorEastAsia"/>
          <w:color w:val="000000" w:themeColor="text1"/>
        </w:rPr>
      </w:pPr>
      <w:bookmarkStart w:id="91" w:name="_Toc102041234"/>
      <w:r w:rsidRPr="006A2A9B">
        <w:rPr>
          <w:rFonts w:eastAsiaTheme="minorEastAsia"/>
          <w:color w:val="000000" w:themeColor="text1"/>
        </w:rPr>
        <w:t>Multiple categories of data will be used across the project divided into f</w:t>
      </w:r>
      <w:r w:rsidR="00DA51B8">
        <w:rPr>
          <w:rFonts w:eastAsiaTheme="minorEastAsia"/>
          <w:color w:val="000000" w:themeColor="text1"/>
        </w:rPr>
        <w:t>our</w:t>
      </w:r>
      <w:r w:rsidRPr="006A2A9B">
        <w:rPr>
          <w:rFonts w:eastAsiaTheme="minorEastAsia"/>
          <w:color w:val="000000" w:themeColor="text1"/>
        </w:rPr>
        <w:t xml:space="preserve"> categories. </w:t>
      </w:r>
      <w:r w:rsidRPr="006A2A9B">
        <w:rPr>
          <w:rFonts w:eastAsiaTheme="minorEastAsia"/>
          <w:color w:val="000000" w:themeColor="text1"/>
        </w:rPr>
        <w:br/>
      </w:r>
    </w:p>
    <w:p w14:paraId="13E60BC6" w14:textId="74422441" w:rsidR="0084314F" w:rsidRPr="0084314F" w:rsidRDefault="006A2A9B" w:rsidP="007D4018">
      <w:pPr>
        <w:pStyle w:val="ListParagraph"/>
        <w:numPr>
          <w:ilvl w:val="2"/>
          <w:numId w:val="92"/>
        </w:numPr>
        <w:spacing w:before="120" w:after="120" w:line="276" w:lineRule="auto"/>
        <w:ind w:left="0"/>
        <w:rPr>
          <w:rFonts w:eastAsiaTheme="minorEastAsia"/>
          <w:color w:val="000000" w:themeColor="text1"/>
        </w:rPr>
      </w:pPr>
      <w:bookmarkStart w:id="92" w:name="_Toc105168533"/>
      <w:r w:rsidRPr="006A2A9B">
        <w:rPr>
          <w:rStyle w:val="Heading3Char"/>
        </w:rPr>
        <w:t>Health related data</w:t>
      </w:r>
      <w:bookmarkEnd w:id="92"/>
    </w:p>
    <w:p w14:paraId="61B3C953" w14:textId="285BA5B7" w:rsidR="006A2A9B" w:rsidRDefault="006A2A9B" w:rsidP="0084314F">
      <w:pPr>
        <w:pStyle w:val="ListParagraph"/>
        <w:spacing w:before="120" w:after="120" w:line="276" w:lineRule="auto"/>
        <w:ind w:left="0"/>
        <w:rPr>
          <w:rFonts w:eastAsiaTheme="minorEastAsia"/>
          <w:color w:val="000000" w:themeColor="text1"/>
        </w:rPr>
      </w:pPr>
      <w:r w:rsidRPr="006A2A9B">
        <w:br/>
        <w:t>Health related data for</w:t>
      </w:r>
      <w:r w:rsidR="00817D56">
        <w:t xml:space="preserve"> this study </w:t>
      </w:r>
      <w:r w:rsidRPr="006A2A9B">
        <w:t>will focus on clinical trials datasets generated by clinical trials</w:t>
      </w:r>
      <w:r w:rsidRPr="00942D45">
        <w:rPr>
          <w:rFonts w:eastAsiaTheme="minorEastAsia"/>
          <w:color w:val="000000" w:themeColor="text1"/>
        </w:rPr>
        <w:t xml:space="preserve"> undertaken in the case study cities (Johannesburg and Abidjan).  Trials datasets will be identified based on the scale of the trial as well as the availability of geospatial variables (e.g. clinic locations or other geospatial information) in order to allow spatial mapping of health outcomes and the intersection with socio-economic spatial mapping and climate variable spatial mapping.</w:t>
      </w:r>
    </w:p>
    <w:p w14:paraId="4B680764" w14:textId="77777777" w:rsidR="005523D4" w:rsidRDefault="005523D4" w:rsidP="0084314F">
      <w:pPr>
        <w:pStyle w:val="ListParagraph"/>
        <w:spacing w:before="120" w:after="120" w:line="276" w:lineRule="auto"/>
        <w:ind w:left="0"/>
        <w:rPr>
          <w:rFonts w:eastAsiaTheme="minorEastAsia"/>
          <w:color w:val="000000" w:themeColor="text1"/>
        </w:rPr>
      </w:pPr>
    </w:p>
    <w:p w14:paraId="283594D0" w14:textId="41F727BC" w:rsidR="00AA6915" w:rsidRPr="00AA6915" w:rsidRDefault="00AA6915" w:rsidP="00AA6915">
      <w:pPr>
        <w:pStyle w:val="ListParagraph"/>
        <w:spacing w:before="120" w:after="120" w:line="276" w:lineRule="auto"/>
        <w:ind w:left="0"/>
        <w:rPr>
          <w:rFonts w:eastAsiaTheme="minorEastAsia"/>
          <w:color w:val="000000" w:themeColor="text1"/>
        </w:rPr>
      </w:pPr>
      <w:r w:rsidRPr="00AA6915">
        <w:rPr>
          <w:rFonts w:eastAsiaTheme="minorEastAsia"/>
          <w:b/>
          <w:bCs/>
          <w:color w:val="000000" w:themeColor="text1"/>
        </w:rPr>
        <w:t>Health related data is generally considered to be personal data</w:t>
      </w:r>
      <w:r w:rsidRPr="00AA6915">
        <w:rPr>
          <w:rFonts w:eastAsiaTheme="minorEastAsia"/>
          <w:color w:val="000000" w:themeColor="text1"/>
        </w:rPr>
        <w:t xml:space="preserve"> as it pertains to individuals medical records, diseases history and health events.  In some cases health related data is also considered </w:t>
      </w:r>
      <w:r w:rsidRPr="00AA6915">
        <w:rPr>
          <w:rFonts w:eastAsiaTheme="minorEastAsia"/>
          <w:i/>
          <w:iCs/>
          <w:color w:val="000000" w:themeColor="text1"/>
        </w:rPr>
        <w:t>personally identifiable data</w:t>
      </w:r>
      <w:r w:rsidRPr="00AA6915">
        <w:rPr>
          <w:rFonts w:eastAsiaTheme="minorEastAsia"/>
          <w:color w:val="000000" w:themeColor="text1"/>
        </w:rPr>
        <w:t xml:space="preserve"> where individuals can be identified either directly through names, ID numbers, etc. or indirectly deduced from address, GPS locations, or cross referencing with other identifiers.  Many countries now have specific laws dictating conditions for sharing and processing of such data and associated protective measures to avoid unauthorized access and potential harm to individuals involved in the studies.  In South Africa the relevant </w:t>
      </w:r>
      <w:r w:rsidR="002D7E1E" w:rsidRPr="00AA6915">
        <w:rPr>
          <w:rFonts w:eastAsiaTheme="minorEastAsia"/>
          <w:color w:val="000000" w:themeColor="text1"/>
        </w:rPr>
        <w:t>legislation</w:t>
      </w:r>
      <w:r w:rsidRPr="00AA6915">
        <w:rPr>
          <w:rFonts w:eastAsiaTheme="minorEastAsia"/>
          <w:color w:val="000000" w:themeColor="text1"/>
        </w:rPr>
        <w:t xml:space="preserve"> is the Protection of Personal Information Act (POPIA 2013).  This necessitates processing in compliance with the specific </w:t>
      </w:r>
      <w:r w:rsidRPr="00AA6915">
        <w:rPr>
          <w:rFonts w:eastAsiaTheme="minorEastAsia"/>
          <w:color w:val="000000" w:themeColor="text1"/>
        </w:rPr>
        <w:lastRenderedPageBreak/>
        <w:t>requirements of the POPIA act.  These requirements and compliance with them is outlined in detail in the section below: POPIA compliance</w:t>
      </w:r>
      <w:r w:rsidRPr="00AA6915">
        <w:rPr>
          <w:rFonts w:eastAsiaTheme="minorEastAsia"/>
          <w:color w:val="000000" w:themeColor="text1"/>
        </w:rPr>
        <w:br/>
      </w:r>
      <w:r w:rsidRPr="00AA6915">
        <w:rPr>
          <w:rFonts w:eastAsiaTheme="minorEastAsia"/>
          <w:color w:val="000000" w:themeColor="text1"/>
        </w:rPr>
        <w:br/>
        <w:t xml:space="preserve">Due to above mentioned privacy, ethical and legal requirements, health related data acquisition almost always involves an associated DSA between the data </w:t>
      </w:r>
      <w:r w:rsidR="0009371C">
        <w:rPr>
          <w:rFonts w:eastAsiaTheme="minorEastAsia"/>
          <w:color w:val="000000" w:themeColor="text1"/>
        </w:rPr>
        <w:t>provider</w:t>
      </w:r>
      <w:r w:rsidRPr="00AA6915">
        <w:rPr>
          <w:rFonts w:eastAsiaTheme="minorEastAsia"/>
          <w:color w:val="000000" w:themeColor="text1"/>
        </w:rPr>
        <w:t xml:space="preserve"> and the HEAT </w:t>
      </w:r>
      <w:proofErr w:type="spellStart"/>
      <w:r w:rsidRPr="00AA6915">
        <w:rPr>
          <w:rFonts w:eastAsiaTheme="minorEastAsia"/>
          <w:color w:val="000000" w:themeColor="text1"/>
        </w:rPr>
        <w:t>Center</w:t>
      </w:r>
      <w:proofErr w:type="spellEnd"/>
      <w:r w:rsidRPr="00AA6915">
        <w:rPr>
          <w:rFonts w:eastAsiaTheme="minorEastAsia"/>
          <w:color w:val="000000" w:themeColor="text1"/>
        </w:rPr>
        <w:t xml:space="preserve"> (see data management workflow description below).  In particular, where health data is traveling across international borders, compliance with the relevant national laws, </w:t>
      </w:r>
      <w:r w:rsidR="008A7C9F" w:rsidRPr="00AA6915">
        <w:rPr>
          <w:rFonts w:eastAsiaTheme="minorEastAsia"/>
          <w:color w:val="000000" w:themeColor="text1"/>
        </w:rPr>
        <w:t>permissions, and</w:t>
      </w:r>
      <w:r w:rsidRPr="00AA6915">
        <w:rPr>
          <w:rFonts w:eastAsiaTheme="minorEastAsia"/>
          <w:color w:val="000000" w:themeColor="text1"/>
        </w:rPr>
        <w:t xml:space="preserve"> associated requirements for the sharing and transfer of health data will be followed.  </w:t>
      </w:r>
    </w:p>
    <w:p w14:paraId="2A9ABAA4" w14:textId="77777777" w:rsidR="00AA6915" w:rsidRPr="00AA6915" w:rsidRDefault="00AA6915" w:rsidP="00AA6915">
      <w:pPr>
        <w:pStyle w:val="ListParagraph"/>
        <w:spacing w:before="120" w:after="120" w:line="276" w:lineRule="auto"/>
        <w:rPr>
          <w:rFonts w:eastAsiaTheme="minorEastAsia"/>
          <w:color w:val="000000" w:themeColor="text1"/>
        </w:rPr>
      </w:pPr>
    </w:p>
    <w:p w14:paraId="0CF6FF92" w14:textId="77777777" w:rsidR="00AA6915" w:rsidRDefault="00AA6915" w:rsidP="00AA6915">
      <w:pPr>
        <w:pStyle w:val="ListParagraph"/>
        <w:spacing w:before="120" w:after="120" w:line="276" w:lineRule="auto"/>
        <w:ind w:left="0"/>
        <w:rPr>
          <w:rFonts w:eastAsiaTheme="minorEastAsia"/>
          <w:color w:val="000000" w:themeColor="text1"/>
        </w:rPr>
      </w:pPr>
      <w:r w:rsidRPr="00AA6915">
        <w:rPr>
          <w:rFonts w:eastAsiaTheme="minorEastAsia"/>
          <w:color w:val="000000" w:themeColor="text1"/>
        </w:rPr>
        <w:t>Once data is in South Africa, local ethical clearance and, where data constitutes personal information, POPIA compliance apply.</w:t>
      </w:r>
    </w:p>
    <w:p w14:paraId="09EA9207" w14:textId="77777777" w:rsidR="004806EB" w:rsidRPr="00AA6915" w:rsidRDefault="004806EB" w:rsidP="00AA6915">
      <w:pPr>
        <w:pStyle w:val="ListParagraph"/>
        <w:spacing w:before="120" w:after="120" w:line="276" w:lineRule="auto"/>
        <w:ind w:left="0"/>
        <w:rPr>
          <w:rFonts w:eastAsiaTheme="minorEastAsia"/>
          <w:color w:val="000000" w:themeColor="text1"/>
        </w:rPr>
      </w:pPr>
    </w:p>
    <w:p w14:paraId="5622D588" w14:textId="79DA8892" w:rsidR="00E45973" w:rsidRPr="003341B8" w:rsidRDefault="006A2A9B" w:rsidP="007D4018">
      <w:pPr>
        <w:pStyle w:val="ListParagraph"/>
        <w:numPr>
          <w:ilvl w:val="2"/>
          <w:numId w:val="92"/>
        </w:numPr>
        <w:spacing w:before="120" w:after="120" w:line="276" w:lineRule="auto"/>
        <w:ind w:left="0"/>
        <w:rPr>
          <w:rFonts w:eastAsiaTheme="minorEastAsia"/>
          <w:color w:val="000000" w:themeColor="text1"/>
        </w:rPr>
      </w:pPr>
      <w:bookmarkStart w:id="93" w:name="_Toc105168534"/>
      <w:r w:rsidRPr="006A2A9B">
        <w:rPr>
          <w:rStyle w:val="Heading3Char"/>
        </w:rPr>
        <w:t>Climate/weather data</w:t>
      </w:r>
      <w:bookmarkEnd w:id="93"/>
    </w:p>
    <w:p w14:paraId="35E12F81" w14:textId="085333CA" w:rsidR="006A2A9B" w:rsidRPr="006A2A9B" w:rsidRDefault="006A2A9B" w:rsidP="0084314F">
      <w:pPr>
        <w:pStyle w:val="ListParagraph"/>
        <w:spacing w:before="120" w:after="120" w:line="276" w:lineRule="auto"/>
        <w:ind w:left="0"/>
        <w:rPr>
          <w:rFonts w:eastAsiaTheme="minorEastAsia"/>
          <w:color w:val="000000" w:themeColor="text1"/>
        </w:rPr>
      </w:pPr>
      <w:r w:rsidRPr="002E4BB5">
        <w:rPr>
          <w:rFonts w:eastAsiaTheme="minorEastAsia"/>
          <w:color w:val="000000" w:themeColor="text1"/>
        </w:rPr>
        <w:t xml:space="preserve">These data include both observational-based datasets (weather station observations, </w:t>
      </w:r>
      <w:r w:rsidRPr="00897E75">
        <w:rPr>
          <w:rFonts w:eastAsiaTheme="minorEastAsia"/>
          <w:color w:val="000000" w:themeColor="text1"/>
        </w:rPr>
        <w:t>satellite</w:t>
      </w:r>
      <w:r w:rsidRPr="002E4BB5">
        <w:rPr>
          <w:rFonts w:eastAsiaTheme="minorEastAsia"/>
          <w:color w:val="000000" w:themeColor="text1"/>
        </w:rPr>
        <w:t xml:space="preserve"> proxy observations, and processed/gridded observations).  Gridded climate data produced from atmospheric re-analysis and climate simulations will form historical gridded climate observations and forecasts.</w:t>
      </w:r>
    </w:p>
    <w:p w14:paraId="590860C3" w14:textId="6081CF32" w:rsidR="006A2A9B" w:rsidRPr="006A2A9B" w:rsidRDefault="006A2A9B" w:rsidP="007D4018">
      <w:pPr>
        <w:spacing w:before="120" w:after="120" w:line="276" w:lineRule="auto"/>
        <w:rPr>
          <w:rFonts w:eastAsiaTheme="minorEastAsia"/>
          <w:color w:val="000000" w:themeColor="text1"/>
        </w:rPr>
      </w:pPr>
      <w:r w:rsidRPr="006A2A9B">
        <w:rPr>
          <w:rFonts w:eastAsiaTheme="minorEastAsia"/>
          <w:color w:val="000000" w:themeColor="text1"/>
        </w:rPr>
        <w:t xml:space="preserve">Climate-related data will in almost all cases involve accessing open data repositories such as Copernicus Climate Data Store (CDS), or Earth System Grid Federation data systems.  Climate-related data will be stored on IBM PAIRS data storage and/or CSAG/UCT data storage systems. </w:t>
      </w:r>
      <w:r w:rsidR="00F31B4C" w:rsidRPr="006A2A9B">
        <w:rPr>
          <w:rFonts w:eastAsiaTheme="minorEastAsia"/>
          <w:color w:val="000000" w:themeColor="text1"/>
        </w:rPr>
        <w:t>however,</w:t>
      </w:r>
      <w:r w:rsidRPr="006A2A9B">
        <w:rPr>
          <w:rFonts w:eastAsiaTheme="minorEastAsia"/>
          <w:color w:val="000000" w:themeColor="text1"/>
        </w:rPr>
        <w:t xml:space="preserve"> CSAG/UCT will manage and update the primary data index for climate-related data available to the consortium.</w:t>
      </w:r>
    </w:p>
    <w:p w14:paraId="31750616" w14:textId="2BB3F8AD" w:rsidR="006A2A9B" w:rsidRPr="006A2A9B" w:rsidRDefault="006A2A9B" w:rsidP="007D4018">
      <w:pPr>
        <w:spacing w:before="120" w:after="120" w:line="276" w:lineRule="auto"/>
        <w:rPr>
          <w:rFonts w:eastAsiaTheme="minorEastAsia"/>
          <w:color w:val="000000" w:themeColor="text1"/>
        </w:rPr>
      </w:pPr>
      <w:r w:rsidRPr="006A2A9B">
        <w:rPr>
          <w:rFonts w:eastAsiaTheme="minorEastAsia"/>
          <w:color w:val="000000" w:themeColor="text1"/>
        </w:rPr>
        <w:t xml:space="preserve">The large majority of climate datasets used are available through open data policies with no restrictions on non-commercial research use.  In some cases a processing fee may be charged. We will cite the original source. </w:t>
      </w:r>
    </w:p>
    <w:p w14:paraId="08E0AF2D" w14:textId="6FABCCA0" w:rsidR="006A2A9B" w:rsidRPr="00644848" w:rsidRDefault="006A2A9B" w:rsidP="007D4018">
      <w:pPr>
        <w:pStyle w:val="ListParagraph"/>
        <w:numPr>
          <w:ilvl w:val="2"/>
          <w:numId w:val="92"/>
        </w:numPr>
        <w:spacing w:before="120" w:after="120" w:line="276" w:lineRule="auto"/>
        <w:ind w:left="0"/>
        <w:rPr>
          <w:rFonts w:eastAsiaTheme="minorEastAsia"/>
          <w:color w:val="000000" w:themeColor="text1"/>
        </w:rPr>
      </w:pPr>
      <w:r w:rsidRPr="006A2A9B">
        <w:rPr>
          <w:rStyle w:val="Heading3Char"/>
        </w:rPr>
        <w:t xml:space="preserve"> </w:t>
      </w:r>
      <w:bookmarkStart w:id="94" w:name="_Toc105168535"/>
      <w:r w:rsidRPr="006A2A9B">
        <w:rPr>
          <w:rStyle w:val="Heading3Char"/>
        </w:rPr>
        <w:t xml:space="preserve">Remote sensing data </w:t>
      </w:r>
      <w:r w:rsidRPr="00897E75">
        <w:rPr>
          <w:rStyle w:val="Heading3Char"/>
        </w:rPr>
        <w:t>excluding climate data</w:t>
      </w:r>
      <w:bookmarkEnd w:id="94"/>
      <w:r w:rsidRPr="00644848">
        <w:rPr>
          <w:rFonts w:eastAsiaTheme="minorEastAsia"/>
          <w:b/>
          <w:bCs/>
          <w:color w:val="000000" w:themeColor="text1"/>
        </w:rPr>
        <w:br/>
      </w:r>
      <w:r w:rsidRPr="00644848">
        <w:rPr>
          <w:rFonts w:eastAsiaTheme="minorEastAsia"/>
          <w:color w:val="000000" w:themeColor="text1"/>
        </w:rPr>
        <w:t xml:space="preserve">The focus is on data derived from satellite sensors, mainly optical imagery (e.g. satellite images of urban </w:t>
      </w:r>
      <w:proofErr w:type="spellStart"/>
      <w:r w:rsidRPr="00644848">
        <w:rPr>
          <w:rFonts w:eastAsiaTheme="minorEastAsia"/>
          <w:color w:val="000000" w:themeColor="text1"/>
        </w:rPr>
        <w:t>centers</w:t>
      </w:r>
      <w:proofErr w:type="spellEnd"/>
      <w:r w:rsidRPr="00644848">
        <w:rPr>
          <w:rFonts w:eastAsiaTheme="minorEastAsia"/>
          <w:color w:val="000000" w:themeColor="text1"/>
        </w:rPr>
        <w:t xml:space="preserve">) as well as indicators of physical measures such as </w:t>
      </w:r>
      <w:r w:rsidRPr="00897E75">
        <w:rPr>
          <w:rFonts w:eastAsiaTheme="minorEastAsia"/>
          <w:color w:val="000000" w:themeColor="text1"/>
        </w:rPr>
        <w:t>land surface temperature</w:t>
      </w:r>
      <w:r w:rsidRPr="00644848">
        <w:rPr>
          <w:rFonts w:eastAsiaTheme="minorEastAsia"/>
          <w:color w:val="000000" w:themeColor="text1"/>
        </w:rPr>
        <w:t xml:space="preserve">, soil moisture estimates, vegetation condition, land use and cover, etc.) for the purposes of estimating environmental quantities, and land use/building density etc.  Remote sensing data will not be used to identify individuals in any way and does not constitute sensitive or personally identifiable data. Climate data is often collected through remote sensing. However, for the purposes of this study, we will classify climate data collected through remote sensing as in the first category of data (Climate/weather data), and not in this category.    </w:t>
      </w:r>
    </w:p>
    <w:p w14:paraId="3FEC5553" w14:textId="6233C801" w:rsidR="006A2A9B" w:rsidRPr="006A2A9B" w:rsidRDefault="006A2A9B" w:rsidP="007D4018">
      <w:pPr>
        <w:spacing w:before="120" w:after="120" w:line="276" w:lineRule="auto"/>
        <w:rPr>
          <w:rFonts w:eastAsiaTheme="minorEastAsia"/>
          <w:color w:val="000000" w:themeColor="text1"/>
        </w:rPr>
      </w:pPr>
      <w:r w:rsidRPr="006A2A9B">
        <w:rPr>
          <w:rFonts w:eastAsiaTheme="minorEastAsia"/>
          <w:color w:val="000000" w:themeColor="text1"/>
        </w:rPr>
        <w:t>Remote sensing related data will in most cases involve accessing open data repositories such as Copernicus Climate Data Store (CDS), Sentinel data systems.  Remote sensing related data will be stored on IBM PAIRS data storage and/or CSAG/UCT data storage systems. CSAG/UCT will manage and update the primary data index for remote sensing related data</w:t>
      </w:r>
      <w:r w:rsidR="00270F38">
        <w:rPr>
          <w:rFonts w:eastAsiaTheme="minorEastAsia"/>
          <w:color w:val="000000" w:themeColor="text1"/>
        </w:rPr>
        <w:t>.</w:t>
      </w:r>
    </w:p>
    <w:p w14:paraId="689218DB" w14:textId="6BA1B31A" w:rsidR="006A2A9B" w:rsidRPr="006A2A9B" w:rsidRDefault="006A2A9B" w:rsidP="007D4018">
      <w:pPr>
        <w:spacing w:before="120" w:after="120" w:line="276" w:lineRule="auto"/>
        <w:rPr>
          <w:rFonts w:eastAsiaTheme="minorEastAsia"/>
          <w:color w:val="000000" w:themeColor="text1"/>
        </w:rPr>
      </w:pPr>
      <w:r w:rsidRPr="006A2A9B">
        <w:rPr>
          <w:rFonts w:eastAsiaTheme="minorEastAsia"/>
          <w:color w:val="000000" w:themeColor="text1"/>
        </w:rPr>
        <w:t>Most remote datasets used are available through open data policies with no restrictions on non-commercial research use.  We will cite the original source.</w:t>
      </w:r>
    </w:p>
    <w:p w14:paraId="47D0833E" w14:textId="2B2FFDED" w:rsidR="006A2A9B" w:rsidRPr="00897E75" w:rsidRDefault="006A2A9B" w:rsidP="00897E75">
      <w:pPr>
        <w:pStyle w:val="ListParagraph"/>
        <w:numPr>
          <w:ilvl w:val="2"/>
          <w:numId w:val="92"/>
        </w:numPr>
        <w:spacing w:before="100" w:beforeAutospacing="1" w:after="100" w:afterAutospacing="1" w:line="276" w:lineRule="auto"/>
        <w:ind w:left="0"/>
        <w:rPr>
          <w:rFonts w:eastAsiaTheme="minorEastAsia"/>
          <w:color w:val="000000" w:themeColor="text1"/>
        </w:rPr>
      </w:pPr>
      <w:r w:rsidRPr="006A2A9B">
        <w:rPr>
          <w:rStyle w:val="Heading3Char"/>
        </w:rPr>
        <w:t xml:space="preserve"> </w:t>
      </w:r>
      <w:bookmarkStart w:id="95" w:name="_Toc105168536"/>
      <w:r w:rsidRPr="006A2A9B">
        <w:rPr>
          <w:rStyle w:val="Heading3Char"/>
        </w:rPr>
        <w:t>A</w:t>
      </w:r>
      <w:r w:rsidR="00675ED0">
        <w:rPr>
          <w:rStyle w:val="Heading3Char"/>
        </w:rPr>
        <w:t>real</w:t>
      </w:r>
      <w:r w:rsidRPr="006A2A9B">
        <w:rPr>
          <w:rStyle w:val="Heading3Char"/>
        </w:rPr>
        <w:t>/Geospatial socio-economic data</w:t>
      </w:r>
      <w:bookmarkEnd w:id="95"/>
      <w:r w:rsidRPr="00644848">
        <w:rPr>
          <w:rFonts w:eastAsiaTheme="minorEastAsia"/>
          <w:b/>
          <w:bCs/>
          <w:color w:val="000000" w:themeColor="text1"/>
        </w:rPr>
        <w:br/>
      </w:r>
      <w:r w:rsidRPr="00897E75">
        <w:rPr>
          <w:rFonts w:eastAsiaTheme="minorEastAsia"/>
          <w:color w:val="000000" w:themeColor="text1"/>
        </w:rPr>
        <w:t xml:space="preserve">These data represent measures of socio-economic and related conditions such as household </w:t>
      </w:r>
      <w:r w:rsidRPr="00897E75">
        <w:rPr>
          <w:rFonts w:eastAsiaTheme="minorEastAsia"/>
          <w:color w:val="000000" w:themeColor="text1"/>
        </w:rPr>
        <w:lastRenderedPageBreak/>
        <w:t>economic status, access to services such as water and sanitation, dwelling type, etc.  Typical sources include national census data, and more focused household &amp; demographic survey data.</w:t>
      </w:r>
      <w:r w:rsidR="00223F13">
        <w:rPr>
          <w:rFonts w:eastAsiaTheme="minorEastAsia"/>
          <w:color w:val="000000" w:themeColor="text1"/>
        </w:rPr>
        <w:t xml:space="preserve"> </w:t>
      </w:r>
      <w:r w:rsidRPr="00644848">
        <w:rPr>
          <w:rFonts w:eastAsiaTheme="minorEastAsia"/>
          <w:color w:val="000000" w:themeColor="text1"/>
        </w:rPr>
        <w:t xml:space="preserve">These data are not sourced through remote sensors. </w:t>
      </w:r>
    </w:p>
    <w:p w14:paraId="4BD4B17E" w14:textId="5F724FEF" w:rsidR="006A2A9B" w:rsidRPr="00897E75" w:rsidRDefault="006A2A9B" w:rsidP="007D4018">
      <w:pPr>
        <w:spacing w:before="120" w:after="120" w:line="276" w:lineRule="auto"/>
        <w:rPr>
          <w:rFonts w:eastAsiaTheme="minorEastAsia"/>
          <w:color w:val="000000" w:themeColor="text1"/>
        </w:rPr>
      </w:pPr>
      <w:r w:rsidRPr="00897E75">
        <w:rPr>
          <w:rFonts w:eastAsiaTheme="minorEastAsia"/>
          <w:color w:val="000000" w:themeColor="text1"/>
        </w:rPr>
        <w:t>Socio-economic data will be sourced from both open data repositories as well as restricted access repositories (</w:t>
      </w:r>
      <w:r w:rsidRPr="006A2A9B">
        <w:rPr>
          <w:rFonts w:eastAsiaTheme="minorEastAsia"/>
          <w:color w:val="000000" w:themeColor="text1"/>
        </w:rPr>
        <w:t>e.g.</w:t>
      </w:r>
      <w:r w:rsidRPr="00897E75">
        <w:rPr>
          <w:rFonts w:eastAsiaTheme="minorEastAsia"/>
          <w:color w:val="000000" w:themeColor="text1"/>
        </w:rPr>
        <w:t xml:space="preserve"> South African census data, </w:t>
      </w:r>
      <w:r w:rsidRPr="006A2A9B">
        <w:rPr>
          <w:rFonts w:eastAsiaTheme="minorEastAsia"/>
          <w:color w:val="000000" w:themeColor="text1"/>
        </w:rPr>
        <w:t xml:space="preserve">and </w:t>
      </w:r>
      <w:r w:rsidRPr="00897E75">
        <w:rPr>
          <w:rFonts w:eastAsiaTheme="minorEastAsia"/>
          <w:color w:val="000000" w:themeColor="text1"/>
        </w:rPr>
        <w:t>GCRO Quality of Life Surveys).  Primary copies will be indexed and stored on CSAG/UCT data storage but versions may already exist</w:t>
      </w:r>
      <w:r w:rsidRPr="006A2A9B">
        <w:rPr>
          <w:rFonts w:eastAsiaTheme="minorEastAsia"/>
          <w:color w:val="000000" w:themeColor="text1"/>
        </w:rPr>
        <w:t xml:space="preserve"> or will </w:t>
      </w:r>
      <w:r w:rsidRPr="00897E75">
        <w:rPr>
          <w:rFonts w:eastAsiaTheme="minorEastAsia"/>
          <w:color w:val="000000" w:themeColor="text1"/>
        </w:rPr>
        <w:t xml:space="preserve">be uploaded on IBM PAIRS to enable analysis through </w:t>
      </w:r>
      <w:r w:rsidRPr="006A2A9B">
        <w:rPr>
          <w:rFonts w:eastAsiaTheme="minorEastAsia"/>
          <w:color w:val="000000" w:themeColor="text1"/>
        </w:rPr>
        <w:t xml:space="preserve">IBM </w:t>
      </w:r>
      <w:r w:rsidRPr="00897E75">
        <w:rPr>
          <w:rFonts w:eastAsiaTheme="minorEastAsia"/>
          <w:color w:val="000000" w:themeColor="text1"/>
        </w:rPr>
        <w:t>PAIRS.</w:t>
      </w:r>
    </w:p>
    <w:p w14:paraId="4A390ACB" w14:textId="7DE6CBD1" w:rsidR="006A2A9B" w:rsidRPr="00897E75" w:rsidRDefault="006A2A9B" w:rsidP="007D4018">
      <w:pPr>
        <w:spacing w:before="120" w:after="120" w:line="276" w:lineRule="auto"/>
        <w:rPr>
          <w:rFonts w:eastAsiaTheme="minorEastAsia"/>
          <w:color w:val="000000" w:themeColor="text1"/>
        </w:rPr>
      </w:pPr>
      <w:r w:rsidRPr="00897E75">
        <w:rPr>
          <w:rFonts w:eastAsiaTheme="minorEastAsia"/>
          <w:color w:val="000000" w:themeColor="text1"/>
        </w:rPr>
        <w:t xml:space="preserve">South African census data is already available through the UCT </w:t>
      </w:r>
      <w:proofErr w:type="spellStart"/>
      <w:r w:rsidRPr="00897E75">
        <w:rPr>
          <w:rFonts w:eastAsiaTheme="minorEastAsia"/>
          <w:color w:val="000000" w:themeColor="text1"/>
        </w:rPr>
        <w:t>DataFirst</w:t>
      </w:r>
      <w:proofErr w:type="spellEnd"/>
      <w:r w:rsidRPr="00897E75">
        <w:rPr>
          <w:rFonts w:eastAsiaTheme="minorEastAsia"/>
          <w:color w:val="000000" w:themeColor="text1"/>
        </w:rPr>
        <w:t xml:space="preserve"> data repository and GCRO QoS data is available through the GCRO open data platform as well as through direct queries with GCRO.</w:t>
      </w:r>
    </w:p>
    <w:p w14:paraId="0638175E" w14:textId="1A5DCC15" w:rsidR="005C401B" w:rsidRDefault="006A2A9B" w:rsidP="00DA51B8">
      <w:pPr>
        <w:spacing w:before="120" w:after="120" w:line="276" w:lineRule="auto"/>
        <w:rPr>
          <w:rFonts w:eastAsiaTheme="minorEastAsia"/>
          <w:color w:val="000000" w:themeColor="text1"/>
        </w:rPr>
      </w:pPr>
      <w:r w:rsidRPr="00897E75">
        <w:rPr>
          <w:rFonts w:eastAsiaTheme="minorEastAsia"/>
          <w:color w:val="000000" w:themeColor="text1"/>
        </w:rPr>
        <w:t>South African census data is aggregated up to small areas and so does not constitute personally identifiable data.  GCRO Quality of Life survey data is likewise aggregated to small areas and does not constitute personally identifiable sensitive data.</w:t>
      </w:r>
      <w:bookmarkStart w:id="96" w:name="_Toc102041241"/>
      <w:bookmarkEnd w:id="91"/>
    </w:p>
    <w:p w14:paraId="1B6AF99A" w14:textId="77777777" w:rsidR="00DA51B8" w:rsidRPr="00DA51B8" w:rsidRDefault="00DA51B8" w:rsidP="00DA51B8">
      <w:pPr>
        <w:spacing w:before="120" w:after="120" w:line="276" w:lineRule="auto"/>
        <w:rPr>
          <w:rFonts w:eastAsiaTheme="minorEastAsia"/>
          <w:color w:val="000000" w:themeColor="text1"/>
        </w:rPr>
      </w:pPr>
    </w:p>
    <w:p w14:paraId="51273729" w14:textId="0346C148" w:rsidR="00874077" w:rsidRDefault="151FD912" w:rsidP="0045762C">
      <w:pPr>
        <w:pStyle w:val="Heading2"/>
        <w:numPr>
          <w:ilvl w:val="1"/>
          <w:numId w:val="92"/>
        </w:numPr>
        <w:rPr>
          <w:rFonts w:ascii="Arial" w:hAnsi="Arial" w:cs="Arial"/>
          <w:smallCaps/>
          <w:color w:val="000000" w:themeColor="text1"/>
          <w:sz w:val="18"/>
          <w:szCs w:val="18"/>
          <w:lang w:val="en-GB"/>
        </w:rPr>
      </w:pPr>
      <w:bookmarkStart w:id="97" w:name="_Toc102041244"/>
      <w:bookmarkEnd w:id="96"/>
      <w:r w:rsidRPr="00456C47">
        <w:rPr>
          <w:rStyle w:val="Heading2Char"/>
        </w:rPr>
        <w:t xml:space="preserve"> </w:t>
      </w:r>
      <w:bookmarkStart w:id="98" w:name="_Toc105168537"/>
      <w:r w:rsidRPr="00456C47">
        <w:rPr>
          <w:rStyle w:val="Heading2Char"/>
        </w:rPr>
        <w:t>Data indexing and processing (harmonization, homogenization, normalization)</w:t>
      </w:r>
      <w:bookmarkEnd w:id="97"/>
      <w:bookmarkEnd w:id="98"/>
      <w:r w:rsidRPr="00456C47">
        <w:rPr>
          <w:rStyle w:val="Heading2Char"/>
        </w:rPr>
        <w:t xml:space="preserve"> </w:t>
      </w:r>
    </w:p>
    <w:p w14:paraId="1258B2D5" w14:textId="391EF2CB" w:rsidR="005D24D2"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Data currently available on the CSAG/UCT data storage system as well as data available on IBM PAIRS will be indexed using an appropriate pragmatic meta-data standard and this index will be made available by CSAG/UCT data platform (Gitlab).</w:t>
      </w:r>
    </w:p>
    <w:p w14:paraId="15D472B8" w14:textId="163F7A01" w:rsidR="005D24D2"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 xml:space="preserve">CSAG currently implements a </w:t>
      </w:r>
      <w:r w:rsidRPr="00456C47">
        <w:rPr>
          <w:rFonts w:eastAsiaTheme="minorEastAsia"/>
          <w:b/>
          <w:bCs/>
          <w:color w:val="000000" w:themeColor="text1"/>
          <w:lang w:val="en-GB"/>
        </w:rPr>
        <w:t xml:space="preserve">Data Reference Syntax (DRS) </w:t>
      </w:r>
      <w:r w:rsidRPr="00456C47">
        <w:rPr>
          <w:rFonts w:eastAsiaTheme="minorEastAsia"/>
          <w:color w:val="000000" w:themeColor="text1"/>
          <w:lang w:val="en-GB"/>
        </w:rPr>
        <w:t xml:space="preserve">which is a structured mapping </w:t>
      </w:r>
      <w:r w:rsidR="0071547A" w:rsidRPr="00456C47">
        <w:rPr>
          <w:rFonts w:eastAsiaTheme="minorEastAsia"/>
          <w:color w:val="000000" w:themeColor="text1"/>
          <w:lang w:val="en-GB"/>
        </w:rPr>
        <w:t>from a controlled vocabulary of meta-data elements</w:t>
      </w:r>
      <w:r w:rsidRPr="00456C47">
        <w:rPr>
          <w:rFonts w:eastAsiaTheme="minorEastAsia"/>
          <w:color w:val="000000" w:themeColor="text1"/>
          <w:lang w:val="en-GB"/>
        </w:rPr>
        <w:t xml:space="preserve"> to a directory and file naming syntax. This is standard practice within climate data management and we will continue to implement this approach for the climate and remote sensing datasets.</w:t>
      </w:r>
    </w:p>
    <w:p w14:paraId="505824B2" w14:textId="43ACA2EC" w:rsidR="002D524F"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The current DRS is documented on the CSAG Gitlab Wiki</w:t>
      </w:r>
      <w:r w:rsidR="005F3329">
        <w:rPr>
          <w:rFonts w:eastAsiaTheme="minorEastAsia"/>
          <w:color w:val="000000" w:themeColor="text1"/>
          <w:lang w:val="en-GB"/>
        </w:rPr>
        <w:t xml:space="preserve"> which is accessible</w:t>
      </w:r>
      <w:r w:rsidR="00F95A9E">
        <w:rPr>
          <w:rFonts w:eastAsiaTheme="minorEastAsia"/>
          <w:color w:val="000000" w:themeColor="text1"/>
          <w:lang w:val="en-GB"/>
        </w:rPr>
        <w:t xml:space="preserve"> only</w:t>
      </w:r>
      <w:r w:rsidR="005F3329">
        <w:rPr>
          <w:rFonts w:eastAsiaTheme="minorEastAsia"/>
          <w:color w:val="000000" w:themeColor="text1"/>
          <w:lang w:val="en-GB"/>
        </w:rPr>
        <w:t xml:space="preserve"> to team members</w:t>
      </w:r>
      <w:r w:rsidR="00F95A9E">
        <w:rPr>
          <w:rFonts w:eastAsiaTheme="minorEastAsia"/>
          <w:color w:val="000000" w:themeColor="text1"/>
          <w:lang w:val="en-GB"/>
        </w:rPr>
        <w:t xml:space="preserve"> with requisite credentials. </w:t>
      </w:r>
      <w:r w:rsidR="005F3329">
        <w:rPr>
          <w:rFonts w:eastAsiaTheme="minorEastAsia"/>
          <w:color w:val="000000" w:themeColor="text1"/>
          <w:lang w:val="en-GB"/>
        </w:rPr>
        <w:t xml:space="preserve"> </w:t>
      </w:r>
    </w:p>
    <w:p w14:paraId="4D5738C8" w14:textId="77777777" w:rsidR="002D524F"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b/>
          <w:bCs/>
          <w:color w:val="000000" w:themeColor="text1"/>
          <w:lang w:val="en-GB"/>
        </w:rPr>
        <w:t>Integration with DSI-Africa Open Data Science Platform</w:t>
      </w:r>
      <w:r w:rsidRPr="00456C47">
        <w:rPr>
          <w:rFonts w:eastAsiaTheme="minorEastAsia"/>
          <w:color w:val="000000" w:themeColor="text1"/>
          <w:lang w:val="en-GB"/>
        </w:rPr>
        <w:t xml:space="preserve"> will ensure that meta-data propagates to the ODSP system.</w:t>
      </w:r>
    </w:p>
    <w:p w14:paraId="78B0C688" w14:textId="1FE4F242" w:rsidR="002D524F"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Environmental data (climate data, remote sensing data, socio-economic mapping data) will be homogenized to align with existing meta-data and storage standards (CF conventions and OGC standards) as documented on the Gitlab Wiki</w:t>
      </w:r>
      <w:r w:rsidR="00D45CB7">
        <w:rPr>
          <w:rFonts w:eastAsiaTheme="minorEastAsia"/>
          <w:color w:val="000000" w:themeColor="text1"/>
          <w:lang w:val="en-GB"/>
        </w:rPr>
        <w:t>.</w:t>
      </w:r>
    </w:p>
    <w:p w14:paraId="52255108" w14:textId="77777777" w:rsidR="002D524F"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b/>
          <w:bCs/>
          <w:color w:val="000000" w:themeColor="text1"/>
          <w:lang w:val="en-GB"/>
        </w:rPr>
        <w:t>Health data harmonization</w:t>
      </w:r>
      <w:r w:rsidR="00D41349" w:rsidRPr="00456C47">
        <w:rPr>
          <w:rFonts w:eastAsiaTheme="minorEastAsia"/>
          <w:b/>
          <w:bCs/>
          <w:color w:val="000000" w:themeColor="text1"/>
          <w:lang w:val="en-GB"/>
        </w:rPr>
        <w:t xml:space="preserve"> and de-identification</w:t>
      </w:r>
      <w:r w:rsidRPr="00456C47">
        <w:rPr>
          <w:rFonts w:eastAsiaTheme="minorEastAsia"/>
          <w:color w:val="000000" w:themeColor="text1"/>
          <w:lang w:val="en-GB"/>
        </w:rPr>
        <w:t xml:space="preserve"> will require meta-data/codebook mapping from source codes through to common codes (to be developed).  Codebook mapping will involve both RP and DMAC participation but will be technically implemented by DMAC.  The codebook remapping will be developed and documented separately to this DMP.</w:t>
      </w:r>
      <w:bookmarkStart w:id="99" w:name="_Toc102041245"/>
    </w:p>
    <w:p w14:paraId="28016D65" w14:textId="7F368CED" w:rsidR="005B51A7" w:rsidRPr="00B42386" w:rsidRDefault="005B51A7" w:rsidP="00B42386">
      <w:pPr>
        <w:pStyle w:val="Heading2"/>
        <w:numPr>
          <w:ilvl w:val="1"/>
          <w:numId w:val="92"/>
        </w:numPr>
      </w:pPr>
      <w:bookmarkStart w:id="100" w:name="_Toc105168538"/>
      <w:bookmarkEnd w:id="99"/>
      <w:r w:rsidRPr="00B42386">
        <w:rPr>
          <w:rStyle w:val="Heading2Char"/>
          <w:b/>
        </w:rPr>
        <w:t>Data management, documentation and curation</w:t>
      </w:r>
      <w:bookmarkEnd w:id="100"/>
      <w:r w:rsidRPr="00B42386">
        <w:rPr>
          <w:rStyle w:val="Heading2Char"/>
          <w:b/>
        </w:rPr>
        <w:t xml:space="preserve"> </w:t>
      </w:r>
    </w:p>
    <w:p w14:paraId="76800E3D" w14:textId="0D6D0A79" w:rsidR="00382EB4"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 xml:space="preserve">Data will be managed by </w:t>
      </w:r>
      <w:r w:rsidR="00F4571B" w:rsidRPr="00456C47">
        <w:rPr>
          <w:rFonts w:eastAsiaTheme="minorEastAsia"/>
          <w:color w:val="000000" w:themeColor="text1"/>
          <w:lang w:val="en-GB"/>
        </w:rPr>
        <w:t>a</w:t>
      </w:r>
      <w:r w:rsidRPr="00456C47">
        <w:rPr>
          <w:rFonts w:eastAsiaTheme="minorEastAsia"/>
          <w:color w:val="000000" w:themeColor="text1"/>
          <w:lang w:val="en-GB"/>
        </w:rPr>
        <w:t xml:space="preserve"> team</w:t>
      </w:r>
      <w:r w:rsidR="00CF7ABD" w:rsidRPr="00456C47">
        <w:rPr>
          <w:rFonts w:eastAsiaTheme="minorEastAsia"/>
          <w:color w:val="000000" w:themeColor="text1"/>
          <w:lang w:val="en-GB"/>
        </w:rPr>
        <w:t xml:space="preserve"> of data specialists </w:t>
      </w:r>
      <w:r w:rsidR="004F6E38" w:rsidRPr="00456C47">
        <w:rPr>
          <w:rFonts w:eastAsiaTheme="minorEastAsia"/>
          <w:color w:val="000000" w:themeColor="text1"/>
          <w:lang w:val="en-GB"/>
        </w:rPr>
        <w:t xml:space="preserve">within the </w:t>
      </w:r>
      <w:r w:rsidR="00A9698A" w:rsidRPr="00456C47">
        <w:rPr>
          <w:rFonts w:eastAsiaTheme="minorEastAsia"/>
          <w:color w:val="000000" w:themeColor="text1"/>
          <w:lang w:val="en-GB"/>
        </w:rPr>
        <w:t>study</w:t>
      </w:r>
      <w:r w:rsidRPr="00456C47">
        <w:rPr>
          <w:rFonts w:eastAsiaTheme="minorEastAsia"/>
          <w:color w:val="000000" w:themeColor="text1"/>
          <w:lang w:val="en-GB"/>
        </w:rPr>
        <w:t xml:space="preserve"> and </w:t>
      </w:r>
      <w:r w:rsidRPr="00456C47">
        <w:rPr>
          <w:rFonts w:eastAsiaTheme="minorEastAsia"/>
          <w:b/>
          <w:bCs/>
          <w:i/>
          <w:iCs/>
          <w:color w:val="000000" w:themeColor="text1"/>
          <w:lang w:val="en-GB"/>
        </w:rPr>
        <w:t>primary data management</w:t>
      </w:r>
      <w:r w:rsidRPr="00456C47">
        <w:rPr>
          <w:rFonts w:eastAsiaTheme="minorEastAsia"/>
          <w:b/>
          <w:bCs/>
          <w:color w:val="000000" w:themeColor="text1"/>
          <w:lang w:val="en-GB"/>
        </w:rPr>
        <w:t xml:space="preserve"> </w:t>
      </w:r>
      <w:r w:rsidRPr="00456C47">
        <w:rPr>
          <w:rFonts w:eastAsiaTheme="minorEastAsia"/>
          <w:color w:val="000000" w:themeColor="text1"/>
          <w:lang w:val="en-GB"/>
        </w:rPr>
        <w:t>will take place on the CSAG/UCT data platform.</w:t>
      </w:r>
    </w:p>
    <w:p w14:paraId="7BBA0A6D" w14:textId="4450ED8D" w:rsidR="006A6736" w:rsidRPr="00456C47" w:rsidRDefault="17BD3B52" w:rsidP="6AB5BE6C">
      <w:pPr>
        <w:spacing w:before="120" w:after="120" w:line="276" w:lineRule="auto"/>
        <w:jc w:val="both"/>
        <w:rPr>
          <w:rFonts w:eastAsiaTheme="minorEastAsia"/>
          <w:color w:val="000000" w:themeColor="text1"/>
          <w:lang w:val="en-GB"/>
        </w:rPr>
      </w:pPr>
      <w:r w:rsidRPr="6AB5BE6C">
        <w:rPr>
          <w:rFonts w:eastAsiaTheme="minorEastAsia"/>
          <w:color w:val="000000" w:themeColor="text1"/>
          <w:lang w:val="en-GB"/>
        </w:rPr>
        <w:t xml:space="preserve">IBM PAIRS will continue to implement their own internal data management; however, this will include sharing of meta-data indexing with CSAG/UCT for data related to NIH </w:t>
      </w:r>
      <w:r w:rsidR="0A2C3C40" w:rsidRPr="6AB5BE6C">
        <w:rPr>
          <w:rFonts w:eastAsiaTheme="minorEastAsia"/>
          <w:color w:val="000000" w:themeColor="text1"/>
          <w:lang w:val="en-GB"/>
        </w:rPr>
        <w:t>HE²AT</w:t>
      </w:r>
      <w:r w:rsidRPr="6AB5BE6C">
        <w:rPr>
          <w:rFonts w:eastAsiaTheme="minorEastAsia"/>
          <w:color w:val="000000" w:themeColor="text1"/>
          <w:lang w:val="en-GB"/>
        </w:rPr>
        <w:t xml:space="preserve"> </w:t>
      </w:r>
      <w:proofErr w:type="spellStart"/>
      <w:r w:rsidRPr="6AB5BE6C">
        <w:rPr>
          <w:rFonts w:eastAsiaTheme="minorEastAsia"/>
          <w:color w:val="000000" w:themeColor="text1"/>
          <w:lang w:val="en-GB"/>
        </w:rPr>
        <w:t>Center</w:t>
      </w:r>
      <w:proofErr w:type="spellEnd"/>
      <w:r w:rsidRPr="6AB5BE6C">
        <w:rPr>
          <w:rFonts w:eastAsiaTheme="minorEastAsia"/>
          <w:color w:val="000000" w:themeColor="text1"/>
          <w:lang w:val="en-GB"/>
        </w:rPr>
        <w:t xml:space="preserve"> and DS-I Africa.</w:t>
      </w:r>
    </w:p>
    <w:p w14:paraId="0973621A" w14:textId="4B8484F1" w:rsidR="006A6736"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lastRenderedPageBreak/>
        <w:t xml:space="preserve">Individual partner institutions will have their own data and computing platforms ranging from central institutional platforms through to personal computing devices.  Data management within these partner institutions does not fall under this data management plan and we refer to this as </w:t>
      </w:r>
      <w:r w:rsidRPr="00456C47">
        <w:rPr>
          <w:rFonts w:eastAsiaTheme="minorEastAsia"/>
          <w:b/>
          <w:bCs/>
          <w:i/>
          <w:iCs/>
          <w:color w:val="000000" w:themeColor="text1"/>
          <w:lang w:val="en-GB"/>
        </w:rPr>
        <w:t>secondary data management</w:t>
      </w:r>
      <w:r w:rsidRPr="00456C47">
        <w:rPr>
          <w:rFonts w:eastAsiaTheme="minorEastAsia"/>
          <w:color w:val="000000" w:themeColor="text1"/>
          <w:lang w:val="en-GB"/>
        </w:rPr>
        <w:t xml:space="preserve">.  However, partners will be encouraged to regularly consider what locally managed data should be integrated into the </w:t>
      </w:r>
      <w:r w:rsidR="00A9698A" w:rsidRPr="00456C47">
        <w:rPr>
          <w:rFonts w:eastAsiaTheme="minorEastAsia"/>
          <w:color w:val="000000" w:themeColor="text1"/>
          <w:lang w:val="en-GB"/>
        </w:rPr>
        <w:t>study</w:t>
      </w:r>
      <w:r w:rsidRPr="00456C47">
        <w:rPr>
          <w:rFonts w:eastAsiaTheme="minorEastAsia"/>
          <w:color w:val="000000" w:themeColor="text1"/>
          <w:lang w:val="en-GB"/>
        </w:rPr>
        <w:t xml:space="preserve"> wide data </w:t>
      </w:r>
      <w:r w:rsidR="00300E5E" w:rsidRPr="00456C47">
        <w:rPr>
          <w:rFonts w:eastAsiaTheme="minorEastAsia"/>
          <w:color w:val="000000" w:themeColor="text1"/>
          <w:lang w:val="en-GB"/>
        </w:rPr>
        <w:t>management and</w:t>
      </w:r>
      <w:r w:rsidRPr="00456C47">
        <w:rPr>
          <w:rFonts w:eastAsiaTheme="minorEastAsia"/>
          <w:color w:val="000000" w:themeColor="text1"/>
          <w:lang w:val="en-GB"/>
        </w:rPr>
        <w:t xml:space="preserve"> made available to the broader DSI-Africa programme and beyond.</w:t>
      </w:r>
    </w:p>
    <w:p w14:paraId="39B3A6B8" w14:textId="77777777" w:rsidR="00B16426"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Primary data management will involve:</w:t>
      </w:r>
    </w:p>
    <w:p w14:paraId="1CA3061D" w14:textId="77777777" w:rsidR="00234DD3" w:rsidRPr="00456C47" w:rsidRDefault="0DA86936" w:rsidP="002814F3">
      <w:pPr>
        <w:pStyle w:val="ListParagraph"/>
        <w:numPr>
          <w:ilvl w:val="0"/>
          <w:numId w:val="17"/>
        </w:num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Homogenization to agreed data archive standards (see above for each class of data)</w:t>
      </w:r>
    </w:p>
    <w:p w14:paraId="6B572227" w14:textId="4CF14393" w:rsidR="000B2E7A" w:rsidRDefault="0DA86936" w:rsidP="002814F3">
      <w:pPr>
        <w:pStyle w:val="ListParagraph"/>
        <w:numPr>
          <w:ilvl w:val="0"/>
          <w:numId w:val="17"/>
        </w:num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Version control of datasets that are regularly updated to ensure prior version remain accessible</w:t>
      </w:r>
    </w:p>
    <w:p w14:paraId="49C9D9C2" w14:textId="08F8D432" w:rsidR="00883E4D" w:rsidRDefault="0DA86936" w:rsidP="002814F3">
      <w:pPr>
        <w:pStyle w:val="ListParagraph"/>
        <w:numPr>
          <w:ilvl w:val="0"/>
          <w:numId w:val="17"/>
        </w:num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Harmonizing of health-related data</w:t>
      </w:r>
    </w:p>
    <w:p w14:paraId="5C682E7D" w14:textId="77777777" w:rsidR="00B958C2" w:rsidRDefault="0DA86936" w:rsidP="002814F3">
      <w:pPr>
        <w:pStyle w:val="ListParagraph"/>
        <w:numPr>
          <w:ilvl w:val="0"/>
          <w:numId w:val="17"/>
        </w:num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Meta-data indexing within the CSAG/UCT DMP as well as DS-I Africa ODSP</w:t>
      </w:r>
    </w:p>
    <w:p w14:paraId="7F3739AE" w14:textId="77777777" w:rsidR="000A3522" w:rsidRDefault="0DA86936" w:rsidP="002814F3">
      <w:pPr>
        <w:pStyle w:val="ListParagraph"/>
        <w:numPr>
          <w:ilvl w:val="0"/>
          <w:numId w:val="17"/>
        </w:num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Documentation of data on CSAG/UCT GitLab wiki</w:t>
      </w:r>
    </w:p>
    <w:p w14:paraId="04AC3D58" w14:textId="77777777" w:rsidR="00373F7B" w:rsidRDefault="0DA86936" w:rsidP="002814F3">
      <w:pPr>
        <w:pStyle w:val="ListParagraph"/>
        <w:numPr>
          <w:ilvl w:val="0"/>
          <w:numId w:val="17"/>
        </w:num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Sharing of data management code through CSAG/UCT GitLab code repositories</w:t>
      </w:r>
      <w:bookmarkStart w:id="101" w:name="_Toc102041246"/>
    </w:p>
    <w:p w14:paraId="70677039" w14:textId="3E1AE1EB" w:rsidR="005A34B4" w:rsidRPr="005A34B4" w:rsidRDefault="0DA86936" w:rsidP="00863EBF">
      <w:pPr>
        <w:pStyle w:val="Heading2"/>
        <w:numPr>
          <w:ilvl w:val="1"/>
          <w:numId w:val="92"/>
        </w:numPr>
        <w:rPr>
          <w:lang w:val="en-GB"/>
        </w:rPr>
      </w:pPr>
      <w:bookmarkStart w:id="102" w:name="_Toc105168539"/>
      <w:r w:rsidRPr="00456C47">
        <w:rPr>
          <w:lang w:val="en-GB"/>
        </w:rPr>
        <w:t>Data Security and Confidentiality of Potentially Sensitive Information</w:t>
      </w:r>
      <w:bookmarkStart w:id="103" w:name="_Toc102041247"/>
      <w:bookmarkEnd w:id="101"/>
      <w:bookmarkEnd w:id="102"/>
    </w:p>
    <w:p w14:paraId="3EAC3E50" w14:textId="5B41C1B5" w:rsidR="005A34B4" w:rsidRPr="005A34B4" w:rsidRDefault="005A34B4" w:rsidP="00785376">
      <w:pPr>
        <w:spacing w:before="120" w:after="120" w:line="276" w:lineRule="auto"/>
        <w:rPr>
          <w:rFonts w:cstheme="minorHAnsi"/>
          <w:color w:val="000000" w:themeColor="text1"/>
        </w:rPr>
      </w:pPr>
      <w:r w:rsidRPr="005A34B4">
        <w:rPr>
          <w:rFonts w:cstheme="minorHAnsi"/>
          <w:color w:val="000000" w:themeColor="text1"/>
        </w:rPr>
        <w:t>The use of health datasets requires careful consideration of data security and confidentiality.  This is strongly guided by the relevant legislati</w:t>
      </w:r>
      <w:r w:rsidR="0016100C">
        <w:rPr>
          <w:rFonts w:cstheme="minorHAnsi"/>
          <w:color w:val="000000" w:themeColor="text1"/>
        </w:rPr>
        <w:t>ve</w:t>
      </w:r>
      <w:r w:rsidRPr="005A34B4">
        <w:rPr>
          <w:rFonts w:cstheme="minorHAnsi"/>
          <w:color w:val="000000" w:themeColor="text1"/>
        </w:rPr>
        <w:t xml:space="preserve"> context for each datasets including the specific country legislation around the use of personal/sensitive data and the </w:t>
      </w:r>
      <w:r w:rsidR="00231AA7" w:rsidRPr="005A34B4">
        <w:rPr>
          <w:rFonts w:cstheme="minorHAnsi"/>
          <w:color w:val="000000" w:themeColor="text1"/>
        </w:rPr>
        <w:t>cross-border</w:t>
      </w:r>
      <w:r w:rsidRPr="005A34B4">
        <w:rPr>
          <w:rFonts w:cstheme="minorHAnsi"/>
          <w:color w:val="000000" w:themeColor="text1"/>
        </w:rPr>
        <w:t xml:space="preserve"> transfer of such datasets.  The development and negotiation of these data sharing agreements</w:t>
      </w:r>
      <w:r w:rsidR="00176029">
        <w:rPr>
          <w:rFonts w:cstheme="minorHAnsi"/>
          <w:color w:val="000000" w:themeColor="text1"/>
        </w:rPr>
        <w:t>.</w:t>
      </w:r>
    </w:p>
    <w:p w14:paraId="43DF1CE2" w14:textId="582DB21F" w:rsidR="005A34B4" w:rsidRPr="005A34B4" w:rsidRDefault="005A34B4" w:rsidP="00785376">
      <w:pPr>
        <w:spacing w:before="120" w:after="120" w:line="276" w:lineRule="auto"/>
        <w:rPr>
          <w:rFonts w:cstheme="minorHAnsi"/>
          <w:color w:val="000000" w:themeColor="text1"/>
        </w:rPr>
      </w:pPr>
      <w:r w:rsidRPr="005A34B4">
        <w:rPr>
          <w:rFonts w:cstheme="minorHAnsi"/>
          <w:color w:val="000000" w:themeColor="text1"/>
        </w:rPr>
        <w:t>In order to support the development of the Data Sharing Agreements and ensure compliance with legislation around access to and protection of personal/sensitive information</w:t>
      </w:r>
      <w:r w:rsidR="00BF79BA">
        <w:rPr>
          <w:rFonts w:cstheme="minorHAnsi"/>
          <w:color w:val="000000" w:themeColor="text1"/>
        </w:rPr>
        <w:t xml:space="preserve"> the following security measures will be implemented:</w:t>
      </w:r>
    </w:p>
    <w:p w14:paraId="50886215" w14:textId="3A4793F1" w:rsidR="005A34B4" w:rsidRDefault="005A34B4" w:rsidP="004915BC">
      <w:pPr>
        <w:pStyle w:val="Heading3"/>
        <w:numPr>
          <w:ilvl w:val="2"/>
          <w:numId w:val="92"/>
        </w:numPr>
      </w:pPr>
      <w:bookmarkStart w:id="104" w:name="_Toc105168540"/>
      <w:r w:rsidRPr="005A34B4">
        <w:t>De-identification</w:t>
      </w:r>
      <w:bookmarkEnd w:id="104"/>
    </w:p>
    <w:p w14:paraId="30F8E788" w14:textId="60CBC1AD" w:rsidR="00F71A78" w:rsidRPr="00F71A78" w:rsidRDefault="00F71A78" w:rsidP="00F71A78">
      <w:pPr>
        <w:spacing w:after="0" w:line="240" w:lineRule="auto"/>
        <w:rPr>
          <w:rFonts w:cstheme="minorHAnsi"/>
          <w:color w:val="000000" w:themeColor="text1"/>
        </w:rPr>
      </w:pPr>
      <w:r w:rsidRPr="00F71A78">
        <w:rPr>
          <w:rFonts w:cstheme="minorHAnsi"/>
          <w:color w:val="000000" w:themeColor="text1"/>
        </w:rPr>
        <w:t xml:space="preserve">POPIA Section 10 prescribes the principle of Minimality which means that only information relevant to the purpose of processing should be processed.  Where personal information is acquired that is required to </w:t>
      </w:r>
      <w:proofErr w:type="spellStart"/>
      <w:r w:rsidRPr="00F71A78">
        <w:rPr>
          <w:rFonts w:cstheme="minorHAnsi"/>
          <w:color w:val="000000" w:themeColor="text1"/>
        </w:rPr>
        <w:t>fulfill</w:t>
      </w:r>
      <w:proofErr w:type="spellEnd"/>
      <w:r w:rsidRPr="00F71A78">
        <w:rPr>
          <w:rFonts w:cstheme="minorHAnsi"/>
          <w:color w:val="000000" w:themeColor="text1"/>
        </w:rPr>
        <w:t xml:space="preserve"> the research purposes described by the relevant research project protocols, de-identification will be implemented according to the following protocol which is guided by US Department of Human and Health Services (HSS) guidelines</w:t>
      </w:r>
      <w:r w:rsidR="001C5799">
        <w:rPr>
          <w:rFonts w:cstheme="minorHAnsi"/>
          <w:color w:val="000000" w:themeColor="text1"/>
        </w:rPr>
        <w:fldChar w:fldCharType="begin"/>
      </w:r>
      <w:r w:rsidR="00DA151A">
        <w:rPr>
          <w:rFonts w:cstheme="minorHAnsi"/>
          <w:color w:val="000000" w:themeColor="text1"/>
        </w:rPr>
        <w:instrText xml:space="preserve"> ADDIN EN.CITE &lt;EndNote&gt;&lt;Cite ExcludeAuth="1" ExcludeYear="1"&gt;&lt;RecNum&gt;341&lt;/RecNum&gt;&lt;DisplayText&gt;[78]&lt;/DisplayText&gt;&lt;record&gt;&lt;rec-number&gt;341&lt;/rec-number&gt;&lt;foreign-keys&gt;&lt;key app="EN" db-id="5szwxp0er2sa0tevxamvt5a9wdes925002ws" timestamp="1652089528" guid="86ffc26b-9323-4caf-99b4-16cf3fc6d302"&gt;341&lt;/key&gt;&lt;/foreign-keys&gt;&lt;ref-type name="Web Page"&gt;12&lt;/ref-type&gt;&lt;contributors&gt;&lt;/contributors&gt;&lt;titles&gt;&lt;title&gt;Guidance Regarding Methods for De-identification of Protected Health Information in Accordance with the Health Insurance Portability and Accountability Act (HIPAA) Privacy Rule&lt;/title&gt;&lt;/titles&gt;&lt;volume&gt;2022&lt;/volume&gt;&lt;number&gt;09/05/2022&lt;/number&gt;&lt;dates&gt;&lt;/dates&gt;&lt;publisher&gt;U.S. Department of Health &amp;amp; Human Services&lt;/publisher&gt;&lt;urls&gt;&lt;related-urls&gt;&lt;url&gt;https://www.hhs.gov/hipaa/for-professionals/privacy/special-topics/de-identification/index.html&lt;/url&gt;&lt;/related-urls&gt;&lt;/urls&gt;&lt;/record&gt;&lt;/Cite&gt;&lt;/EndNote&gt;</w:instrText>
      </w:r>
      <w:r w:rsidR="001C5799">
        <w:rPr>
          <w:rFonts w:cstheme="minorHAnsi"/>
          <w:color w:val="000000" w:themeColor="text1"/>
        </w:rPr>
        <w:fldChar w:fldCharType="separate"/>
      </w:r>
      <w:r w:rsidR="00DA151A">
        <w:rPr>
          <w:rFonts w:cstheme="minorHAnsi"/>
          <w:noProof/>
          <w:color w:val="000000" w:themeColor="text1"/>
        </w:rPr>
        <w:t>[78]</w:t>
      </w:r>
      <w:r w:rsidR="001C5799">
        <w:rPr>
          <w:rFonts w:cstheme="minorHAnsi"/>
          <w:color w:val="000000" w:themeColor="text1"/>
        </w:rPr>
        <w:fldChar w:fldCharType="end"/>
      </w:r>
      <w:r w:rsidRPr="00F71A78">
        <w:rPr>
          <w:rFonts w:cstheme="minorHAnsi"/>
          <w:color w:val="000000" w:themeColor="text1"/>
        </w:rPr>
        <w:t>. </w:t>
      </w:r>
    </w:p>
    <w:p w14:paraId="57D707AC" w14:textId="77777777" w:rsidR="00F71A78" w:rsidRPr="00F71A78" w:rsidRDefault="00F71A78" w:rsidP="00F71A78">
      <w:pPr>
        <w:spacing w:after="0" w:line="240" w:lineRule="auto"/>
        <w:rPr>
          <w:rFonts w:cstheme="minorHAnsi"/>
          <w:color w:val="000000" w:themeColor="text1"/>
        </w:rPr>
      </w:pPr>
      <w:r w:rsidRPr="00F71A78">
        <w:rPr>
          <w:rFonts w:cstheme="minorHAnsi"/>
          <w:color w:val="000000" w:themeColor="text1"/>
        </w:rPr>
        <w:br/>
      </w:r>
    </w:p>
    <w:p w14:paraId="6F4E4552" w14:textId="77777777" w:rsidR="00F71A78" w:rsidRPr="00F71A78" w:rsidRDefault="00F71A78" w:rsidP="00F71A78">
      <w:pPr>
        <w:numPr>
          <w:ilvl w:val="0"/>
          <w:numId w:val="95"/>
        </w:numPr>
        <w:spacing w:after="0" w:line="240" w:lineRule="auto"/>
        <w:textAlignment w:val="baseline"/>
        <w:rPr>
          <w:rFonts w:cstheme="minorHAnsi"/>
          <w:color w:val="000000" w:themeColor="text1"/>
        </w:rPr>
      </w:pPr>
      <w:r w:rsidRPr="00F71A78">
        <w:rPr>
          <w:rFonts w:cstheme="minorHAnsi"/>
          <w:color w:val="000000" w:themeColor="text1"/>
        </w:rPr>
        <w:t>Street addresses may be aggregated into geographical regions such that many records map to the same region and it is no longer possible to derive individual residential locations.  For example, in RP2, where the highest spatial granularity is needed to map urban heat health outcomes, census small areas or wards with spatial scales of the order of 2 to 5 km will be used to aggregate records.  Aggregation will also consider the number of records that map to the same geographical area.</w:t>
      </w:r>
    </w:p>
    <w:p w14:paraId="28C653F3" w14:textId="0C3C3F67" w:rsidR="00F71A78" w:rsidRPr="00F71A78" w:rsidRDefault="00F71A78" w:rsidP="00F71A78">
      <w:pPr>
        <w:numPr>
          <w:ilvl w:val="0"/>
          <w:numId w:val="95"/>
        </w:numPr>
        <w:spacing w:after="0" w:line="240" w:lineRule="auto"/>
        <w:textAlignment w:val="baseline"/>
        <w:rPr>
          <w:rFonts w:cstheme="minorHAnsi"/>
          <w:color w:val="000000" w:themeColor="text1"/>
        </w:rPr>
      </w:pPr>
      <w:r w:rsidRPr="00F71A78">
        <w:rPr>
          <w:rFonts w:cstheme="minorHAnsi"/>
          <w:color w:val="000000" w:themeColor="text1"/>
        </w:rPr>
        <w:t>Latitude/longitude coordinates may be “jittered” which involves adding random values to each coordinate such that the exact location is lost</w:t>
      </w:r>
      <w:r w:rsidR="001C5799">
        <w:rPr>
          <w:rFonts w:cstheme="minorHAnsi"/>
          <w:color w:val="000000" w:themeColor="text1"/>
        </w:rPr>
        <w:fldChar w:fldCharType="begin"/>
      </w:r>
      <w:r w:rsidR="00DA151A">
        <w:rPr>
          <w:rFonts w:cstheme="minorHAnsi"/>
          <w:color w:val="000000" w:themeColor="text1"/>
        </w:rPr>
        <w:instrText xml:space="preserve"> ADDIN EN.CITE &lt;EndNote&gt;&lt;Cite&gt;&lt;Author&gt;Zandbergen&lt;/Author&gt;&lt;Year&gt;2014&lt;/Year&gt;&lt;RecNum&gt;358&lt;/RecNum&gt;&lt;DisplayText&gt;[79]&lt;/DisplayText&gt;&lt;record&gt;&lt;rec-number&gt;358&lt;/rec-number&gt;&lt;foreign-keys&gt;&lt;key app="EN" db-id="5szwxp0er2sa0tevxamvt5a9wdes925002ws" timestamp="1654266854" guid="dc8be8ea-beff-4d62-9d8a-93560efbbaf0"&gt;358&lt;/key&gt;&lt;/foreign-keys&gt;&lt;ref-type name="Journal Article"&gt;17&lt;/ref-type&gt;&lt;contributors&gt;&lt;authors&gt;&lt;author&gt;Zandbergen, Paul A.&lt;/author&gt;&lt;/authors&gt;&lt;/contributors&gt;&lt;titles&gt;&lt;title&gt;Ensuring Confidentiality of Geocoded Health Data: Assessing Geographic Masking Strategies for Individual-Level Data&lt;/title&gt;&lt;secondary-title&gt;Advances in medicine&lt;/secondary-title&gt;&lt;alt-title&gt;Adv Med&lt;/alt-title&gt;&lt;/titles&gt;&lt;periodical&gt;&lt;full-title&gt;Advances in medicine&lt;/full-title&gt;&lt;abbr-1&gt;Adv Med&lt;/abbr-1&gt;&lt;/periodical&gt;&lt;alt-periodical&gt;&lt;full-title&gt;Advances in medicine&lt;/full-title&gt;&lt;abbr-1&gt;Adv Med&lt;/abbr-1&gt;&lt;/alt-periodical&gt;&lt;pages&gt;567049-567049&lt;/pages&gt;&lt;volume&gt;2014&lt;/volume&gt;&lt;edition&gt;2014/04/29&lt;/edition&gt;&lt;dates&gt;&lt;year&gt;2014&lt;/year&gt;&lt;/dates&gt;&lt;publisher&gt;Hindawi Publishing Corporation&lt;/publisher&gt;&lt;isbn&gt;2356-6752&amp;#xD;2314-758X&lt;/isbn&gt;&lt;accession-num&gt;26556417&lt;/accession-num&gt;&lt;urls&gt;&lt;related-urls&gt;&lt;url&gt;https://pubmed.ncbi.nlm.nih.gov/26556417&lt;/url&gt;&lt;url&gt;https://www.ncbi.nlm.nih.gov/pmc/articles/PMC4590956/&lt;/url&gt;&lt;/related-urls&gt;&lt;/urls&gt;&lt;electronic-resource-num&gt;10.1155/2014/567049&lt;/electronic-resource-num&gt;&lt;remote-database-name&gt;PubMed&lt;/remote-database-name&gt;&lt;language&gt;eng&lt;/language&gt;&lt;/record&gt;&lt;/Cite&gt;&lt;/EndNote&gt;</w:instrText>
      </w:r>
      <w:r w:rsidR="001C5799">
        <w:rPr>
          <w:rFonts w:cstheme="minorHAnsi"/>
          <w:color w:val="000000" w:themeColor="text1"/>
        </w:rPr>
        <w:fldChar w:fldCharType="separate"/>
      </w:r>
      <w:r w:rsidR="00DA151A">
        <w:rPr>
          <w:rFonts w:cstheme="minorHAnsi"/>
          <w:noProof/>
          <w:color w:val="000000" w:themeColor="text1"/>
        </w:rPr>
        <w:t>[79]</w:t>
      </w:r>
      <w:r w:rsidR="001C5799">
        <w:rPr>
          <w:rFonts w:cstheme="minorHAnsi"/>
          <w:color w:val="000000" w:themeColor="text1"/>
        </w:rPr>
        <w:fldChar w:fldCharType="end"/>
      </w:r>
      <w:r w:rsidRPr="00F71A78">
        <w:rPr>
          <w:rFonts w:cstheme="minorHAnsi"/>
          <w:color w:val="000000" w:themeColor="text1"/>
        </w:rPr>
        <w:t xml:space="preserve"> assesses different approaches to location masking and jittering), while retaining sufficient geographical information to support the analysis.  This will likely be the case for RP1 where jittering will be used to shift latitude/longitude locations in the order of 10s of </w:t>
      </w:r>
      <w:proofErr w:type="spellStart"/>
      <w:r w:rsidRPr="00F71A78">
        <w:rPr>
          <w:rFonts w:cstheme="minorHAnsi"/>
          <w:color w:val="000000" w:themeColor="text1"/>
        </w:rPr>
        <w:t>kilometers</w:t>
      </w:r>
      <w:proofErr w:type="spellEnd"/>
      <w:r w:rsidRPr="00F71A78">
        <w:rPr>
          <w:rFonts w:cstheme="minorHAnsi"/>
          <w:color w:val="000000" w:themeColor="text1"/>
        </w:rPr>
        <w:t>, adequate to prevent locating individual residential locations.  </w:t>
      </w:r>
    </w:p>
    <w:p w14:paraId="5B8F602D" w14:textId="77777777" w:rsidR="00F71A78" w:rsidRPr="00F71A78" w:rsidRDefault="00F71A78" w:rsidP="00F71A78">
      <w:pPr>
        <w:spacing w:after="0" w:line="240" w:lineRule="auto"/>
        <w:rPr>
          <w:rFonts w:cstheme="minorHAnsi"/>
          <w:color w:val="000000" w:themeColor="text1"/>
        </w:rPr>
      </w:pPr>
    </w:p>
    <w:p w14:paraId="26698274" w14:textId="77777777" w:rsidR="00F71A78" w:rsidRPr="00F71A78" w:rsidRDefault="00F71A78" w:rsidP="00F71A78">
      <w:pPr>
        <w:spacing w:after="0" w:line="240" w:lineRule="auto"/>
        <w:rPr>
          <w:rFonts w:cstheme="minorHAnsi"/>
          <w:color w:val="000000" w:themeColor="text1"/>
        </w:rPr>
      </w:pPr>
      <w:r w:rsidRPr="00F71A78">
        <w:rPr>
          <w:rFonts w:cstheme="minorHAnsi"/>
          <w:color w:val="000000" w:themeColor="text1"/>
        </w:rPr>
        <w:t>Geo-location masking/jittering and aggregation will be considered adequate through expert determination involving experts from UCT, IBM and NIH.</w:t>
      </w:r>
    </w:p>
    <w:p w14:paraId="363F6D0E" w14:textId="77777777" w:rsidR="004915BC" w:rsidRPr="004915BC" w:rsidRDefault="004915BC" w:rsidP="00AE5945">
      <w:pPr>
        <w:pStyle w:val="ListParagraph"/>
        <w:ind w:left="1440"/>
      </w:pPr>
    </w:p>
    <w:p w14:paraId="5DE08226" w14:textId="77777777" w:rsidR="005A34B4" w:rsidRPr="005A34B4" w:rsidRDefault="005A34B4" w:rsidP="001629E5">
      <w:pPr>
        <w:pStyle w:val="Heading4"/>
        <w:rPr>
          <w:b/>
          <w:bCs/>
        </w:rPr>
      </w:pPr>
      <w:r w:rsidRPr="005A34B4">
        <w:t>Data encryption</w:t>
      </w:r>
    </w:p>
    <w:p w14:paraId="48B8BC2D" w14:textId="0FECC417" w:rsidR="000E0C70" w:rsidRDefault="005A34B4" w:rsidP="0043464B">
      <w:r w:rsidRPr="005A34B4">
        <w:t>Primary data (before de-identification) will be encrypted using 256bit AES (Advanced Encryption Standard) a standard established by the US NIST (National Institute of Standards and Technology) with encryption keys only available to the minimum number of people required to implement the de-identification processing</w:t>
      </w:r>
      <w:r w:rsidR="002977B4">
        <w:t xml:space="preserve"> once data is transferred to </w:t>
      </w:r>
      <w:r w:rsidR="003953F0">
        <w:t xml:space="preserve">the UCT HPC system. </w:t>
      </w:r>
    </w:p>
    <w:p w14:paraId="08EDE471" w14:textId="487569E3" w:rsidR="005A34B4" w:rsidRDefault="005A34B4" w:rsidP="0043464B">
      <w:r w:rsidRPr="005A34B4">
        <w:t>The use of cryptographic modules validated to NIST</w:t>
      </w:r>
      <w:hyperlink r:id="rId36" w:history="1">
        <w:r w:rsidRPr="005A34B4">
          <w:rPr>
            <w:rStyle w:val="Hyperlink"/>
            <w:rFonts w:cstheme="minorHAnsi"/>
          </w:rPr>
          <w:t xml:space="preserve"> FIPS 140-2</w:t>
        </w:r>
      </w:hyperlink>
      <w:r w:rsidRPr="005A34B4">
        <w:t xml:space="preserve"> is required by the United States Government for encryption of all data that has a classification of Sensitive but Unclassified (SBU) or above.</w:t>
      </w:r>
      <w:r w:rsidR="000E0C70">
        <w:t xml:space="preserve"> We </w:t>
      </w:r>
      <w:r w:rsidR="00B20062">
        <w:t xml:space="preserve">will use these standards when transferring and storing data. </w:t>
      </w:r>
    </w:p>
    <w:p w14:paraId="6D5ABC10" w14:textId="301BE278" w:rsidR="00EC59E0" w:rsidRPr="005A34B4" w:rsidRDefault="00D87556" w:rsidP="0043464B">
      <w:r w:rsidRPr="00D87556">
        <w:t>For datasets that include personal identifiers (</w:t>
      </w:r>
      <w:proofErr w:type="spellStart"/>
      <w:r w:rsidRPr="00D87556">
        <w:t>ie</w:t>
      </w:r>
      <w:proofErr w:type="spellEnd"/>
      <w:r w:rsidRPr="00D87556">
        <w:t xml:space="preserve">. personally identifiable data), datasets will be encrypted by the original data </w:t>
      </w:r>
      <w:r w:rsidR="0009371C">
        <w:t>provider</w:t>
      </w:r>
      <w:r w:rsidRPr="00D87556">
        <w:t xml:space="preserve"> and transferred to UCT through a secure data transfer that uses TLS encryption.</w:t>
      </w:r>
    </w:p>
    <w:p w14:paraId="29618776" w14:textId="79395906" w:rsidR="005A34B4" w:rsidRPr="005A34B4" w:rsidRDefault="005A34B4" w:rsidP="001629E5">
      <w:pPr>
        <w:pStyle w:val="Heading4"/>
        <w:rPr>
          <w:b/>
          <w:bCs/>
        </w:rPr>
      </w:pPr>
      <w:r w:rsidRPr="005A34B4">
        <w:t>Storage</w:t>
      </w:r>
      <w:r w:rsidR="002B24AD">
        <w:t xml:space="preserve"> </w:t>
      </w:r>
      <w:r w:rsidRPr="005A34B4">
        <w:t>isolation</w:t>
      </w:r>
    </w:p>
    <w:p w14:paraId="33BEC329" w14:textId="10E9BB19" w:rsidR="005A34B4" w:rsidRPr="005A34B4" w:rsidRDefault="005A34B4" w:rsidP="0043464B">
      <w:r w:rsidRPr="005A34B4">
        <w:t>Primary encrypted data will be stored in an isolated virtual storage server that is only accessible to private data team.</w:t>
      </w:r>
    </w:p>
    <w:p w14:paraId="17319F39" w14:textId="67A66DAA" w:rsidR="008A478E" w:rsidRDefault="00F02DC9" w:rsidP="008A478E">
      <w:pPr>
        <w:pStyle w:val="Heading3"/>
        <w:rPr>
          <w:rFonts w:asciiTheme="minorHAnsi" w:eastAsiaTheme="minorHAnsi" w:hAnsiTheme="minorHAnsi" w:cstheme="minorHAnsi"/>
          <w:color w:val="000000" w:themeColor="text1"/>
          <w:sz w:val="22"/>
          <w:szCs w:val="22"/>
        </w:rPr>
      </w:pPr>
      <w:bookmarkStart w:id="105" w:name="_Toc105168541"/>
      <w:r>
        <w:rPr>
          <w:rStyle w:val="Heading3Char"/>
        </w:rPr>
        <w:t xml:space="preserve">5.4.2. </w:t>
      </w:r>
      <w:r w:rsidR="005A34B4" w:rsidRPr="00380070">
        <w:rPr>
          <w:rStyle w:val="Heading3Char"/>
        </w:rPr>
        <w:t>Network firewall and Virtual Private Network</w:t>
      </w:r>
      <w:bookmarkEnd w:id="105"/>
      <w:r w:rsidR="005A34B4" w:rsidRPr="005A34B4">
        <w:br/>
      </w:r>
    </w:p>
    <w:p w14:paraId="252CEE6E" w14:textId="58F05675" w:rsidR="00A27FB2" w:rsidRPr="00AE7F65" w:rsidRDefault="005A34B4" w:rsidP="0043464B">
      <w:r w:rsidRPr="005A34B4">
        <w:t>CSAG compute infrastructure sits within the UCT intranet and falls under the broader UCT security policies and services.</w:t>
      </w:r>
    </w:p>
    <w:p w14:paraId="1ECD9B14" w14:textId="56384BF3" w:rsidR="00CB3F54" w:rsidRPr="00CB3F54" w:rsidRDefault="005A34B4" w:rsidP="0043464B">
      <w:r w:rsidRPr="005A34B4">
        <w:t>UCT broader security policy</w:t>
      </w:r>
      <w:r w:rsidR="00A27FB2">
        <w:t>:</w:t>
      </w:r>
      <w:r w:rsidR="00AE7F65">
        <w:t xml:space="preserve"> </w:t>
      </w:r>
      <w:hyperlink r:id="rId37" w:history="1">
        <w:r w:rsidR="00AE7F65" w:rsidRPr="003A730A">
          <w:rPr>
            <w:u w:val="single"/>
          </w:rPr>
          <w:t>http://www.icts.uct.ac.za/sites/default/files/image_tool/images/286/UCT_Information_Security_Policy_PC03_2020.pdf</w:t>
        </w:r>
      </w:hyperlink>
    </w:p>
    <w:p w14:paraId="4D173677" w14:textId="77777777" w:rsidR="00AE7F65" w:rsidRPr="00AE7F65" w:rsidRDefault="005A34B4" w:rsidP="0043464B">
      <w:r w:rsidRPr="00CB3F54">
        <w:t>UCT ICTS implements a Cisco firewall and Cisco Virtual Private Network service to ensure that intranet access is limited to authorized users.</w:t>
      </w:r>
    </w:p>
    <w:p w14:paraId="7D8EB961" w14:textId="44C6A03A" w:rsidR="00CB3F54" w:rsidRDefault="005A34B4" w:rsidP="0043464B">
      <w:pPr>
        <w:rPr>
          <w:rStyle w:val="Hyperlink"/>
        </w:rPr>
      </w:pPr>
      <w:r w:rsidRPr="00CB3F54">
        <w:t>UCT firewall policy</w:t>
      </w:r>
      <w:r w:rsidRPr="00CB3F54">
        <w:br/>
      </w:r>
      <w:hyperlink r:id="rId38" w:history="1">
        <w:r w:rsidR="0060113F" w:rsidRPr="00FA62E9">
          <w:rPr>
            <w:rStyle w:val="Hyperlink"/>
          </w:rPr>
          <w:t>http://www.icts.uct.ac.za/uct-perimeter-firewall-policy</w:t>
        </w:r>
      </w:hyperlink>
    </w:p>
    <w:p w14:paraId="2A1E1DF2" w14:textId="77777777" w:rsidR="00BB5738" w:rsidRPr="00E66B59" w:rsidRDefault="00BB5738" w:rsidP="00E66B59"/>
    <w:p w14:paraId="36266E3E" w14:textId="59A8688B" w:rsidR="00BB5738" w:rsidRPr="00E66B59" w:rsidRDefault="00BB5738" w:rsidP="00E66B59">
      <w:r w:rsidRPr="00E66B59">
        <w:t>T</w:t>
      </w:r>
      <w:r w:rsidR="0049688C">
        <w:t>h</w:t>
      </w:r>
      <w:r w:rsidRPr="00E66B59">
        <w:t>ese network level security measures ensure that access to the UCT intranet is controlled to authorized UCT users.  Furthermore, CSAG server access is controlled by CSAG authentication and authorization as described below.</w:t>
      </w:r>
    </w:p>
    <w:p w14:paraId="12FDB6AD" w14:textId="77777777" w:rsidR="0051462A" w:rsidRPr="00CB3F54" w:rsidRDefault="0051462A" w:rsidP="0043464B"/>
    <w:p w14:paraId="04834D87" w14:textId="7981E51C" w:rsidR="00CB3F54" w:rsidRDefault="00F02DC9" w:rsidP="00380070">
      <w:pPr>
        <w:pStyle w:val="Heading3"/>
        <w:rPr>
          <w:rFonts w:cstheme="minorHAnsi"/>
          <w:color w:val="000000" w:themeColor="text1"/>
        </w:rPr>
      </w:pPr>
      <w:bookmarkStart w:id="106" w:name="_Toc105168542"/>
      <w:r>
        <w:t>5.4.3</w:t>
      </w:r>
      <w:r w:rsidR="00A369BB">
        <w:t>.</w:t>
      </w:r>
      <w:r>
        <w:t xml:space="preserve"> </w:t>
      </w:r>
      <w:r w:rsidR="00CB3F54" w:rsidRPr="00AE7F65">
        <w:t>Local authentication and authorization</w:t>
      </w:r>
      <w:bookmarkEnd w:id="106"/>
    </w:p>
    <w:p w14:paraId="126B33A4" w14:textId="6021E36D" w:rsidR="00A52FCB" w:rsidRPr="00456C47" w:rsidRDefault="005A34B4" w:rsidP="0060113F">
      <w:pPr>
        <w:rPr>
          <w:rFonts w:asciiTheme="majorHAnsi" w:eastAsiaTheme="majorEastAsia" w:hAnsiTheme="majorHAnsi" w:cstheme="majorBidi"/>
          <w:color w:val="2F5496" w:themeColor="accent1" w:themeShade="BF"/>
          <w:sz w:val="26"/>
          <w:szCs w:val="26"/>
          <w:lang w:val="en-GB"/>
        </w:rPr>
      </w:pPr>
      <w:r w:rsidRPr="005A34B4">
        <w:t>While CSAG compute servers sit within UCTs intranet, the CSAG/UCT platform (storage and compute infrastructure) implements an independent authentication and authorization service (Linux filesystem and LDAP authentication).  Access to restricted datasets will therefore be ensured through both UCT authentication protocols and internal CSAG DMP authentication and authorizations.</w:t>
      </w:r>
    </w:p>
    <w:p w14:paraId="015E90CD" w14:textId="1447C35B" w:rsidR="0051484A" w:rsidRPr="0051484A" w:rsidRDefault="0DA86936" w:rsidP="006246A7">
      <w:pPr>
        <w:pStyle w:val="Heading2"/>
        <w:numPr>
          <w:ilvl w:val="1"/>
          <w:numId w:val="92"/>
        </w:numPr>
        <w:rPr>
          <w:lang w:val="en-GB"/>
        </w:rPr>
      </w:pPr>
      <w:r w:rsidRPr="00456C47">
        <w:rPr>
          <w:lang w:val="en-GB"/>
        </w:rPr>
        <w:t xml:space="preserve"> </w:t>
      </w:r>
      <w:bookmarkStart w:id="107" w:name="_Toc105168543"/>
      <w:bookmarkEnd w:id="103"/>
      <w:r w:rsidR="0051484A" w:rsidRPr="0051484A">
        <w:rPr>
          <w:lang w:val="en-GB"/>
        </w:rPr>
        <w:t>Procedure for making data available to qualified individuals</w:t>
      </w:r>
      <w:bookmarkEnd w:id="107"/>
    </w:p>
    <w:p w14:paraId="3EAD535B" w14:textId="7C1D9DDF" w:rsidR="0051484A" w:rsidRPr="0051484A" w:rsidRDefault="0051484A" w:rsidP="0051484A">
      <w:pPr>
        <w:rPr>
          <w:lang w:val="en-GB"/>
        </w:rPr>
      </w:pPr>
      <w:r w:rsidRPr="0051484A">
        <w:rPr>
          <w:lang w:val="en-GB"/>
        </w:rPr>
        <w:lastRenderedPageBreak/>
        <w:t>The S</w:t>
      </w:r>
      <w:r w:rsidR="00F81ED0">
        <w:rPr>
          <w:lang w:val="en-GB"/>
        </w:rPr>
        <w:t xml:space="preserve">teering </w:t>
      </w:r>
      <w:r w:rsidR="00FD2C1C">
        <w:rPr>
          <w:lang w:val="en-GB"/>
        </w:rPr>
        <w:t>Committee (</w:t>
      </w:r>
      <w:r w:rsidR="00F81ED0">
        <w:rPr>
          <w:lang w:val="en-GB"/>
        </w:rPr>
        <w:t>SC)</w:t>
      </w:r>
      <w:r w:rsidRPr="0051484A">
        <w:rPr>
          <w:lang w:val="en-GB"/>
        </w:rPr>
        <w:t xml:space="preserve"> will develop a Data Access Request Form which people requesting data need to complete prior to consideration of their request. The form will include a proposal outline of the intended research, and the procedures to maintain data confidentiality and security.</w:t>
      </w:r>
    </w:p>
    <w:p w14:paraId="7D219E46" w14:textId="5CA566F0" w:rsidR="0051484A" w:rsidRPr="0051484A" w:rsidRDefault="0051484A" w:rsidP="0051484A">
      <w:pPr>
        <w:rPr>
          <w:lang w:val="en-GB"/>
        </w:rPr>
      </w:pPr>
      <w:r w:rsidRPr="0051484A">
        <w:rPr>
          <w:lang w:val="en-GB"/>
        </w:rPr>
        <w:t xml:space="preserve">The SC will review and approve or reject all requests from the research community, which includes scientists or medical professionals working at academic, non‐profit or government institutions, or commercial companies. We will ensure that all requests conform with NIH policies and procedures including compliance with informed consent procedures if relevant, and any limitations stipulated by the institutions/investigators who contributed data to either of the RPs. The study will comply with the principles of the Data Protection Act of the country of the participating site. Some countries may have restrictions on data sharing outside of the host country, which we will abide by. Researchers who request to share the resources of the </w:t>
      </w:r>
      <w:r w:rsidR="0009371C">
        <w:rPr>
          <w:lang w:val="en-GB"/>
        </w:rPr>
        <w:t xml:space="preserve">HE²AT </w:t>
      </w:r>
      <w:r w:rsidRPr="0051484A">
        <w:rPr>
          <w:lang w:val="en-GB"/>
        </w:rPr>
        <w:t xml:space="preserve"> </w:t>
      </w:r>
      <w:proofErr w:type="spellStart"/>
      <w:r w:rsidRPr="0051484A">
        <w:rPr>
          <w:lang w:val="en-GB"/>
        </w:rPr>
        <w:t>Center</w:t>
      </w:r>
      <w:proofErr w:type="spellEnd"/>
      <w:r w:rsidRPr="0051484A">
        <w:rPr>
          <w:lang w:val="en-GB"/>
        </w:rPr>
        <w:t xml:space="preserve"> will need to agree to not seek to identify individuals within the dataset, not distribute the data to any other entity, keep the data secure, and acknowledge the </w:t>
      </w:r>
      <w:r w:rsidR="0009371C">
        <w:rPr>
          <w:lang w:val="en-GB"/>
        </w:rPr>
        <w:t xml:space="preserve">HE²AT </w:t>
      </w:r>
      <w:r w:rsidRPr="0051484A">
        <w:rPr>
          <w:lang w:val="en-GB"/>
        </w:rPr>
        <w:t xml:space="preserve"> </w:t>
      </w:r>
      <w:proofErr w:type="spellStart"/>
      <w:r w:rsidRPr="0051484A">
        <w:rPr>
          <w:lang w:val="en-GB"/>
        </w:rPr>
        <w:t>Center</w:t>
      </w:r>
      <w:proofErr w:type="spellEnd"/>
      <w:r w:rsidRPr="0051484A">
        <w:rPr>
          <w:lang w:val="en-GB"/>
        </w:rPr>
        <w:t xml:space="preserve"> and DS-I Africa as appropriate in publications and presentations (the exact acknowledgement text to be agreed among the DS-I Africa Program). Further, researchers who share the </w:t>
      </w:r>
      <w:proofErr w:type="spellStart"/>
      <w:r w:rsidRPr="0051484A">
        <w:rPr>
          <w:lang w:val="en-GB"/>
        </w:rPr>
        <w:t>Center’s</w:t>
      </w:r>
      <w:proofErr w:type="spellEnd"/>
      <w:r w:rsidRPr="0051484A">
        <w:rPr>
          <w:lang w:val="en-GB"/>
        </w:rPr>
        <w:t xml:space="preserve"> resources will be strongly encouraged to collaborate with and train African investigators as part of the work they conduct with the resources shared.</w:t>
      </w:r>
    </w:p>
    <w:p w14:paraId="62634E4E" w14:textId="0419F883" w:rsidR="0051484A" w:rsidRPr="0051484A" w:rsidRDefault="0051484A" w:rsidP="0051484A">
      <w:pPr>
        <w:rPr>
          <w:lang w:val="en-GB"/>
        </w:rPr>
      </w:pPr>
      <w:r w:rsidRPr="0051484A">
        <w:rPr>
          <w:lang w:val="en-GB"/>
        </w:rPr>
        <w:t>There may be exceptions to the resource sharing plans outlined above. Firstly, there may be considerations around intellectual property protections for the research products that the consortium aims to commercialize. Decisions about resource sharing in these circumstances will follow the NIH policies in this regard, including those on resources sharing, disseminating unique research resources, and program income. The NIH will be provided with a copy of documents or sample of these products developed under the grant award (e.g. the Digital App).  A large portion of the data we will use in the Project activities will be drawn from the IBM-PAIRS platform, which contains several datasets that require a license for access. We will thus not be able to share those datasets without permission from the licensee.</w:t>
      </w:r>
    </w:p>
    <w:p w14:paraId="5A94C9AE" w14:textId="0A372DA4" w:rsidR="0051484A" w:rsidRPr="0051484A" w:rsidRDefault="0051484A" w:rsidP="0051484A">
      <w:pPr>
        <w:rPr>
          <w:lang w:val="en-GB"/>
        </w:rPr>
      </w:pPr>
      <w:r w:rsidRPr="0051484A">
        <w:rPr>
          <w:lang w:val="en-GB"/>
        </w:rPr>
        <w:t xml:space="preserve">Clearly, the rights and privacy of individuals who participate in research must be protected at all times. Thus, data intended for broader use should be free of identifiers that would permit linkages to individual research participants and variables that could lead to deductive disclosure of the identity of individual subjects.  All data shared beyond the HEAT </w:t>
      </w:r>
      <w:proofErr w:type="spellStart"/>
      <w:r w:rsidRPr="0051484A">
        <w:rPr>
          <w:lang w:val="en-GB"/>
        </w:rPr>
        <w:t>Center</w:t>
      </w:r>
      <w:proofErr w:type="spellEnd"/>
      <w:r w:rsidRPr="0051484A">
        <w:rPr>
          <w:lang w:val="en-GB"/>
        </w:rPr>
        <w:t xml:space="preserve"> will be de-identified following the procedures described above.  Requests for original data containing personally identifiable or sensitive information will be referred back to the original study.</w:t>
      </w:r>
    </w:p>
    <w:p w14:paraId="31C21E6A" w14:textId="30E66B1A" w:rsidR="0051484A" w:rsidRPr="0051484A" w:rsidRDefault="0051484A" w:rsidP="0051484A">
      <w:pPr>
        <w:rPr>
          <w:lang w:val="en-GB"/>
        </w:rPr>
      </w:pPr>
      <w:r w:rsidRPr="0051484A">
        <w:rPr>
          <w:lang w:val="en-GB"/>
        </w:rPr>
        <w:t xml:space="preserve">The </w:t>
      </w:r>
      <w:r w:rsidR="0009371C">
        <w:rPr>
          <w:lang w:val="en-GB"/>
        </w:rPr>
        <w:t xml:space="preserve">HE²AT </w:t>
      </w:r>
      <w:r w:rsidRPr="0051484A">
        <w:rPr>
          <w:lang w:val="en-GB"/>
        </w:rPr>
        <w:t xml:space="preserve"> </w:t>
      </w:r>
      <w:proofErr w:type="spellStart"/>
      <w:r w:rsidRPr="0051484A">
        <w:rPr>
          <w:lang w:val="en-GB"/>
        </w:rPr>
        <w:t>Center</w:t>
      </w:r>
      <w:proofErr w:type="spellEnd"/>
      <w:r w:rsidRPr="0051484A">
        <w:rPr>
          <w:lang w:val="en-GB"/>
        </w:rPr>
        <w:t xml:space="preserve"> team will especially endeavour to make the unique research resources that we develop readily available to other researchers working on climate and health. There is a pressing need within the field to expedite the translation of data into knowledge and, in particular, into interventions that protect people against extreme heat and other manifestations of climate change. We thus feel obligated to expedite our responses to such data requests. Fellow researchers wishing to access the data will thus not have to wait for our research findings to be accepted for publication or for the ‘final research data” prior to data sharing, provided the research questions they are exploring do not directly overlap with the specific question we are addressing.</w:t>
      </w:r>
    </w:p>
    <w:p w14:paraId="7CC85914" w14:textId="64441225" w:rsidR="0051484A" w:rsidRPr="0051484A" w:rsidRDefault="0051484A" w:rsidP="0051484A">
      <w:pPr>
        <w:rPr>
          <w:lang w:val="en-GB"/>
        </w:rPr>
      </w:pPr>
      <w:r w:rsidRPr="0051484A">
        <w:rPr>
          <w:lang w:val="en-GB"/>
        </w:rPr>
        <w:t xml:space="preserve">The </w:t>
      </w:r>
      <w:r w:rsidR="004308AC">
        <w:rPr>
          <w:lang w:val="en-GB"/>
        </w:rPr>
        <w:t>study</w:t>
      </w:r>
      <w:r w:rsidRPr="0051484A">
        <w:rPr>
          <w:lang w:val="en-GB"/>
        </w:rPr>
        <w:t xml:space="preserve"> involves ‘data sharing’ on a large scale, where we are reliant on the willingness and ability of data owners to share. In that spirit, as the holders of the database it will be beholden on us to share the data with other groups, provided the original data </w:t>
      </w:r>
      <w:r w:rsidR="0009371C">
        <w:rPr>
          <w:lang w:val="en-GB"/>
        </w:rPr>
        <w:t>provider</w:t>
      </w:r>
      <w:r w:rsidRPr="0051484A">
        <w:rPr>
          <w:lang w:val="en-GB"/>
        </w:rPr>
        <w:t xml:space="preserve">s agree to sharing and the procedures of </w:t>
      </w:r>
      <w:r w:rsidR="0009371C">
        <w:rPr>
          <w:lang w:val="en-GB"/>
        </w:rPr>
        <w:t xml:space="preserve">HE²AT </w:t>
      </w:r>
      <w:r w:rsidRPr="0051484A">
        <w:rPr>
          <w:lang w:val="en-GB"/>
        </w:rPr>
        <w:t xml:space="preserve"> </w:t>
      </w:r>
      <w:proofErr w:type="spellStart"/>
      <w:r w:rsidRPr="0051484A">
        <w:rPr>
          <w:lang w:val="en-GB"/>
        </w:rPr>
        <w:t>Center</w:t>
      </w:r>
      <w:proofErr w:type="spellEnd"/>
      <w:r w:rsidRPr="0051484A">
        <w:rPr>
          <w:lang w:val="en-GB"/>
        </w:rPr>
        <w:t xml:space="preserve"> data sharing processes are followed. We will develop formal collaboration agreements around data sharing with the data owners who contribute data to the </w:t>
      </w:r>
      <w:r w:rsidR="004308AC">
        <w:rPr>
          <w:lang w:val="en-GB"/>
        </w:rPr>
        <w:t>database</w:t>
      </w:r>
      <w:r w:rsidRPr="0051484A">
        <w:rPr>
          <w:lang w:val="en-GB"/>
        </w:rPr>
        <w:t xml:space="preserve">, which set out the terms and conditions for data reuse. This is important, as for example, </w:t>
      </w:r>
      <w:r w:rsidRPr="0051484A">
        <w:rPr>
          <w:lang w:val="en-GB"/>
        </w:rPr>
        <w:lastRenderedPageBreak/>
        <w:t xml:space="preserve">some of these investigators may not wish their data to be shared with third parties, for example. While a willingness to share data forms the basis </w:t>
      </w:r>
      <w:r w:rsidR="00DD279F">
        <w:rPr>
          <w:lang w:val="en-GB"/>
        </w:rPr>
        <w:t>of this project</w:t>
      </w:r>
      <w:r w:rsidRPr="0051484A">
        <w:rPr>
          <w:lang w:val="en-GB"/>
        </w:rPr>
        <w:t xml:space="preserve"> and most often reflects a desire of investigators to collaborate, this may not necessarily translate into a willingness to then share data beyond the </w:t>
      </w:r>
      <w:proofErr w:type="spellStart"/>
      <w:r w:rsidRPr="0051484A">
        <w:rPr>
          <w:lang w:val="en-GB"/>
        </w:rPr>
        <w:t>Center</w:t>
      </w:r>
      <w:proofErr w:type="spellEnd"/>
      <w:r w:rsidRPr="0051484A">
        <w:rPr>
          <w:lang w:val="en-GB"/>
        </w:rPr>
        <w:t xml:space="preserve">. Sharing of the datasets gathered into the database will thus require signed agreement from the original data owners and may require an application to the local IRB where the original study was done. People who make use of the database will have to undertake to adhere to the authorship guidelines stipulated in the collaboration agreement signed between the </w:t>
      </w:r>
      <w:r w:rsidR="0009371C">
        <w:rPr>
          <w:lang w:val="en-GB"/>
        </w:rPr>
        <w:t xml:space="preserve">HE²AT </w:t>
      </w:r>
      <w:r w:rsidRPr="0051484A">
        <w:rPr>
          <w:lang w:val="en-GB"/>
        </w:rPr>
        <w:t xml:space="preserve"> </w:t>
      </w:r>
      <w:proofErr w:type="spellStart"/>
      <w:r w:rsidRPr="0051484A">
        <w:rPr>
          <w:lang w:val="en-GB"/>
        </w:rPr>
        <w:t>Center</w:t>
      </w:r>
      <w:proofErr w:type="spellEnd"/>
      <w:r w:rsidRPr="0051484A">
        <w:rPr>
          <w:lang w:val="en-GB"/>
        </w:rPr>
        <w:t xml:space="preserve"> and the research groups who contributed their data. </w:t>
      </w:r>
    </w:p>
    <w:p w14:paraId="175E6D47" w14:textId="4417F864" w:rsidR="0051484A" w:rsidRPr="0051484A" w:rsidRDefault="0051484A" w:rsidP="0051484A">
      <w:pPr>
        <w:rPr>
          <w:lang w:val="en-GB"/>
        </w:rPr>
      </w:pPr>
      <w:r w:rsidRPr="0051484A">
        <w:rPr>
          <w:lang w:val="en-GB"/>
        </w:rPr>
        <w:t xml:space="preserve">Of note, much of the data and resources generated by the Hub will be useful for a range of other disciplines. The research resources generated </w:t>
      </w:r>
      <w:r w:rsidR="008023D0">
        <w:rPr>
          <w:lang w:val="en-GB"/>
        </w:rPr>
        <w:t>in this study</w:t>
      </w:r>
      <w:r w:rsidRPr="0051484A">
        <w:rPr>
          <w:lang w:val="en-GB"/>
        </w:rPr>
        <w:t xml:space="preserve"> such as vulnerability-heat-health data visualization will also potentially have a wide range of applications, among people working on urban geography or planning, for example. Additionally, the datasets have tremendous potential to answer a wide range of questions, outside of environmental health. We will facilitate access to these resources by interested parties. We also undertake to share data and resources generated by the </w:t>
      </w:r>
      <w:r w:rsidR="0009371C">
        <w:rPr>
          <w:lang w:val="en-GB"/>
        </w:rPr>
        <w:t xml:space="preserve">HE²AT </w:t>
      </w:r>
      <w:r w:rsidRPr="0051484A">
        <w:rPr>
          <w:lang w:val="en-GB"/>
        </w:rPr>
        <w:t xml:space="preserve"> </w:t>
      </w:r>
      <w:proofErr w:type="spellStart"/>
      <w:r w:rsidRPr="0051484A">
        <w:rPr>
          <w:lang w:val="en-GB"/>
        </w:rPr>
        <w:t>Center</w:t>
      </w:r>
      <w:proofErr w:type="spellEnd"/>
      <w:r w:rsidRPr="0051484A">
        <w:rPr>
          <w:lang w:val="en-GB"/>
        </w:rPr>
        <w:t xml:space="preserve"> with other Hubs or components in the DS-I Africa program, wherever possible. In particular, the DS-I Africa Open Data Science Platform will be used as a mechanism for making relevant datasets from the </w:t>
      </w:r>
      <w:r w:rsidR="0009371C">
        <w:rPr>
          <w:lang w:val="en-GB"/>
        </w:rPr>
        <w:t xml:space="preserve">HE²AT </w:t>
      </w:r>
      <w:r w:rsidRPr="0051484A">
        <w:rPr>
          <w:lang w:val="en-GB"/>
        </w:rPr>
        <w:t xml:space="preserve"> </w:t>
      </w:r>
      <w:proofErr w:type="spellStart"/>
      <w:r w:rsidRPr="0051484A">
        <w:rPr>
          <w:lang w:val="en-GB"/>
        </w:rPr>
        <w:t>Center</w:t>
      </w:r>
      <w:proofErr w:type="spellEnd"/>
      <w:r w:rsidRPr="0051484A">
        <w:rPr>
          <w:lang w:val="en-GB"/>
        </w:rPr>
        <w:t xml:space="preserve"> available across the program, and beyond.</w:t>
      </w:r>
    </w:p>
    <w:p w14:paraId="4E3D6009" w14:textId="7124DAAD" w:rsidR="0051484A" w:rsidRPr="0051484A" w:rsidRDefault="00B50587" w:rsidP="0051484A">
      <w:pPr>
        <w:rPr>
          <w:lang w:val="en-GB"/>
        </w:rPr>
      </w:pPr>
      <w:r>
        <w:rPr>
          <w:lang w:val="en-GB"/>
        </w:rPr>
        <w:t>D</w:t>
      </w:r>
      <w:r w:rsidR="0051484A" w:rsidRPr="0051484A">
        <w:rPr>
          <w:lang w:val="en-GB"/>
        </w:rPr>
        <w:t xml:space="preserve">ata and data resources (primarily software/code) will be shared through standard protocols such as File Transfer Protocol (FTP) servers and the UCT instance of Gitlab (software version control system). UCT also hosts an open data portal which will be used to make more final datasets such the urban heat vulnerability maps available following FAIR principles. Data that is made publicly or otherwise available through data use and sharing agreements will be accompanied by metadata such as data dictionaries and data descriptors such as principal investigator, funding sources, data collector, project description, sample and sampling procedures, temporal and geographic coverage of the data collection, variables, technical information on files (file formats, linking, etc.), interviewer guides and coding instruments.  </w:t>
      </w:r>
    </w:p>
    <w:p w14:paraId="394C66EA" w14:textId="454C8D5E" w:rsidR="00C3246D" w:rsidRPr="00C3246D" w:rsidRDefault="0051484A" w:rsidP="0051484A">
      <w:pPr>
        <w:rPr>
          <w:lang w:val="en-GB"/>
        </w:rPr>
      </w:pPr>
      <w:r w:rsidRPr="0051484A">
        <w:rPr>
          <w:lang w:val="en-GB"/>
        </w:rPr>
        <w:t>Analytic data sets will be provided as de-identified data files that can be read by common statistical package software, such as SAS or S</w:t>
      </w:r>
      <w:r w:rsidR="009C2065">
        <w:rPr>
          <w:lang w:val="en-GB"/>
        </w:rPr>
        <w:t>TATA</w:t>
      </w:r>
      <w:r w:rsidR="007C25AC">
        <w:rPr>
          <w:lang w:val="en-GB"/>
        </w:rPr>
        <w:t>.</w:t>
      </w:r>
      <w:r w:rsidRPr="0051484A">
        <w:rPr>
          <w:lang w:val="en-GB"/>
        </w:rPr>
        <w:t xml:space="preserve"> De-identified data sets will have names and other personal health identifiers removed (see </w:t>
      </w:r>
      <w:r w:rsidR="00EB4FD4">
        <w:rPr>
          <w:lang w:val="en-GB"/>
        </w:rPr>
        <w:t>section 5</w:t>
      </w:r>
      <w:r w:rsidRPr="0051484A">
        <w:rPr>
          <w:lang w:val="en-GB"/>
        </w:rPr>
        <w:t xml:space="preserve">). Data and other resources will be transferred to others under the terms of a </w:t>
      </w:r>
      <w:r w:rsidR="00295CB2">
        <w:rPr>
          <w:lang w:val="en-GB"/>
        </w:rPr>
        <w:t>DSA</w:t>
      </w:r>
      <w:r w:rsidRPr="0051484A">
        <w:rPr>
          <w:lang w:val="en-GB"/>
        </w:rPr>
        <w:t xml:space="preserve"> to ensure that the data will be used for the proposed purpose and that no attempts will be made to identify participants. We will maintain records of all researchers who have been given access to the research resources. Results of the </w:t>
      </w:r>
      <w:r w:rsidR="0009371C">
        <w:rPr>
          <w:lang w:val="en-GB"/>
        </w:rPr>
        <w:t xml:space="preserve">HE²AT </w:t>
      </w:r>
      <w:r w:rsidRPr="0051484A">
        <w:rPr>
          <w:lang w:val="en-GB"/>
        </w:rPr>
        <w:t xml:space="preserve"> </w:t>
      </w:r>
      <w:proofErr w:type="spellStart"/>
      <w:r w:rsidRPr="0051484A">
        <w:rPr>
          <w:lang w:val="en-GB"/>
        </w:rPr>
        <w:t>Center</w:t>
      </w:r>
      <w:proofErr w:type="spellEnd"/>
      <w:r w:rsidRPr="0051484A">
        <w:rPr>
          <w:lang w:val="en-GB"/>
        </w:rPr>
        <w:t xml:space="preserve"> activities will be shared with the research community and the public through conference presentations, publication in peer-reviewed journals and media interactions, as described in the Training and Engagement Core</w:t>
      </w:r>
      <w:r w:rsidR="00FB5DD1">
        <w:rPr>
          <w:lang w:val="en-GB"/>
        </w:rPr>
        <w:t>(TEC)</w:t>
      </w:r>
      <w:r w:rsidRPr="0051484A">
        <w:rPr>
          <w:lang w:val="en-GB"/>
        </w:rPr>
        <w:t>.</w:t>
      </w:r>
    </w:p>
    <w:p w14:paraId="28FF2EE8" w14:textId="26F4B25B" w:rsidR="006A5B55" w:rsidRDefault="0DA86936" w:rsidP="0043464B">
      <w:pPr>
        <w:rPr>
          <w:lang w:val="en-GB"/>
        </w:rPr>
      </w:pPr>
      <w:r w:rsidRPr="00456C47">
        <w:rPr>
          <w:lang w:val="en-GB"/>
        </w:rPr>
        <w:t>According to the Research Data Management policy, ‘publicly funded research data are a public good, produced in the public interest, which should be made openly available with as few restrictions as possible in a timely and responsible manner’. Data is therefore open by default, closed by exception (e.g. privately-funded research, or research with commercialisation possibilities). </w:t>
      </w:r>
    </w:p>
    <w:p w14:paraId="146B0FBF" w14:textId="65146FEE" w:rsidR="00052A0B" w:rsidRPr="00456C47" w:rsidRDefault="00052A0B" w:rsidP="00052A0B">
      <w:pPr>
        <w:pStyle w:val="Heading2"/>
        <w:rPr>
          <w:lang w:val="en-GB"/>
        </w:rPr>
      </w:pPr>
      <w:bookmarkStart w:id="108" w:name="_Toc105168544"/>
      <w:r>
        <w:rPr>
          <w:lang w:val="en-GB"/>
        </w:rPr>
        <w:t>5.6. Principles of d</w:t>
      </w:r>
      <w:r w:rsidRPr="00456C47">
        <w:rPr>
          <w:lang w:val="en-GB"/>
        </w:rPr>
        <w:t xml:space="preserve">ata </w:t>
      </w:r>
      <w:r>
        <w:rPr>
          <w:lang w:val="en-GB"/>
        </w:rPr>
        <w:t>s</w:t>
      </w:r>
      <w:r w:rsidRPr="00456C47">
        <w:rPr>
          <w:lang w:val="en-GB"/>
        </w:rPr>
        <w:t xml:space="preserve">haring and </w:t>
      </w:r>
      <w:r>
        <w:rPr>
          <w:lang w:val="en-GB"/>
        </w:rPr>
        <w:t>o</w:t>
      </w:r>
      <w:r w:rsidRPr="00456C47">
        <w:rPr>
          <w:lang w:val="en-GB"/>
        </w:rPr>
        <w:t xml:space="preserve">pen </w:t>
      </w:r>
      <w:r>
        <w:rPr>
          <w:lang w:val="en-GB"/>
        </w:rPr>
        <w:t>a</w:t>
      </w:r>
      <w:r w:rsidRPr="00456C47">
        <w:rPr>
          <w:lang w:val="en-GB"/>
        </w:rPr>
        <w:t>ccess</w:t>
      </w:r>
      <w:bookmarkEnd w:id="108"/>
    </w:p>
    <w:p w14:paraId="471741A1" w14:textId="203B33D4" w:rsidR="006A5B55" w:rsidRPr="00456C47" w:rsidRDefault="00F02DC9" w:rsidP="00BD6CB4">
      <w:pPr>
        <w:pStyle w:val="Heading3"/>
        <w:rPr>
          <w:lang w:val="en-GB"/>
        </w:rPr>
      </w:pPr>
      <w:bookmarkStart w:id="109" w:name="_Toc105168545"/>
      <w:r>
        <w:rPr>
          <w:lang w:val="en-GB"/>
        </w:rPr>
        <w:t>5.</w:t>
      </w:r>
      <w:r w:rsidR="0081117D">
        <w:rPr>
          <w:lang w:val="en-GB"/>
        </w:rPr>
        <w:t>6</w:t>
      </w:r>
      <w:r>
        <w:rPr>
          <w:lang w:val="en-GB"/>
        </w:rPr>
        <w:t>.1</w:t>
      </w:r>
      <w:r w:rsidR="0081117D">
        <w:rPr>
          <w:lang w:val="en-GB"/>
        </w:rPr>
        <w:t>.</w:t>
      </w:r>
      <w:r>
        <w:rPr>
          <w:lang w:val="en-GB"/>
        </w:rPr>
        <w:t xml:space="preserve"> </w:t>
      </w:r>
      <w:r w:rsidR="0DA86936" w:rsidRPr="00456C47">
        <w:rPr>
          <w:lang w:val="en-GB"/>
        </w:rPr>
        <w:t>Restrictions to data sharing</w:t>
      </w:r>
      <w:bookmarkEnd w:id="109"/>
    </w:p>
    <w:p w14:paraId="20EA1A3D" w14:textId="77777777" w:rsidR="0075072C"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 xml:space="preserve">According to Section 4.6 of the </w:t>
      </w:r>
      <w:hyperlink r:id="rId39">
        <w:r w:rsidRPr="00456C47">
          <w:rPr>
            <w:rStyle w:val="Hyperlink"/>
            <w:rFonts w:eastAsiaTheme="minorEastAsia"/>
            <w:color w:val="000080"/>
            <w:lang w:val="en-GB"/>
          </w:rPr>
          <w:t>UCT Research Data Management policy</w:t>
        </w:r>
      </w:hyperlink>
      <w:r w:rsidRPr="00AB2E7E">
        <w:rPr>
          <w:rFonts w:eastAsiaTheme="minorEastAsia"/>
          <w:color w:val="000000" w:themeColor="text1"/>
          <w:lang w:val="en-GB"/>
        </w:rPr>
        <w:t>,</w:t>
      </w:r>
    </w:p>
    <w:p w14:paraId="4BA165DE" w14:textId="229E7C6F" w:rsidR="0075072C" w:rsidRPr="00456C47" w:rsidRDefault="0DA86936" w:rsidP="002814F3">
      <w:pPr>
        <w:spacing w:before="120" w:after="120" w:line="276" w:lineRule="auto"/>
        <w:ind w:left="360"/>
        <w:jc w:val="both"/>
        <w:rPr>
          <w:rFonts w:eastAsiaTheme="minorEastAsia"/>
          <w:color w:val="000000" w:themeColor="text1"/>
          <w:lang w:val="en-GB"/>
        </w:rPr>
      </w:pPr>
      <w:r w:rsidRPr="00456C47">
        <w:rPr>
          <w:rFonts w:eastAsiaTheme="minorEastAsia"/>
          <w:color w:val="000000" w:themeColor="text1"/>
          <w:lang w:val="en-GB"/>
        </w:rPr>
        <w:lastRenderedPageBreak/>
        <w:t> "[n]</w:t>
      </w:r>
      <w:proofErr w:type="spellStart"/>
      <w:r w:rsidRPr="00456C47">
        <w:rPr>
          <w:rFonts w:eastAsiaTheme="minorEastAsia"/>
          <w:color w:val="000000" w:themeColor="text1"/>
          <w:lang w:val="en-GB"/>
        </w:rPr>
        <w:t>ecessary</w:t>
      </w:r>
      <w:proofErr w:type="spellEnd"/>
      <w:r w:rsidRPr="00456C47">
        <w:rPr>
          <w:rFonts w:eastAsiaTheme="minorEastAsia"/>
          <w:color w:val="000000" w:themeColor="text1"/>
          <w:lang w:val="en-GB"/>
        </w:rPr>
        <w:t xml:space="preserve"> constraints on the availability of data include the protection of personal data; the protection of intellectual property; the protection of commercial interests of </w:t>
      </w:r>
      <w:r w:rsidR="00A9698A" w:rsidRPr="00456C47">
        <w:rPr>
          <w:rFonts w:eastAsiaTheme="minorEastAsia"/>
          <w:color w:val="000000" w:themeColor="text1"/>
          <w:lang w:val="en-GB"/>
        </w:rPr>
        <w:t>study</w:t>
      </w:r>
      <w:r w:rsidRPr="00456C47">
        <w:rPr>
          <w:rFonts w:eastAsiaTheme="minorEastAsia"/>
          <w:color w:val="000000" w:themeColor="text1"/>
          <w:lang w:val="en-GB"/>
        </w:rPr>
        <w:t xml:space="preserve"> partners; and security concerns."  </w:t>
      </w:r>
    </w:p>
    <w:p w14:paraId="7C8C3F30" w14:textId="77777777" w:rsidR="00CC381A" w:rsidRPr="00456C47" w:rsidRDefault="0DA86936" w:rsidP="002814F3">
      <w:pPr>
        <w:spacing w:before="120" w:after="120" w:line="276" w:lineRule="auto"/>
        <w:ind w:left="360"/>
        <w:jc w:val="both"/>
        <w:rPr>
          <w:rFonts w:eastAsiaTheme="minorEastAsia"/>
          <w:color w:val="000000" w:themeColor="text1"/>
          <w:lang w:val="en-GB"/>
        </w:rPr>
      </w:pPr>
      <w:r w:rsidRPr="00456C47">
        <w:rPr>
          <w:rFonts w:eastAsiaTheme="minorEastAsia"/>
          <w:color w:val="000000" w:themeColor="text1"/>
          <w:lang w:val="en-GB"/>
        </w:rPr>
        <w:t>Strategies to limit restrictions may include data being anonymised or aggregated; gaining participant consent for data sharing; and gaining copyright permissions.</w:t>
      </w:r>
    </w:p>
    <w:p w14:paraId="4EA725B5" w14:textId="14DA6A71" w:rsidR="00C4662B" w:rsidRPr="00456C47" w:rsidRDefault="00222BF8" w:rsidP="00BD6CB4">
      <w:pPr>
        <w:pStyle w:val="Heading3"/>
        <w:rPr>
          <w:lang w:val="en-GB"/>
        </w:rPr>
      </w:pPr>
      <w:bookmarkStart w:id="110" w:name="_Toc105168546"/>
      <w:r>
        <w:rPr>
          <w:lang w:val="en-GB"/>
        </w:rPr>
        <w:t>5.</w:t>
      </w:r>
      <w:r w:rsidR="0081117D">
        <w:rPr>
          <w:lang w:val="en-GB"/>
        </w:rPr>
        <w:t>6</w:t>
      </w:r>
      <w:r>
        <w:rPr>
          <w:lang w:val="en-GB"/>
        </w:rPr>
        <w:t>.2</w:t>
      </w:r>
      <w:r w:rsidR="0081117D">
        <w:rPr>
          <w:lang w:val="en-GB"/>
        </w:rPr>
        <w:t>.</w:t>
      </w:r>
      <w:r>
        <w:rPr>
          <w:lang w:val="en-GB"/>
        </w:rPr>
        <w:t xml:space="preserve"> </w:t>
      </w:r>
      <w:r w:rsidR="0DA86936" w:rsidRPr="00456C47">
        <w:rPr>
          <w:lang w:val="en-GB"/>
        </w:rPr>
        <w:t>Discoverability</w:t>
      </w:r>
      <w:bookmarkEnd w:id="110"/>
    </w:p>
    <w:p w14:paraId="5F62F619" w14:textId="77777777" w:rsidR="00C4662B"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 xml:space="preserve">The HEAT </w:t>
      </w:r>
      <w:proofErr w:type="spellStart"/>
      <w:r w:rsidRPr="00456C47">
        <w:rPr>
          <w:rFonts w:eastAsiaTheme="minorEastAsia"/>
          <w:color w:val="000000" w:themeColor="text1"/>
          <w:lang w:val="en-GB"/>
        </w:rPr>
        <w:t>Center</w:t>
      </w:r>
      <w:proofErr w:type="spellEnd"/>
      <w:r w:rsidRPr="00456C47">
        <w:rPr>
          <w:rFonts w:eastAsiaTheme="minorEastAsia"/>
          <w:color w:val="000000" w:themeColor="text1"/>
          <w:lang w:val="en-GB"/>
        </w:rPr>
        <w:t xml:space="preserve"> and DMAC will implement FAIR principles:</w:t>
      </w:r>
    </w:p>
    <w:p w14:paraId="4B59CB6B" w14:textId="35ECED1D" w:rsidR="00BF5E14" w:rsidRPr="00456C47" w:rsidRDefault="0DA86936" w:rsidP="002814F3">
      <w:pPr>
        <w:pStyle w:val="ListParagraph"/>
        <w:numPr>
          <w:ilvl w:val="0"/>
          <w:numId w:val="18"/>
        </w:numPr>
        <w:spacing w:before="120" w:after="120" w:line="276" w:lineRule="auto"/>
        <w:jc w:val="both"/>
        <w:rPr>
          <w:rFonts w:ascii="Arial" w:hAnsi="Arial" w:cs="Arial"/>
          <w:color w:val="000000" w:themeColor="text1"/>
          <w:sz w:val="18"/>
          <w:szCs w:val="18"/>
          <w:lang w:val="en-GB"/>
        </w:rPr>
      </w:pPr>
      <w:r w:rsidRPr="00456C47">
        <w:rPr>
          <w:rFonts w:eastAsiaTheme="minorEastAsia"/>
          <w:color w:val="000000" w:themeColor="text1"/>
          <w:lang w:val="en-GB"/>
        </w:rPr>
        <w:t xml:space="preserve">Data will be </w:t>
      </w:r>
      <w:r w:rsidRPr="00456C47">
        <w:rPr>
          <w:rFonts w:eastAsiaTheme="minorEastAsia"/>
          <w:b/>
          <w:bCs/>
          <w:color w:val="000000" w:themeColor="text1"/>
          <w:lang w:val="en-GB"/>
        </w:rPr>
        <w:t>findable</w:t>
      </w:r>
      <w:r w:rsidRPr="00456C47">
        <w:rPr>
          <w:rFonts w:eastAsiaTheme="minorEastAsia"/>
          <w:color w:val="000000" w:themeColor="text1"/>
          <w:lang w:val="en-GB"/>
        </w:rPr>
        <w:t xml:space="preserve"> through </w:t>
      </w:r>
      <w:r w:rsidR="003F7056" w:rsidRPr="00456C47">
        <w:rPr>
          <w:rFonts w:eastAsiaTheme="minorEastAsia"/>
          <w:color w:val="000000" w:themeColor="text1"/>
          <w:lang w:val="en-GB"/>
        </w:rPr>
        <w:t>publicly</w:t>
      </w:r>
      <w:r w:rsidRPr="00456C47">
        <w:rPr>
          <w:rFonts w:eastAsiaTheme="minorEastAsia"/>
          <w:color w:val="000000" w:themeColor="text1"/>
          <w:lang w:val="en-GB"/>
        </w:rPr>
        <w:t xml:space="preserve"> accessible and searchable meta-data indexes (need to decide if the DS-I Africa ODSP is going to be the primary mechanisms for meta-data search, UCT also hosts the </w:t>
      </w:r>
      <w:proofErr w:type="spellStart"/>
      <w:r w:rsidRPr="00456C47">
        <w:rPr>
          <w:rFonts w:eastAsiaTheme="minorEastAsia"/>
          <w:color w:val="000000" w:themeColor="text1"/>
          <w:lang w:val="en-GB"/>
        </w:rPr>
        <w:t>ZivaHub</w:t>
      </w:r>
      <w:proofErr w:type="spellEnd"/>
      <w:r w:rsidRPr="00456C47">
        <w:rPr>
          <w:rFonts w:eastAsiaTheme="minorEastAsia"/>
          <w:color w:val="000000" w:themeColor="text1"/>
          <w:lang w:val="en-GB"/>
        </w:rPr>
        <w:t xml:space="preserve"> repository)</w:t>
      </w:r>
    </w:p>
    <w:p w14:paraId="2A1B49BE" w14:textId="77777777" w:rsidR="00C752CF" w:rsidRDefault="0DA86936" w:rsidP="002814F3">
      <w:pPr>
        <w:pStyle w:val="ListParagraph"/>
        <w:numPr>
          <w:ilvl w:val="0"/>
          <w:numId w:val="18"/>
        </w:num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 xml:space="preserve">Data will be </w:t>
      </w:r>
      <w:r w:rsidRPr="00456C47">
        <w:rPr>
          <w:rFonts w:eastAsiaTheme="minorEastAsia"/>
          <w:b/>
          <w:bCs/>
          <w:color w:val="000000" w:themeColor="text1"/>
          <w:lang w:val="en-GB"/>
        </w:rPr>
        <w:t>accessible</w:t>
      </w:r>
      <w:r w:rsidRPr="00456C47">
        <w:rPr>
          <w:rFonts w:eastAsiaTheme="minorEastAsia"/>
          <w:color w:val="000000" w:themeColor="text1"/>
          <w:lang w:val="en-GB"/>
        </w:rPr>
        <w:t xml:space="preserve"> either openly through a public facing component of the DMP data repository, or through a data access request to DMAC (where a Data Sharing Agreement is required)</w:t>
      </w:r>
    </w:p>
    <w:p w14:paraId="3CF8424A" w14:textId="77777777" w:rsidR="00E7399B" w:rsidRDefault="0DA86936" w:rsidP="002814F3">
      <w:pPr>
        <w:pStyle w:val="ListParagraph"/>
        <w:numPr>
          <w:ilvl w:val="0"/>
          <w:numId w:val="18"/>
        </w:numPr>
        <w:spacing w:before="120" w:after="120" w:line="276" w:lineRule="auto"/>
        <w:jc w:val="both"/>
        <w:rPr>
          <w:rFonts w:eastAsiaTheme="minorEastAsia"/>
          <w:color w:val="000000" w:themeColor="text1"/>
          <w:lang w:val="en-GB"/>
        </w:rPr>
      </w:pPr>
      <w:r w:rsidRPr="00456C47">
        <w:rPr>
          <w:rFonts w:eastAsiaTheme="minorEastAsia"/>
          <w:b/>
          <w:bCs/>
          <w:color w:val="000000" w:themeColor="text1"/>
          <w:lang w:val="en-GB"/>
        </w:rPr>
        <w:t>Inter-operability</w:t>
      </w:r>
      <w:r w:rsidRPr="00456C47">
        <w:rPr>
          <w:rFonts w:eastAsiaTheme="minorEastAsia"/>
          <w:color w:val="000000" w:themeColor="text1"/>
          <w:lang w:val="en-GB"/>
        </w:rPr>
        <w:t xml:space="preserve"> will be enabled through the strict adherence to established data and meta-data standards (see above)</w:t>
      </w:r>
    </w:p>
    <w:p w14:paraId="1753D459" w14:textId="48DD52D8" w:rsidR="00226547" w:rsidRPr="00427499" w:rsidRDefault="0DA86936" w:rsidP="00F8671F">
      <w:pPr>
        <w:pStyle w:val="ListParagraph"/>
        <w:numPr>
          <w:ilvl w:val="0"/>
          <w:numId w:val="18"/>
        </w:numPr>
        <w:spacing w:before="120" w:after="120" w:line="276" w:lineRule="auto"/>
        <w:jc w:val="both"/>
        <w:rPr>
          <w:rFonts w:ascii="Arial" w:hAnsi="Arial" w:cs="Arial"/>
          <w:color w:val="000000" w:themeColor="text1"/>
          <w:sz w:val="18"/>
          <w:szCs w:val="18"/>
          <w:lang w:val="en-GB"/>
        </w:rPr>
      </w:pPr>
      <w:r w:rsidRPr="00427499">
        <w:rPr>
          <w:rFonts w:eastAsiaTheme="minorEastAsia"/>
          <w:b/>
          <w:bCs/>
          <w:color w:val="000000" w:themeColor="text1"/>
          <w:lang w:val="en-GB"/>
        </w:rPr>
        <w:t xml:space="preserve">Reuse </w:t>
      </w:r>
      <w:r w:rsidRPr="00427499">
        <w:rPr>
          <w:rFonts w:eastAsiaTheme="minorEastAsia"/>
          <w:color w:val="000000" w:themeColor="text1"/>
          <w:lang w:val="en-GB"/>
        </w:rPr>
        <w:t>will be supported through rigorous documentation of the data including limitations and guidance for reuse. </w:t>
      </w:r>
      <w:bookmarkStart w:id="111" w:name="_Toc102041249"/>
    </w:p>
    <w:p w14:paraId="301BDD95" w14:textId="062ED05F" w:rsidR="00226547" w:rsidRDefault="1C31C527" w:rsidP="0051462A">
      <w:pPr>
        <w:pStyle w:val="Heading1"/>
        <w:numPr>
          <w:ilvl w:val="0"/>
          <w:numId w:val="52"/>
        </w:numPr>
      </w:pPr>
      <w:bookmarkStart w:id="112" w:name="_Toc105168547"/>
      <w:r w:rsidRPr="00456C47">
        <w:t>Ethical</w:t>
      </w:r>
      <w:r w:rsidR="4A103833" w:rsidRPr="00456C47">
        <w:t xml:space="preserve"> and Privacy</w:t>
      </w:r>
      <w:r w:rsidRPr="00456C47">
        <w:t xml:space="preserve"> considerations</w:t>
      </w:r>
      <w:bookmarkEnd w:id="111"/>
      <w:bookmarkEnd w:id="112"/>
    </w:p>
    <w:p w14:paraId="4CFC7293" w14:textId="0BC455BC" w:rsidR="00BF794F" w:rsidRDefault="00BF794F" w:rsidP="00BF794F"/>
    <w:p w14:paraId="5279245E" w14:textId="77777777" w:rsidR="00BF794F" w:rsidRPr="00BF794F" w:rsidRDefault="00BF794F" w:rsidP="00BF794F">
      <w:pPr>
        <w:rPr>
          <w:b/>
          <w:bCs/>
        </w:rPr>
      </w:pPr>
      <w:bookmarkStart w:id="113" w:name="_Toc100235961"/>
      <w:bookmarkStart w:id="114" w:name="_Toc105407014"/>
      <w:r w:rsidRPr="00BF794F">
        <w:rPr>
          <w:b/>
          <w:bCs/>
        </w:rPr>
        <w:t>Ethical considerations and legal requirements</w:t>
      </w:r>
      <w:bookmarkEnd w:id="113"/>
      <w:bookmarkEnd w:id="114"/>
    </w:p>
    <w:p w14:paraId="0C7507F6" w14:textId="77777777" w:rsidR="00BF794F" w:rsidRPr="00BF794F" w:rsidRDefault="00BF794F" w:rsidP="00BF794F">
      <w:pPr>
        <w:rPr>
          <w:b/>
          <w:bCs/>
          <w:lang w:val="en-GB"/>
        </w:rPr>
      </w:pPr>
      <w:r w:rsidRPr="00BF794F">
        <w:rPr>
          <w:b/>
          <w:bCs/>
          <w:lang w:val="en-GB"/>
        </w:rPr>
        <w:t xml:space="preserve">Summary of general ethical and legal requirements </w:t>
      </w:r>
    </w:p>
    <w:p w14:paraId="00BF2BBB" w14:textId="27115942" w:rsidR="00BF794F" w:rsidRPr="00BF794F" w:rsidRDefault="00BF794F" w:rsidP="00BF794F">
      <w:r w:rsidRPr="00BF794F">
        <w:t xml:space="preserve">The project raises several ethical and legal considerations. This includes 1) the use of secondary data  for research purposes that may differ from the original purpose of the study, 2) sharing data across countries in Africa, and 3) the presence of potential </w:t>
      </w:r>
      <w:proofErr w:type="spellStart"/>
      <w:ins w:id="115" w:author="Craig Parker" w:date="2023-12-13T16:25:00Z">
        <w:r w:rsidR="006531B4">
          <w:t>indirectly</w:t>
        </w:r>
      </w:ins>
      <w:r w:rsidRPr="00BF794F">
        <w:t>identifying</w:t>
      </w:r>
      <w:proofErr w:type="spellEnd"/>
      <w:r w:rsidRPr="00BF794F">
        <w:t xml:space="preserve"> information. </w:t>
      </w:r>
    </w:p>
    <w:p w14:paraId="40FD63B9" w14:textId="77777777" w:rsidR="00BF794F" w:rsidRPr="00BF794F" w:rsidRDefault="00BF794F" w:rsidP="00BF794F">
      <w:r w:rsidRPr="00BF794F">
        <w:t xml:space="preserve">The project will endeavour to ensure the protection of human subjects and their data through procedures that adhere to the following legal and ethical guidelines: </w:t>
      </w:r>
    </w:p>
    <w:p w14:paraId="53E7924A" w14:textId="77777777" w:rsidR="00BF794F" w:rsidRPr="00BF794F" w:rsidRDefault="00BF794F" w:rsidP="00BF794F">
      <w:pPr>
        <w:numPr>
          <w:ilvl w:val="0"/>
          <w:numId w:val="45"/>
        </w:numPr>
      </w:pPr>
      <w:r w:rsidRPr="00BF794F">
        <w:t>Declaration of Helsinki</w:t>
      </w:r>
    </w:p>
    <w:p w14:paraId="75E3FD44" w14:textId="77777777" w:rsidR="00BF794F" w:rsidRPr="00BF794F" w:rsidRDefault="00BF794F" w:rsidP="00BF794F">
      <w:pPr>
        <w:numPr>
          <w:ilvl w:val="0"/>
          <w:numId w:val="45"/>
        </w:numPr>
      </w:pPr>
      <w:r w:rsidRPr="00BF794F">
        <w:t>ICH Good Clinical Practice</w:t>
      </w:r>
    </w:p>
    <w:p w14:paraId="4678187B" w14:textId="77777777" w:rsidR="00BF794F" w:rsidRPr="00BF794F" w:rsidRDefault="00BF794F" w:rsidP="00BF794F">
      <w:pPr>
        <w:numPr>
          <w:ilvl w:val="0"/>
          <w:numId w:val="45"/>
        </w:numPr>
      </w:pPr>
      <w:r w:rsidRPr="00BF794F">
        <w:t xml:space="preserve">Ethics in Health Research (Department of Health South Africa) </w:t>
      </w:r>
      <w:r w:rsidRPr="00BF794F">
        <w:fldChar w:fldCharType="begin"/>
      </w:r>
      <w:r w:rsidRPr="00BF794F">
        <w:instrText xml:space="preserve"> ADDIN EN.CITE &lt;EndNote&gt;&lt;Cite&gt;&lt;Author&gt;National Health Research Ethics Council&lt;/Author&gt;&lt;Year&gt;2015&lt;/Year&gt;&lt;RecNum&gt;195&lt;/RecNum&gt;&lt;DisplayText&gt;(109)&lt;/DisplayText&gt;&lt;record&gt;&lt;rec-number&gt;195&lt;/rec-number&gt;&lt;foreign-keys&gt;&lt;key app="EN" db-id="wzafar5vba950zetwdpxsz5rrftffzfx92rt" timestamp="1654233050" guid="967976c2-9273-45f9-ba4d-4a5482cfc85c"&gt;195&lt;/key&gt;&lt;/foreign-keys&gt;&lt;ref-type name="Government Document"&gt;46&lt;/ref-type&gt;&lt;contributors&gt;&lt;authors&gt;&lt;author&gt;National Health Research Ethics Council,.&lt;/author&gt;&lt;/authors&gt;&lt;secondary-authors&gt;&lt;author&gt;Department of Health&lt;/author&gt;&lt;/secondary-authors&gt;&lt;/contributors&gt;&lt;titles&gt;&lt;title&gt;DoH 2015 Ethics in Health Research Guidelines&lt;/title&gt;&lt;/titles&gt;&lt;dates&gt;&lt;year&gt;2015&lt;/year&gt;&lt;/dates&gt;&lt;pub-location&gt;South Africa &lt;/pub-location&gt;&lt;urls&gt;&lt;related-urls&gt;&lt;url&gt;National Health Research Ethics Council&lt;/url&gt;&lt;/related-urls&gt;&lt;/urls&gt;&lt;/record&gt;&lt;/Cite&gt;&lt;/EndNote&gt;</w:instrText>
      </w:r>
      <w:r w:rsidRPr="00BF794F">
        <w:fldChar w:fldCharType="separate"/>
      </w:r>
      <w:r w:rsidRPr="00BF794F">
        <w:t>(109)</w:t>
      </w:r>
      <w:r w:rsidRPr="00BF794F">
        <w:fldChar w:fldCharType="end"/>
      </w:r>
    </w:p>
    <w:p w14:paraId="08500D6A" w14:textId="77777777" w:rsidR="00BF794F" w:rsidRDefault="00BF794F" w:rsidP="00BF794F">
      <w:pPr>
        <w:numPr>
          <w:ilvl w:val="0"/>
          <w:numId w:val="45"/>
        </w:numPr>
        <w:rPr>
          <w:ins w:id="116" w:author="Craig Parker" w:date="2023-12-13T16:26:00Z"/>
        </w:rPr>
      </w:pPr>
      <w:r w:rsidRPr="00BF794F">
        <w:t xml:space="preserve">Protection of Personal Information Act (POPIA) </w:t>
      </w:r>
    </w:p>
    <w:p w14:paraId="3FC63C0E" w14:textId="5FF0BB2B" w:rsidR="00B543AC" w:rsidRPr="00BF794F" w:rsidRDefault="00B543AC">
      <w:pPr>
        <w:pStyle w:val="ListParagraph"/>
        <w:numPr>
          <w:ilvl w:val="0"/>
          <w:numId w:val="45"/>
        </w:numPr>
        <w:spacing w:before="120" w:after="120"/>
        <w:pPrChange w:id="117" w:author="Craig Parker" w:date="2023-12-13T16:26:00Z">
          <w:pPr>
            <w:numPr>
              <w:numId w:val="45"/>
            </w:numPr>
            <w:ind w:left="720" w:hanging="360"/>
          </w:pPr>
        </w:pPrChange>
      </w:pPr>
      <w:ins w:id="118" w:author="Craig Parker" w:date="2023-12-13T16:26:00Z">
        <w:r>
          <w:t>US Department of Health and Human Services, Protection of Human Subjects in Research, 45 CFR 46</w:t>
        </w:r>
      </w:ins>
    </w:p>
    <w:p w14:paraId="021F501D" w14:textId="77777777" w:rsidR="00BF794F" w:rsidRPr="00BF794F" w:rsidRDefault="00BF794F" w:rsidP="00BF794F">
      <w:pPr>
        <w:numPr>
          <w:ilvl w:val="0"/>
          <w:numId w:val="45"/>
        </w:numPr>
      </w:pPr>
      <w:r w:rsidRPr="00BF794F">
        <w:t>Any additional African country-specific protection of data legislation</w:t>
      </w:r>
    </w:p>
    <w:p w14:paraId="78967529" w14:textId="0B9284FD" w:rsidR="003A5E70" w:rsidRDefault="00BF794F" w:rsidP="00BF794F">
      <w:pPr>
        <w:sectPr w:rsidR="003A5E70" w:rsidSect="00897E75">
          <w:footerReference w:type="default" r:id="rId40"/>
          <w:pgSz w:w="11906" w:h="16838"/>
          <w:pgMar w:top="1440" w:right="1440" w:bottom="1440" w:left="1440" w:header="709" w:footer="709" w:gutter="0"/>
          <w:cols w:space="708"/>
          <w:docGrid w:linePitch="360"/>
        </w:sectPr>
      </w:pPr>
      <w:r w:rsidRPr="00BF794F">
        <w:t xml:space="preserve">Table </w:t>
      </w:r>
      <w:r w:rsidR="002B4F9C">
        <w:t>1</w:t>
      </w:r>
      <w:r w:rsidRPr="00BF794F">
        <w:t xml:space="preserve"> below summarises some of the ethical and legal considerations for the project, and how these will be </w:t>
      </w:r>
      <w:r w:rsidRPr="00BF794F" w:rsidDel="008F2F26">
        <w:t>addressed</w:t>
      </w:r>
      <w:r w:rsidRPr="00BF794F">
        <w:t>. Additional details describing these procedures are described thereafter and further detail included in the D</w:t>
      </w:r>
      <w:r w:rsidR="00646D92">
        <w:t>MP</w:t>
      </w:r>
      <w:r w:rsidRPr="00BF794F">
        <w:t xml:space="preserve"> in Annex 6. </w:t>
      </w:r>
    </w:p>
    <w:p w14:paraId="06510948" w14:textId="77777777" w:rsidR="00BF794F" w:rsidRPr="00BF794F" w:rsidRDefault="00BF794F" w:rsidP="00BF794F"/>
    <w:p w14:paraId="6DDDD118" w14:textId="1D09586F" w:rsidR="00BF794F" w:rsidRPr="00BF794F" w:rsidRDefault="00BF794F" w:rsidP="00BF794F">
      <w:pPr>
        <w:rPr>
          <w:i/>
          <w:iCs/>
        </w:rPr>
      </w:pPr>
    </w:p>
    <w:p w14:paraId="5C4FA7D3" w14:textId="25F3B4AE" w:rsidR="0023693D" w:rsidRDefault="0023693D" w:rsidP="0023693D">
      <w:pPr>
        <w:pStyle w:val="Caption"/>
      </w:pPr>
      <w:bookmarkStart w:id="119" w:name="_Toc105426291"/>
      <w:r>
        <w:t xml:space="preserve">Table </w:t>
      </w:r>
      <w:r>
        <w:fldChar w:fldCharType="begin"/>
      </w:r>
      <w:r>
        <w:instrText>SEQ Table \* ARABIC</w:instrText>
      </w:r>
      <w:r>
        <w:fldChar w:fldCharType="separate"/>
      </w:r>
      <w:r w:rsidR="00531E0D">
        <w:rPr>
          <w:noProof/>
        </w:rPr>
        <w:t>1</w:t>
      </w:r>
      <w:r>
        <w:fldChar w:fldCharType="end"/>
      </w:r>
      <w:r>
        <w:t xml:space="preserve">: </w:t>
      </w:r>
      <w:r w:rsidRPr="008B4388">
        <w:t>Summary of ethical, legal and data management considerations that underpin study activities</w:t>
      </w:r>
      <w:bookmarkEnd w:id="119"/>
    </w:p>
    <w:tbl>
      <w:tblPr>
        <w:tblStyle w:val="PlainTable1"/>
        <w:tblW w:w="14033" w:type="dxa"/>
        <w:tblInd w:w="279" w:type="dxa"/>
        <w:tblLook w:val="04A0" w:firstRow="1" w:lastRow="0" w:firstColumn="1" w:lastColumn="0" w:noHBand="0" w:noVBand="1"/>
      </w:tblPr>
      <w:tblGrid>
        <w:gridCol w:w="5103"/>
        <w:gridCol w:w="4536"/>
        <w:gridCol w:w="4394"/>
      </w:tblGrid>
      <w:tr w:rsidR="00BF794F" w:rsidRPr="00BF794F" w14:paraId="3781B157" w14:textId="77777777" w:rsidTr="000E1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shd w:val="clear" w:color="auto" w:fill="D9D9D9" w:themeFill="background1" w:themeFillShade="D9"/>
          </w:tcPr>
          <w:p w14:paraId="71AB708E" w14:textId="77777777" w:rsidR="00BF794F" w:rsidRPr="00BF794F" w:rsidRDefault="00BF794F" w:rsidP="00BF794F">
            <w:pPr>
              <w:spacing w:after="160" w:line="259" w:lineRule="auto"/>
            </w:pPr>
            <w:r w:rsidRPr="00BF794F">
              <w:t>Ethical considerations</w:t>
            </w:r>
          </w:p>
        </w:tc>
        <w:tc>
          <w:tcPr>
            <w:tcW w:w="4536" w:type="dxa"/>
            <w:shd w:val="clear" w:color="auto" w:fill="D9D9D9" w:themeFill="background1" w:themeFillShade="D9"/>
          </w:tcPr>
          <w:p w14:paraId="5909E967" w14:textId="77777777" w:rsidR="00BF794F" w:rsidRPr="00BF794F" w:rsidRDefault="00BF794F" w:rsidP="00BF794F">
            <w:pPr>
              <w:spacing w:after="160" w:line="259" w:lineRule="auto"/>
              <w:cnfStyle w:val="100000000000" w:firstRow="1" w:lastRow="0" w:firstColumn="0" w:lastColumn="0" w:oddVBand="0" w:evenVBand="0" w:oddHBand="0" w:evenHBand="0" w:firstRowFirstColumn="0" w:firstRowLastColumn="0" w:lastRowFirstColumn="0" w:lastRowLastColumn="0"/>
            </w:pPr>
            <w:r w:rsidRPr="00BF794F">
              <w:t>Legal requirements</w:t>
            </w:r>
          </w:p>
        </w:tc>
        <w:tc>
          <w:tcPr>
            <w:tcW w:w="4394" w:type="dxa"/>
            <w:shd w:val="clear" w:color="auto" w:fill="D9D9D9" w:themeFill="background1" w:themeFillShade="D9"/>
          </w:tcPr>
          <w:p w14:paraId="6C4BEAF5" w14:textId="77777777" w:rsidR="00BF794F" w:rsidRPr="00BF794F" w:rsidRDefault="00BF794F" w:rsidP="00BF794F">
            <w:pPr>
              <w:spacing w:after="160" w:line="259" w:lineRule="auto"/>
              <w:cnfStyle w:val="100000000000" w:firstRow="1" w:lastRow="0" w:firstColumn="0" w:lastColumn="0" w:oddVBand="0" w:evenVBand="0" w:oddHBand="0" w:evenHBand="0" w:firstRowFirstColumn="0" w:firstRowLastColumn="0" w:lastRowFirstColumn="0" w:lastRowLastColumn="0"/>
            </w:pPr>
            <w:r w:rsidRPr="00BF794F">
              <w:t>Data management activities</w:t>
            </w:r>
          </w:p>
        </w:tc>
      </w:tr>
      <w:tr w:rsidR="00BF794F" w:rsidRPr="00BF794F" w14:paraId="02029251" w14:textId="77777777" w:rsidTr="000E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shd w:val="clear" w:color="auto" w:fill="auto"/>
          </w:tcPr>
          <w:p w14:paraId="057D25A9" w14:textId="2ADAFA87" w:rsidR="00BF794F" w:rsidRPr="00BF794F" w:rsidRDefault="00BF794F" w:rsidP="00BF794F">
            <w:pPr>
              <w:numPr>
                <w:ilvl w:val="0"/>
                <w:numId w:val="47"/>
              </w:numPr>
              <w:spacing w:after="160" w:line="259" w:lineRule="auto"/>
              <w:rPr>
                <w:b w:val="0"/>
                <w:bCs w:val="0"/>
              </w:rPr>
            </w:pPr>
            <w:r w:rsidRPr="00BF794F">
              <w:rPr>
                <w:b w:val="0"/>
                <w:bCs w:val="0"/>
              </w:rPr>
              <w:t xml:space="preserve">The purposes of the research are clearly defined in the </w:t>
            </w:r>
            <w:r w:rsidR="008F5A59">
              <w:rPr>
                <w:b w:val="0"/>
                <w:bCs w:val="0"/>
              </w:rPr>
              <w:t>study</w:t>
            </w:r>
            <w:r w:rsidRPr="00BF794F">
              <w:rPr>
                <w:b w:val="0"/>
                <w:bCs w:val="0"/>
              </w:rPr>
              <w:t xml:space="preserve"> protocol and the reasons that the study needs to involve</w:t>
            </w:r>
            <w:ins w:id="120" w:author="Craig Parker" w:date="2023-12-13T16:26:00Z">
              <w:r w:rsidR="007C030D">
                <w:rPr>
                  <w:b w:val="0"/>
                  <w:bCs w:val="0"/>
                </w:rPr>
                <w:t xml:space="preserve"> secondary</w:t>
              </w:r>
            </w:ins>
            <w:r w:rsidRPr="00BF794F">
              <w:rPr>
                <w:b w:val="0"/>
                <w:bCs w:val="0"/>
              </w:rPr>
              <w:t xml:space="preserve"> personal data are provided</w:t>
            </w:r>
          </w:p>
          <w:p w14:paraId="2D1A69B6" w14:textId="11C160B6" w:rsidR="00BF794F" w:rsidRPr="00BF794F" w:rsidRDefault="00BF794F" w:rsidP="00BF794F">
            <w:pPr>
              <w:numPr>
                <w:ilvl w:val="0"/>
                <w:numId w:val="47"/>
              </w:numPr>
              <w:spacing w:after="160" w:line="259" w:lineRule="auto"/>
              <w:rPr>
                <w:b w:val="0"/>
                <w:bCs w:val="0"/>
              </w:rPr>
            </w:pPr>
            <w:r w:rsidRPr="00BF794F">
              <w:rPr>
                <w:b w:val="0"/>
                <w:bCs w:val="0"/>
              </w:rPr>
              <w:t>Processing of historical data for research purposes in the</w:t>
            </w:r>
            <w:r w:rsidR="008F5A59">
              <w:rPr>
                <w:b w:val="0"/>
                <w:bCs w:val="0"/>
              </w:rPr>
              <w:t xml:space="preserve"> study</w:t>
            </w:r>
            <w:r w:rsidRPr="00BF794F">
              <w:rPr>
                <w:b w:val="0"/>
                <w:bCs w:val="0"/>
              </w:rPr>
              <w:t xml:space="preserve"> serves the public interest</w:t>
            </w:r>
          </w:p>
          <w:p w14:paraId="69563020" w14:textId="77777777" w:rsidR="00BF794F" w:rsidRPr="00BF794F" w:rsidRDefault="00BF794F" w:rsidP="00BF794F">
            <w:pPr>
              <w:numPr>
                <w:ilvl w:val="0"/>
                <w:numId w:val="47"/>
              </w:numPr>
              <w:spacing w:after="160" w:line="259" w:lineRule="auto"/>
              <w:rPr>
                <w:b w:val="0"/>
                <w:bCs w:val="0"/>
              </w:rPr>
            </w:pPr>
            <w:r w:rsidRPr="00BF794F">
              <w:rPr>
                <w:b w:val="0"/>
                <w:bCs w:val="0"/>
              </w:rPr>
              <w:t xml:space="preserve">Specific concerns of vulnerable populations such as pregnant women, neonates, and children have been considered </w:t>
            </w:r>
          </w:p>
          <w:p w14:paraId="2A8120A1" w14:textId="77777777" w:rsidR="00BF794F" w:rsidRPr="00BF794F" w:rsidRDefault="00BF794F" w:rsidP="00BF794F">
            <w:pPr>
              <w:numPr>
                <w:ilvl w:val="0"/>
                <w:numId w:val="47"/>
              </w:numPr>
              <w:spacing w:after="160" w:line="259" w:lineRule="auto"/>
              <w:rPr>
                <w:b w:val="0"/>
                <w:bCs w:val="0"/>
              </w:rPr>
            </w:pPr>
            <w:r w:rsidRPr="00BF794F">
              <w:rPr>
                <w:b w:val="0"/>
                <w:bCs w:val="0"/>
              </w:rPr>
              <w:t xml:space="preserve">We assess ethics concerns in the studies that contribute data, including information on the ethics committee that provided approval for the original study, securing a copy of the informed consent of the study, if possible, and clarifying any concerns about the study with the data provider, where feasible </w:t>
            </w:r>
          </w:p>
          <w:p w14:paraId="36CD94A2" w14:textId="77777777" w:rsidR="00BF794F" w:rsidRPr="00BF794F" w:rsidRDefault="00BF794F" w:rsidP="00BF794F">
            <w:pPr>
              <w:numPr>
                <w:ilvl w:val="0"/>
                <w:numId w:val="47"/>
              </w:numPr>
              <w:spacing w:after="160" w:line="259" w:lineRule="auto"/>
              <w:rPr>
                <w:b w:val="0"/>
                <w:bCs w:val="0"/>
              </w:rPr>
            </w:pPr>
            <w:r w:rsidRPr="00BF794F">
              <w:rPr>
                <w:b w:val="0"/>
                <w:bCs w:val="0"/>
              </w:rPr>
              <w:t xml:space="preserve">Participant informed consent has been addressed, separated into two </w:t>
            </w:r>
            <w:r w:rsidRPr="00BF794F">
              <w:rPr>
                <w:b w:val="0"/>
              </w:rPr>
              <w:t>scenarios</w:t>
            </w:r>
            <w:r w:rsidRPr="00BF794F">
              <w:rPr>
                <w:b w:val="0"/>
                <w:bCs w:val="0"/>
              </w:rPr>
              <w:t>:</w:t>
            </w:r>
          </w:p>
          <w:p w14:paraId="07CBE405" w14:textId="77777777" w:rsidR="00BF794F" w:rsidRPr="00BF794F" w:rsidRDefault="00BF794F" w:rsidP="00BF794F">
            <w:pPr>
              <w:numPr>
                <w:ilvl w:val="1"/>
                <w:numId w:val="47"/>
              </w:numPr>
              <w:spacing w:after="160" w:line="259" w:lineRule="auto"/>
              <w:rPr>
                <w:b w:val="0"/>
                <w:bCs w:val="0"/>
              </w:rPr>
            </w:pPr>
            <w:r w:rsidRPr="00BF794F">
              <w:rPr>
                <w:b w:val="0"/>
                <w:bCs w:val="0"/>
              </w:rPr>
              <w:t xml:space="preserve">Participant has signed a ‘’broad consent’’ for use of their data in future research projects, even though the precise nature </w:t>
            </w:r>
            <w:r w:rsidRPr="00BF794F">
              <w:rPr>
                <w:b w:val="0"/>
                <w:bCs w:val="0"/>
              </w:rPr>
              <w:lastRenderedPageBreak/>
              <w:t>of the future research is unclear, this will allow data sharing without further ethical approvals</w:t>
            </w:r>
          </w:p>
          <w:p w14:paraId="33F74D23" w14:textId="309169A2" w:rsidR="00BF794F" w:rsidRPr="00BF794F" w:rsidDel="00BD76DF" w:rsidRDefault="00BD76DF" w:rsidP="00BF794F">
            <w:pPr>
              <w:numPr>
                <w:ilvl w:val="1"/>
                <w:numId w:val="47"/>
              </w:numPr>
              <w:spacing w:after="160" w:line="259" w:lineRule="auto"/>
              <w:rPr>
                <w:del w:id="121" w:author="Craig Parker" w:date="2023-12-13T16:28:00Z"/>
                <w:b w:val="0"/>
                <w:bCs w:val="0"/>
              </w:rPr>
            </w:pPr>
            <w:ins w:id="122" w:author="Craig Parker" w:date="2023-12-13T16:28:00Z">
              <w:r w:rsidRPr="00BD76DF">
                <w:rPr>
                  <w:b w:val="0"/>
                  <w:bCs w:val="0"/>
                </w:rPr>
                <w:t>Reconsenting will not be required for use of secondary data in the HE</w:t>
              </w:r>
              <w:r w:rsidRPr="00BD76DF">
                <w:rPr>
                  <w:b w:val="0"/>
                  <w:bCs w:val="0"/>
                  <w:vertAlign w:val="superscript"/>
                </w:rPr>
                <w:t>2</w:t>
              </w:r>
              <w:r w:rsidRPr="00BD76DF">
                <w:rPr>
                  <w:b w:val="0"/>
                  <w:bCs w:val="0"/>
                </w:rPr>
                <w:t xml:space="preserve">AT </w:t>
              </w:r>
              <w:proofErr w:type="spellStart"/>
              <w:r w:rsidRPr="00BD76DF">
                <w:rPr>
                  <w:b w:val="0"/>
                  <w:bCs w:val="0"/>
                </w:rPr>
                <w:t>Center</w:t>
              </w:r>
              <w:proofErr w:type="spellEnd"/>
              <w:r w:rsidRPr="00BD76DF">
                <w:rPr>
                  <w:b w:val="0"/>
                  <w:bCs w:val="0"/>
                </w:rPr>
                <w:t xml:space="preserve">, as conforming to standard practices and relevant ethics guidelines in South </w:t>
              </w:r>
              <w:proofErr w:type="spellStart"/>
              <w:r w:rsidRPr="00BD76DF">
                <w:rPr>
                  <w:b w:val="0"/>
                  <w:bCs w:val="0"/>
                </w:rPr>
                <w:t>Africafor</w:t>
              </w:r>
              <w:proofErr w:type="spellEnd"/>
              <w:r w:rsidRPr="00BD76DF">
                <w:rPr>
                  <w:b w:val="0"/>
                  <w:bCs w:val="0"/>
                </w:rPr>
                <w:t xml:space="preserve"> use of secondary anonymised data</w:t>
              </w:r>
              <w:r w:rsidR="005E2EE6">
                <w:rPr>
                  <w:b w:val="0"/>
                  <w:bCs w:val="0"/>
                </w:rPr>
                <w:t xml:space="preserve"> </w:t>
              </w:r>
            </w:ins>
            <w:del w:id="123" w:author="Craig Parker" w:date="2023-12-13T16:28:00Z">
              <w:r w:rsidR="00BF794F" w:rsidRPr="00BF794F" w:rsidDel="00BD76DF">
                <w:rPr>
                  <w:b w:val="0"/>
                  <w:bCs w:val="0"/>
                </w:rPr>
                <w:delText xml:space="preserve">Participants that have signed ‘’narrow consent’’, where sharing of data is not permitted, and/or “tiered consent”, where each individual participant chooses to permit data sharing or not, will be carefully considered: </w:delText>
              </w:r>
            </w:del>
          </w:p>
          <w:p w14:paraId="31570FD5" w14:textId="4221D6FB" w:rsidR="00BF794F" w:rsidRPr="00BF794F" w:rsidDel="00BD76DF" w:rsidRDefault="00BF794F" w:rsidP="00BF794F">
            <w:pPr>
              <w:numPr>
                <w:ilvl w:val="2"/>
                <w:numId w:val="47"/>
              </w:numPr>
              <w:spacing w:after="160" w:line="259" w:lineRule="auto"/>
              <w:rPr>
                <w:del w:id="124" w:author="Craig Parker" w:date="2023-12-13T16:28:00Z"/>
                <w:b w:val="0"/>
                <w:bCs w:val="0"/>
              </w:rPr>
            </w:pPr>
            <w:del w:id="125" w:author="Craig Parker" w:date="2023-12-13T16:28:00Z">
              <w:r w:rsidRPr="00BF794F" w:rsidDel="00BD76DF">
                <w:rPr>
                  <w:b w:val="0"/>
                  <w:bCs w:val="0"/>
                </w:rPr>
                <w:delText>The possibility for reconsenting will be deliberated if no consent for data sharing has been provided by the participant. In cases where this is feasible (e.g. ongoing studies), reconsenting is done</w:delText>
              </w:r>
            </w:del>
          </w:p>
          <w:p w14:paraId="7407293B" w14:textId="1C32F91B" w:rsidR="00BF794F" w:rsidRPr="00BF794F" w:rsidDel="00BD76DF" w:rsidRDefault="00BF794F" w:rsidP="00BF794F">
            <w:pPr>
              <w:numPr>
                <w:ilvl w:val="2"/>
                <w:numId w:val="47"/>
              </w:numPr>
              <w:spacing w:after="160" w:line="259" w:lineRule="auto"/>
              <w:rPr>
                <w:del w:id="126" w:author="Craig Parker" w:date="2023-12-13T16:28:00Z"/>
                <w:b w:val="0"/>
                <w:bCs w:val="0"/>
              </w:rPr>
            </w:pPr>
            <w:del w:id="127" w:author="Craig Parker" w:date="2023-12-13T16:28:00Z">
              <w:r w:rsidRPr="00BF794F" w:rsidDel="00BD76DF">
                <w:rPr>
                  <w:b w:val="0"/>
                  <w:bCs w:val="0"/>
                </w:rPr>
                <w:delText xml:space="preserve">If reconsenting is not feasible, impossible, or would involve a disproportionate effort, an informed consent waiver will be requested from the </w:delText>
              </w:r>
              <w:r w:rsidR="007C2EC4" w:rsidDel="00BD76DF">
                <w:rPr>
                  <w:b w:val="0"/>
                  <w:bCs w:val="0"/>
                </w:rPr>
                <w:delText xml:space="preserve"> </w:delText>
              </w:r>
              <w:r w:rsidR="007C2EC4" w:rsidRPr="009A7A98" w:rsidDel="00BD76DF">
                <w:rPr>
                  <w:rFonts w:cstheme="minorHAnsi"/>
                </w:rPr>
                <w:delText>Wits Human Research Ethics Committee</w:delText>
              </w:r>
            </w:del>
          </w:p>
          <w:p w14:paraId="51C5A7E1" w14:textId="42A7E223" w:rsidR="00BF794F" w:rsidRPr="00BF794F" w:rsidRDefault="00BF794F" w:rsidP="00BF794F">
            <w:pPr>
              <w:numPr>
                <w:ilvl w:val="0"/>
                <w:numId w:val="47"/>
              </w:numPr>
              <w:spacing w:after="160" w:line="259" w:lineRule="auto"/>
              <w:rPr>
                <w:b w:val="0"/>
                <w:bCs w:val="0"/>
              </w:rPr>
            </w:pPr>
            <w:r w:rsidRPr="00BF794F">
              <w:rPr>
                <w:b w:val="0"/>
                <w:bCs w:val="0"/>
              </w:rPr>
              <w:lastRenderedPageBreak/>
              <w:t xml:space="preserve">Ethics committee has approved the conduct of the  study and are provided with information on each of the studies that contribute data </w:t>
            </w:r>
          </w:p>
          <w:p w14:paraId="0B97BDA4" w14:textId="77777777" w:rsidR="00BF794F" w:rsidRPr="00FF2ED7" w:rsidRDefault="00BF794F" w:rsidP="00BF794F">
            <w:pPr>
              <w:numPr>
                <w:ilvl w:val="0"/>
                <w:numId w:val="47"/>
              </w:numPr>
              <w:spacing w:after="160" w:line="259" w:lineRule="auto"/>
              <w:rPr>
                <w:ins w:id="128" w:author="Craig Parker" w:date="2023-12-13T16:29:00Z"/>
                <w:b w:val="0"/>
                <w:bCs w:val="0"/>
                <w:rPrChange w:id="129" w:author="Craig Parker" w:date="2023-12-13T16:29:00Z">
                  <w:rPr>
                    <w:ins w:id="130" w:author="Craig Parker" w:date="2023-12-13T16:29:00Z"/>
                  </w:rPr>
                </w:rPrChange>
              </w:rPr>
            </w:pPr>
            <w:r w:rsidRPr="00BF794F">
              <w:rPr>
                <w:b w:val="0"/>
                <w:bCs w:val="0"/>
              </w:rPr>
              <w:t xml:space="preserve">Risks to individuals’ privacy and potential for identification are limited as far as possible </w:t>
            </w:r>
          </w:p>
          <w:p w14:paraId="26C64EDD" w14:textId="470CEC5F" w:rsidR="00FF2ED7" w:rsidRPr="00BF794F" w:rsidRDefault="00FF2ED7" w:rsidP="00BF794F">
            <w:pPr>
              <w:numPr>
                <w:ilvl w:val="0"/>
                <w:numId w:val="47"/>
              </w:numPr>
              <w:spacing w:after="160" w:line="259" w:lineRule="auto"/>
              <w:rPr>
                <w:b w:val="0"/>
                <w:bCs w:val="0"/>
              </w:rPr>
            </w:pPr>
            <w:ins w:id="131" w:author="Craig Parker" w:date="2023-12-13T16:29:00Z">
              <w:r w:rsidRPr="00FF2ED7">
                <w:rPr>
                  <w:b w:val="0"/>
                  <w:bCs w:val="0"/>
                </w:rPr>
                <w:t>The data provider will bear the responsibility of ensuring their local ethical procedures are fulfilled before sharing the data, as will be stipulated in the data sharing agreement</w:t>
              </w:r>
            </w:ins>
          </w:p>
        </w:tc>
        <w:tc>
          <w:tcPr>
            <w:tcW w:w="4536" w:type="dxa"/>
            <w:shd w:val="clear" w:color="auto" w:fill="auto"/>
          </w:tcPr>
          <w:p w14:paraId="20CC2BE2" w14:textId="77777777" w:rsidR="00BF794F" w:rsidRPr="00BF794F" w:rsidRDefault="00BF794F" w:rsidP="00BF794F">
            <w:pPr>
              <w:numPr>
                <w:ilvl w:val="0"/>
                <w:numId w:val="47"/>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lastRenderedPageBreak/>
              <w:t xml:space="preserve">POPIA requirements are met  </w:t>
            </w:r>
          </w:p>
          <w:p w14:paraId="53BC4E66" w14:textId="77777777" w:rsidR="00BF794F" w:rsidRPr="00BF794F" w:rsidRDefault="00BF794F" w:rsidP="00BF794F">
            <w:pPr>
              <w:numPr>
                <w:ilvl w:val="0"/>
                <w:numId w:val="47"/>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The data provider has determined that the country’s legal requirements for personal data security are adhered to </w:t>
            </w:r>
          </w:p>
          <w:p w14:paraId="7A187BF6" w14:textId="15FF7A6E" w:rsidR="00BF794F" w:rsidRPr="00BF794F" w:rsidRDefault="00BF794F" w:rsidP="00BF794F">
            <w:pPr>
              <w:numPr>
                <w:ilvl w:val="0"/>
                <w:numId w:val="47"/>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Data sharing agreements are in place for each dataset from data provider</w:t>
            </w:r>
            <w:ins w:id="132" w:author="Craig Parker" w:date="2023-12-13T16:29:00Z">
              <w:r w:rsidR="006A248D">
                <w:t xml:space="preserve"> and their </w:t>
              </w:r>
            </w:ins>
            <w:ins w:id="133" w:author="Craig Parker" w:date="2023-12-13T16:30:00Z">
              <w:r w:rsidR="006A248D">
                <w:t>legal department(if applicable)</w:t>
              </w:r>
            </w:ins>
            <w:r w:rsidRPr="00BF794F">
              <w:t xml:space="preserve"> to UCT</w:t>
            </w:r>
            <w:ins w:id="134" w:author="Craig Parker" w:date="2023-12-13T16:30:00Z">
              <w:r w:rsidR="006A248D">
                <w:t>/</w:t>
              </w:r>
              <w:r w:rsidR="00D5609C">
                <w:t>Wits RHI</w:t>
              </w:r>
            </w:ins>
            <w:del w:id="135" w:author="Craig Parker" w:date="2023-12-13T16:30:00Z">
              <w:r w:rsidRPr="00BF794F" w:rsidDel="006A248D">
                <w:delText xml:space="preserve"> </w:delText>
              </w:r>
            </w:del>
          </w:p>
          <w:p w14:paraId="18589590" w14:textId="77777777" w:rsidR="00BF794F" w:rsidRPr="00BF794F" w:rsidRDefault="00BF794F" w:rsidP="00BF794F">
            <w:pPr>
              <w:numPr>
                <w:ilvl w:val="0"/>
                <w:numId w:val="47"/>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Data sharing agreements specify the use of the data through UCT’s database by other partners like IBM, </w:t>
            </w:r>
            <w:proofErr w:type="spellStart"/>
            <w:r w:rsidRPr="00BF794F">
              <w:t>CeSSHAR</w:t>
            </w:r>
            <w:proofErr w:type="spellEnd"/>
            <w:r w:rsidRPr="00BF794F">
              <w:t xml:space="preserve"> and Wits RHI</w:t>
            </w:r>
          </w:p>
          <w:p w14:paraId="196E7F45" w14:textId="77777777" w:rsidR="00BF794F" w:rsidRPr="00BF794F" w:rsidRDefault="00BF794F" w:rsidP="00BF794F">
            <w:pPr>
              <w:numPr>
                <w:ilvl w:val="0"/>
                <w:numId w:val="47"/>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Any time limitations on use of data are adhered to </w:t>
            </w:r>
          </w:p>
          <w:p w14:paraId="3F153842"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4394" w:type="dxa"/>
            <w:shd w:val="clear" w:color="auto" w:fill="auto"/>
          </w:tcPr>
          <w:p w14:paraId="2C1C0CAD" w14:textId="77777777" w:rsidR="00BF794F" w:rsidRPr="00BF794F" w:rsidRDefault="00BF794F" w:rsidP="00BF794F">
            <w:pPr>
              <w:numPr>
                <w:ilvl w:val="0"/>
                <w:numId w:val="48"/>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A data management plan clearly defines how the data is transferred, stored and secured</w:t>
            </w:r>
          </w:p>
          <w:p w14:paraId="4B1F1460" w14:textId="77777777" w:rsidR="00BF794F" w:rsidRPr="00BF794F" w:rsidRDefault="00BF794F" w:rsidP="00BF794F">
            <w:pPr>
              <w:numPr>
                <w:ilvl w:val="0"/>
                <w:numId w:val="48"/>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Clearly defined and limited personnel will have access to data through access-controlled platforms, with specific individuals authorized for different levels of data access (e.g. only specific named individuals have access to encryption codes, and a log of all those who have access to the data for analysis) </w:t>
            </w:r>
          </w:p>
          <w:p w14:paraId="025D8451" w14:textId="77777777" w:rsidR="00BF794F" w:rsidRPr="00BF794F" w:rsidRDefault="00BF794F" w:rsidP="00BF794F">
            <w:pPr>
              <w:numPr>
                <w:ilvl w:val="0"/>
                <w:numId w:val="48"/>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Only data that is necessary for the conduct of the study will be collected and data will be anonymised, when required  </w:t>
            </w:r>
          </w:p>
          <w:p w14:paraId="58A9B7F2" w14:textId="77777777" w:rsidR="00BF794F" w:rsidRPr="00BF794F" w:rsidRDefault="00BF794F" w:rsidP="00BF794F">
            <w:pPr>
              <w:numPr>
                <w:ilvl w:val="0"/>
                <w:numId w:val="48"/>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Publications will not include any potentially identifiable information from participants, and only aggregated data will be published or presented publicly </w:t>
            </w:r>
          </w:p>
        </w:tc>
      </w:tr>
    </w:tbl>
    <w:p w14:paraId="37D10702" w14:textId="77777777" w:rsidR="000B299A" w:rsidRDefault="000B299A" w:rsidP="00BF794F">
      <w:pPr>
        <w:rPr>
          <w:b/>
          <w:bCs/>
          <w:lang w:val="en-GB"/>
        </w:rPr>
        <w:sectPr w:rsidR="000B299A" w:rsidSect="00AE54B5">
          <w:pgSz w:w="16838" w:h="11906" w:orient="landscape"/>
          <w:pgMar w:top="1440" w:right="1440" w:bottom="1440" w:left="1440" w:header="709" w:footer="709" w:gutter="0"/>
          <w:cols w:space="708"/>
          <w:docGrid w:linePitch="360"/>
        </w:sectPr>
      </w:pPr>
    </w:p>
    <w:p w14:paraId="37B3D7E9" w14:textId="1E016CD6" w:rsidR="00BF794F" w:rsidRPr="00BF794F" w:rsidRDefault="00D5609C" w:rsidP="00BF794F">
      <w:pPr>
        <w:rPr>
          <w:lang w:val="en-GB"/>
        </w:rPr>
      </w:pPr>
      <w:ins w:id="136" w:author="Craig Parker" w:date="2023-12-13T16:31:00Z">
        <w:r>
          <w:rPr>
            <w:b/>
            <w:bCs/>
            <w:lang w:val="en-GB"/>
          </w:rPr>
          <w:lastRenderedPageBreak/>
          <w:t>I</w:t>
        </w:r>
      </w:ins>
      <w:del w:id="137" w:author="Craig Parker" w:date="2023-12-13T16:31:00Z">
        <w:r w:rsidR="00BF794F" w:rsidRPr="00BF794F" w:rsidDel="00D5609C">
          <w:rPr>
            <w:b/>
            <w:bCs/>
            <w:lang w:val="en-GB"/>
          </w:rPr>
          <w:delText xml:space="preserve">Assessment </w:delText>
        </w:r>
      </w:del>
      <w:del w:id="138" w:author="Craig Parker" w:date="2023-12-13T16:30:00Z">
        <w:r w:rsidR="00BF794F" w:rsidRPr="00BF794F" w:rsidDel="00D5609C">
          <w:rPr>
            <w:b/>
            <w:bCs/>
            <w:lang w:val="en-GB"/>
          </w:rPr>
          <w:delText>of the i</w:delText>
        </w:r>
      </w:del>
      <w:r w:rsidR="00BF794F" w:rsidRPr="00BF794F">
        <w:rPr>
          <w:b/>
          <w:bCs/>
          <w:lang w:val="en-GB"/>
        </w:rPr>
        <w:t>nformed consent process in primary study</w:t>
      </w:r>
    </w:p>
    <w:p w14:paraId="096EDF1D" w14:textId="1DB3E103" w:rsidR="00BF794F" w:rsidRPr="00BF794F" w:rsidDel="001970BB" w:rsidRDefault="00BF794F" w:rsidP="00BF794F">
      <w:pPr>
        <w:rPr>
          <w:del w:id="139" w:author="Craig Parker" w:date="2023-12-13T16:31:00Z"/>
        </w:rPr>
      </w:pPr>
      <w:del w:id="140" w:author="Craig Parker" w:date="2023-12-13T16:31:00Z">
        <w:r w:rsidRPr="00BF794F" w:rsidDel="001970BB">
          <w:delText xml:space="preserve">The informed consent process for each dataset that agrees to contribute data to the </w:delText>
        </w:r>
        <w:r w:rsidR="005E2D49" w:rsidDel="001970BB">
          <w:delText>study</w:delText>
        </w:r>
        <w:r w:rsidRPr="00BF794F" w:rsidDel="001970BB">
          <w:delText xml:space="preserve"> will be assessed for ethical considerations. Firstly, we will review informed consent procedures that were undertaken by the participant for the primary study. If a participant has signed a ‘’broad consent’’ for use of their data in future research projects, even though the precise nature of the future research is unclear, this will allow data sharing without further ethical approvals. </w:delText>
        </w:r>
      </w:del>
    </w:p>
    <w:p w14:paraId="7D72215D" w14:textId="086A188D" w:rsidR="00BF794F" w:rsidRPr="00BF794F" w:rsidDel="001970BB" w:rsidRDefault="00BF794F" w:rsidP="00BF794F">
      <w:pPr>
        <w:rPr>
          <w:del w:id="141" w:author="Craig Parker" w:date="2023-12-13T16:31:00Z"/>
        </w:rPr>
      </w:pPr>
      <w:del w:id="142" w:author="Craig Parker" w:date="2023-12-13T16:31:00Z">
        <w:r w:rsidRPr="00BF794F" w:rsidDel="001970BB">
          <w:delText>Participants that have signed ‘’narrow consent’’, where sharing of data is not permitted, and/or “tiered consent”, where each individual participant chooses to permit data sharing or not, will be carefully considered. The possibility for reconsenting will be deliberated if no consent for data sharing (narrow and tiered with no consent) has been provided by the participant. If reconsenting is not feasible, impossible, or would involve a disproportionate effort, an informed consent waiver will be requested from</w:delText>
        </w:r>
        <w:r w:rsidR="00EE0D7F" w:rsidRPr="00EE0D7F" w:rsidDel="001970BB">
          <w:rPr>
            <w:rFonts w:cstheme="minorHAnsi"/>
          </w:rPr>
          <w:delText xml:space="preserve"> </w:delText>
        </w:r>
        <w:r w:rsidR="00EE0D7F" w:rsidRPr="009A7A98" w:rsidDel="001970BB">
          <w:rPr>
            <w:rFonts w:cstheme="minorHAnsi"/>
          </w:rPr>
          <w:delText>Wits Human Research Ethics Committee</w:delText>
        </w:r>
        <w:r w:rsidRPr="00BF794F" w:rsidDel="001970BB">
          <w:delText xml:space="preserve">. </w:delText>
        </w:r>
      </w:del>
    </w:p>
    <w:p w14:paraId="1E76F814" w14:textId="529284D6" w:rsidR="00BF794F" w:rsidRPr="00BF794F" w:rsidDel="001970BB" w:rsidRDefault="00BF794F" w:rsidP="00BF794F">
      <w:pPr>
        <w:rPr>
          <w:del w:id="143" w:author="Craig Parker" w:date="2023-12-13T16:31:00Z"/>
          <w:lang w:val="en-GB"/>
        </w:rPr>
      </w:pPr>
      <w:del w:id="144" w:author="Craig Parker" w:date="2023-12-13T16:31:00Z">
        <w:r w:rsidRPr="00BF794F" w:rsidDel="001970BB">
          <w:rPr>
            <w:b/>
            <w:bCs/>
            <w:lang w:val="en-GB"/>
          </w:rPr>
          <w:delText>Waivers of consent for use of data for purposes other than that stipulated in the informed consent form</w:delText>
        </w:r>
      </w:del>
    </w:p>
    <w:p w14:paraId="5517E484" w14:textId="74C065F0" w:rsidR="00BF794F" w:rsidRPr="00BF794F" w:rsidRDefault="00BF794F" w:rsidP="00BF794F">
      <w:r w:rsidRPr="00BF794F">
        <w:t xml:space="preserve">Waivers of informed consent are relatively common in public health settings. For example, in instances where data are used on individuals or groups to prevent the spread of communicable diseases, as occurred in the COVID-19 pandemic. Oftentimes health information is collected without consent to determine the incidence of various health conditions. This is analogous to our study where we wish to calculate the incidence of adverse </w:t>
      </w:r>
      <w:r w:rsidR="00B75EC0">
        <w:t>health</w:t>
      </w:r>
      <w:r w:rsidRPr="00BF794F">
        <w:t xml:space="preserve"> outcomes during hot periods, compared to cold periods. The justification for these breaches of the normal right of individuals to informed consent is that this right can be subordinated to the needs of the community if the two are in conflict. Naturally, the extent to which this subordination applies to research needs to be determined for each research proposal.</w:t>
      </w:r>
    </w:p>
    <w:p w14:paraId="10A68036" w14:textId="77777777" w:rsidR="00BF794F" w:rsidRPr="00BF794F" w:rsidRDefault="00BF794F" w:rsidP="00BF794F">
      <w:r w:rsidRPr="00BF794F">
        <w:t xml:space="preserve">The informed consent requirements for participation in research are stricter than those for both individual and public health interventions because the research participants are exposed to the risks of research but often do not receive any benefits even when the research is successful. In contrast, public health interventions, such as programmes to reduce the impacts of extreme heat on health, often do benefit the recipients of the intervention. In the absence of a waiver, the research would be severely impeded, or not possible in fact. </w:t>
      </w:r>
    </w:p>
    <w:p w14:paraId="5E914C71" w14:textId="77777777" w:rsidR="00BF794F" w:rsidRDefault="00BF794F" w:rsidP="00BF794F">
      <w:pPr>
        <w:rPr>
          <w:ins w:id="145" w:author="Craig Parker" w:date="2023-12-13T16:31:00Z"/>
        </w:rPr>
      </w:pPr>
      <w:r w:rsidRPr="00BF794F">
        <w:t>We acknowledge that for research using identifiable human data, researchers must normally seek consent for the collection, analysis, storage and/or reuse. The Declaration of Helsinki, paragraph 25 notes that it is preferable that potential research participants be informed in advance about any possible future uses of their data so that it will not be necessary to re-contact them when another such use is proposed. When the information in databases are anonymized and aggregated, it is often impossible to identify the source persons from whom to ask informed consent for new uses. This is especially true for databases that were established in the past when informed consent for future uses was not sought. Research ethics committees may decide to waive the informed consent requirement by considering the Declaration of Helsinki's exception to the requirement as stated in paragraph 25: “There may be situations where consent would be impossible or impractical to obtain for such research or would pose a threat to the validity of the research. In such situations the research may be done only after consideration and approval by a research ethics committee.” The CIOMS International Ethical Guidelines for Epidemiological Studies (commentary on Guideline #4) also provides support on this exception.</w:t>
      </w:r>
    </w:p>
    <w:p w14:paraId="3375323F" w14:textId="77777777" w:rsidR="0064157A" w:rsidRPr="0064157A" w:rsidRDefault="0064157A" w:rsidP="0064157A">
      <w:pPr>
        <w:rPr>
          <w:ins w:id="146" w:author="Craig Parker" w:date="2023-12-13T16:31:00Z"/>
        </w:rPr>
      </w:pPr>
      <w:ins w:id="147" w:author="Craig Parker" w:date="2023-12-13T16:31:00Z">
        <w:r w:rsidRPr="0064157A">
          <w:lastRenderedPageBreak/>
          <w:t>No reconsenting of study participants will be conducted for use of secondary data in the HE</w:t>
        </w:r>
        <w:r w:rsidRPr="0064157A">
          <w:rPr>
            <w:vertAlign w:val="superscript"/>
          </w:rPr>
          <w:t>2</w:t>
        </w:r>
        <w:r w:rsidRPr="0064157A">
          <w:t xml:space="preserve">AT </w:t>
        </w:r>
        <w:proofErr w:type="spellStart"/>
        <w:r w:rsidRPr="0064157A">
          <w:t>Center</w:t>
        </w:r>
        <w:proofErr w:type="spellEnd"/>
        <w:r w:rsidRPr="0064157A">
          <w:t>, which meets the requirements of ethical guidelines, listed above, that are being adhered to.</w:t>
        </w:r>
      </w:ins>
    </w:p>
    <w:p w14:paraId="1BB8CBAF" w14:textId="77777777" w:rsidR="0064157A" w:rsidRPr="00BF794F" w:rsidRDefault="0064157A" w:rsidP="00BF794F"/>
    <w:p w14:paraId="072E6711" w14:textId="77777777" w:rsidR="00BF794F" w:rsidRPr="00BF794F" w:rsidRDefault="00BF794F" w:rsidP="00BF794F">
      <w:pPr>
        <w:rPr>
          <w:b/>
          <w:bCs/>
          <w:lang w:val="en-GB"/>
        </w:rPr>
      </w:pPr>
      <w:r w:rsidRPr="00BF794F">
        <w:rPr>
          <w:b/>
          <w:bCs/>
          <w:lang w:val="en-GB"/>
        </w:rPr>
        <w:t>POPIA compliance and protection of personal information</w:t>
      </w:r>
    </w:p>
    <w:p w14:paraId="1A34ACC1" w14:textId="170486BC" w:rsidR="00BF794F" w:rsidRPr="00BF794F" w:rsidRDefault="00BF794F" w:rsidP="00BF794F">
      <w:r w:rsidRPr="00BF794F">
        <w:t xml:space="preserve">The use of health datasets requires careful consideration of data security and confidentiality.  This is strongly guided by the relevant legislation context for each datasets including the specific country legislation around the use of personal/sensitive data and the </w:t>
      </w:r>
      <w:r w:rsidR="00AA40CE" w:rsidRPr="00BF794F">
        <w:t>cross-border</w:t>
      </w:r>
      <w:r w:rsidRPr="00BF794F">
        <w:t xml:space="preserve"> transfer of such datasets.  </w:t>
      </w:r>
    </w:p>
    <w:p w14:paraId="71D416B7" w14:textId="77777777" w:rsidR="00BF794F" w:rsidRPr="00BF794F" w:rsidRDefault="00BF794F" w:rsidP="00BF794F">
      <w:r w:rsidRPr="00BF794F">
        <w:t>The Protection of Personal Information Act of South Africa (2013) institutes limitations on the processing of personal information, but also provides the legal basis for the use of personal information for the purpose of scientific research.  POPIA functions alongside other legislation and regulatory structures governing research in South Africa, such as the Constitution of the Republic of South Africa, the National Health Act No 61 of 2003 and regulations as prescribed by the Minister of Health, such as the South African Department of Health guidelines on Ethics in Health Research Principles, Processes and Structures 2015 (“DOH Guidelines”). The law which takes precedent will be that which provides the most comprehensive protections to the rights of individuals in South Africa.</w:t>
      </w:r>
    </w:p>
    <w:p w14:paraId="707869EE" w14:textId="77777777" w:rsidR="00BF794F" w:rsidRPr="00BF794F" w:rsidRDefault="00BF794F" w:rsidP="00BF794F">
      <w:r w:rsidRPr="00BF794F">
        <w:t>Section 6 of the Act indicates that the Act does not apply in cases where personal information has been de-identified to the extent that it cannot be re-identified again.  Where this is the case, the information can be used without restriction or conditions of the Act.  It is envisaged that a number of health databases acquired for the project will have been de-identified to the extent that re-identification is virtually impossible.  However, where this is not the case, the following sections of POPIA provide a basis for processing health data.</w:t>
      </w:r>
    </w:p>
    <w:p w14:paraId="5684CE9D" w14:textId="3D9B1F26" w:rsidR="00BF794F" w:rsidRPr="00BF794F" w:rsidRDefault="00BF794F" w:rsidP="00BF794F">
      <w:r w:rsidRPr="00BF794F">
        <w:t xml:space="preserve">While Section 15(1) requires that personal information processing must be compatible with the purpose of collection, Section 15(3)(e) allows for processing for the purposes of historical, statistical and research purposes regardless of the original purpose of collection. As the </w:t>
      </w:r>
      <w:r w:rsidR="00EA654F">
        <w:t>study</w:t>
      </w:r>
      <w:r w:rsidRPr="00BF794F">
        <w:t xml:space="preserve"> will be using health datasets collected prior to the project, we will never be processing personal information compatible with the original purpose of collection, unless specific consent for further processing was agreed to by the data subjects.  Section 15(3)(e) therefore provides the basis for processing information where this specific consent was not obtained.</w:t>
      </w:r>
    </w:p>
    <w:p w14:paraId="3FF74051" w14:textId="77777777" w:rsidR="00BF794F" w:rsidRPr="00BF794F" w:rsidRDefault="00BF794F" w:rsidP="00BF794F">
      <w:r w:rsidRPr="00BF794F">
        <w:t>Furthermore, while Section 18(1) lays out requirements for informing the data subject that their personal information is being processed for a particular purpose, Section 18(4)(f) provides for an exemption from these requirements where the information will be used for historical, statistical or research purposes.</w:t>
      </w:r>
    </w:p>
    <w:p w14:paraId="0B6B30C1" w14:textId="77777777" w:rsidR="00BF794F" w:rsidRPr="00BF794F" w:rsidRDefault="00BF794F" w:rsidP="00BF794F">
      <w:r w:rsidRPr="00BF794F">
        <w:t xml:space="preserve">Furthermore, Section 14(2) allows for the retention of personal information for research purposes as long as safeguards are in place to prevent the use of the personal information for other purposes </w:t>
      </w:r>
    </w:p>
    <w:p w14:paraId="2A3A20F9" w14:textId="77777777" w:rsidR="00BF794F" w:rsidRPr="00BF794F" w:rsidRDefault="00BF794F" w:rsidP="00BF794F">
      <w:r w:rsidRPr="00BF794F">
        <w:t>Section 19 requires that security measures are implemented to prevent the unlawful access to or processing of personal information.  We will implement extensive data security measures. Section 20 describes requirements around individuals operating on or processing personal information.  We have identified the individuals who will be responsible for this processing and will continually update this list.  Access to personal information is restricted through passwords and other security measures so that only individuals authorized by the responsible party have access.</w:t>
      </w:r>
    </w:p>
    <w:p w14:paraId="130FC787" w14:textId="77777777" w:rsidR="00BF794F" w:rsidRPr="00BF794F" w:rsidRDefault="00BF794F" w:rsidP="00BF794F">
      <w:r w:rsidRPr="00BF794F">
        <w:t xml:space="preserve">Section 21 requires a written contract between the responsible party and the operators implementing processing.  This contract will be signed by all individuals processing personal </w:t>
      </w:r>
      <w:r w:rsidRPr="00BF794F">
        <w:lastRenderedPageBreak/>
        <w:t>information and is presented in the data management plan and includes agreement that the operator will inform the responsible party where there is any basis for believing that personal information has been accessed by an unauthorized person.</w:t>
      </w:r>
    </w:p>
    <w:p w14:paraId="5F663C11" w14:textId="77777777" w:rsidR="00BF794F" w:rsidRPr="00BF794F" w:rsidRDefault="00BF794F" w:rsidP="00BF794F">
      <w:r w:rsidRPr="00BF794F">
        <w:t xml:space="preserve">As noted in Section 27 of the POPIA Act, in instances where the study investigators are requesting access to data for a purpose which was not originally agreed upon by the participant in the informed consent, we will only use the data for research and statistical purposes. </w:t>
      </w:r>
    </w:p>
    <w:p w14:paraId="701B3097" w14:textId="66F01833" w:rsidR="00BF794F" w:rsidRPr="00BF794F" w:rsidRDefault="00BF794F" w:rsidP="00BF794F">
      <w:r w:rsidRPr="00BF794F">
        <w:t>We believe that the inclusion of such data for the research purposes set out in this protocol is justified as it serves a major public interest, and the processing of data is necessary for the purposes concerned. Climate change, and in particular</w:t>
      </w:r>
      <w:r w:rsidR="00A910E7">
        <w:t xml:space="preserve">, </w:t>
      </w:r>
      <w:r w:rsidRPr="00BF794F">
        <w:t>rapidly escalating temperatures and heat waves, are a major threat to health across the world, and especially in Africa. Many parts of Africa are warming at twice the average warming rate. Additionally, there is little research on the impacts of extreme heat on pregnant women and children in Africa and this information is vital for developing services to assist these population groups as temperatures escalate. There is thus a major public interest to understand the implications of high temperatures on health in Africa. This information will help to inform the allocation of funding to ameliorate these impacts and assist in selecting appropriate interventions in this regard. Climate change is one of the greatest threats to health in the 21</w:t>
      </w:r>
      <w:r w:rsidRPr="00BF794F">
        <w:rPr>
          <w:vertAlign w:val="superscript"/>
        </w:rPr>
        <w:t>st</w:t>
      </w:r>
      <w:r w:rsidRPr="00BF794F">
        <w:t xml:space="preserve"> century, and indeed is an existential threat to the whole globe. Studies such as that described here are essential for addressing this threat. </w:t>
      </w:r>
    </w:p>
    <w:p w14:paraId="5E23F795" w14:textId="77777777" w:rsidR="00BF794F" w:rsidRPr="00BF794F" w:rsidRDefault="00BF794F" w:rsidP="00BF794F">
      <w:pPr>
        <w:rPr>
          <w:b/>
          <w:bCs/>
          <w:lang w:val="en-GB"/>
        </w:rPr>
      </w:pPr>
      <w:r w:rsidRPr="00BF794F">
        <w:rPr>
          <w:b/>
          <w:bCs/>
          <w:lang w:val="en-GB"/>
        </w:rPr>
        <w:t xml:space="preserve">Data sharing compliance </w:t>
      </w:r>
    </w:p>
    <w:p w14:paraId="24DDEA2B" w14:textId="785E65BA" w:rsidR="00BF794F" w:rsidRPr="00BF794F" w:rsidRDefault="00BF794F" w:rsidP="00BF794F">
      <w:r w:rsidRPr="00BF794F">
        <w:t xml:space="preserve">The data provider will be required to provide a contractual assurance in the data sharing agreement that informed consent procedures were followed for the original studies and that they have </w:t>
      </w:r>
      <w:del w:id="148" w:author="Craig Parker" w:date="2023-12-13T16:33:00Z">
        <w:r w:rsidRPr="00BF794F" w:rsidDel="007D7E6A">
          <w:delText>individual participant</w:delText>
        </w:r>
      </w:del>
      <w:r w:rsidRPr="00BF794F">
        <w:t xml:space="preserve"> consent to share the data for further scientific research of this nature, in compliance with all</w:t>
      </w:r>
      <w:ins w:id="149" w:author="Craig Parker" w:date="2023-12-13T16:33:00Z">
        <w:r w:rsidR="00E27812">
          <w:t xml:space="preserve"> ethical and</w:t>
        </w:r>
      </w:ins>
      <w:r w:rsidRPr="00BF794F">
        <w:t xml:space="preserve"> data protection legislation applying in the host country. </w:t>
      </w:r>
    </w:p>
    <w:p w14:paraId="706D41B2" w14:textId="77777777" w:rsidR="00BF794F" w:rsidRPr="00BF794F" w:rsidRDefault="00BF794F" w:rsidP="00BF794F">
      <w:pPr>
        <w:rPr>
          <w:lang w:val="en-GB"/>
        </w:rPr>
      </w:pPr>
      <w:r w:rsidRPr="00BF794F">
        <w:rPr>
          <w:b/>
          <w:bCs/>
          <w:lang w:val="en-GB"/>
        </w:rPr>
        <w:t>Considerations specific to data source</w:t>
      </w:r>
    </w:p>
    <w:p w14:paraId="6719A9A5" w14:textId="37121BC5" w:rsidR="00CC12A1" w:rsidRDefault="00BF794F" w:rsidP="00BF794F">
      <w:pPr>
        <w:sectPr w:rsidR="00CC12A1" w:rsidSect="000B299A">
          <w:pgSz w:w="11906" w:h="16838"/>
          <w:pgMar w:top="1440" w:right="1440" w:bottom="1440" w:left="1440" w:header="709" w:footer="709" w:gutter="0"/>
          <w:cols w:space="708"/>
          <w:docGrid w:linePitch="360"/>
        </w:sectPr>
      </w:pPr>
      <w:r w:rsidRPr="00BF794F">
        <w:t xml:space="preserve">As described in Section </w:t>
      </w:r>
      <w:r w:rsidR="0015004A">
        <w:t>4.3</w:t>
      </w:r>
      <w:r w:rsidRPr="00BF794F">
        <w:t>, data will be sought from various sources, such as data repositories, from research sites run by Wits University, from other universities or research organisations in South Africa and across sub-Saharan Africa. The ethical and legal considerations for each study may vary by data source, as presented in Table 8 below</w:t>
      </w:r>
    </w:p>
    <w:p w14:paraId="474B9EF1" w14:textId="6F4348CC" w:rsidR="00BF794F" w:rsidRPr="00BF794F" w:rsidRDefault="00BF794F" w:rsidP="00BF794F"/>
    <w:p w14:paraId="29EFBA9A" w14:textId="5F65817D" w:rsidR="0023693D" w:rsidRDefault="0023693D" w:rsidP="0023693D">
      <w:pPr>
        <w:pStyle w:val="Caption"/>
      </w:pPr>
      <w:bookmarkStart w:id="150" w:name="_Toc105426292"/>
      <w:r>
        <w:t xml:space="preserve">Table </w:t>
      </w:r>
      <w:r>
        <w:fldChar w:fldCharType="begin"/>
      </w:r>
      <w:r>
        <w:instrText>SEQ Table \* ARABIC</w:instrText>
      </w:r>
      <w:r>
        <w:fldChar w:fldCharType="separate"/>
      </w:r>
      <w:r w:rsidR="00531E0D">
        <w:rPr>
          <w:noProof/>
        </w:rPr>
        <w:t>2</w:t>
      </w:r>
      <w:r>
        <w:fldChar w:fldCharType="end"/>
      </w:r>
      <w:r>
        <w:t xml:space="preserve">: </w:t>
      </w:r>
      <w:r w:rsidRPr="00C44CC7">
        <w:t>Ethical and legal considerations for different types of data</w:t>
      </w:r>
      <w:bookmarkEnd w:id="150"/>
    </w:p>
    <w:tbl>
      <w:tblPr>
        <w:tblStyle w:val="PlainTable1"/>
        <w:tblW w:w="14312" w:type="dxa"/>
        <w:tblLayout w:type="fixed"/>
        <w:tblLook w:val="04A0" w:firstRow="1" w:lastRow="0" w:firstColumn="1" w:lastColumn="0" w:noHBand="0" w:noVBand="1"/>
      </w:tblPr>
      <w:tblGrid>
        <w:gridCol w:w="1413"/>
        <w:gridCol w:w="2126"/>
        <w:gridCol w:w="3260"/>
        <w:gridCol w:w="3828"/>
        <w:gridCol w:w="3685"/>
      </w:tblGrid>
      <w:tr w:rsidR="00BF794F" w:rsidRPr="00BF794F" w14:paraId="46A477E3" w14:textId="77777777" w:rsidTr="00D66A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gridSpan w:val="3"/>
          </w:tcPr>
          <w:p w14:paraId="3B1D5AFE" w14:textId="77777777" w:rsidR="00BF794F" w:rsidRPr="00BF794F" w:rsidRDefault="00BF794F" w:rsidP="00BF794F">
            <w:pPr>
              <w:spacing w:after="160" w:line="259" w:lineRule="auto"/>
              <w:rPr>
                <w:b w:val="0"/>
                <w:bCs w:val="0"/>
              </w:rPr>
            </w:pPr>
            <w:r w:rsidRPr="00BF794F">
              <w:t>Types of data sources</w:t>
            </w:r>
          </w:p>
        </w:tc>
        <w:tc>
          <w:tcPr>
            <w:tcW w:w="7513" w:type="dxa"/>
            <w:gridSpan w:val="2"/>
          </w:tcPr>
          <w:p w14:paraId="70389B23" w14:textId="77777777" w:rsidR="00BF794F" w:rsidRPr="00BF794F" w:rsidRDefault="00BF794F" w:rsidP="00BF794F">
            <w:pPr>
              <w:spacing w:after="160" w:line="259" w:lineRule="auto"/>
              <w:cnfStyle w:val="100000000000" w:firstRow="1" w:lastRow="0" w:firstColumn="0" w:lastColumn="0" w:oddVBand="0" w:evenVBand="0" w:oddHBand="0" w:evenHBand="0" w:firstRowFirstColumn="0" w:firstRowLastColumn="0" w:lastRowFirstColumn="0" w:lastRowLastColumn="0"/>
              <w:rPr>
                <w:b w:val="0"/>
                <w:bCs w:val="0"/>
              </w:rPr>
            </w:pPr>
            <w:r w:rsidRPr="00BF794F">
              <w:t>Approach</w:t>
            </w:r>
          </w:p>
        </w:tc>
      </w:tr>
      <w:tr w:rsidR="00D66A5E" w:rsidRPr="00BF794F" w14:paraId="32DC69B1" w14:textId="77777777" w:rsidTr="00D6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982824" w14:textId="77777777" w:rsidR="00BF794F" w:rsidRPr="00BF794F" w:rsidRDefault="00BF794F" w:rsidP="00BF794F">
            <w:pPr>
              <w:spacing w:after="160" w:line="259" w:lineRule="auto"/>
              <w:rPr>
                <w:b w:val="0"/>
                <w:bCs w:val="0"/>
              </w:rPr>
            </w:pPr>
            <w:r w:rsidRPr="00BF794F">
              <w:t>Type</w:t>
            </w:r>
          </w:p>
        </w:tc>
        <w:tc>
          <w:tcPr>
            <w:tcW w:w="2126" w:type="dxa"/>
          </w:tcPr>
          <w:p w14:paraId="1E48BD67"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BF794F">
              <w:rPr>
                <w:b/>
                <w:bCs/>
              </w:rPr>
              <w:t>Description</w:t>
            </w:r>
          </w:p>
        </w:tc>
        <w:tc>
          <w:tcPr>
            <w:tcW w:w="3260" w:type="dxa"/>
          </w:tcPr>
          <w:p w14:paraId="6796E777"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BF794F">
              <w:rPr>
                <w:b/>
                <w:bCs/>
              </w:rPr>
              <w:t>Example</w:t>
            </w:r>
          </w:p>
        </w:tc>
        <w:tc>
          <w:tcPr>
            <w:tcW w:w="3828" w:type="dxa"/>
          </w:tcPr>
          <w:p w14:paraId="233AB246"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BF794F">
              <w:rPr>
                <w:b/>
                <w:bCs/>
              </w:rPr>
              <w:t>Ethical</w:t>
            </w:r>
          </w:p>
        </w:tc>
        <w:tc>
          <w:tcPr>
            <w:tcW w:w="3685" w:type="dxa"/>
          </w:tcPr>
          <w:p w14:paraId="1DD5EC71"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BF794F">
              <w:rPr>
                <w:b/>
                <w:bCs/>
              </w:rPr>
              <w:t>Legal</w:t>
            </w:r>
          </w:p>
        </w:tc>
      </w:tr>
      <w:tr w:rsidR="00D66A5E" w:rsidRPr="00BF794F" w14:paraId="3E6A9EF2" w14:textId="77777777" w:rsidTr="00D66A5E">
        <w:tc>
          <w:tcPr>
            <w:cnfStyle w:val="001000000000" w:firstRow="0" w:lastRow="0" w:firstColumn="1" w:lastColumn="0" w:oddVBand="0" w:evenVBand="0" w:oddHBand="0" w:evenHBand="0" w:firstRowFirstColumn="0" w:firstRowLastColumn="0" w:lastRowFirstColumn="0" w:lastRowLastColumn="0"/>
            <w:tcW w:w="1413" w:type="dxa"/>
          </w:tcPr>
          <w:p w14:paraId="4CCF7F72" w14:textId="77777777" w:rsidR="00BF794F" w:rsidRPr="00BF794F" w:rsidRDefault="00BF794F" w:rsidP="00BF794F">
            <w:pPr>
              <w:spacing w:after="160" w:line="259" w:lineRule="auto"/>
              <w:rPr>
                <w:b w:val="0"/>
                <w:bCs w:val="0"/>
              </w:rPr>
            </w:pPr>
            <w:r w:rsidRPr="00BF794F">
              <w:t>Open source</w:t>
            </w:r>
          </w:p>
        </w:tc>
        <w:tc>
          <w:tcPr>
            <w:tcW w:w="2126" w:type="dxa"/>
          </w:tcPr>
          <w:p w14:paraId="4F591194" w14:textId="77777777" w:rsidR="00BF794F" w:rsidRPr="00BF794F" w:rsidRDefault="00BF794F" w:rsidP="00BF794F">
            <w:p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Available online for download, no data sharing agreements required </w:t>
            </w:r>
          </w:p>
        </w:tc>
        <w:tc>
          <w:tcPr>
            <w:tcW w:w="3260" w:type="dxa"/>
          </w:tcPr>
          <w:p w14:paraId="27043A73" w14:textId="77777777" w:rsidR="00BF794F" w:rsidRPr="00BF794F" w:rsidRDefault="00BF794F" w:rsidP="00BF794F">
            <w:p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Reassessing pregnancy intention and its relation to maternal, perinatal and neonatal outcomes in a low-income setting: A cohort study. </w:t>
            </w:r>
            <w:hyperlink r:id="rId41" w:history="1">
              <w:r w:rsidRPr="00BF794F">
                <w:rPr>
                  <w:rStyle w:val="Hyperlink"/>
                </w:rPr>
                <w:t>https://rdr.ucl.ac.uk/articles/dataset/Pregnancy_intention_and_perinatal_outcomes/8949050</w:t>
              </w:r>
            </w:hyperlink>
          </w:p>
        </w:tc>
        <w:tc>
          <w:tcPr>
            <w:tcW w:w="3828" w:type="dxa"/>
          </w:tcPr>
          <w:p w14:paraId="684325E4" w14:textId="77777777"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No further ethics submissions or approvals required </w:t>
            </w:r>
          </w:p>
          <w:p w14:paraId="73118D0B" w14:textId="77777777"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Data will be treated with equal protection standards as other datasets </w:t>
            </w:r>
          </w:p>
        </w:tc>
        <w:tc>
          <w:tcPr>
            <w:tcW w:w="3685" w:type="dxa"/>
          </w:tcPr>
          <w:p w14:paraId="035CCA73" w14:textId="77777777"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Assess study individually for any terms and conditions of sharing (may have embargo’s on duration of access etc.) </w:t>
            </w:r>
          </w:p>
          <w:p w14:paraId="19CF3D2D" w14:textId="5178E827"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del w:id="151" w:author="Craig Parker" w:date="2023-12-13T16:34:00Z">
              <w:r w:rsidRPr="00BF794F" w:rsidDel="00E27812">
                <w:delText xml:space="preserve">If publicly available online with data subject consent, data can be transferred subject to country specific legal requirements  </w:delText>
              </w:r>
            </w:del>
          </w:p>
        </w:tc>
      </w:tr>
      <w:tr w:rsidR="00D66A5E" w:rsidRPr="00BF794F" w14:paraId="5C440B16" w14:textId="77777777" w:rsidTr="00D6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B607B37" w14:textId="020CA948" w:rsidR="00BF794F" w:rsidRPr="00BF794F" w:rsidRDefault="00BF794F" w:rsidP="00BF794F">
            <w:pPr>
              <w:spacing w:after="160" w:line="259" w:lineRule="auto"/>
              <w:rPr>
                <w:b w:val="0"/>
                <w:bCs w:val="0"/>
              </w:rPr>
            </w:pPr>
            <w:r w:rsidRPr="00BF794F">
              <w:t xml:space="preserve">In data repository </w:t>
            </w:r>
            <w:ins w:id="152" w:author="Craig Parker" w:date="2023-12-13T16:34:00Z">
              <w:r w:rsidR="00E27812">
                <w:t>(including from a network)</w:t>
              </w:r>
            </w:ins>
          </w:p>
        </w:tc>
        <w:tc>
          <w:tcPr>
            <w:tcW w:w="2126" w:type="dxa"/>
          </w:tcPr>
          <w:p w14:paraId="5F63A387"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Access restricted and study staff need to request data, which is reviewed prior to approval </w:t>
            </w:r>
          </w:p>
        </w:tc>
        <w:tc>
          <w:tcPr>
            <w:tcW w:w="3260" w:type="dxa"/>
          </w:tcPr>
          <w:p w14:paraId="0C8554E0" w14:textId="6BF72C60" w:rsidR="00BF794F" w:rsidRPr="00BF794F" w:rsidDel="00B803A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rPr>
                <w:del w:id="153" w:author="Craig Parker" w:date="2023-12-13T16:35:00Z"/>
              </w:rPr>
            </w:pPr>
            <w:r w:rsidRPr="00BF794F">
              <w:t>Worldwide Antimalarial Resistance Network</w:t>
            </w:r>
            <w:ins w:id="154" w:author="Craig Parker" w:date="2023-12-13T16:34:00Z">
              <w:r w:rsidR="00E27812">
                <w:t>, IMPAACT</w:t>
              </w:r>
              <w:r w:rsidR="00277293">
                <w:t>, ACTG</w:t>
              </w:r>
            </w:ins>
          </w:p>
          <w:p w14:paraId="7215DF40" w14:textId="7901C7B9"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3828" w:type="dxa"/>
          </w:tcPr>
          <w:p w14:paraId="4C229E33" w14:textId="77777777"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The data provider will be responsible for their own ethics committee submission, if required   </w:t>
            </w:r>
          </w:p>
        </w:tc>
        <w:tc>
          <w:tcPr>
            <w:tcW w:w="3685" w:type="dxa"/>
          </w:tcPr>
          <w:p w14:paraId="671BDF6B" w14:textId="77777777"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Complete data requests forms as required by data repository</w:t>
            </w:r>
          </w:p>
          <w:p w14:paraId="3357045B" w14:textId="77777777"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Complete DSA if required </w:t>
            </w:r>
          </w:p>
          <w:p w14:paraId="2C4EF3E5" w14:textId="77777777"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Adhere to terms and conditions of sharing (e.g., time embargo)</w:t>
            </w:r>
          </w:p>
          <w:p w14:paraId="6BEF740D" w14:textId="77777777"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Data transfer is subject to country specific legal requirements </w:t>
            </w:r>
          </w:p>
        </w:tc>
      </w:tr>
      <w:tr w:rsidR="00D66A5E" w:rsidRPr="00BF794F" w14:paraId="129DF116" w14:textId="77777777" w:rsidTr="00D66A5E">
        <w:tc>
          <w:tcPr>
            <w:cnfStyle w:val="001000000000" w:firstRow="0" w:lastRow="0" w:firstColumn="1" w:lastColumn="0" w:oddVBand="0" w:evenVBand="0" w:oddHBand="0" w:evenHBand="0" w:firstRowFirstColumn="0" w:firstRowLastColumn="0" w:lastRowFirstColumn="0" w:lastRowLastColumn="0"/>
            <w:tcW w:w="1413" w:type="dxa"/>
            <w:vMerge w:val="restart"/>
          </w:tcPr>
          <w:p w14:paraId="396A2847" w14:textId="77777777" w:rsidR="00BF794F" w:rsidRPr="00BF794F" w:rsidRDefault="00BF794F" w:rsidP="00BF794F">
            <w:pPr>
              <w:spacing w:after="160" w:line="259" w:lineRule="auto"/>
              <w:rPr>
                <w:b w:val="0"/>
                <w:bCs w:val="0"/>
              </w:rPr>
            </w:pPr>
            <w:r w:rsidRPr="00BF794F">
              <w:t xml:space="preserve">Wits University (including Wits Health Consortium) </w:t>
            </w:r>
          </w:p>
        </w:tc>
        <w:tc>
          <w:tcPr>
            <w:tcW w:w="2126" w:type="dxa"/>
          </w:tcPr>
          <w:p w14:paraId="38980B1A" w14:textId="08ADA322" w:rsidR="00BF794F" w:rsidRPr="00BF794F" w:rsidRDefault="00BF794F" w:rsidP="00BF794F">
            <w:p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Participants have signed broad </w:t>
            </w:r>
            <w:ins w:id="155" w:author="Craig Parker" w:date="2023-12-13T16:34:00Z">
              <w:r w:rsidR="00277293">
                <w:t xml:space="preserve">or narrow </w:t>
              </w:r>
            </w:ins>
            <w:r w:rsidRPr="00BF794F">
              <w:t xml:space="preserve">informed consent </w:t>
            </w:r>
          </w:p>
        </w:tc>
        <w:tc>
          <w:tcPr>
            <w:tcW w:w="3260" w:type="dxa"/>
          </w:tcPr>
          <w:p w14:paraId="3BEEC015" w14:textId="5457F27E" w:rsidR="00BF794F" w:rsidRPr="00BF794F" w:rsidRDefault="00BF794F" w:rsidP="00BF794F">
            <w:pPr>
              <w:spacing w:after="160" w:line="259" w:lineRule="auto"/>
              <w:cnfStyle w:val="000000000000" w:firstRow="0" w:lastRow="0" w:firstColumn="0" w:lastColumn="0" w:oddVBand="0" w:evenVBand="0" w:oddHBand="0" w:evenHBand="0" w:firstRowFirstColumn="0" w:firstRowLastColumn="0" w:lastRowFirstColumn="0" w:lastRowLastColumn="0"/>
            </w:pPr>
            <w:r w:rsidRPr="00BF794F">
              <w:t>ADVANCE study</w:t>
            </w:r>
            <w:ins w:id="156" w:author="Craig Parker" w:date="2023-12-13T16:35:00Z">
              <w:r w:rsidR="00277293">
                <w:t>(</w:t>
              </w:r>
              <w:proofErr w:type="spellStart"/>
              <w:r w:rsidR="00277293">
                <w:t>Ezintsha</w:t>
              </w:r>
              <w:proofErr w:type="spellEnd"/>
              <w:r w:rsidR="00B803AF">
                <w:t>)</w:t>
              </w:r>
            </w:ins>
          </w:p>
        </w:tc>
        <w:tc>
          <w:tcPr>
            <w:tcW w:w="3828" w:type="dxa"/>
          </w:tcPr>
          <w:p w14:paraId="514BC516" w14:textId="0AE5241E" w:rsidR="00BF794F" w:rsidRPr="00BF794F" w:rsidDel="00260488" w:rsidRDefault="00260488"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rPr>
                <w:del w:id="157" w:author="Craig Parker" w:date="2023-12-13T16:36:00Z"/>
              </w:rPr>
            </w:pPr>
            <w:ins w:id="158" w:author="Craig Parker" w:date="2023-12-13T16:36:00Z">
              <w:r w:rsidRPr="00260488">
                <w:t xml:space="preserve">To submit study synopsis, informed consent forms, and ethical approval letter to Wits HREC to assess and grant approval for use in the HEAT </w:t>
              </w:r>
              <w:proofErr w:type="spellStart"/>
              <w:r w:rsidRPr="00260488">
                <w:t>Center</w:t>
              </w:r>
            </w:ins>
            <w:proofErr w:type="spellEnd"/>
            <w:ins w:id="159" w:author="Craig Parker" w:date="2023-12-13T16:49:00Z">
              <w:r w:rsidR="00DB33F2">
                <w:t xml:space="preserve">, </w:t>
              </w:r>
              <w:r w:rsidR="00DB33F2" w:rsidRPr="13B83D44">
                <w:t xml:space="preserve">following a review of the study synopsis, informed consent </w:t>
              </w:r>
              <w:r w:rsidR="00DB33F2" w:rsidRPr="13B83D44">
                <w:lastRenderedPageBreak/>
                <w:t>form, ethics approval letter, and data sharing agreement, where available</w:t>
              </w:r>
              <w:r w:rsidR="00DB33F2" w:rsidRPr="00BF794F" w:rsidDel="00260488">
                <w:t xml:space="preserve"> </w:t>
              </w:r>
            </w:ins>
            <w:del w:id="160" w:author="Craig Parker" w:date="2023-12-13T16:36:00Z">
              <w:r w:rsidR="00BF794F" w:rsidRPr="00BF794F" w:rsidDel="00260488">
                <w:delText xml:space="preserve">No further ethics submissions or approvals required </w:delText>
              </w:r>
            </w:del>
          </w:p>
          <w:p w14:paraId="62D4C690" w14:textId="2E933247" w:rsidR="00BF794F" w:rsidRPr="00BF794F" w:rsidDel="00260488"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rPr>
                <w:del w:id="161" w:author="Craig Parker" w:date="2023-12-13T16:36:00Z"/>
              </w:rPr>
            </w:pPr>
            <w:del w:id="162" w:author="Craig Parker" w:date="2023-12-13T16:36:00Z">
              <w:r w:rsidRPr="00BF794F" w:rsidDel="00260488">
                <w:delText>Participants have agreed to sharing data</w:delText>
              </w:r>
            </w:del>
          </w:p>
          <w:p w14:paraId="17D27FE5" w14:textId="5FFCA1F0"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del w:id="163" w:author="Craig Parker" w:date="2023-12-13T16:36:00Z">
              <w:r w:rsidRPr="00BF794F" w:rsidDel="00260488">
                <w:delText xml:space="preserve">Ethics committee to be informed about the study contributing data and provided with related documentation </w:delText>
              </w:r>
            </w:del>
          </w:p>
        </w:tc>
        <w:tc>
          <w:tcPr>
            <w:tcW w:w="3685" w:type="dxa"/>
          </w:tcPr>
          <w:p w14:paraId="01813828" w14:textId="13322794"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r w:rsidRPr="00BF794F">
              <w:lastRenderedPageBreak/>
              <w:t>DSA to be completed</w:t>
            </w:r>
            <w:ins w:id="164" w:author="Craig Parker" w:date="2023-12-13T16:36:00Z">
              <w:r w:rsidR="00260488">
                <w:t xml:space="preserve"> and shared with Wits HREC</w:t>
              </w:r>
            </w:ins>
          </w:p>
          <w:p w14:paraId="55540057" w14:textId="77777777"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POPIA compliance </w:t>
            </w:r>
          </w:p>
        </w:tc>
      </w:tr>
      <w:tr w:rsidR="009A2DF2" w:rsidRPr="00BF794F" w14:paraId="6A4AB78F" w14:textId="77777777" w:rsidTr="00D66A5E">
        <w:trPr>
          <w:gridAfter w:val="4"/>
          <w:cnfStyle w:val="000000100000" w:firstRow="0" w:lastRow="0" w:firstColumn="0" w:lastColumn="0" w:oddVBand="0" w:evenVBand="0" w:oddHBand="1" w:evenHBand="0" w:firstRowFirstColumn="0" w:firstRowLastColumn="0" w:lastRowFirstColumn="0" w:lastRowLastColumn="0"/>
          <w:wAfter w:w="12899" w:type="dxa"/>
          <w:trHeight w:val="450"/>
        </w:trPr>
        <w:tc>
          <w:tcPr>
            <w:cnfStyle w:val="001000000000" w:firstRow="0" w:lastRow="0" w:firstColumn="1" w:lastColumn="0" w:oddVBand="0" w:evenVBand="0" w:oddHBand="0" w:evenHBand="0" w:firstRowFirstColumn="0" w:firstRowLastColumn="0" w:lastRowFirstColumn="0" w:lastRowLastColumn="0"/>
            <w:tcW w:w="1413" w:type="dxa"/>
            <w:vMerge/>
          </w:tcPr>
          <w:p w14:paraId="50369203" w14:textId="77777777" w:rsidR="009A2DF2" w:rsidRPr="00BF794F" w:rsidRDefault="009A2DF2" w:rsidP="00BF794F">
            <w:pPr>
              <w:spacing w:after="160" w:line="259" w:lineRule="auto"/>
              <w:rPr>
                <w:b w:val="0"/>
                <w:bCs w:val="0"/>
              </w:rPr>
            </w:pPr>
          </w:p>
        </w:tc>
      </w:tr>
      <w:tr w:rsidR="00D66A5E" w:rsidRPr="00BF794F" w14:paraId="67424A86" w14:textId="77777777" w:rsidTr="00D66A5E">
        <w:tc>
          <w:tcPr>
            <w:cnfStyle w:val="001000000000" w:firstRow="0" w:lastRow="0" w:firstColumn="1" w:lastColumn="0" w:oddVBand="0" w:evenVBand="0" w:oddHBand="0" w:evenHBand="0" w:firstRowFirstColumn="0" w:firstRowLastColumn="0" w:lastRowFirstColumn="0" w:lastRowLastColumn="0"/>
            <w:tcW w:w="1413" w:type="dxa"/>
          </w:tcPr>
          <w:p w14:paraId="4F70C8EF" w14:textId="77777777" w:rsidR="00BF794F" w:rsidRPr="00BF794F" w:rsidRDefault="00BF794F" w:rsidP="00BF794F">
            <w:pPr>
              <w:spacing w:after="160" w:line="259" w:lineRule="auto"/>
              <w:rPr>
                <w:b w:val="0"/>
                <w:bCs w:val="0"/>
              </w:rPr>
            </w:pPr>
            <w:r w:rsidRPr="00BF794F">
              <w:t>South African university/organisation (other than Wits)</w:t>
            </w:r>
          </w:p>
        </w:tc>
        <w:tc>
          <w:tcPr>
            <w:tcW w:w="2126" w:type="dxa"/>
          </w:tcPr>
          <w:p w14:paraId="34D951EA" w14:textId="77777777" w:rsidR="00BF794F" w:rsidRPr="00BF794F" w:rsidRDefault="00BF794F" w:rsidP="00BF794F">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3260" w:type="dxa"/>
          </w:tcPr>
          <w:p w14:paraId="102856BA" w14:textId="77777777" w:rsidR="00BF794F" w:rsidRPr="00BF794F" w:rsidRDefault="00BF794F" w:rsidP="00BF794F">
            <w:p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SAFE Passage – large cohort from Stellenbosch University </w:t>
            </w:r>
          </w:p>
        </w:tc>
        <w:tc>
          <w:tcPr>
            <w:tcW w:w="3828" w:type="dxa"/>
          </w:tcPr>
          <w:p w14:paraId="5CBA6C4A" w14:textId="662D3C53" w:rsidR="00711AE0" w:rsidRDefault="002F0CE9"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rPr>
                <w:ins w:id="165" w:author="Craig Parker" w:date="2023-12-13T16:39:00Z"/>
              </w:rPr>
            </w:pPr>
            <w:ins w:id="166" w:author="Craig Parker" w:date="2023-12-13T16:39:00Z">
              <w:r w:rsidRPr="007E42AF">
                <w:t>In the DSA, the data provider, with their legal representative, will provide assurance that the relevant local ethical procedures were followed</w:t>
              </w:r>
            </w:ins>
          </w:p>
          <w:p w14:paraId="7693D371" w14:textId="4CD32EE2" w:rsidR="00BF794F" w:rsidRPr="00BF794F" w:rsidDel="00711AE0"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rPr>
                <w:del w:id="167" w:author="Craig Parker" w:date="2023-12-13T16:39:00Z"/>
              </w:rPr>
            </w:pPr>
            <w:del w:id="168" w:author="Craig Parker" w:date="2023-12-13T16:39:00Z">
              <w:r w:rsidRPr="00BF794F" w:rsidDel="00711AE0">
                <w:delText xml:space="preserve">Assess if participants have signed broad consent </w:delText>
              </w:r>
            </w:del>
          </w:p>
          <w:p w14:paraId="202386E5" w14:textId="077D7EE0" w:rsidR="00BF794F" w:rsidRPr="00BF794F" w:rsidDel="00711AE0"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rPr>
                <w:del w:id="169" w:author="Craig Parker" w:date="2023-12-13T16:39:00Z"/>
              </w:rPr>
            </w:pPr>
            <w:del w:id="170" w:author="Craig Parker" w:date="2023-12-13T16:39:00Z">
              <w:r w:rsidRPr="00BF794F" w:rsidDel="00711AE0">
                <w:delText xml:space="preserve">Explore feasibility of reconsenting participants </w:delText>
              </w:r>
            </w:del>
          </w:p>
          <w:p w14:paraId="0DFAC7F3" w14:textId="747918EF"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del w:id="171" w:author="Craig Parker" w:date="2023-12-13T16:39:00Z">
              <w:r w:rsidRPr="00BF794F" w:rsidDel="00711AE0">
                <w:delText>If reconsenting not possible, apply for informed consent waiver to the UCT Faculty of Science Research Ethics Committee</w:delText>
              </w:r>
            </w:del>
          </w:p>
        </w:tc>
        <w:tc>
          <w:tcPr>
            <w:tcW w:w="3685" w:type="dxa"/>
          </w:tcPr>
          <w:p w14:paraId="68D57710" w14:textId="17E532DA"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r w:rsidRPr="00BF794F">
              <w:t>DSA to be completed</w:t>
            </w:r>
            <w:ins w:id="172" w:author="Craig Parker" w:date="2023-12-13T16:39:00Z">
              <w:r w:rsidR="002F0CE9">
                <w:t xml:space="preserve"> and shared with HREC</w:t>
              </w:r>
            </w:ins>
          </w:p>
          <w:p w14:paraId="60458D15" w14:textId="77777777"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POPIA compliance </w:t>
            </w:r>
          </w:p>
        </w:tc>
      </w:tr>
      <w:tr w:rsidR="00D66A5E" w:rsidRPr="00BF794F" w14:paraId="5F22401F" w14:textId="77777777" w:rsidTr="00D6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531E618" w14:textId="77777777" w:rsidR="00BF794F" w:rsidRPr="00BF794F" w:rsidRDefault="00BF794F" w:rsidP="00BF794F">
            <w:pPr>
              <w:spacing w:after="160" w:line="259" w:lineRule="auto"/>
              <w:rPr>
                <w:b w:val="0"/>
                <w:bCs w:val="0"/>
              </w:rPr>
            </w:pPr>
            <w:r w:rsidRPr="00BF794F">
              <w:t xml:space="preserve">Study and/or PI is </w:t>
            </w:r>
            <w:r w:rsidRPr="00BF794F">
              <w:lastRenderedPageBreak/>
              <w:t>from another country</w:t>
            </w:r>
          </w:p>
        </w:tc>
        <w:tc>
          <w:tcPr>
            <w:tcW w:w="2126" w:type="dxa"/>
          </w:tcPr>
          <w:p w14:paraId="16552ABF"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pPr>
            <w:r w:rsidRPr="00BF794F">
              <w:lastRenderedPageBreak/>
              <w:t xml:space="preserve">Study was conducted in an African country </w:t>
            </w:r>
            <w:r w:rsidRPr="00BF794F">
              <w:lastRenderedPageBreak/>
              <w:t>that is not South Africa – can be single- or multisite study</w:t>
            </w:r>
          </w:p>
        </w:tc>
        <w:tc>
          <w:tcPr>
            <w:tcW w:w="3260" w:type="dxa"/>
          </w:tcPr>
          <w:p w14:paraId="5C5596F6"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pPr>
            <w:r w:rsidRPr="00BF794F">
              <w:lastRenderedPageBreak/>
              <w:t xml:space="preserve">Kesho Bora study: Maternal ART during pregnancy and </w:t>
            </w:r>
            <w:r w:rsidRPr="00BF794F">
              <w:lastRenderedPageBreak/>
              <w:t xml:space="preserve">breastfeeding prevents more infections than short-course prophylaxis. Study conducted in Kenya, Burkina Faso, and South Africa </w:t>
            </w:r>
          </w:p>
        </w:tc>
        <w:tc>
          <w:tcPr>
            <w:tcW w:w="3828" w:type="dxa"/>
          </w:tcPr>
          <w:p w14:paraId="56E6D7AF" w14:textId="0EF9C43A" w:rsidR="002F0CE9" w:rsidRDefault="00510488"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rPr>
                <w:ins w:id="173" w:author="Craig Parker" w:date="2023-12-13T16:39:00Z"/>
              </w:rPr>
            </w:pPr>
            <w:ins w:id="174" w:author="Craig Parker" w:date="2023-12-13T16:40:00Z">
              <w:r w:rsidRPr="009079D1">
                <w:lastRenderedPageBreak/>
                <w:t xml:space="preserve">In the DSA, the data provider, with their legal representative, will </w:t>
              </w:r>
              <w:r w:rsidRPr="009079D1">
                <w:lastRenderedPageBreak/>
                <w:t>provide assurance that the relevant local ethical procedures were followed</w:t>
              </w:r>
            </w:ins>
          </w:p>
          <w:p w14:paraId="5A8D3056" w14:textId="6C24B2A8" w:rsidR="00BF794F" w:rsidRPr="00BF794F" w:rsidDel="002F0CE9"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rPr>
                <w:del w:id="175" w:author="Craig Parker" w:date="2023-12-13T16:39:00Z"/>
              </w:rPr>
            </w:pPr>
            <w:del w:id="176" w:author="Craig Parker" w:date="2023-12-13T16:39:00Z">
              <w:r w:rsidRPr="00BF794F" w:rsidDel="002F0CE9">
                <w:delText xml:space="preserve">Data provider will be responsible for ethics submission to their own ethics department, if required </w:delText>
              </w:r>
            </w:del>
          </w:p>
          <w:p w14:paraId="75842C54" w14:textId="3908D105"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del w:id="177" w:author="Craig Parker" w:date="2023-12-13T16:39:00Z">
              <w:r w:rsidRPr="00BF794F" w:rsidDel="002F0CE9">
                <w:delText>Explore informed consent processes</w:delText>
              </w:r>
            </w:del>
            <w:r w:rsidRPr="00BF794F">
              <w:t xml:space="preserve"> </w:t>
            </w:r>
          </w:p>
        </w:tc>
        <w:tc>
          <w:tcPr>
            <w:tcW w:w="3685" w:type="dxa"/>
          </w:tcPr>
          <w:p w14:paraId="6AA59197" w14:textId="4B62BBED"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lastRenderedPageBreak/>
              <w:t>DSA</w:t>
            </w:r>
            <w:ins w:id="178" w:author="Craig Parker" w:date="2023-12-13T16:40:00Z">
              <w:r w:rsidR="00510488">
                <w:t>, to be shared with Wits HREC</w:t>
              </w:r>
            </w:ins>
          </w:p>
          <w:p w14:paraId="6CCF5074" w14:textId="77777777"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lastRenderedPageBreak/>
              <w:t xml:space="preserve">POPIA compliance </w:t>
            </w:r>
          </w:p>
          <w:p w14:paraId="684E62FB" w14:textId="16E45B6B"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Compliance with personal data legislation in other countries (data provider is responsible), including cross-border data transfer laws </w:t>
            </w:r>
            <w:ins w:id="179" w:author="Craig Parker" w:date="2023-12-13T16:40:00Z">
              <w:r w:rsidR="00B03F3F">
                <w:t>, ass</w:t>
              </w:r>
            </w:ins>
            <w:ins w:id="180" w:author="Craig Parker" w:date="2023-12-13T16:41:00Z">
              <w:r w:rsidR="00B03F3F">
                <w:t>urance is provided in DSA</w:t>
              </w:r>
            </w:ins>
          </w:p>
          <w:p w14:paraId="2238264E"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pPr>
          </w:p>
        </w:tc>
      </w:tr>
    </w:tbl>
    <w:p w14:paraId="033B875A" w14:textId="77777777" w:rsidR="004121A6" w:rsidRDefault="004121A6" w:rsidP="00BF794F">
      <w:pPr>
        <w:sectPr w:rsidR="004121A6" w:rsidSect="00D43506">
          <w:pgSz w:w="16838" w:h="11906" w:orient="landscape"/>
          <w:pgMar w:top="1440" w:right="1440" w:bottom="1440" w:left="1440" w:header="709" w:footer="709" w:gutter="0"/>
          <w:cols w:space="708"/>
          <w:docGrid w:linePitch="360"/>
        </w:sectPr>
      </w:pPr>
    </w:p>
    <w:p w14:paraId="472D3A4E" w14:textId="54930672" w:rsidR="00BF794F" w:rsidRPr="00BF794F" w:rsidRDefault="00BF794F" w:rsidP="00BF794F">
      <w:r w:rsidRPr="00BF794F">
        <w:lastRenderedPageBreak/>
        <w:t>This D</w:t>
      </w:r>
      <w:r w:rsidR="00044358">
        <w:t>MP</w:t>
      </w:r>
      <w:r w:rsidRPr="00BF794F">
        <w:t xml:space="preserve"> (Annex 6) provides additional detail on the steps in which ethical and legal standards will be upheld in the acquisition, handling, and safekeeping of data.</w:t>
      </w:r>
      <w:del w:id="181" w:author="Craig Parker" w:date="2023-12-13T16:41:00Z">
        <w:r w:rsidRPr="00BF794F" w:rsidDel="005E4F3E">
          <w:delText xml:space="preserve"> As the data will be transferred to a server at UCT, the Faculty of Science Research Ethics Committee will be approached for any additional study specific ethics approvals, if required</w:delText>
        </w:r>
      </w:del>
      <w:r w:rsidRPr="00BF794F">
        <w:t xml:space="preserve">. As additional databases become available to the study team and DSAs are agreed to, we will notify the </w:t>
      </w:r>
      <w:ins w:id="182" w:author="Craig Parker" w:date="2023-12-13T16:42:00Z">
        <w:r w:rsidR="00413F76">
          <w:t>Wits Human Research</w:t>
        </w:r>
      </w:ins>
      <w:del w:id="183" w:author="Craig Parker" w:date="2023-12-13T16:41:00Z">
        <w:r w:rsidRPr="00BF794F" w:rsidDel="00413F76">
          <w:delText>UCT</w:delText>
        </w:r>
      </w:del>
      <w:r w:rsidRPr="00BF794F">
        <w:t xml:space="preserve"> Science Faculty Ethics Committee in writing of the new stud</w:t>
      </w:r>
      <w:ins w:id="184" w:author="Craig Parker" w:date="2023-12-13T16:42:00Z">
        <w:r w:rsidR="00413F76">
          <w:t>ies</w:t>
        </w:r>
      </w:ins>
      <w:del w:id="185" w:author="Craig Parker" w:date="2023-12-13T16:42:00Z">
        <w:r w:rsidRPr="00BF794F" w:rsidDel="00413F76">
          <w:delText>y</w:delText>
        </w:r>
      </w:del>
      <w:r w:rsidRPr="00BF794F">
        <w:t xml:space="preserve"> that ha</w:t>
      </w:r>
      <w:ins w:id="186" w:author="Craig Parker" w:date="2023-12-13T16:42:00Z">
        <w:r w:rsidR="00413F76">
          <w:t>ve</w:t>
        </w:r>
      </w:ins>
      <w:del w:id="187" w:author="Craig Parker" w:date="2023-12-13T16:42:00Z">
        <w:r w:rsidRPr="00BF794F" w:rsidDel="00413F76">
          <w:delText>s</w:delText>
        </w:r>
      </w:del>
      <w:r w:rsidRPr="00BF794F">
        <w:t xml:space="preserve"> agreed to contribute data to the study</w:t>
      </w:r>
      <w:ins w:id="188" w:author="Craig Parker" w:date="2023-12-13T16:42:00Z">
        <w:r w:rsidR="0007069D">
          <w:t xml:space="preserve"> every six months</w:t>
        </w:r>
      </w:ins>
      <w:r w:rsidRPr="00BF794F">
        <w:t xml:space="preserve">. We will provide information about the database prior to actual data transfer. We will inform the committee of the name of the study, study acronym, contact details of the data providers, details of the ethics approval of the original study including informed consent parameters, where available, study country and provide a copy of the DSA. We will make additional information available on the study where requested by the ethics committee. </w:t>
      </w:r>
      <w:del w:id="189" w:author="Craig Parker" w:date="2023-12-13T16:41:00Z">
        <w:r w:rsidRPr="00BF794F" w:rsidDel="005E4F3E">
          <w:delText xml:space="preserve">The University of the Witwatersrand Ethics committee will be provided with documentation of the studies that have been included in the IPD and documentation of the decisions made by the UCT Ethics Committee in this regard, six-monthly, or sooner where requested. </w:delText>
        </w:r>
      </w:del>
    </w:p>
    <w:p w14:paraId="2D228B64" w14:textId="77777777" w:rsidR="00BF794F" w:rsidRPr="00BF794F" w:rsidRDefault="00BF794F" w:rsidP="00BF794F">
      <w:pPr>
        <w:rPr>
          <w:b/>
          <w:bCs/>
        </w:rPr>
      </w:pPr>
      <w:r w:rsidRPr="00BF794F">
        <w:rPr>
          <w:b/>
          <w:bCs/>
        </w:rPr>
        <w:t>Risks to the participants in the primary studies</w:t>
      </w:r>
    </w:p>
    <w:p w14:paraId="214A58FE" w14:textId="77777777" w:rsidR="00BF794F" w:rsidRPr="00BF794F" w:rsidRDefault="00BF794F" w:rsidP="00BF794F">
      <w:r w:rsidRPr="00BF794F">
        <w:t xml:space="preserve">Risks to a participant in this study are minimal as there are no new procedures involved and steps will be taken to protect their personal information and to avert risks of identification, as described in the data management plan.  </w:t>
      </w:r>
    </w:p>
    <w:p w14:paraId="3C9B6481" w14:textId="77777777" w:rsidR="00D62431" w:rsidRDefault="00D62431" w:rsidP="0051462A">
      <w:pPr>
        <w:pStyle w:val="Heading1"/>
        <w:numPr>
          <w:ilvl w:val="0"/>
          <w:numId w:val="52"/>
        </w:numPr>
        <w:sectPr w:rsidR="00D62431" w:rsidSect="004121A6">
          <w:pgSz w:w="11906" w:h="16838"/>
          <w:pgMar w:top="1440" w:right="1440" w:bottom="1440" w:left="1440" w:header="709" w:footer="709" w:gutter="0"/>
          <w:cols w:space="708"/>
          <w:docGrid w:linePitch="360"/>
        </w:sectPr>
      </w:pPr>
    </w:p>
    <w:p w14:paraId="4A7768A6" w14:textId="5D514A06" w:rsidR="00B41B3D" w:rsidRPr="00456C47" w:rsidRDefault="00DA1071" w:rsidP="0051462A">
      <w:pPr>
        <w:pStyle w:val="Heading1"/>
        <w:numPr>
          <w:ilvl w:val="0"/>
          <w:numId w:val="52"/>
        </w:numPr>
      </w:pPr>
      <w:bookmarkStart w:id="190" w:name="_Toc105168548"/>
      <w:r w:rsidRPr="00456C47">
        <w:lastRenderedPageBreak/>
        <w:t>Tra</w:t>
      </w:r>
      <w:r w:rsidR="00006478" w:rsidRPr="00456C47">
        <w:t xml:space="preserve">ining, </w:t>
      </w:r>
      <w:r w:rsidR="00BD0B91" w:rsidRPr="00456C47">
        <w:t>engagement,</w:t>
      </w:r>
      <w:r w:rsidR="00006478" w:rsidRPr="00456C47">
        <w:t xml:space="preserve"> and capacity building</w:t>
      </w:r>
      <w:bookmarkEnd w:id="190"/>
    </w:p>
    <w:p w14:paraId="11D857E4" w14:textId="77777777" w:rsidR="00A774D6" w:rsidRPr="00456C47" w:rsidRDefault="00006478" w:rsidP="002814F3">
      <w:pPr>
        <w:spacing w:before="120" w:after="120" w:line="276" w:lineRule="auto"/>
        <w:jc w:val="both"/>
      </w:pPr>
      <w:r w:rsidRPr="00456C47">
        <w:t>Coordinated and consistent implementation of health system operations can be effective and cost-efficient but are labour and resource intensive. For the early warning system to decrease the number of heat-health risks among vulnerable populations, there needs to be a parallel effort to ensure response capabilities are developed that take advantage of the alerts. Working with the ministries of health to build a response system that is useful, intuitive, and capable of being implemented for long-term use is critical. High-risk maps can be translated and shared with partner countries to be integrated into appropriate communication and adaptation planning mechanisms.</w:t>
      </w:r>
    </w:p>
    <w:p w14:paraId="053A49DD" w14:textId="0704921F" w:rsidR="00716701" w:rsidRPr="00456C47" w:rsidRDefault="00006478" w:rsidP="002814F3">
      <w:pPr>
        <w:spacing w:before="120" w:after="120" w:line="276" w:lineRule="auto"/>
        <w:jc w:val="both"/>
      </w:pPr>
      <w:r w:rsidRPr="00456C47">
        <w:t xml:space="preserve">Through the Training and Engagement Core (TEC), the HE²AT </w:t>
      </w:r>
      <w:proofErr w:type="spellStart"/>
      <w:r w:rsidRPr="00456C47">
        <w:t>Center</w:t>
      </w:r>
      <w:proofErr w:type="spellEnd"/>
      <w:r w:rsidRPr="00456C47">
        <w:t xml:space="preserve"> will serve</w:t>
      </w:r>
      <w:r w:rsidR="00795503">
        <w:t>s</w:t>
      </w:r>
      <w:r w:rsidRPr="00456C47">
        <w:t xml:space="preserve"> as a </w:t>
      </w:r>
      <w:proofErr w:type="spellStart"/>
      <w:r w:rsidRPr="00456C47">
        <w:t>Center</w:t>
      </w:r>
      <w:proofErr w:type="spellEnd"/>
      <w:r w:rsidRPr="00456C47">
        <w:t xml:space="preserve"> of Excellence and resource for the DS-I Africa Research Training Program. The HE²AT </w:t>
      </w:r>
      <w:proofErr w:type="spellStart"/>
      <w:r w:rsidRPr="00456C47">
        <w:t>Center</w:t>
      </w:r>
      <w:proofErr w:type="spellEnd"/>
      <w:r w:rsidRPr="00456C47">
        <w:t xml:space="preserve"> will engage with the communities in which the research is conducted, to increase acceptability of the </w:t>
      </w:r>
      <w:r w:rsidR="00A9698A" w:rsidRPr="00456C47">
        <w:t>study</w:t>
      </w:r>
      <w:r w:rsidRPr="00456C47">
        <w:t xml:space="preserve"> and its objectives. These activities use existing engagement mechanisms, engaging with local Community Advisory Boards and media and distributing newsletters. </w:t>
      </w:r>
      <w:r w:rsidR="235563E5">
        <w:t>Because</w:t>
      </w:r>
      <w:r w:rsidRPr="00456C47">
        <w:t xml:space="preserve"> the solutions developed by the </w:t>
      </w:r>
      <w:proofErr w:type="spellStart"/>
      <w:r w:rsidRPr="00456C47">
        <w:t>Center</w:t>
      </w:r>
      <w:proofErr w:type="spellEnd"/>
      <w:r w:rsidRPr="00456C47">
        <w:t xml:space="preserve"> address two major concerns for policymakers (how to warn people about a heatwave and then to track its impacts), we anticipate that local, national and international policymakers will be willing to engage.</w:t>
      </w:r>
    </w:p>
    <w:p w14:paraId="06246836" w14:textId="77777777" w:rsidR="00A87B21" w:rsidRPr="00456C47" w:rsidRDefault="00006478" w:rsidP="002814F3">
      <w:pPr>
        <w:spacing w:before="120" w:after="120" w:line="276" w:lineRule="auto"/>
        <w:jc w:val="both"/>
      </w:pPr>
      <w:r w:rsidRPr="00456C47">
        <w:t>The specific aims of the TEC are to:</w:t>
      </w:r>
    </w:p>
    <w:p w14:paraId="60F47C3C" w14:textId="77777777" w:rsidR="00F53C6D" w:rsidRPr="00456C47" w:rsidRDefault="00006478" w:rsidP="002814F3">
      <w:pPr>
        <w:pStyle w:val="ListParagraph"/>
        <w:numPr>
          <w:ilvl w:val="0"/>
          <w:numId w:val="15"/>
        </w:numPr>
        <w:spacing w:before="120" w:after="120" w:line="276" w:lineRule="auto"/>
        <w:jc w:val="both"/>
      </w:pPr>
      <w:r w:rsidRPr="00456C47">
        <w:t>Advance knowledge and skills of early career researchers and scientists of the HE²AT Centre and other Research Hubs on transdisciplinary heat-health research using data science approaches</w:t>
      </w:r>
    </w:p>
    <w:p w14:paraId="7835FBD7" w14:textId="77777777" w:rsidR="009861D1" w:rsidRPr="00456C47" w:rsidRDefault="00006478" w:rsidP="002814F3">
      <w:pPr>
        <w:pStyle w:val="ListParagraph"/>
        <w:numPr>
          <w:ilvl w:val="0"/>
          <w:numId w:val="15"/>
        </w:numPr>
        <w:spacing w:before="120" w:after="120" w:line="276" w:lineRule="auto"/>
        <w:jc w:val="both"/>
      </w:pPr>
      <w:r w:rsidRPr="00456C47">
        <w:t>Build knowledge, skills, and competencies in solutions for addressing heat-health impacts, particularly early warning and response systems</w:t>
      </w:r>
    </w:p>
    <w:p w14:paraId="74826FAE" w14:textId="77777777" w:rsidR="005C67F7" w:rsidRPr="00456C47" w:rsidRDefault="00006478" w:rsidP="002814F3">
      <w:pPr>
        <w:pStyle w:val="ListParagraph"/>
        <w:numPr>
          <w:ilvl w:val="0"/>
          <w:numId w:val="15"/>
        </w:numPr>
        <w:spacing w:before="120" w:after="120" w:line="276" w:lineRule="auto"/>
        <w:jc w:val="both"/>
      </w:pPr>
      <w:r w:rsidRPr="00456C47">
        <w:t>Develop and implement a systematic strategy for forming, maintaining, and strengthening engagement with governments, industry, non-governmental and related organizations, and communities</w:t>
      </w:r>
    </w:p>
    <w:p w14:paraId="0BDDE76E" w14:textId="3DAA9081" w:rsidR="00EC02FF" w:rsidRPr="00456C47" w:rsidRDefault="00006478" w:rsidP="002814F3">
      <w:pPr>
        <w:pStyle w:val="ListParagraph"/>
        <w:numPr>
          <w:ilvl w:val="0"/>
          <w:numId w:val="15"/>
        </w:numPr>
        <w:spacing w:before="120" w:after="120" w:line="276" w:lineRule="auto"/>
        <w:jc w:val="both"/>
      </w:pPr>
      <w:r w:rsidRPr="00456C47">
        <w:t>Disseminate results through scientific publications and presentations at scientific meetings, community engagement, policy engagement, and reports to NIH</w:t>
      </w:r>
    </w:p>
    <w:p w14:paraId="326FBE3C" w14:textId="551A507E" w:rsidR="00BA735D" w:rsidRPr="002814F3" w:rsidRDefault="00006478" w:rsidP="002814F3">
      <w:pPr>
        <w:rPr>
          <w:b/>
          <w:i/>
          <w:sz w:val="28"/>
        </w:rPr>
      </w:pPr>
      <w:r w:rsidRPr="002814F3">
        <w:rPr>
          <w:b/>
          <w:i/>
          <w:sz w:val="28"/>
        </w:rPr>
        <w:t>Approach</w:t>
      </w:r>
    </w:p>
    <w:p w14:paraId="6F2580A3" w14:textId="0AE2FE04" w:rsidR="00297C8B" w:rsidRPr="00456C47" w:rsidRDefault="00006478" w:rsidP="002814F3">
      <w:pPr>
        <w:spacing w:before="120" w:after="120" w:line="276" w:lineRule="auto"/>
        <w:jc w:val="both"/>
      </w:pPr>
      <w:r w:rsidRPr="00456C47">
        <w:t>The TEC engagement plan will take a phased approach to prioritize different stakeholder groups at different stages of the program lifecycle. Given some of the potential research outputs, it will be important to think about engagement across the implementation phases (e.g., pre- mid – post) – with a focus on the pre-implementation stage in Year 1 and 2</w:t>
      </w:r>
      <w:r w:rsidR="235563E5">
        <w:t xml:space="preserve">, </w:t>
      </w:r>
      <w:r w:rsidR="76A9F342">
        <w:t>with mid-level implementation starting in Year 3</w:t>
      </w:r>
      <w:r w:rsidR="235563E5">
        <w:t>.</w:t>
      </w:r>
      <w:r w:rsidRPr="00456C47">
        <w:t xml:space="preserve"> Across RP2 there are several points of engagement needed, ranging from global to local levels (Figure </w:t>
      </w:r>
      <w:r w:rsidR="235563E5">
        <w:t>4</w:t>
      </w:r>
      <w:r w:rsidRPr="00456C47">
        <w:t>). The TEC will aim to address needs across multiple scales during the lifespan of the development of the heat-health early warning system.</w:t>
      </w:r>
    </w:p>
    <w:p w14:paraId="58F437E4" w14:textId="77777777" w:rsidR="00D51C94" w:rsidRPr="00456C47" w:rsidRDefault="00006478" w:rsidP="002814F3">
      <w:pPr>
        <w:spacing w:before="120" w:after="120" w:line="276" w:lineRule="auto"/>
        <w:jc w:val="both"/>
      </w:pPr>
      <w:r w:rsidRPr="00456C47">
        <w:t xml:space="preserve">Utilizing the working group for policy and stakeholder engagement the TEC will provide targeted support to the RP2 team to help meet the specific needs of end-users, including linking research outputs to policy interventions and building awareness through the documentation of health impacts of extreme heat. A secondary goal of the engagement working group will be to foster learning opportunities across HE²AT Centre teams to strengthen knowledge engagement in the context of climate change and health. This may include inclusion of presentations to the technical talk series </w:t>
      </w:r>
      <w:r w:rsidRPr="00456C47">
        <w:lastRenderedPageBreak/>
        <w:t xml:space="preserve">focusing on engagement approaches, as well as journal clubs within/across working groups to discuss relevant literature. </w:t>
      </w:r>
    </w:p>
    <w:p w14:paraId="25521C18" w14:textId="77777777" w:rsidR="00D51C94" w:rsidRPr="00456C47" w:rsidRDefault="00D51C94" w:rsidP="002814F3">
      <w:pPr>
        <w:spacing w:before="120" w:after="120" w:line="276" w:lineRule="auto"/>
        <w:ind w:left="357"/>
      </w:pPr>
    </w:p>
    <w:p w14:paraId="180FBC33" w14:textId="77777777" w:rsidR="00E421C0" w:rsidRPr="00456C47" w:rsidRDefault="00E421C0" w:rsidP="002814F3">
      <w:pPr>
        <w:spacing w:before="120" w:after="120" w:line="276" w:lineRule="auto"/>
        <w:ind w:left="357"/>
      </w:pPr>
    </w:p>
    <w:p w14:paraId="11FA730F" w14:textId="77777777" w:rsidR="00DD2F29" w:rsidRDefault="00DE7F56" w:rsidP="00DD2F29">
      <w:pPr>
        <w:keepNext/>
        <w:spacing w:after="0" w:line="240" w:lineRule="auto"/>
        <w:ind w:left="360"/>
      </w:pPr>
      <w:r w:rsidRPr="00AB2E7E">
        <w:rPr>
          <w:noProof/>
          <w:lang w:val="de-CH" w:eastAsia="de-CH"/>
        </w:rPr>
        <w:drawing>
          <wp:inline distT="0" distB="0" distL="0" distR="0" wp14:anchorId="473119FC" wp14:editId="4EFAD7E1">
            <wp:extent cx="5623560" cy="1933099"/>
            <wp:effectExtent l="0" t="0" r="0" b="0"/>
            <wp:docPr id="12" name="Picture 12"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nburst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654623" cy="1943777"/>
                    </a:xfrm>
                    <a:prstGeom prst="rect">
                      <a:avLst/>
                    </a:prstGeom>
                  </pic:spPr>
                </pic:pic>
              </a:graphicData>
            </a:graphic>
          </wp:inline>
        </w:drawing>
      </w:r>
    </w:p>
    <w:p w14:paraId="10C20DCA" w14:textId="3F7337E9" w:rsidR="00B20EC9" w:rsidRDefault="00DD2F29" w:rsidP="00897E75">
      <w:pPr>
        <w:pStyle w:val="Caption"/>
      </w:pPr>
      <w:bookmarkStart w:id="191" w:name="_Toc105426323"/>
      <w:r>
        <w:t xml:space="preserve">Figure </w:t>
      </w:r>
      <w:r>
        <w:fldChar w:fldCharType="begin"/>
      </w:r>
      <w:r>
        <w:instrText>SEQ Figure \* ARABIC</w:instrText>
      </w:r>
      <w:r>
        <w:fldChar w:fldCharType="separate"/>
      </w:r>
      <w:r w:rsidR="00531E0D">
        <w:rPr>
          <w:noProof/>
        </w:rPr>
        <w:t>4</w:t>
      </w:r>
      <w:r>
        <w:fldChar w:fldCharType="end"/>
      </w:r>
      <w:r>
        <w:t xml:space="preserve"> </w:t>
      </w:r>
      <w:r w:rsidRPr="00336F70">
        <w:t>Levels of stakeholder engagement</w:t>
      </w:r>
      <w:bookmarkEnd w:id="191"/>
    </w:p>
    <w:p w14:paraId="0427CB0D" w14:textId="77777777" w:rsidR="00E421C0" w:rsidRPr="00DC0A78" w:rsidRDefault="00E421C0" w:rsidP="002814F3">
      <w:pPr>
        <w:spacing w:before="120" w:after="120" w:line="276" w:lineRule="auto"/>
        <w:ind w:left="360"/>
        <w:jc w:val="both"/>
      </w:pPr>
    </w:p>
    <w:p w14:paraId="2933E94F" w14:textId="15EB8C8B" w:rsidR="001E27A1" w:rsidRPr="002814F3" w:rsidRDefault="00006478" w:rsidP="002814F3">
      <w:pPr>
        <w:spacing w:before="120" w:after="120" w:line="276" w:lineRule="auto"/>
        <w:ind w:left="360"/>
        <w:jc w:val="both"/>
      </w:pPr>
      <w:r w:rsidRPr="002814F3">
        <w:t xml:space="preserve">The TEC and engagement working group </w:t>
      </w:r>
      <w:r w:rsidR="235563E5" w:rsidRPr="002814F3">
        <w:t>will provide technical</w:t>
      </w:r>
      <w:r w:rsidRPr="002814F3">
        <w:t xml:space="preserve"> support </w:t>
      </w:r>
      <w:r w:rsidR="00932FF3">
        <w:t>to the</w:t>
      </w:r>
      <w:r w:rsidRPr="002814F3">
        <w:t xml:space="preserve"> activities </w:t>
      </w:r>
      <w:r w:rsidR="00932FF3">
        <w:t>of</w:t>
      </w:r>
      <w:r w:rsidRPr="002814F3">
        <w:t xml:space="preserve"> research </w:t>
      </w:r>
      <w:r w:rsidR="00A9698A" w:rsidRPr="002814F3">
        <w:t>pro</w:t>
      </w:r>
      <w:r w:rsidR="00932FF3">
        <w:t>ject</w:t>
      </w:r>
      <w:r w:rsidRPr="002814F3">
        <w:t xml:space="preserve"> 2</w:t>
      </w:r>
      <w:r w:rsidR="00932FF3">
        <w:t xml:space="preserve">. </w:t>
      </w:r>
    </w:p>
    <w:p w14:paraId="61B475BF" w14:textId="7C7F3A82" w:rsidR="00932FF3" w:rsidRPr="005E5F17" w:rsidRDefault="00932FF3" w:rsidP="00932FF3">
      <w:pPr>
        <w:pStyle w:val="ListParagraph"/>
        <w:numPr>
          <w:ilvl w:val="0"/>
          <w:numId w:val="16"/>
        </w:numPr>
        <w:spacing w:before="120" w:after="120" w:line="276" w:lineRule="auto"/>
        <w:jc w:val="both"/>
      </w:pPr>
      <w:r w:rsidRPr="005E5F17">
        <w:t>Conducting a stakeholder mapping exercise and workshop to identify and assess needs of decision-makers and end-users involved in the development and implementation of the heat-health early warning system</w:t>
      </w:r>
    </w:p>
    <w:p w14:paraId="158F8D6D" w14:textId="77777777" w:rsidR="00932FF3" w:rsidRDefault="00932FF3" w:rsidP="00932FF3">
      <w:pPr>
        <w:pStyle w:val="ListParagraph"/>
        <w:numPr>
          <w:ilvl w:val="0"/>
          <w:numId w:val="16"/>
        </w:numPr>
        <w:spacing w:before="120" w:after="120" w:line="276" w:lineRule="auto"/>
        <w:jc w:val="both"/>
      </w:pPr>
      <w:r w:rsidRPr="005E5F17">
        <w:t>Conducting a heat-health policy review and analysis for selected study locations</w:t>
      </w:r>
    </w:p>
    <w:p w14:paraId="0C6328CB" w14:textId="1DFACF87" w:rsidR="00B527CA" w:rsidRPr="002814F3" w:rsidRDefault="00006478" w:rsidP="002814F3">
      <w:pPr>
        <w:pStyle w:val="ListParagraph"/>
        <w:numPr>
          <w:ilvl w:val="0"/>
          <w:numId w:val="16"/>
        </w:numPr>
        <w:spacing w:before="120" w:after="120" w:line="276" w:lineRule="auto"/>
        <w:jc w:val="both"/>
      </w:pPr>
      <w:r w:rsidRPr="002814F3">
        <w:t xml:space="preserve">Conducting a technical needs assessment and training for health workers to build awareness of heat-health risks, as well as identify, prioritize, and implement intervention strategies based on forecasts and warnings. </w:t>
      </w:r>
    </w:p>
    <w:p w14:paraId="638C4334" w14:textId="7B9862CD" w:rsidR="00F505A5" w:rsidRPr="002814F3" w:rsidRDefault="00006478" w:rsidP="002814F3">
      <w:pPr>
        <w:pStyle w:val="ListParagraph"/>
        <w:numPr>
          <w:ilvl w:val="0"/>
          <w:numId w:val="16"/>
        </w:numPr>
        <w:spacing w:before="120" w:after="120" w:line="276" w:lineRule="auto"/>
        <w:jc w:val="both"/>
      </w:pPr>
      <w:r w:rsidRPr="002814F3">
        <w:t xml:space="preserve">Supporting the engagement with communities and decision-makers to describe the </w:t>
      </w:r>
      <w:r w:rsidR="00A9698A" w:rsidRPr="002814F3">
        <w:t>study</w:t>
      </w:r>
      <w:r w:rsidRPr="002814F3">
        <w:t xml:space="preserve"> goals, and gather inputs on the development of the heat-health early warning, including potential intervention strategies.</w:t>
      </w:r>
    </w:p>
    <w:p w14:paraId="32E95A4D" w14:textId="67133D3B" w:rsidR="00E850A4" w:rsidRPr="00FA7B45" w:rsidRDefault="235563E5" w:rsidP="00F8671F">
      <w:pPr>
        <w:pStyle w:val="ListParagraph"/>
        <w:numPr>
          <w:ilvl w:val="0"/>
          <w:numId w:val="16"/>
        </w:numPr>
        <w:spacing w:before="120" w:after="0" w:line="240" w:lineRule="auto"/>
        <w:jc w:val="both"/>
        <w:rPr>
          <w:rFonts w:asciiTheme="majorHAnsi" w:eastAsiaTheme="majorEastAsia" w:hAnsiTheme="majorHAnsi" w:cstheme="majorBidi"/>
          <w:b/>
          <w:bCs/>
          <w:sz w:val="32"/>
          <w:szCs w:val="32"/>
        </w:rPr>
      </w:pPr>
      <w:r w:rsidRPr="002814F3">
        <w:t xml:space="preserve">Conducting capacity building exercises with key stakeholders including end-users and decision-makers to ensure core </w:t>
      </w:r>
      <w:r w:rsidR="76A9F342" w:rsidRPr="002814F3">
        <w:t>competencies are established and knowledge increased</w:t>
      </w:r>
      <w:r w:rsidRPr="002814F3">
        <w:t xml:space="preserve"> to utilize the heat-health early warning system information and implement response actions</w:t>
      </w:r>
      <w:bookmarkStart w:id="192" w:name="_Toc100072248"/>
    </w:p>
    <w:p w14:paraId="0312E771" w14:textId="2C3F10BF" w:rsidR="00271FBB" w:rsidRPr="00456C47" w:rsidRDefault="00271FBB" w:rsidP="00271FBB">
      <w:pPr>
        <w:pStyle w:val="Heading1"/>
        <w:numPr>
          <w:ilvl w:val="0"/>
          <w:numId w:val="52"/>
        </w:numPr>
      </w:pPr>
      <w:bookmarkStart w:id="193" w:name="_Toc105168549"/>
      <w:bookmarkEnd w:id="192"/>
      <w:r w:rsidRPr="00456C47">
        <w:t>Dissemination and publication plan</w:t>
      </w:r>
      <w:bookmarkEnd w:id="193"/>
    </w:p>
    <w:p w14:paraId="4A5356D6" w14:textId="77777777" w:rsidR="00271FBB" w:rsidRPr="00271FBB" w:rsidRDefault="00271FBB" w:rsidP="00271FBB">
      <w:pPr>
        <w:pStyle w:val="ListParagraph"/>
        <w:ind w:left="360"/>
      </w:pPr>
    </w:p>
    <w:p w14:paraId="3716D77C" w14:textId="2BD43D4C" w:rsidR="005E603E" w:rsidRPr="00456C47" w:rsidRDefault="00006478" w:rsidP="002814F3">
      <w:pPr>
        <w:spacing w:before="120" w:after="120" w:line="276" w:lineRule="auto"/>
      </w:pPr>
      <w:r w:rsidRPr="76A9F342">
        <w:t xml:space="preserve">The HE²AT </w:t>
      </w:r>
      <w:proofErr w:type="spellStart"/>
      <w:r w:rsidRPr="76A9F342">
        <w:t>Center</w:t>
      </w:r>
      <w:proofErr w:type="spellEnd"/>
      <w:r w:rsidRPr="76A9F342">
        <w:t xml:space="preserve"> will disseminate study findings and other learnings in a timely manner across our consortium</w:t>
      </w:r>
      <w:r w:rsidR="235563E5" w:rsidRPr="76A9F342">
        <w:t>, partners,</w:t>
      </w:r>
      <w:r w:rsidRPr="76A9F342">
        <w:t xml:space="preserve"> policymakers, the scientific community, other stakeholders, and the general public to maximise its impact. Our engagement plan includes:</w:t>
      </w:r>
    </w:p>
    <w:p w14:paraId="3FE6229F" w14:textId="025586E5" w:rsidR="004F4779" w:rsidRPr="00456C47" w:rsidRDefault="00006478" w:rsidP="002814F3">
      <w:pPr>
        <w:pStyle w:val="NoSpacing"/>
        <w:numPr>
          <w:ilvl w:val="0"/>
          <w:numId w:val="14"/>
        </w:numPr>
        <w:spacing w:before="120" w:after="120" w:line="276" w:lineRule="auto"/>
        <w:jc w:val="both"/>
      </w:pPr>
      <w:r w:rsidRPr="00456C47">
        <w:t>Scientific publications and presentations to scientific conferences</w:t>
      </w:r>
    </w:p>
    <w:p w14:paraId="418C4249" w14:textId="77777777" w:rsidR="008D4772" w:rsidRPr="00456C47" w:rsidRDefault="00006478" w:rsidP="002814F3">
      <w:pPr>
        <w:pStyle w:val="NoSpacing"/>
        <w:numPr>
          <w:ilvl w:val="0"/>
          <w:numId w:val="14"/>
        </w:numPr>
        <w:spacing w:before="120" w:after="120" w:line="276" w:lineRule="auto"/>
        <w:jc w:val="both"/>
      </w:pPr>
      <w:r w:rsidRPr="00456C47">
        <w:t>Community engagement; and</w:t>
      </w:r>
    </w:p>
    <w:p w14:paraId="7B4327E0" w14:textId="77777777" w:rsidR="00C45CB7" w:rsidRPr="00456C47" w:rsidRDefault="00006478" w:rsidP="002814F3">
      <w:pPr>
        <w:pStyle w:val="NoSpacing"/>
        <w:numPr>
          <w:ilvl w:val="0"/>
          <w:numId w:val="14"/>
        </w:numPr>
        <w:spacing w:before="120" w:after="120" w:line="276" w:lineRule="auto"/>
        <w:jc w:val="both"/>
      </w:pPr>
      <w:r w:rsidRPr="00456C47">
        <w:t>Policy engagement</w:t>
      </w:r>
    </w:p>
    <w:p w14:paraId="029709D1" w14:textId="78A37449" w:rsidR="00594115" w:rsidRPr="00456C47" w:rsidRDefault="00006478" w:rsidP="002814F3">
      <w:pPr>
        <w:pStyle w:val="NoSpacing"/>
        <w:spacing w:before="120" w:after="120" w:line="276" w:lineRule="auto"/>
        <w:jc w:val="both"/>
        <w:rPr>
          <w:rFonts w:cstheme="minorHAnsi"/>
        </w:rPr>
      </w:pPr>
      <w:r w:rsidRPr="00456C47">
        <w:lastRenderedPageBreak/>
        <w:t>Scientific</w:t>
      </w:r>
      <w:r w:rsidRPr="00456C47">
        <w:rPr>
          <w:rFonts w:cstheme="minorHAnsi"/>
        </w:rPr>
        <w:t xml:space="preserve"> publications</w:t>
      </w:r>
      <w:r w:rsidRPr="00456C47">
        <w:rPr>
          <w:rFonts w:cstheme="minorHAnsi"/>
          <w:i/>
        </w:rPr>
        <w:t xml:space="preserve"> </w:t>
      </w:r>
      <w:r w:rsidRPr="00456C47">
        <w:rPr>
          <w:rFonts w:cstheme="minorHAnsi"/>
        </w:rPr>
        <w:t xml:space="preserve">from the Research </w:t>
      </w:r>
      <w:r w:rsidR="00A9698A" w:rsidRPr="00456C47">
        <w:rPr>
          <w:rFonts w:cstheme="minorHAnsi"/>
        </w:rPr>
        <w:t>Studie</w:t>
      </w:r>
      <w:r w:rsidRPr="00456C47">
        <w:rPr>
          <w:rFonts w:cstheme="minorHAnsi"/>
        </w:rPr>
        <w:t>s will be published in open access journals with data sharing.</w:t>
      </w:r>
    </w:p>
    <w:p w14:paraId="67CAAE2C" w14:textId="31B10609" w:rsidR="00AF0777" w:rsidRPr="00456C47" w:rsidRDefault="00006478" w:rsidP="002814F3">
      <w:pPr>
        <w:pStyle w:val="NoSpacing"/>
        <w:spacing w:before="120" w:after="120" w:line="276" w:lineRule="auto"/>
        <w:jc w:val="both"/>
      </w:pPr>
      <w:r w:rsidRPr="00456C47">
        <w:t xml:space="preserve">The final protocol for Research Project 2 will be made available on open access to allow replication of the approach in other settings and will be registered with the appropriate registry. It is anticipated that the </w:t>
      </w:r>
      <w:r w:rsidR="00456C47">
        <w:t>study</w:t>
      </w:r>
      <w:r w:rsidRPr="00456C47">
        <w:t xml:space="preserve"> will generate high quality data sufficient for at least four publications in high-impact journals. A publication plan will be developed within the consortium that will define the potential publications, authorship, and timeline for manuscript production, as set out in the Administration Core.</w:t>
      </w:r>
    </w:p>
    <w:p w14:paraId="49303D94" w14:textId="4F272D83" w:rsidR="00AF0777" w:rsidRPr="00456C47" w:rsidRDefault="00006478" w:rsidP="002814F3">
      <w:pPr>
        <w:pStyle w:val="NoSpacing"/>
        <w:spacing w:before="120" w:after="120" w:line="276" w:lineRule="auto"/>
        <w:jc w:val="both"/>
      </w:pPr>
      <w:r w:rsidRPr="00456C47">
        <w:t xml:space="preserve">Each year there will be </w:t>
      </w:r>
      <w:r w:rsidRPr="00456C47">
        <w:rPr>
          <w:i/>
        </w:rPr>
        <w:t>presentations to scientific conferences</w:t>
      </w:r>
      <w:r w:rsidRPr="00456C47">
        <w:t xml:space="preserve">, such as the International Society for Environmental Epidemiology, the NIH biannual meetings, the EDCTP Forum, and others. Presentations will also be made upon request to meetings organised by the African Regional Office of the World </w:t>
      </w:r>
      <w:r w:rsidRPr="00AA5432">
        <w:t xml:space="preserve">Health Organization, the United Nations Environment Programme, the United Nations Development Programme, and others. </w:t>
      </w:r>
      <w:r w:rsidRPr="00AA5432">
        <w:rPr>
          <w:rStyle w:val="normaltextrun"/>
          <w:rFonts w:ascii="Calibri" w:eastAsia="Calibri" w:hAnsi="Calibri" w:cs="Calibri"/>
        </w:rPr>
        <w:t xml:space="preserve">Further, </w:t>
      </w:r>
      <w:r w:rsidR="00456C47" w:rsidRPr="00AA5432">
        <w:rPr>
          <w:rStyle w:val="normaltextrun"/>
          <w:rFonts w:ascii="Calibri" w:eastAsia="Calibri" w:hAnsi="Calibri" w:cs="Calibri"/>
        </w:rPr>
        <w:t>study</w:t>
      </w:r>
      <w:r w:rsidRPr="00AA5432">
        <w:rPr>
          <w:rStyle w:val="normaltextrun"/>
          <w:rFonts w:ascii="Calibri" w:eastAsia="Calibri" w:hAnsi="Calibri" w:cs="Calibri"/>
        </w:rPr>
        <w:t xml:space="preserve"> findings and communication materials may be shared via the Global Heat Health Information Network.</w:t>
      </w:r>
      <w:r w:rsidRPr="00AA5432">
        <w:t xml:space="preserve"> The emphasis will be on promoting junior researchers to increase their confidence and skill in preparing and delivering scientific presentations. Costs for these presentations are included in the Research </w:t>
      </w:r>
      <w:r w:rsidR="00456C47" w:rsidRPr="00AA5432">
        <w:t>Studies</w:t>
      </w:r>
      <w:r w:rsidRPr="00456C47">
        <w:t>.</w:t>
      </w:r>
    </w:p>
    <w:p w14:paraId="7063718A" w14:textId="67F22722" w:rsidR="00F4606E" w:rsidRPr="00456C47" w:rsidRDefault="00006478" w:rsidP="002814F3">
      <w:pPr>
        <w:pStyle w:val="NoSpacing"/>
        <w:spacing w:before="120" w:after="120" w:line="276" w:lineRule="auto"/>
        <w:jc w:val="both"/>
      </w:pPr>
      <w:r w:rsidRPr="00456C47">
        <w:t xml:space="preserve">The HE²AT </w:t>
      </w:r>
      <w:proofErr w:type="spellStart"/>
      <w:r w:rsidRPr="00456C47">
        <w:t>Center</w:t>
      </w:r>
      <w:proofErr w:type="spellEnd"/>
      <w:r w:rsidRPr="00456C47">
        <w:t xml:space="preserve"> will promote the </w:t>
      </w:r>
      <w:r w:rsidR="00456C47">
        <w:t>Studies</w:t>
      </w:r>
      <w:r w:rsidRPr="00456C47">
        <w:t xml:space="preserve"> and their findings among the </w:t>
      </w:r>
      <w:r w:rsidRPr="00456C47">
        <w:rPr>
          <w:i/>
        </w:rPr>
        <w:t xml:space="preserve">communities </w:t>
      </w:r>
      <w:r w:rsidRPr="00456C47">
        <w:t xml:space="preserve">in which the research will be conducted, to ensure increased acceptability of the </w:t>
      </w:r>
      <w:r w:rsidR="00456C47">
        <w:t>Studies</w:t>
      </w:r>
      <w:r w:rsidRPr="00456C47">
        <w:t xml:space="preserve"> and their objectives, as well as promote awareness of heat-health risks. Dissemination tools such as newsletters, brochures, and introductory </w:t>
      </w:r>
      <w:r w:rsidR="00456C47">
        <w:t>study</w:t>
      </w:r>
      <w:r w:rsidRPr="00456C47">
        <w:t xml:space="preserve"> posters, may be distributed among the community. We will emphasise the guiding principles of Good Participatory Practice, including respect, mutual understanding, integrity, transparency, accountability, and autonomy. Some of the team members already engage frequently with the media about climate or extreme heat concerns, which opens up further avenues for the dissemination of findings.</w:t>
      </w:r>
    </w:p>
    <w:p w14:paraId="68F91A0C" w14:textId="1E3CDF82" w:rsidR="00F4606E" w:rsidRPr="00456C47" w:rsidRDefault="00456C47" w:rsidP="002814F3">
      <w:pPr>
        <w:pStyle w:val="NoSpacing"/>
        <w:spacing w:before="120" w:after="120" w:line="276" w:lineRule="auto"/>
        <w:jc w:val="both"/>
      </w:pPr>
      <w:r>
        <w:t>Study</w:t>
      </w:r>
      <w:r w:rsidR="00006478" w:rsidRPr="00456C47">
        <w:t xml:space="preserve"> results will be disseminated to the </w:t>
      </w:r>
      <w:r w:rsidR="00006478" w:rsidRPr="00456C47">
        <w:rPr>
          <w:i/>
        </w:rPr>
        <w:t>local, provincial, and national authorities</w:t>
      </w:r>
      <w:r w:rsidR="00006478" w:rsidRPr="00456C47">
        <w:t xml:space="preserve">, to inform their Climate Change and Health Adaptation Planning. Very often these authorities do not receive sufficient technical support for the design and implementation of the types of solution that will be developed in Research </w:t>
      </w:r>
      <w:r>
        <w:t>Study</w:t>
      </w:r>
      <w:r w:rsidR="00006478" w:rsidRPr="00456C47">
        <w:t xml:space="preserve"> 1 and Research </w:t>
      </w:r>
      <w:r>
        <w:t>Study</w:t>
      </w:r>
      <w:r w:rsidR="00006478" w:rsidRPr="00456C47">
        <w:t xml:space="preserve"> 2 (Overall Hub Aim 4). </w:t>
      </w:r>
    </w:p>
    <w:p w14:paraId="155F52BF" w14:textId="26E2B92D" w:rsidR="00E03DC3" w:rsidRPr="00456C47" w:rsidRDefault="00006478" w:rsidP="002814F3">
      <w:pPr>
        <w:pStyle w:val="NoSpacing"/>
        <w:spacing w:before="120" w:after="120" w:line="276" w:lineRule="auto"/>
        <w:jc w:val="both"/>
      </w:pPr>
      <w:r w:rsidRPr="00456C47">
        <w:t xml:space="preserve">The Africa CDC will </w:t>
      </w:r>
      <w:r w:rsidR="235563E5">
        <w:t xml:space="preserve">also </w:t>
      </w:r>
      <w:r w:rsidRPr="00456C47">
        <w:t xml:space="preserve">play a major role in dissemination activities of the HE²AT </w:t>
      </w:r>
      <w:proofErr w:type="spellStart"/>
      <w:r w:rsidRPr="00456C47">
        <w:t>Center</w:t>
      </w:r>
      <w:proofErr w:type="spellEnd"/>
      <w:r w:rsidR="235563E5">
        <w:t xml:space="preserve"> </w:t>
      </w:r>
      <w:r w:rsidR="008C2BD6">
        <w:t xml:space="preserve">and </w:t>
      </w:r>
      <w:r w:rsidR="008C2BD6" w:rsidRPr="00456C47">
        <w:t>are</w:t>
      </w:r>
      <w:r w:rsidRPr="00456C47">
        <w:t xml:space="preserve"> fully committed to participate actively in the activities of the </w:t>
      </w:r>
      <w:proofErr w:type="spellStart"/>
      <w:r w:rsidRPr="00456C47">
        <w:t>Center</w:t>
      </w:r>
      <w:proofErr w:type="spellEnd"/>
      <w:r w:rsidR="235563E5">
        <w:t>, including hosting</w:t>
      </w:r>
      <w:r w:rsidRPr="00456C47">
        <w:t xml:space="preserve"> joint dissemination meetings and/or </w:t>
      </w:r>
      <w:r w:rsidR="235563E5">
        <w:t xml:space="preserve">stakeholder </w:t>
      </w:r>
      <w:r w:rsidRPr="00456C47">
        <w:t xml:space="preserve">consultations. Timely dissemination and clear communication of results is key for updating guidance and for informing sub-national, </w:t>
      </w:r>
      <w:r w:rsidR="008C2BD6" w:rsidRPr="00456C47">
        <w:t>national,</w:t>
      </w:r>
      <w:r w:rsidRPr="00456C47">
        <w:t xml:space="preserve"> and international policies. The results will contribute to the development and implementation of heat-health early warning and integrated surveillance systems and associated policies, strategies, and interventions to reduce the health risks of extreme heat in Cote d'</w:t>
      </w:r>
      <w:r w:rsidR="00FB3995">
        <w:t>I</w:t>
      </w:r>
      <w:r w:rsidRPr="00456C47">
        <w:t>voire and South Africa, with the potential of broader application for low- and middle-income countries.</w:t>
      </w:r>
    </w:p>
    <w:p w14:paraId="11D66E9B" w14:textId="77777777" w:rsidR="00E850A4" w:rsidRDefault="00E850A4">
      <w:pPr>
        <w:rPr>
          <w:rFonts w:asciiTheme="majorHAnsi" w:eastAsiaTheme="majorEastAsia" w:hAnsiTheme="majorHAnsi" w:cstheme="majorBidi"/>
          <w:b/>
          <w:bCs/>
          <w:sz w:val="32"/>
          <w:szCs w:val="32"/>
        </w:rPr>
      </w:pPr>
      <w:r>
        <w:br w:type="page"/>
      </w:r>
    </w:p>
    <w:p w14:paraId="62449752" w14:textId="79E33A1A" w:rsidR="00A518B6" w:rsidRPr="00456C47" w:rsidRDefault="00006478" w:rsidP="00EC46B4">
      <w:pPr>
        <w:pStyle w:val="Heading1"/>
        <w:numPr>
          <w:ilvl w:val="0"/>
          <w:numId w:val="52"/>
        </w:numPr>
      </w:pPr>
      <w:bookmarkStart w:id="194" w:name="_Toc105168550"/>
      <w:r w:rsidRPr="00456C47">
        <w:lastRenderedPageBreak/>
        <w:t>Collaborations</w:t>
      </w:r>
      <w:bookmarkEnd w:id="194"/>
      <w:r w:rsidRPr="00456C47">
        <w:t xml:space="preserve"> </w:t>
      </w:r>
    </w:p>
    <w:p w14:paraId="4EC34380" w14:textId="59D03136" w:rsidR="001B3F60" w:rsidRDefault="00006478" w:rsidP="001B3F60">
      <w:pPr>
        <w:pStyle w:val="NoSpacing"/>
        <w:spacing w:before="120" w:after="120" w:line="276" w:lineRule="auto"/>
        <w:jc w:val="both"/>
      </w:pPr>
      <w:r w:rsidRPr="002814F3">
        <w:t xml:space="preserve">Partners </w:t>
      </w:r>
      <w:r w:rsidR="00570127">
        <w:t xml:space="preserve">in the study </w:t>
      </w:r>
      <w:r w:rsidRPr="002814F3">
        <w:t xml:space="preserve">are </w:t>
      </w:r>
      <w:r w:rsidR="00570127">
        <w:t xml:space="preserve">drawn </w:t>
      </w:r>
      <w:r w:rsidRPr="002814F3">
        <w:t xml:space="preserve">from South Africa, Zimbabwe, Côte d'Ivoire and the United States. </w:t>
      </w:r>
      <w:r w:rsidR="005E1F70">
        <w:t>The institutions names and locations are presented below in Figure 5.</w:t>
      </w:r>
      <w:r w:rsidR="001B3F60">
        <w:t xml:space="preserve"> </w:t>
      </w:r>
    </w:p>
    <w:p w14:paraId="7D65515C" w14:textId="3401542D" w:rsidR="005E1F70" w:rsidRDefault="001B3F60" w:rsidP="001B3F60">
      <w:pPr>
        <w:pStyle w:val="NoSpacing"/>
        <w:spacing w:before="120" w:after="120" w:line="276" w:lineRule="auto"/>
        <w:jc w:val="both"/>
      </w:pPr>
      <w:r>
        <w:t xml:space="preserve">The RP2 brings together all the institutions of the HE²AT </w:t>
      </w:r>
      <w:proofErr w:type="spellStart"/>
      <w:r>
        <w:t>Center</w:t>
      </w:r>
      <w:proofErr w:type="spellEnd"/>
      <w:r>
        <w:t xml:space="preserve"> in efficient and complementary roles. To get the most out of the collaboration each aim will be run as a collaboration between the different partners.</w:t>
      </w:r>
    </w:p>
    <w:p w14:paraId="792B8D8F" w14:textId="18CFD851" w:rsidR="002D4C55" w:rsidRPr="00456C47" w:rsidRDefault="002D4C55" w:rsidP="003449AB"/>
    <w:p w14:paraId="52F946DE" w14:textId="77777777" w:rsidR="00D8293E" w:rsidRDefault="002D4C55" w:rsidP="00D8293E">
      <w:pPr>
        <w:keepNext/>
      </w:pPr>
      <w:r w:rsidRPr="00AB2E7E">
        <w:rPr>
          <w:noProof/>
          <w:lang w:val="de-CH" w:eastAsia="de-CH"/>
        </w:rPr>
        <w:drawing>
          <wp:inline distT="0" distB="0" distL="0" distR="0" wp14:anchorId="7083720E" wp14:editId="7ABF0570">
            <wp:extent cx="5731510" cy="2488565"/>
            <wp:effectExtent l="0" t="0" r="2540" b="6985"/>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43"/>
                    <a:stretch>
                      <a:fillRect/>
                    </a:stretch>
                  </pic:blipFill>
                  <pic:spPr>
                    <a:xfrm>
                      <a:off x="0" y="0"/>
                      <a:ext cx="5731510" cy="2488565"/>
                    </a:xfrm>
                    <a:prstGeom prst="rect">
                      <a:avLst/>
                    </a:prstGeom>
                  </pic:spPr>
                </pic:pic>
              </a:graphicData>
            </a:graphic>
          </wp:inline>
        </w:drawing>
      </w:r>
    </w:p>
    <w:p w14:paraId="1FF9458B" w14:textId="7C85CE65" w:rsidR="00B20EC9" w:rsidRDefault="00D8293E" w:rsidP="00897E75">
      <w:pPr>
        <w:pStyle w:val="Caption"/>
      </w:pPr>
      <w:bookmarkStart w:id="195" w:name="_Toc105426324"/>
      <w:r>
        <w:t xml:space="preserve">Figure </w:t>
      </w:r>
      <w:r>
        <w:fldChar w:fldCharType="begin"/>
      </w:r>
      <w:r>
        <w:instrText>SEQ Figure \* ARABIC</w:instrText>
      </w:r>
      <w:r>
        <w:fldChar w:fldCharType="separate"/>
      </w:r>
      <w:r w:rsidR="00531E0D">
        <w:rPr>
          <w:noProof/>
        </w:rPr>
        <w:t>5</w:t>
      </w:r>
      <w:r>
        <w:fldChar w:fldCharType="end"/>
      </w:r>
      <w:r>
        <w:t xml:space="preserve"> </w:t>
      </w:r>
      <w:r w:rsidRPr="00D63336">
        <w:t>Partners collaborating on the HE²AT study from across Africa and the United States.</w:t>
      </w:r>
      <w:bookmarkEnd w:id="195"/>
    </w:p>
    <w:p w14:paraId="4C65C7CF" w14:textId="22C43A82" w:rsidR="005E1F70" w:rsidRDefault="005E1F70" w:rsidP="002814F3">
      <w:pPr>
        <w:spacing w:before="120" w:after="120" w:line="276" w:lineRule="auto"/>
        <w:jc w:val="both"/>
      </w:pPr>
    </w:p>
    <w:p w14:paraId="74CA25A4" w14:textId="0CE397AF" w:rsidR="005E1F70" w:rsidRPr="005E5F17" w:rsidRDefault="005E1F70" w:rsidP="00DC0A78">
      <w:pPr>
        <w:pStyle w:val="NoSpacing"/>
        <w:spacing w:before="120" w:after="120" w:line="276" w:lineRule="auto"/>
        <w:jc w:val="both"/>
      </w:pPr>
    </w:p>
    <w:p w14:paraId="290D5245" w14:textId="4551E417" w:rsidR="00134CD0" w:rsidRDefault="00134CD0">
      <w:pPr>
        <w:rPr>
          <w:i/>
          <w:iCs/>
        </w:rPr>
      </w:pPr>
    </w:p>
    <w:p w14:paraId="759CBA4E" w14:textId="207AB277" w:rsidR="00635015" w:rsidRPr="00AB2E7E" w:rsidRDefault="00635015" w:rsidP="003449AB">
      <w:bookmarkStart w:id="196" w:name="_Toc102041255"/>
    </w:p>
    <w:p w14:paraId="27E61279" w14:textId="77777777" w:rsidR="00134CD0" w:rsidRDefault="00134CD0">
      <w:pPr>
        <w:rPr>
          <w:rFonts w:asciiTheme="majorHAnsi" w:eastAsiaTheme="majorEastAsia" w:hAnsiTheme="majorHAnsi" w:cstheme="majorBidi"/>
          <w:b/>
          <w:bCs/>
          <w:sz w:val="32"/>
          <w:szCs w:val="32"/>
        </w:rPr>
      </w:pPr>
      <w:bookmarkStart w:id="197" w:name="_Toc102627356"/>
      <w:bookmarkStart w:id="198" w:name="_Toc102627568"/>
      <w:bookmarkStart w:id="199" w:name="_Toc102627357"/>
      <w:bookmarkStart w:id="200" w:name="_Toc102627569"/>
      <w:bookmarkStart w:id="201" w:name="_Toc102627358"/>
      <w:bookmarkStart w:id="202" w:name="_Toc102627570"/>
      <w:bookmarkStart w:id="203" w:name="_Toc102627359"/>
      <w:bookmarkStart w:id="204" w:name="_Toc102627571"/>
      <w:bookmarkStart w:id="205" w:name="_Toc102627360"/>
      <w:bookmarkStart w:id="206" w:name="_Toc102627572"/>
      <w:bookmarkStart w:id="207" w:name="_Toc102627361"/>
      <w:bookmarkStart w:id="208" w:name="_Toc102627573"/>
      <w:bookmarkStart w:id="209" w:name="_Toc102627362"/>
      <w:bookmarkStart w:id="210" w:name="_Toc102627574"/>
      <w:bookmarkStart w:id="211" w:name="_Toc102627363"/>
      <w:bookmarkStart w:id="212" w:name="_Toc102627575"/>
      <w:bookmarkStart w:id="213" w:name="_Toc102627364"/>
      <w:bookmarkStart w:id="214" w:name="_Toc102627576"/>
      <w:bookmarkStart w:id="215" w:name="_Toc102041257"/>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br w:type="page"/>
      </w:r>
    </w:p>
    <w:p w14:paraId="42A7106C" w14:textId="7F562C15" w:rsidR="00C521F8" w:rsidRPr="00456C47" w:rsidRDefault="00CF0D21" w:rsidP="0051462A">
      <w:pPr>
        <w:pStyle w:val="Heading1"/>
        <w:numPr>
          <w:ilvl w:val="0"/>
          <w:numId w:val="52"/>
        </w:numPr>
      </w:pPr>
      <w:bookmarkStart w:id="216" w:name="_Toc105168551"/>
      <w:r w:rsidRPr="00456C47">
        <w:lastRenderedPageBreak/>
        <w:t>Main activities, milestones and timelines</w:t>
      </w:r>
      <w:bookmarkEnd w:id="215"/>
      <w:bookmarkEnd w:id="216"/>
    </w:p>
    <w:p w14:paraId="121F1A6C" w14:textId="5AC51615" w:rsidR="00F01E86" w:rsidRPr="00A6667B" w:rsidRDefault="00F01E86" w:rsidP="00134CD0">
      <w:pPr>
        <w:pStyle w:val="Caption"/>
      </w:pPr>
      <w:bookmarkStart w:id="217" w:name="_Toc103066519"/>
      <w:bookmarkStart w:id="218" w:name="_Toc105426293"/>
      <w:r w:rsidRPr="00A6667B">
        <w:t xml:space="preserve">Table </w:t>
      </w:r>
      <w:r w:rsidRPr="00A6667B">
        <w:fldChar w:fldCharType="begin"/>
      </w:r>
      <w:r w:rsidRPr="00A6667B">
        <w:instrText>SEQ Table \* ARABIC</w:instrText>
      </w:r>
      <w:r w:rsidRPr="00A6667B">
        <w:fldChar w:fldCharType="separate"/>
      </w:r>
      <w:r w:rsidR="00531E0D">
        <w:rPr>
          <w:noProof/>
        </w:rPr>
        <w:t>3</w:t>
      </w:r>
      <w:r w:rsidRPr="00A6667B">
        <w:fldChar w:fldCharType="end"/>
      </w:r>
      <w:r w:rsidRPr="00A6667B">
        <w:t>: GANTT chart: milestones and timelines</w:t>
      </w:r>
      <w:bookmarkEnd w:id="217"/>
      <w:bookmarkEnd w:id="218"/>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4674"/>
        <w:gridCol w:w="169"/>
        <w:gridCol w:w="170"/>
        <w:gridCol w:w="170"/>
        <w:gridCol w:w="166"/>
        <w:gridCol w:w="167"/>
        <w:gridCol w:w="167"/>
        <w:gridCol w:w="168"/>
        <w:gridCol w:w="168"/>
        <w:gridCol w:w="169"/>
        <w:gridCol w:w="174"/>
        <w:gridCol w:w="175"/>
        <w:gridCol w:w="176"/>
        <w:gridCol w:w="176"/>
        <w:gridCol w:w="177"/>
        <w:gridCol w:w="177"/>
        <w:gridCol w:w="173"/>
        <w:gridCol w:w="174"/>
        <w:gridCol w:w="174"/>
        <w:gridCol w:w="175"/>
        <w:gridCol w:w="175"/>
        <w:gridCol w:w="386"/>
      </w:tblGrid>
      <w:tr w:rsidR="007D50CE" w:rsidRPr="00456C47" w14:paraId="4C850756" w14:textId="77777777" w:rsidTr="0DA3368B">
        <w:trPr>
          <w:trHeight w:val="158"/>
          <w:jc w:val="center"/>
        </w:trPr>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B86D26" w14:textId="77777777" w:rsidR="007D50CE" w:rsidRPr="00456C47" w:rsidRDefault="007D50CE" w:rsidP="007D50CE">
            <w:pPr>
              <w:rPr>
                <w:rFonts w:ascii="Times New Roman"/>
                <w:sz w:val="10"/>
              </w:rPr>
            </w:pPr>
          </w:p>
        </w:tc>
        <w:tc>
          <w:tcPr>
            <w:tcW w:w="67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400758" w14:textId="3961FC78" w:rsidR="007D50CE" w:rsidRPr="00456C47" w:rsidRDefault="00683EFC" w:rsidP="007D50CE">
            <w:pPr>
              <w:rPr>
                <w:b/>
                <w:sz w:val="14"/>
              </w:rPr>
            </w:pPr>
            <w:r>
              <w:rPr>
                <w:b/>
                <w:sz w:val="14"/>
              </w:rPr>
              <w:t>Sept</w:t>
            </w:r>
            <w:r w:rsidR="002536BE">
              <w:rPr>
                <w:b/>
                <w:sz w:val="14"/>
              </w:rPr>
              <w:br/>
            </w:r>
            <w:r w:rsidR="0086004D">
              <w:rPr>
                <w:b/>
                <w:sz w:val="14"/>
              </w:rPr>
              <w:t>202</w:t>
            </w:r>
            <w:r w:rsidR="00F306A3">
              <w:rPr>
                <w:b/>
                <w:sz w:val="14"/>
              </w:rPr>
              <w:t>1-</w:t>
            </w:r>
            <w:r w:rsidR="008B2A23">
              <w:rPr>
                <w:b/>
                <w:sz w:val="14"/>
              </w:rPr>
              <w:t>June</w:t>
            </w:r>
            <w:r w:rsidR="00106FBA">
              <w:rPr>
                <w:b/>
                <w:sz w:val="14"/>
              </w:rPr>
              <w:t xml:space="preserve"> </w:t>
            </w:r>
            <w:r w:rsidR="00F306A3">
              <w:rPr>
                <w:b/>
                <w:sz w:val="14"/>
              </w:rPr>
              <w:t>2022</w:t>
            </w:r>
            <w:r w:rsidR="00761D2B">
              <w:rPr>
                <w:b/>
                <w:sz w:val="14"/>
              </w:rPr>
              <w:t xml:space="preserve"> </w:t>
            </w:r>
          </w:p>
        </w:tc>
        <w:tc>
          <w:tcPr>
            <w:tcW w:w="67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66B22E" w14:textId="0ADE8C05" w:rsidR="007D50CE" w:rsidRPr="00456C47" w:rsidRDefault="004D3A18" w:rsidP="007D50CE">
            <w:pPr>
              <w:rPr>
                <w:b/>
                <w:sz w:val="14"/>
              </w:rPr>
            </w:pPr>
            <w:r>
              <w:rPr>
                <w:b/>
                <w:sz w:val="14"/>
              </w:rPr>
              <w:t xml:space="preserve">July </w:t>
            </w:r>
            <w:r w:rsidR="00D47672">
              <w:rPr>
                <w:b/>
                <w:sz w:val="14"/>
              </w:rPr>
              <w:t>2022-</w:t>
            </w:r>
            <w:r w:rsidR="00F177A5">
              <w:rPr>
                <w:b/>
                <w:sz w:val="14"/>
              </w:rPr>
              <w:t xml:space="preserve">June </w:t>
            </w:r>
            <w:r w:rsidR="00D47672">
              <w:rPr>
                <w:b/>
                <w:sz w:val="14"/>
              </w:rPr>
              <w:t>2023</w:t>
            </w:r>
          </w:p>
        </w:tc>
        <w:tc>
          <w:tcPr>
            <w:tcW w:w="69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CE6840" w14:textId="7B20B1EC" w:rsidR="007D50CE" w:rsidRPr="00456C47" w:rsidRDefault="00D17364" w:rsidP="007D50CE">
            <w:pPr>
              <w:rPr>
                <w:b/>
                <w:sz w:val="14"/>
              </w:rPr>
            </w:pPr>
            <w:r>
              <w:rPr>
                <w:b/>
                <w:sz w:val="14"/>
              </w:rPr>
              <w:t xml:space="preserve">July </w:t>
            </w:r>
            <w:r w:rsidR="00D47672">
              <w:rPr>
                <w:b/>
                <w:sz w:val="14"/>
              </w:rPr>
              <w:t>202</w:t>
            </w:r>
            <w:r w:rsidR="002F532D">
              <w:rPr>
                <w:b/>
                <w:sz w:val="14"/>
              </w:rPr>
              <w:t>3</w:t>
            </w:r>
            <w:r w:rsidR="00D47672">
              <w:rPr>
                <w:b/>
                <w:sz w:val="14"/>
              </w:rPr>
              <w:t>-</w:t>
            </w:r>
            <w:r w:rsidR="00F02E86">
              <w:rPr>
                <w:b/>
                <w:sz w:val="14"/>
              </w:rPr>
              <w:t>Jul</w:t>
            </w:r>
            <w:r w:rsidR="00DD6CA1">
              <w:rPr>
                <w:b/>
                <w:sz w:val="14"/>
              </w:rPr>
              <w:t>ne</w:t>
            </w:r>
            <w:r w:rsidR="00F02E86">
              <w:rPr>
                <w:b/>
                <w:sz w:val="14"/>
              </w:rPr>
              <w:t xml:space="preserve"> </w:t>
            </w:r>
            <w:r w:rsidR="00D47672">
              <w:rPr>
                <w:b/>
                <w:sz w:val="14"/>
              </w:rPr>
              <w:t>2024</w:t>
            </w:r>
          </w:p>
        </w:tc>
        <w:tc>
          <w:tcPr>
            <w:tcW w:w="70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823B6A" w14:textId="7CFB757F" w:rsidR="007D50CE" w:rsidRPr="00456C47" w:rsidRDefault="002530A4" w:rsidP="007D50CE">
            <w:pPr>
              <w:rPr>
                <w:b/>
                <w:sz w:val="14"/>
              </w:rPr>
            </w:pPr>
            <w:r>
              <w:rPr>
                <w:b/>
                <w:sz w:val="14"/>
              </w:rPr>
              <w:t xml:space="preserve">July </w:t>
            </w:r>
            <w:r w:rsidR="00D47672">
              <w:rPr>
                <w:b/>
                <w:sz w:val="14"/>
              </w:rPr>
              <w:t>202</w:t>
            </w:r>
            <w:r w:rsidR="002F532D">
              <w:rPr>
                <w:b/>
                <w:sz w:val="14"/>
              </w:rPr>
              <w:t>4</w:t>
            </w:r>
            <w:r w:rsidR="00D47672">
              <w:rPr>
                <w:b/>
                <w:sz w:val="14"/>
              </w:rPr>
              <w:t>-</w:t>
            </w:r>
            <w:r w:rsidR="00DC3D3A">
              <w:rPr>
                <w:b/>
                <w:sz w:val="14"/>
              </w:rPr>
              <w:t xml:space="preserve">June </w:t>
            </w:r>
            <w:r w:rsidR="00D47672">
              <w:rPr>
                <w:b/>
                <w:sz w:val="14"/>
              </w:rPr>
              <w:t>202</w:t>
            </w:r>
            <w:r w:rsidR="002F532D">
              <w:rPr>
                <w:b/>
                <w:sz w:val="14"/>
              </w:rPr>
              <w:t>5</w:t>
            </w:r>
          </w:p>
        </w:tc>
        <w:tc>
          <w:tcPr>
            <w:tcW w:w="69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2E1504" w14:textId="6073767B" w:rsidR="007D50CE" w:rsidRPr="00456C47" w:rsidRDefault="005142D5" w:rsidP="007D50CE">
            <w:pPr>
              <w:rPr>
                <w:b/>
                <w:sz w:val="14"/>
              </w:rPr>
            </w:pPr>
            <w:r>
              <w:rPr>
                <w:b/>
                <w:sz w:val="14"/>
              </w:rPr>
              <w:t xml:space="preserve">July </w:t>
            </w:r>
            <w:r w:rsidR="00D47672">
              <w:rPr>
                <w:b/>
                <w:sz w:val="14"/>
              </w:rPr>
              <w:t>202</w:t>
            </w:r>
            <w:r w:rsidR="001D205D">
              <w:rPr>
                <w:b/>
                <w:sz w:val="14"/>
              </w:rPr>
              <w:t>5</w:t>
            </w:r>
            <w:r w:rsidR="00D47672">
              <w:rPr>
                <w:b/>
                <w:sz w:val="14"/>
              </w:rPr>
              <w:t>-</w:t>
            </w:r>
            <w:r>
              <w:rPr>
                <w:b/>
                <w:sz w:val="14"/>
              </w:rPr>
              <w:t xml:space="preserve">June </w:t>
            </w:r>
            <w:r w:rsidR="00D47672">
              <w:rPr>
                <w:b/>
                <w:sz w:val="14"/>
              </w:rPr>
              <w:t>202</w:t>
            </w:r>
            <w:r w:rsidR="001D205D">
              <w:rPr>
                <w:b/>
                <w:sz w:val="14"/>
              </w:rPr>
              <w:t>6</w:t>
            </w:r>
          </w:p>
        </w:tc>
        <w:tc>
          <w:tcPr>
            <w:tcW w:w="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E92D8B" w14:textId="77777777" w:rsidR="007D50CE" w:rsidRPr="00456C47" w:rsidRDefault="007D50CE" w:rsidP="007D50CE">
            <w:pPr>
              <w:rPr>
                <w:b/>
                <w:sz w:val="14"/>
              </w:rPr>
            </w:pPr>
            <w:r w:rsidRPr="00456C47">
              <w:rPr>
                <w:b/>
                <w:sz w:val="14"/>
              </w:rPr>
              <w:t>Co*</w:t>
            </w:r>
          </w:p>
        </w:tc>
      </w:tr>
      <w:tr w:rsidR="007D50CE" w:rsidRPr="00456C47" w14:paraId="0963A3B5" w14:textId="77777777" w:rsidTr="0DA3368B">
        <w:trPr>
          <w:trHeight w:val="158"/>
          <w:jc w:val="center"/>
        </w:trPr>
        <w:tc>
          <w:tcPr>
            <w:tcW w:w="4674" w:type="dxa"/>
          </w:tcPr>
          <w:p w14:paraId="26773FEA" w14:textId="5A731963" w:rsidR="007D50CE" w:rsidRPr="00456C47" w:rsidRDefault="007D50CE" w:rsidP="007E68D4">
            <w:pPr>
              <w:pStyle w:val="TableParagraph"/>
              <w:tabs>
                <w:tab w:val="left" w:pos="3264"/>
              </w:tabs>
              <w:spacing w:line="138" w:lineRule="exact"/>
              <w:ind w:left="1104"/>
              <w:rPr>
                <w:b/>
                <w:sz w:val="14"/>
              </w:rPr>
            </w:pPr>
            <w:r w:rsidRPr="00456C47">
              <w:rPr>
                <w:b/>
                <w:sz w:val="14"/>
              </w:rPr>
              <w:t>Milestones</w:t>
            </w:r>
            <w:r w:rsidRPr="00456C47">
              <w:rPr>
                <w:b/>
                <w:sz w:val="14"/>
              </w:rPr>
              <w:tab/>
            </w:r>
            <w:r w:rsidR="00456C47">
              <w:rPr>
                <w:b/>
                <w:sz w:val="14"/>
              </w:rPr>
              <w:t>Study</w:t>
            </w:r>
            <w:r w:rsidRPr="00456C47">
              <w:rPr>
                <w:b/>
                <w:spacing w:val="-3"/>
                <w:sz w:val="14"/>
              </w:rPr>
              <w:t xml:space="preserve"> </w:t>
            </w:r>
            <w:r w:rsidRPr="00456C47">
              <w:rPr>
                <w:b/>
                <w:sz w:val="14"/>
              </w:rPr>
              <w:t>quarters</w:t>
            </w:r>
          </w:p>
        </w:tc>
        <w:tc>
          <w:tcPr>
            <w:tcW w:w="169" w:type="dxa"/>
          </w:tcPr>
          <w:p w14:paraId="47DBCD66" w14:textId="77777777" w:rsidR="007D50CE" w:rsidRPr="00456C47" w:rsidRDefault="007D50CE" w:rsidP="007E68D4">
            <w:pPr>
              <w:pStyle w:val="TableParagraph"/>
              <w:spacing w:before="30"/>
              <w:ind w:left="110"/>
              <w:rPr>
                <w:b/>
                <w:sz w:val="9"/>
              </w:rPr>
            </w:pPr>
            <w:r w:rsidRPr="00456C47">
              <w:rPr>
                <w:b/>
                <w:w w:val="106"/>
                <w:sz w:val="9"/>
              </w:rPr>
              <w:t>1</w:t>
            </w:r>
          </w:p>
        </w:tc>
        <w:tc>
          <w:tcPr>
            <w:tcW w:w="170" w:type="dxa"/>
          </w:tcPr>
          <w:p w14:paraId="56639047" w14:textId="77777777" w:rsidR="007D50CE" w:rsidRPr="00456C47" w:rsidRDefault="007D50CE" w:rsidP="007E68D4">
            <w:pPr>
              <w:pStyle w:val="TableParagraph"/>
              <w:spacing w:before="30"/>
              <w:ind w:left="111"/>
              <w:rPr>
                <w:b/>
                <w:sz w:val="9"/>
              </w:rPr>
            </w:pPr>
            <w:r w:rsidRPr="00456C47">
              <w:rPr>
                <w:b/>
                <w:w w:val="106"/>
                <w:sz w:val="9"/>
              </w:rPr>
              <w:t>2</w:t>
            </w:r>
          </w:p>
        </w:tc>
        <w:tc>
          <w:tcPr>
            <w:tcW w:w="170" w:type="dxa"/>
          </w:tcPr>
          <w:p w14:paraId="44A2E5E9" w14:textId="77777777" w:rsidR="007D50CE" w:rsidRPr="00456C47" w:rsidRDefault="007D50CE" w:rsidP="007E68D4">
            <w:pPr>
              <w:pStyle w:val="TableParagraph"/>
              <w:spacing w:before="30"/>
              <w:ind w:left="111"/>
              <w:rPr>
                <w:b/>
                <w:sz w:val="9"/>
              </w:rPr>
            </w:pPr>
            <w:r w:rsidRPr="00456C47">
              <w:rPr>
                <w:b/>
                <w:w w:val="106"/>
                <w:sz w:val="9"/>
              </w:rPr>
              <w:t>3</w:t>
            </w:r>
          </w:p>
        </w:tc>
        <w:tc>
          <w:tcPr>
            <w:tcW w:w="166" w:type="dxa"/>
          </w:tcPr>
          <w:p w14:paraId="385AE79F" w14:textId="77777777" w:rsidR="007D50CE" w:rsidRPr="00456C47" w:rsidRDefault="007D50CE" w:rsidP="007E68D4">
            <w:pPr>
              <w:pStyle w:val="TableParagraph"/>
              <w:spacing w:before="30"/>
              <w:ind w:left="107"/>
              <w:rPr>
                <w:b/>
                <w:sz w:val="9"/>
              </w:rPr>
            </w:pPr>
            <w:r w:rsidRPr="00456C47">
              <w:rPr>
                <w:b/>
                <w:w w:val="106"/>
                <w:sz w:val="9"/>
              </w:rPr>
              <w:t>4</w:t>
            </w:r>
          </w:p>
        </w:tc>
        <w:tc>
          <w:tcPr>
            <w:tcW w:w="167" w:type="dxa"/>
          </w:tcPr>
          <w:p w14:paraId="12749FA6" w14:textId="77777777" w:rsidR="007D50CE" w:rsidRPr="00456C47" w:rsidRDefault="007D50CE" w:rsidP="007E68D4">
            <w:pPr>
              <w:pStyle w:val="TableParagraph"/>
              <w:spacing w:before="30"/>
              <w:ind w:left="108"/>
              <w:rPr>
                <w:b/>
                <w:sz w:val="9"/>
              </w:rPr>
            </w:pPr>
            <w:r w:rsidRPr="00456C47">
              <w:rPr>
                <w:b/>
                <w:w w:val="106"/>
                <w:sz w:val="9"/>
              </w:rPr>
              <w:t>1</w:t>
            </w:r>
          </w:p>
        </w:tc>
        <w:tc>
          <w:tcPr>
            <w:tcW w:w="167" w:type="dxa"/>
          </w:tcPr>
          <w:p w14:paraId="1F1D5176" w14:textId="77777777" w:rsidR="007D50CE" w:rsidRPr="00456C47" w:rsidRDefault="007D50CE" w:rsidP="007E68D4">
            <w:pPr>
              <w:pStyle w:val="TableParagraph"/>
              <w:spacing w:before="30"/>
              <w:ind w:left="108"/>
              <w:rPr>
                <w:b/>
                <w:sz w:val="9"/>
              </w:rPr>
            </w:pPr>
            <w:r w:rsidRPr="00456C47">
              <w:rPr>
                <w:b/>
                <w:w w:val="106"/>
                <w:sz w:val="9"/>
              </w:rPr>
              <w:t>2</w:t>
            </w:r>
          </w:p>
        </w:tc>
        <w:tc>
          <w:tcPr>
            <w:tcW w:w="168" w:type="dxa"/>
          </w:tcPr>
          <w:p w14:paraId="42CAF183" w14:textId="77777777" w:rsidR="007D50CE" w:rsidRPr="00456C47" w:rsidRDefault="007D50CE" w:rsidP="007E68D4">
            <w:pPr>
              <w:pStyle w:val="TableParagraph"/>
              <w:spacing w:before="30"/>
              <w:ind w:left="109"/>
              <w:rPr>
                <w:b/>
                <w:sz w:val="9"/>
              </w:rPr>
            </w:pPr>
            <w:r w:rsidRPr="00456C47">
              <w:rPr>
                <w:b/>
                <w:w w:val="106"/>
                <w:sz w:val="9"/>
              </w:rPr>
              <w:t>3</w:t>
            </w:r>
          </w:p>
        </w:tc>
        <w:tc>
          <w:tcPr>
            <w:tcW w:w="168" w:type="dxa"/>
          </w:tcPr>
          <w:p w14:paraId="7E9FF9AA" w14:textId="77777777" w:rsidR="007D50CE" w:rsidRPr="00456C47" w:rsidRDefault="007D50CE" w:rsidP="007E68D4">
            <w:pPr>
              <w:pStyle w:val="TableParagraph"/>
              <w:spacing w:before="30"/>
              <w:ind w:left="109"/>
              <w:rPr>
                <w:b/>
                <w:sz w:val="9"/>
              </w:rPr>
            </w:pPr>
            <w:r w:rsidRPr="00456C47">
              <w:rPr>
                <w:b/>
                <w:w w:val="106"/>
                <w:sz w:val="9"/>
              </w:rPr>
              <w:t>4</w:t>
            </w:r>
          </w:p>
        </w:tc>
        <w:tc>
          <w:tcPr>
            <w:tcW w:w="169" w:type="dxa"/>
          </w:tcPr>
          <w:p w14:paraId="5A39EF1C" w14:textId="77777777" w:rsidR="007D50CE" w:rsidRPr="00456C47" w:rsidRDefault="007D50CE" w:rsidP="007E68D4">
            <w:pPr>
              <w:pStyle w:val="TableParagraph"/>
              <w:spacing w:before="30"/>
              <w:ind w:left="110"/>
              <w:rPr>
                <w:b/>
                <w:sz w:val="9"/>
              </w:rPr>
            </w:pPr>
            <w:r w:rsidRPr="00456C47">
              <w:rPr>
                <w:b/>
                <w:w w:val="106"/>
                <w:sz w:val="9"/>
              </w:rPr>
              <w:t>1</w:t>
            </w:r>
          </w:p>
        </w:tc>
        <w:tc>
          <w:tcPr>
            <w:tcW w:w="174" w:type="dxa"/>
          </w:tcPr>
          <w:p w14:paraId="7B96E4DA" w14:textId="77777777" w:rsidR="007D50CE" w:rsidRPr="00456C47" w:rsidRDefault="007D50CE" w:rsidP="007E68D4">
            <w:pPr>
              <w:pStyle w:val="TableParagraph"/>
              <w:spacing w:before="30"/>
              <w:ind w:left="115"/>
              <w:rPr>
                <w:b/>
                <w:sz w:val="9"/>
              </w:rPr>
            </w:pPr>
            <w:r w:rsidRPr="00456C47">
              <w:rPr>
                <w:b/>
                <w:w w:val="106"/>
                <w:sz w:val="9"/>
              </w:rPr>
              <w:t>2</w:t>
            </w:r>
          </w:p>
        </w:tc>
        <w:tc>
          <w:tcPr>
            <w:tcW w:w="175" w:type="dxa"/>
          </w:tcPr>
          <w:p w14:paraId="66D67DAC" w14:textId="77777777" w:rsidR="007D50CE" w:rsidRPr="00456C47" w:rsidRDefault="007D50CE" w:rsidP="007E68D4">
            <w:pPr>
              <w:pStyle w:val="TableParagraph"/>
              <w:spacing w:before="30"/>
              <w:rPr>
                <w:b/>
                <w:sz w:val="9"/>
              </w:rPr>
            </w:pPr>
            <w:r w:rsidRPr="00456C47">
              <w:rPr>
                <w:b/>
                <w:w w:val="106"/>
                <w:sz w:val="9"/>
              </w:rPr>
              <w:t>3</w:t>
            </w:r>
          </w:p>
        </w:tc>
        <w:tc>
          <w:tcPr>
            <w:tcW w:w="176" w:type="dxa"/>
          </w:tcPr>
          <w:p w14:paraId="4DA020B3" w14:textId="77777777" w:rsidR="007D50CE" w:rsidRPr="00456C47" w:rsidRDefault="007D50CE" w:rsidP="007E68D4">
            <w:pPr>
              <w:pStyle w:val="TableParagraph"/>
              <w:spacing w:before="30"/>
              <w:ind w:left="117"/>
              <w:rPr>
                <w:b/>
                <w:sz w:val="9"/>
              </w:rPr>
            </w:pPr>
            <w:r w:rsidRPr="00456C47">
              <w:rPr>
                <w:b/>
                <w:w w:val="106"/>
                <w:sz w:val="9"/>
              </w:rPr>
              <w:t>4</w:t>
            </w:r>
          </w:p>
        </w:tc>
        <w:tc>
          <w:tcPr>
            <w:tcW w:w="176" w:type="dxa"/>
          </w:tcPr>
          <w:p w14:paraId="13135E7A" w14:textId="77777777" w:rsidR="007D50CE" w:rsidRPr="00456C47" w:rsidRDefault="007D50CE" w:rsidP="007E68D4">
            <w:pPr>
              <w:pStyle w:val="TableParagraph"/>
              <w:spacing w:before="30"/>
              <w:ind w:left="117"/>
              <w:rPr>
                <w:b/>
                <w:sz w:val="9"/>
              </w:rPr>
            </w:pPr>
            <w:r w:rsidRPr="00456C47">
              <w:rPr>
                <w:b/>
                <w:w w:val="106"/>
                <w:sz w:val="9"/>
              </w:rPr>
              <w:t>1</w:t>
            </w:r>
          </w:p>
        </w:tc>
        <w:tc>
          <w:tcPr>
            <w:tcW w:w="177" w:type="dxa"/>
          </w:tcPr>
          <w:p w14:paraId="691C33ED" w14:textId="77777777" w:rsidR="007D50CE" w:rsidRPr="00456C47" w:rsidRDefault="007D50CE" w:rsidP="007E68D4">
            <w:pPr>
              <w:pStyle w:val="TableParagraph"/>
              <w:spacing w:before="30"/>
              <w:ind w:left="118"/>
              <w:rPr>
                <w:b/>
                <w:sz w:val="9"/>
              </w:rPr>
            </w:pPr>
            <w:r w:rsidRPr="00456C47">
              <w:rPr>
                <w:b/>
                <w:w w:val="106"/>
                <w:sz w:val="9"/>
              </w:rPr>
              <w:t>2</w:t>
            </w:r>
          </w:p>
        </w:tc>
        <w:tc>
          <w:tcPr>
            <w:tcW w:w="177" w:type="dxa"/>
          </w:tcPr>
          <w:p w14:paraId="7A01017B" w14:textId="77777777" w:rsidR="007D50CE" w:rsidRPr="00456C47" w:rsidRDefault="007D50CE" w:rsidP="007E68D4">
            <w:pPr>
              <w:pStyle w:val="TableParagraph"/>
              <w:spacing w:before="30"/>
              <w:ind w:left="118"/>
              <w:rPr>
                <w:b/>
                <w:sz w:val="9"/>
              </w:rPr>
            </w:pPr>
            <w:r w:rsidRPr="00456C47">
              <w:rPr>
                <w:b/>
                <w:w w:val="106"/>
                <w:sz w:val="9"/>
              </w:rPr>
              <w:t>3</w:t>
            </w:r>
          </w:p>
        </w:tc>
        <w:tc>
          <w:tcPr>
            <w:tcW w:w="173" w:type="dxa"/>
          </w:tcPr>
          <w:p w14:paraId="13A2CB97" w14:textId="77777777" w:rsidR="007D50CE" w:rsidRPr="00456C47" w:rsidRDefault="007D50CE" w:rsidP="007E68D4">
            <w:pPr>
              <w:pStyle w:val="TableParagraph"/>
              <w:spacing w:before="30"/>
              <w:ind w:left="114"/>
              <w:rPr>
                <w:b/>
                <w:sz w:val="9"/>
              </w:rPr>
            </w:pPr>
            <w:r w:rsidRPr="00456C47">
              <w:rPr>
                <w:b/>
                <w:w w:val="106"/>
                <w:sz w:val="9"/>
              </w:rPr>
              <w:t>4</w:t>
            </w:r>
          </w:p>
        </w:tc>
        <w:tc>
          <w:tcPr>
            <w:tcW w:w="174" w:type="dxa"/>
          </w:tcPr>
          <w:p w14:paraId="676915BA" w14:textId="77777777" w:rsidR="007D50CE" w:rsidRPr="00456C47" w:rsidRDefault="007D50CE" w:rsidP="007E68D4">
            <w:pPr>
              <w:pStyle w:val="TableParagraph"/>
              <w:spacing w:before="30"/>
              <w:ind w:left="115"/>
              <w:rPr>
                <w:b/>
                <w:sz w:val="9"/>
              </w:rPr>
            </w:pPr>
            <w:r w:rsidRPr="00456C47">
              <w:rPr>
                <w:b/>
                <w:w w:val="106"/>
                <w:sz w:val="9"/>
              </w:rPr>
              <w:t>1</w:t>
            </w:r>
          </w:p>
        </w:tc>
        <w:tc>
          <w:tcPr>
            <w:tcW w:w="174" w:type="dxa"/>
          </w:tcPr>
          <w:p w14:paraId="4573716A" w14:textId="77777777" w:rsidR="007D50CE" w:rsidRPr="00456C47" w:rsidRDefault="007D50CE" w:rsidP="007E68D4">
            <w:pPr>
              <w:pStyle w:val="TableParagraph"/>
              <w:spacing w:before="30"/>
              <w:ind w:left="115"/>
              <w:rPr>
                <w:b/>
                <w:sz w:val="9"/>
              </w:rPr>
            </w:pPr>
            <w:r w:rsidRPr="00456C47">
              <w:rPr>
                <w:b/>
                <w:w w:val="106"/>
                <w:sz w:val="9"/>
              </w:rPr>
              <w:t>2</w:t>
            </w:r>
          </w:p>
        </w:tc>
        <w:tc>
          <w:tcPr>
            <w:tcW w:w="175" w:type="dxa"/>
          </w:tcPr>
          <w:p w14:paraId="78D2B81C" w14:textId="77777777" w:rsidR="007D50CE" w:rsidRPr="00456C47" w:rsidRDefault="007D50CE" w:rsidP="007E68D4">
            <w:pPr>
              <w:pStyle w:val="TableParagraph"/>
              <w:spacing w:before="30"/>
              <w:rPr>
                <w:b/>
                <w:sz w:val="9"/>
              </w:rPr>
            </w:pPr>
            <w:r w:rsidRPr="00456C47">
              <w:rPr>
                <w:b/>
                <w:w w:val="106"/>
                <w:sz w:val="9"/>
              </w:rPr>
              <w:t>3</w:t>
            </w:r>
          </w:p>
        </w:tc>
        <w:tc>
          <w:tcPr>
            <w:tcW w:w="175" w:type="dxa"/>
          </w:tcPr>
          <w:p w14:paraId="46EE0AC0" w14:textId="77777777" w:rsidR="007D50CE" w:rsidRPr="00456C47" w:rsidRDefault="007D50CE" w:rsidP="007E68D4">
            <w:pPr>
              <w:pStyle w:val="TableParagraph"/>
              <w:spacing w:before="30"/>
              <w:rPr>
                <w:b/>
                <w:sz w:val="9"/>
              </w:rPr>
            </w:pPr>
            <w:r w:rsidRPr="00456C47">
              <w:rPr>
                <w:b/>
                <w:w w:val="106"/>
                <w:sz w:val="9"/>
              </w:rPr>
              <w:t>4</w:t>
            </w:r>
          </w:p>
        </w:tc>
        <w:tc>
          <w:tcPr>
            <w:tcW w:w="386" w:type="dxa"/>
          </w:tcPr>
          <w:p w14:paraId="351F35E7" w14:textId="77777777" w:rsidR="007D50CE" w:rsidRPr="00456C47" w:rsidRDefault="007D50CE" w:rsidP="007E68D4">
            <w:pPr>
              <w:pStyle w:val="TableParagraph"/>
              <w:spacing w:before="6"/>
              <w:ind w:left="117"/>
              <w:rPr>
                <w:b/>
                <w:sz w:val="9"/>
              </w:rPr>
            </w:pPr>
            <w:r w:rsidRPr="00456C47">
              <w:rPr>
                <w:b/>
                <w:w w:val="105"/>
                <w:sz w:val="9"/>
              </w:rPr>
              <w:t>1-4</w:t>
            </w:r>
          </w:p>
        </w:tc>
      </w:tr>
      <w:tr w:rsidR="004468FA" w:rsidRPr="00456C47" w14:paraId="6697533A" w14:textId="77777777" w:rsidTr="0DA3368B">
        <w:trPr>
          <w:trHeight w:val="196"/>
          <w:jc w:val="center"/>
        </w:trPr>
        <w:tc>
          <w:tcPr>
            <w:tcW w:w="4674" w:type="dxa"/>
            <w:tcBorders>
              <w:top w:val="nil"/>
              <w:left w:val="nil"/>
              <w:bottom w:val="nil"/>
              <w:right w:val="nil"/>
            </w:tcBorders>
            <w:shd w:val="clear" w:color="auto" w:fill="000000" w:themeFill="text1"/>
          </w:tcPr>
          <w:p w14:paraId="4E8C007D" w14:textId="77777777" w:rsidR="007D50CE" w:rsidRPr="00456C47" w:rsidRDefault="007D50CE" w:rsidP="007E68D4">
            <w:pPr>
              <w:pStyle w:val="TableParagraph"/>
              <w:spacing w:before="3" w:line="173" w:lineRule="exact"/>
              <w:ind w:left="115"/>
              <w:rPr>
                <w:sz w:val="16"/>
              </w:rPr>
            </w:pPr>
            <w:r w:rsidRPr="00456C47">
              <w:rPr>
                <w:color w:val="FFFFFF"/>
                <w:sz w:val="16"/>
              </w:rPr>
              <w:t>Research</w:t>
            </w:r>
            <w:r w:rsidRPr="00456C47">
              <w:rPr>
                <w:color w:val="FFFFFF"/>
                <w:spacing w:val="-4"/>
                <w:sz w:val="16"/>
              </w:rPr>
              <w:t xml:space="preserve"> </w:t>
            </w:r>
            <w:r w:rsidRPr="00456C47">
              <w:rPr>
                <w:color w:val="FFFFFF"/>
                <w:sz w:val="16"/>
              </w:rPr>
              <w:t>Project</w:t>
            </w:r>
            <w:r w:rsidRPr="00456C47">
              <w:rPr>
                <w:color w:val="FFFFFF"/>
                <w:spacing w:val="-3"/>
                <w:sz w:val="16"/>
              </w:rPr>
              <w:t xml:space="preserve"> </w:t>
            </w:r>
            <w:r w:rsidRPr="00456C47">
              <w:rPr>
                <w:color w:val="FFFFFF"/>
                <w:sz w:val="16"/>
              </w:rPr>
              <w:t>2</w:t>
            </w:r>
          </w:p>
        </w:tc>
        <w:tc>
          <w:tcPr>
            <w:tcW w:w="169" w:type="dxa"/>
            <w:tcBorders>
              <w:top w:val="nil"/>
              <w:left w:val="nil"/>
              <w:bottom w:val="nil"/>
              <w:right w:val="nil"/>
            </w:tcBorders>
            <w:shd w:val="clear" w:color="auto" w:fill="000000" w:themeFill="text1"/>
          </w:tcPr>
          <w:p w14:paraId="6BFB9BEA" w14:textId="77777777" w:rsidR="007D50CE" w:rsidRPr="00456C47" w:rsidRDefault="007D50CE" w:rsidP="007E68D4">
            <w:pPr>
              <w:pStyle w:val="TableParagraph"/>
              <w:rPr>
                <w:rFonts w:ascii="Times New Roman"/>
                <w:sz w:val="12"/>
              </w:rPr>
            </w:pPr>
          </w:p>
        </w:tc>
        <w:tc>
          <w:tcPr>
            <w:tcW w:w="170" w:type="dxa"/>
            <w:tcBorders>
              <w:top w:val="nil"/>
              <w:left w:val="nil"/>
              <w:bottom w:val="nil"/>
              <w:right w:val="nil"/>
            </w:tcBorders>
            <w:shd w:val="clear" w:color="auto" w:fill="000000" w:themeFill="text1"/>
          </w:tcPr>
          <w:p w14:paraId="2E995E6A" w14:textId="77777777" w:rsidR="007D50CE" w:rsidRPr="00456C47" w:rsidRDefault="007D50CE" w:rsidP="007E68D4">
            <w:pPr>
              <w:pStyle w:val="TableParagraph"/>
              <w:rPr>
                <w:rFonts w:ascii="Times New Roman"/>
                <w:sz w:val="12"/>
              </w:rPr>
            </w:pPr>
          </w:p>
        </w:tc>
        <w:tc>
          <w:tcPr>
            <w:tcW w:w="170" w:type="dxa"/>
            <w:tcBorders>
              <w:top w:val="nil"/>
              <w:left w:val="nil"/>
              <w:bottom w:val="nil"/>
              <w:right w:val="nil"/>
            </w:tcBorders>
            <w:shd w:val="clear" w:color="auto" w:fill="000000" w:themeFill="text1"/>
          </w:tcPr>
          <w:p w14:paraId="4CC7CC78" w14:textId="77777777" w:rsidR="007D50CE" w:rsidRPr="00456C47" w:rsidRDefault="007D50CE" w:rsidP="007E68D4">
            <w:pPr>
              <w:pStyle w:val="TableParagraph"/>
              <w:rPr>
                <w:rFonts w:ascii="Times New Roman"/>
                <w:sz w:val="12"/>
              </w:rPr>
            </w:pPr>
          </w:p>
        </w:tc>
        <w:tc>
          <w:tcPr>
            <w:tcW w:w="166" w:type="dxa"/>
            <w:tcBorders>
              <w:top w:val="nil"/>
              <w:left w:val="nil"/>
              <w:bottom w:val="nil"/>
              <w:right w:val="nil"/>
            </w:tcBorders>
            <w:shd w:val="clear" w:color="auto" w:fill="000000" w:themeFill="text1"/>
          </w:tcPr>
          <w:p w14:paraId="27FBE7C5" w14:textId="77777777" w:rsidR="007D50CE" w:rsidRPr="00456C47" w:rsidRDefault="007D50CE" w:rsidP="007E68D4">
            <w:pPr>
              <w:pStyle w:val="TableParagraph"/>
              <w:rPr>
                <w:rFonts w:ascii="Times New Roman"/>
                <w:sz w:val="12"/>
              </w:rPr>
            </w:pPr>
          </w:p>
        </w:tc>
        <w:tc>
          <w:tcPr>
            <w:tcW w:w="167" w:type="dxa"/>
            <w:tcBorders>
              <w:top w:val="nil"/>
              <w:left w:val="nil"/>
              <w:bottom w:val="nil"/>
              <w:right w:val="nil"/>
            </w:tcBorders>
            <w:shd w:val="clear" w:color="auto" w:fill="000000" w:themeFill="text1"/>
          </w:tcPr>
          <w:p w14:paraId="05F731AF" w14:textId="77777777" w:rsidR="007D50CE" w:rsidRPr="00456C47" w:rsidRDefault="007D50CE" w:rsidP="007E68D4">
            <w:pPr>
              <w:pStyle w:val="TableParagraph"/>
              <w:rPr>
                <w:rFonts w:ascii="Times New Roman"/>
                <w:sz w:val="12"/>
              </w:rPr>
            </w:pPr>
          </w:p>
        </w:tc>
        <w:tc>
          <w:tcPr>
            <w:tcW w:w="167" w:type="dxa"/>
            <w:tcBorders>
              <w:top w:val="nil"/>
              <w:left w:val="nil"/>
              <w:bottom w:val="nil"/>
              <w:right w:val="nil"/>
            </w:tcBorders>
            <w:shd w:val="clear" w:color="auto" w:fill="000000" w:themeFill="text1"/>
          </w:tcPr>
          <w:p w14:paraId="7739B421" w14:textId="77777777" w:rsidR="007D50CE" w:rsidRPr="00456C47" w:rsidRDefault="007D50CE" w:rsidP="007E68D4">
            <w:pPr>
              <w:pStyle w:val="TableParagraph"/>
              <w:rPr>
                <w:rFonts w:ascii="Times New Roman"/>
                <w:sz w:val="12"/>
              </w:rPr>
            </w:pPr>
          </w:p>
        </w:tc>
        <w:tc>
          <w:tcPr>
            <w:tcW w:w="168" w:type="dxa"/>
            <w:tcBorders>
              <w:top w:val="nil"/>
              <w:left w:val="nil"/>
              <w:bottom w:val="nil"/>
              <w:right w:val="nil"/>
            </w:tcBorders>
            <w:shd w:val="clear" w:color="auto" w:fill="000000" w:themeFill="text1"/>
          </w:tcPr>
          <w:p w14:paraId="7BC0409C" w14:textId="77777777" w:rsidR="007D50CE" w:rsidRPr="00456C47" w:rsidRDefault="007D50CE" w:rsidP="007E68D4">
            <w:pPr>
              <w:pStyle w:val="TableParagraph"/>
              <w:rPr>
                <w:rFonts w:ascii="Times New Roman"/>
                <w:sz w:val="12"/>
              </w:rPr>
            </w:pPr>
          </w:p>
        </w:tc>
        <w:tc>
          <w:tcPr>
            <w:tcW w:w="168" w:type="dxa"/>
            <w:tcBorders>
              <w:top w:val="nil"/>
              <w:left w:val="nil"/>
              <w:bottom w:val="nil"/>
              <w:right w:val="nil"/>
            </w:tcBorders>
            <w:shd w:val="clear" w:color="auto" w:fill="000000" w:themeFill="text1"/>
          </w:tcPr>
          <w:p w14:paraId="197B8CCC" w14:textId="77777777" w:rsidR="007D50CE" w:rsidRPr="00456C47" w:rsidRDefault="007D50CE" w:rsidP="007E68D4">
            <w:pPr>
              <w:pStyle w:val="TableParagraph"/>
              <w:rPr>
                <w:rFonts w:ascii="Times New Roman"/>
                <w:sz w:val="12"/>
              </w:rPr>
            </w:pPr>
          </w:p>
        </w:tc>
        <w:tc>
          <w:tcPr>
            <w:tcW w:w="169" w:type="dxa"/>
            <w:tcBorders>
              <w:top w:val="nil"/>
              <w:left w:val="nil"/>
              <w:bottom w:val="nil"/>
              <w:right w:val="nil"/>
            </w:tcBorders>
            <w:shd w:val="clear" w:color="auto" w:fill="000000" w:themeFill="text1"/>
          </w:tcPr>
          <w:p w14:paraId="33D525C8" w14:textId="77777777" w:rsidR="007D50CE" w:rsidRPr="00456C47" w:rsidRDefault="007D50CE" w:rsidP="007E68D4">
            <w:pPr>
              <w:pStyle w:val="TableParagraph"/>
              <w:rPr>
                <w:rFonts w:ascii="Times New Roman"/>
                <w:sz w:val="12"/>
              </w:rPr>
            </w:pPr>
          </w:p>
        </w:tc>
        <w:tc>
          <w:tcPr>
            <w:tcW w:w="174" w:type="dxa"/>
            <w:tcBorders>
              <w:top w:val="nil"/>
              <w:left w:val="nil"/>
              <w:bottom w:val="nil"/>
              <w:right w:val="nil"/>
            </w:tcBorders>
            <w:shd w:val="clear" w:color="auto" w:fill="000000" w:themeFill="text1"/>
          </w:tcPr>
          <w:p w14:paraId="131741ED" w14:textId="77777777" w:rsidR="007D50CE" w:rsidRPr="00456C47" w:rsidRDefault="007D50CE" w:rsidP="007E68D4">
            <w:pPr>
              <w:pStyle w:val="TableParagraph"/>
              <w:rPr>
                <w:rFonts w:ascii="Times New Roman"/>
                <w:sz w:val="12"/>
              </w:rPr>
            </w:pPr>
          </w:p>
        </w:tc>
        <w:tc>
          <w:tcPr>
            <w:tcW w:w="175" w:type="dxa"/>
            <w:tcBorders>
              <w:top w:val="nil"/>
              <w:left w:val="nil"/>
              <w:bottom w:val="nil"/>
              <w:right w:val="nil"/>
            </w:tcBorders>
            <w:shd w:val="clear" w:color="auto" w:fill="000000" w:themeFill="text1"/>
          </w:tcPr>
          <w:p w14:paraId="7E48D385" w14:textId="77777777" w:rsidR="007D50CE" w:rsidRPr="00456C47" w:rsidRDefault="007D50CE" w:rsidP="007E68D4">
            <w:pPr>
              <w:pStyle w:val="TableParagraph"/>
              <w:rPr>
                <w:rFonts w:ascii="Times New Roman"/>
                <w:sz w:val="12"/>
              </w:rPr>
            </w:pPr>
          </w:p>
        </w:tc>
        <w:tc>
          <w:tcPr>
            <w:tcW w:w="176" w:type="dxa"/>
            <w:tcBorders>
              <w:top w:val="nil"/>
              <w:left w:val="nil"/>
              <w:bottom w:val="nil"/>
              <w:right w:val="nil"/>
            </w:tcBorders>
            <w:shd w:val="clear" w:color="auto" w:fill="000000" w:themeFill="text1"/>
          </w:tcPr>
          <w:p w14:paraId="4AE79EE2" w14:textId="77777777" w:rsidR="007D50CE" w:rsidRPr="00456C47" w:rsidRDefault="007D50CE" w:rsidP="007E68D4">
            <w:pPr>
              <w:pStyle w:val="TableParagraph"/>
              <w:rPr>
                <w:rFonts w:ascii="Times New Roman"/>
                <w:sz w:val="12"/>
              </w:rPr>
            </w:pPr>
          </w:p>
        </w:tc>
        <w:tc>
          <w:tcPr>
            <w:tcW w:w="176" w:type="dxa"/>
            <w:tcBorders>
              <w:top w:val="nil"/>
              <w:left w:val="nil"/>
              <w:bottom w:val="nil"/>
              <w:right w:val="nil"/>
            </w:tcBorders>
            <w:shd w:val="clear" w:color="auto" w:fill="000000" w:themeFill="text1"/>
          </w:tcPr>
          <w:p w14:paraId="32C730D3" w14:textId="77777777" w:rsidR="007D50CE" w:rsidRPr="00456C47" w:rsidRDefault="007D50CE" w:rsidP="007E68D4">
            <w:pPr>
              <w:pStyle w:val="TableParagraph"/>
              <w:rPr>
                <w:rFonts w:ascii="Times New Roman"/>
                <w:sz w:val="12"/>
              </w:rPr>
            </w:pPr>
          </w:p>
        </w:tc>
        <w:tc>
          <w:tcPr>
            <w:tcW w:w="177" w:type="dxa"/>
            <w:tcBorders>
              <w:top w:val="nil"/>
              <w:left w:val="nil"/>
              <w:bottom w:val="nil"/>
              <w:right w:val="nil"/>
            </w:tcBorders>
            <w:shd w:val="clear" w:color="auto" w:fill="000000" w:themeFill="text1"/>
          </w:tcPr>
          <w:p w14:paraId="1EA8D7A3" w14:textId="77777777" w:rsidR="007D50CE" w:rsidRPr="00456C47" w:rsidRDefault="007D50CE" w:rsidP="007E68D4">
            <w:pPr>
              <w:pStyle w:val="TableParagraph"/>
              <w:rPr>
                <w:rFonts w:ascii="Times New Roman"/>
                <w:sz w:val="12"/>
              </w:rPr>
            </w:pPr>
          </w:p>
        </w:tc>
        <w:tc>
          <w:tcPr>
            <w:tcW w:w="177" w:type="dxa"/>
            <w:tcBorders>
              <w:top w:val="nil"/>
              <w:left w:val="nil"/>
              <w:bottom w:val="nil"/>
              <w:right w:val="nil"/>
            </w:tcBorders>
            <w:shd w:val="clear" w:color="auto" w:fill="000000" w:themeFill="text1"/>
          </w:tcPr>
          <w:p w14:paraId="4E65388B" w14:textId="77777777" w:rsidR="007D50CE" w:rsidRPr="00456C47" w:rsidRDefault="007D50CE" w:rsidP="007E68D4">
            <w:pPr>
              <w:pStyle w:val="TableParagraph"/>
              <w:rPr>
                <w:rFonts w:ascii="Times New Roman"/>
                <w:sz w:val="12"/>
              </w:rPr>
            </w:pPr>
          </w:p>
        </w:tc>
        <w:tc>
          <w:tcPr>
            <w:tcW w:w="173" w:type="dxa"/>
            <w:tcBorders>
              <w:top w:val="nil"/>
              <w:left w:val="nil"/>
              <w:bottom w:val="nil"/>
              <w:right w:val="nil"/>
            </w:tcBorders>
            <w:shd w:val="clear" w:color="auto" w:fill="000000" w:themeFill="text1"/>
          </w:tcPr>
          <w:p w14:paraId="1C370C68" w14:textId="77777777" w:rsidR="007D50CE" w:rsidRPr="00456C47" w:rsidRDefault="007D50CE" w:rsidP="007E68D4">
            <w:pPr>
              <w:pStyle w:val="TableParagraph"/>
              <w:rPr>
                <w:rFonts w:ascii="Times New Roman"/>
                <w:sz w:val="12"/>
              </w:rPr>
            </w:pPr>
          </w:p>
        </w:tc>
        <w:tc>
          <w:tcPr>
            <w:tcW w:w="174" w:type="dxa"/>
            <w:tcBorders>
              <w:top w:val="nil"/>
              <w:left w:val="nil"/>
              <w:bottom w:val="nil"/>
              <w:right w:val="nil"/>
            </w:tcBorders>
            <w:shd w:val="clear" w:color="auto" w:fill="000000" w:themeFill="text1"/>
          </w:tcPr>
          <w:p w14:paraId="06E3B871" w14:textId="77777777" w:rsidR="007D50CE" w:rsidRPr="00456C47" w:rsidRDefault="007D50CE" w:rsidP="007E68D4">
            <w:pPr>
              <w:pStyle w:val="TableParagraph"/>
              <w:rPr>
                <w:rFonts w:ascii="Times New Roman"/>
                <w:sz w:val="12"/>
              </w:rPr>
            </w:pPr>
          </w:p>
        </w:tc>
        <w:tc>
          <w:tcPr>
            <w:tcW w:w="174" w:type="dxa"/>
            <w:tcBorders>
              <w:top w:val="nil"/>
              <w:left w:val="nil"/>
              <w:bottom w:val="nil"/>
              <w:right w:val="nil"/>
            </w:tcBorders>
            <w:shd w:val="clear" w:color="auto" w:fill="000000" w:themeFill="text1"/>
          </w:tcPr>
          <w:p w14:paraId="6927858A" w14:textId="77777777" w:rsidR="007D50CE" w:rsidRPr="00456C47" w:rsidRDefault="007D50CE" w:rsidP="007E68D4">
            <w:pPr>
              <w:pStyle w:val="TableParagraph"/>
              <w:rPr>
                <w:rFonts w:ascii="Times New Roman"/>
                <w:sz w:val="12"/>
              </w:rPr>
            </w:pPr>
          </w:p>
        </w:tc>
        <w:tc>
          <w:tcPr>
            <w:tcW w:w="175" w:type="dxa"/>
            <w:tcBorders>
              <w:top w:val="nil"/>
              <w:left w:val="nil"/>
              <w:bottom w:val="nil"/>
              <w:right w:val="nil"/>
            </w:tcBorders>
            <w:shd w:val="clear" w:color="auto" w:fill="000000" w:themeFill="text1"/>
          </w:tcPr>
          <w:p w14:paraId="2C3AEBB5" w14:textId="77777777" w:rsidR="007D50CE" w:rsidRPr="00456C47" w:rsidRDefault="007D50CE" w:rsidP="007E68D4">
            <w:pPr>
              <w:pStyle w:val="TableParagraph"/>
              <w:rPr>
                <w:rFonts w:ascii="Times New Roman"/>
                <w:sz w:val="12"/>
              </w:rPr>
            </w:pPr>
          </w:p>
        </w:tc>
        <w:tc>
          <w:tcPr>
            <w:tcW w:w="175" w:type="dxa"/>
            <w:tcBorders>
              <w:top w:val="nil"/>
              <w:left w:val="nil"/>
              <w:bottom w:val="nil"/>
              <w:right w:val="nil"/>
            </w:tcBorders>
            <w:shd w:val="clear" w:color="auto" w:fill="000000" w:themeFill="text1"/>
          </w:tcPr>
          <w:p w14:paraId="6B7139CC" w14:textId="77777777" w:rsidR="007D50CE" w:rsidRPr="00456C47" w:rsidRDefault="007D50CE" w:rsidP="007E68D4">
            <w:pPr>
              <w:pStyle w:val="TableParagraph"/>
              <w:rPr>
                <w:rFonts w:ascii="Times New Roman"/>
                <w:sz w:val="12"/>
              </w:rPr>
            </w:pPr>
          </w:p>
        </w:tc>
        <w:tc>
          <w:tcPr>
            <w:tcW w:w="386" w:type="dxa"/>
            <w:tcBorders>
              <w:top w:val="nil"/>
              <w:left w:val="nil"/>
              <w:bottom w:val="nil"/>
              <w:right w:val="nil"/>
            </w:tcBorders>
            <w:shd w:val="clear" w:color="auto" w:fill="000000" w:themeFill="text1"/>
          </w:tcPr>
          <w:p w14:paraId="71C3260A" w14:textId="77777777" w:rsidR="007D50CE" w:rsidRPr="00456C47" w:rsidRDefault="007D50CE" w:rsidP="007E68D4">
            <w:pPr>
              <w:pStyle w:val="TableParagraph"/>
              <w:rPr>
                <w:rFonts w:ascii="Times New Roman"/>
                <w:sz w:val="12"/>
              </w:rPr>
            </w:pPr>
          </w:p>
        </w:tc>
      </w:tr>
      <w:tr w:rsidR="007D50CE" w:rsidRPr="00456C47" w14:paraId="31E8AC03" w14:textId="77777777" w:rsidTr="0DA3368B">
        <w:trPr>
          <w:trHeight w:val="186"/>
          <w:jc w:val="center"/>
        </w:trPr>
        <w:tc>
          <w:tcPr>
            <w:tcW w:w="4674" w:type="dxa"/>
          </w:tcPr>
          <w:p w14:paraId="5660D32D" w14:textId="77777777" w:rsidR="007D50CE" w:rsidRPr="00456C47" w:rsidRDefault="007D50CE" w:rsidP="007E68D4">
            <w:pPr>
              <w:pStyle w:val="TableParagraph"/>
              <w:spacing w:line="167" w:lineRule="exact"/>
              <w:ind w:left="110"/>
              <w:rPr>
                <w:sz w:val="17"/>
              </w:rPr>
            </w:pPr>
            <w:r w:rsidRPr="00456C47">
              <w:rPr>
                <w:sz w:val="17"/>
              </w:rPr>
              <w:t>Initial</w:t>
            </w:r>
            <w:r w:rsidRPr="00456C47">
              <w:rPr>
                <w:spacing w:val="-3"/>
                <w:sz w:val="17"/>
              </w:rPr>
              <w:t xml:space="preserve"> </w:t>
            </w:r>
            <w:r w:rsidRPr="00456C47">
              <w:rPr>
                <w:sz w:val="17"/>
              </w:rPr>
              <w:t>and</w:t>
            </w:r>
            <w:r w:rsidRPr="00456C47">
              <w:rPr>
                <w:spacing w:val="-1"/>
                <w:sz w:val="17"/>
              </w:rPr>
              <w:t xml:space="preserve"> </w:t>
            </w:r>
            <w:r w:rsidRPr="00456C47">
              <w:rPr>
                <w:sz w:val="17"/>
              </w:rPr>
              <w:t>continuing</w:t>
            </w:r>
            <w:r w:rsidRPr="00456C47">
              <w:rPr>
                <w:spacing w:val="-1"/>
                <w:sz w:val="17"/>
              </w:rPr>
              <w:t xml:space="preserve"> </w:t>
            </w:r>
            <w:r w:rsidRPr="00456C47">
              <w:rPr>
                <w:sz w:val="17"/>
              </w:rPr>
              <w:t>IRB</w:t>
            </w:r>
            <w:r w:rsidRPr="00456C47">
              <w:rPr>
                <w:spacing w:val="-1"/>
                <w:sz w:val="17"/>
              </w:rPr>
              <w:t xml:space="preserve"> </w:t>
            </w:r>
            <w:r w:rsidRPr="00456C47">
              <w:rPr>
                <w:sz w:val="17"/>
              </w:rPr>
              <w:t>and</w:t>
            </w:r>
            <w:r w:rsidRPr="00456C47">
              <w:rPr>
                <w:spacing w:val="-2"/>
                <w:sz w:val="17"/>
              </w:rPr>
              <w:t xml:space="preserve"> </w:t>
            </w:r>
            <w:r w:rsidRPr="00456C47">
              <w:rPr>
                <w:sz w:val="17"/>
              </w:rPr>
              <w:t>ethics</w:t>
            </w:r>
            <w:r w:rsidRPr="00456C47">
              <w:rPr>
                <w:spacing w:val="-1"/>
                <w:sz w:val="17"/>
              </w:rPr>
              <w:t xml:space="preserve"> </w:t>
            </w:r>
            <w:r w:rsidRPr="00456C47">
              <w:rPr>
                <w:sz w:val="17"/>
              </w:rPr>
              <w:t>compliance</w:t>
            </w:r>
            <w:r w:rsidRPr="00456C47">
              <w:rPr>
                <w:spacing w:val="-1"/>
                <w:sz w:val="17"/>
              </w:rPr>
              <w:t xml:space="preserve"> </w:t>
            </w:r>
            <w:r w:rsidRPr="00456C47">
              <w:rPr>
                <w:sz w:val="17"/>
              </w:rPr>
              <w:t>(M6)</w:t>
            </w:r>
          </w:p>
        </w:tc>
        <w:tc>
          <w:tcPr>
            <w:tcW w:w="169" w:type="dxa"/>
          </w:tcPr>
          <w:p w14:paraId="5B924FE5" w14:textId="77777777" w:rsidR="007D50CE" w:rsidRPr="00456C47" w:rsidRDefault="007D50CE" w:rsidP="007E68D4">
            <w:pPr>
              <w:pStyle w:val="TableParagraph"/>
              <w:rPr>
                <w:rFonts w:ascii="Times New Roman"/>
                <w:sz w:val="12"/>
              </w:rPr>
            </w:pPr>
          </w:p>
        </w:tc>
        <w:tc>
          <w:tcPr>
            <w:tcW w:w="170" w:type="dxa"/>
            <w:shd w:val="clear" w:color="auto" w:fill="FF0000"/>
          </w:tcPr>
          <w:p w14:paraId="170FE946" w14:textId="77777777" w:rsidR="007D50CE" w:rsidRPr="00456C47" w:rsidRDefault="007D50CE" w:rsidP="007E68D4">
            <w:pPr>
              <w:pStyle w:val="TableParagraph"/>
              <w:rPr>
                <w:rFonts w:ascii="Times New Roman"/>
                <w:sz w:val="12"/>
              </w:rPr>
            </w:pPr>
          </w:p>
        </w:tc>
        <w:tc>
          <w:tcPr>
            <w:tcW w:w="170" w:type="dxa"/>
          </w:tcPr>
          <w:p w14:paraId="5874D72E" w14:textId="77777777" w:rsidR="007D50CE" w:rsidRPr="00456C47" w:rsidRDefault="007D50CE" w:rsidP="007E68D4">
            <w:pPr>
              <w:pStyle w:val="TableParagraph"/>
              <w:rPr>
                <w:rFonts w:ascii="Times New Roman"/>
                <w:sz w:val="12"/>
              </w:rPr>
            </w:pPr>
          </w:p>
        </w:tc>
        <w:tc>
          <w:tcPr>
            <w:tcW w:w="166" w:type="dxa"/>
          </w:tcPr>
          <w:p w14:paraId="156FD4C2" w14:textId="77777777" w:rsidR="007D50CE" w:rsidRPr="00456C47" w:rsidRDefault="007D50CE" w:rsidP="007E68D4">
            <w:pPr>
              <w:pStyle w:val="TableParagraph"/>
              <w:rPr>
                <w:rFonts w:ascii="Times New Roman"/>
                <w:sz w:val="12"/>
              </w:rPr>
            </w:pPr>
          </w:p>
        </w:tc>
        <w:tc>
          <w:tcPr>
            <w:tcW w:w="167" w:type="dxa"/>
          </w:tcPr>
          <w:p w14:paraId="7E41D02B" w14:textId="77777777" w:rsidR="007D50CE" w:rsidRPr="00456C47" w:rsidRDefault="007D50CE" w:rsidP="007E68D4">
            <w:pPr>
              <w:pStyle w:val="TableParagraph"/>
              <w:rPr>
                <w:rFonts w:ascii="Times New Roman"/>
                <w:sz w:val="12"/>
              </w:rPr>
            </w:pPr>
          </w:p>
        </w:tc>
        <w:tc>
          <w:tcPr>
            <w:tcW w:w="167" w:type="dxa"/>
          </w:tcPr>
          <w:p w14:paraId="3DDBFC94" w14:textId="77777777" w:rsidR="007D50CE" w:rsidRPr="00456C47" w:rsidRDefault="007D50CE" w:rsidP="007E68D4">
            <w:pPr>
              <w:pStyle w:val="TableParagraph"/>
              <w:rPr>
                <w:rFonts w:ascii="Times New Roman"/>
                <w:sz w:val="12"/>
              </w:rPr>
            </w:pPr>
          </w:p>
        </w:tc>
        <w:tc>
          <w:tcPr>
            <w:tcW w:w="168" w:type="dxa"/>
          </w:tcPr>
          <w:p w14:paraId="3B759674" w14:textId="77777777" w:rsidR="007D50CE" w:rsidRPr="00456C47" w:rsidRDefault="007D50CE" w:rsidP="007E68D4">
            <w:pPr>
              <w:pStyle w:val="TableParagraph"/>
              <w:rPr>
                <w:rFonts w:ascii="Times New Roman"/>
                <w:sz w:val="12"/>
              </w:rPr>
            </w:pPr>
          </w:p>
        </w:tc>
        <w:tc>
          <w:tcPr>
            <w:tcW w:w="168" w:type="dxa"/>
          </w:tcPr>
          <w:p w14:paraId="2919AE11" w14:textId="77777777" w:rsidR="007D50CE" w:rsidRPr="00456C47" w:rsidRDefault="007D50CE" w:rsidP="007E68D4">
            <w:pPr>
              <w:pStyle w:val="TableParagraph"/>
              <w:rPr>
                <w:rFonts w:ascii="Times New Roman"/>
                <w:sz w:val="12"/>
              </w:rPr>
            </w:pPr>
          </w:p>
        </w:tc>
        <w:tc>
          <w:tcPr>
            <w:tcW w:w="169" w:type="dxa"/>
          </w:tcPr>
          <w:p w14:paraId="5937986B" w14:textId="77777777" w:rsidR="007D50CE" w:rsidRPr="00456C47" w:rsidRDefault="007D50CE" w:rsidP="007E68D4">
            <w:pPr>
              <w:pStyle w:val="TableParagraph"/>
              <w:rPr>
                <w:rFonts w:ascii="Times New Roman"/>
                <w:sz w:val="12"/>
              </w:rPr>
            </w:pPr>
          </w:p>
        </w:tc>
        <w:tc>
          <w:tcPr>
            <w:tcW w:w="174" w:type="dxa"/>
          </w:tcPr>
          <w:p w14:paraId="44DF1D55" w14:textId="77777777" w:rsidR="007D50CE" w:rsidRPr="00456C47" w:rsidRDefault="007D50CE" w:rsidP="007E68D4">
            <w:pPr>
              <w:pStyle w:val="TableParagraph"/>
              <w:rPr>
                <w:rFonts w:ascii="Times New Roman"/>
                <w:sz w:val="12"/>
              </w:rPr>
            </w:pPr>
          </w:p>
        </w:tc>
        <w:tc>
          <w:tcPr>
            <w:tcW w:w="175" w:type="dxa"/>
          </w:tcPr>
          <w:p w14:paraId="3E752543" w14:textId="77777777" w:rsidR="007D50CE" w:rsidRPr="00456C47" w:rsidRDefault="007D50CE" w:rsidP="007E68D4">
            <w:pPr>
              <w:pStyle w:val="TableParagraph"/>
              <w:rPr>
                <w:rFonts w:ascii="Times New Roman"/>
                <w:sz w:val="12"/>
              </w:rPr>
            </w:pPr>
          </w:p>
        </w:tc>
        <w:tc>
          <w:tcPr>
            <w:tcW w:w="176" w:type="dxa"/>
          </w:tcPr>
          <w:p w14:paraId="2F235DF2" w14:textId="77777777" w:rsidR="007D50CE" w:rsidRPr="00456C47" w:rsidRDefault="007D50CE" w:rsidP="007E68D4">
            <w:pPr>
              <w:pStyle w:val="TableParagraph"/>
              <w:rPr>
                <w:rFonts w:ascii="Times New Roman"/>
                <w:sz w:val="12"/>
              </w:rPr>
            </w:pPr>
          </w:p>
        </w:tc>
        <w:tc>
          <w:tcPr>
            <w:tcW w:w="176" w:type="dxa"/>
          </w:tcPr>
          <w:p w14:paraId="7AD7E840" w14:textId="77777777" w:rsidR="007D50CE" w:rsidRPr="00456C47" w:rsidRDefault="007D50CE" w:rsidP="007E68D4">
            <w:pPr>
              <w:pStyle w:val="TableParagraph"/>
              <w:rPr>
                <w:rFonts w:ascii="Times New Roman"/>
                <w:sz w:val="12"/>
              </w:rPr>
            </w:pPr>
          </w:p>
        </w:tc>
        <w:tc>
          <w:tcPr>
            <w:tcW w:w="177" w:type="dxa"/>
          </w:tcPr>
          <w:p w14:paraId="47F5C933" w14:textId="77777777" w:rsidR="007D50CE" w:rsidRPr="00456C47" w:rsidRDefault="007D50CE" w:rsidP="007E68D4">
            <w:pPr>
              <w:pStyle w:val="TableParagraph"/>
              <w:rPr>
                <w:rFonts w:ascii="Times New Roman"/>
                <w:sz w:val="12"/>
              </w:rPr>
            </w:pPr>
          </w:p>
        </w:tc>
        <w:tc>
          <w:tcPr>
            <w:tcW w:w="177" w:type="dxa"/>
          </w:tcPr>
          <w:p w14:paraId="3B347D5F" w14:textId="77777777" w:rsidR="007D50CE" w:rsidRPr="00456C47" w:rsidRDefault="007D50CE" w:rsidP="007E68D4">
            <w:pPr>
              <w:pStyle w:val="TableParagraph"/>
              <w:rPr>
                <w:rFonts w:ascii="Times New Roman"/>
                <w:sz w:val="12"/>
              </w:rPr>
            </w:pPr>
          </w:p>
        </w:tc>
        <w:tc>
          <w:tcPr>
            <w:tcW w:w="173" w:type="dxa"/>
          </w:tcPr>
          <w:p w14:paraId="67BA892A" w14:textId="77777777" w:rsidR="007D50CE" w:rsidRPr="00456C47" w:rsidRDefault="007D50CE" w:rsidP="007E68D4">
            <w:pPr>
              <w:pStyle w:val="TableParagraph"/>
              <w:rPr>
                <w:rFonts w:ascii="Times New Roman"/>
                <w:sz w:val="12"/>
              </w:rPr>
            </w:pPr>
          </w:p>
        </w:tc>
        <w:tc>
          <w:tcPr>
            <w:tcW w:w="174" w:type="dxa"/>
          </w:tcPr>
          <w:p w14:paraId="7A2D006C" w14:textId="77777777" w:rsidR="007D50CE" w:rsidRPr="00456C47" w:rsidRDefault="007D50CE" w:rsidP="007E68D4">
            <w:pPr>
              <w:pStyle w:val="TableParagraph"/>
              <w:rPr>
                <w:rFonts w:ascii="Times New Roman"/>
                <w:sz w:val="12"/>
              </w:rPr>
            </w:pPr>
          </w:p>
        </w:tc>
        <w:tc>
          <w:tcPr>
            <w:tcW w:w="174" w:type="dxa"/>
          </w:tcPr>
          <w:p w14:paraId="2B762C37" w14:textId="77777777" w:rsidR="007D50CE" w:rsidRPr="00456C47" w:rsidRDefault="007D50CE" w:rsidP="007E68D4">
            <w:pPr>
              <w:pStyle w:val="TableParagraph"/>
              <w:rPr>
                <w:rFonts w:ascii="Times New Roman"/>
                <w:sz w:val="12"/>
              </w:rPr>
            </w:pPr>
          </w:p>
        </w:tc>
        <w:tc>
          <w:tcPr>
            <w:tcW w:w="175" w:type="dxa"/>
          </w:tcPr>
          <w:p w14:paraId="6F8B12EB" w14:textId="77777777" w:rsidR="007D50CE" w:rsidRPr="00456C47" w:rsidRDefault="007D50CE" w:rsidP="007E68D4">
            <w:pPr>
              <w:pStyle w:val="TableParagraph"/>
              <w:rPr>
                <w:rFonts w:ascii="Times New Roman"/>
                <w:sz w:val="12"/>
              </w:rPr>
            </w:pPr>
          </w:p>
        </w:tc>
        <w:tc>
          <w:tcPr>
            <w:tcW w:w="175" w:type="dxa"/>
          </w:tcPr>
          <w:p w14:paraId="4561B283" w14:textId="77777777" w:rsidR="007D50CE" w:rsidRPr="00456C47" w:rsidRDefault="007D50CE" w:rsidP="007E68D4">
            <w:pPr>
              <w:pStyle w:val="TableParagraph"/>
              <w:rPr>
                <w:rFonts w:ascii="Times New Roman"/>
                <w:sz w:val="12"/>
              </w:rPr>
            </w:pPr>
          </w:p>
        </w:tc>
        <w:tc>
          <w:tcPr>
            <w:tcW w:w="386" w:type="dxa"/>
          </w:tcPr>
          <w:p w14:paraId="500A3038" w14:textId="77777777" w:rsidR="007D50CE" w:rsidRPr="00456C47" w:rsidRDefault="007D50CE" w:rsidP="007E68D4">
            <w:pPr>
              <w:pStyle w:val="TableParagraph"/>
              <w:rPr>
                <w:rFonts w:ascii="Times New Roman"/>
                <w:sz w:val="12"/>
              </w:rPr>
            </w:pPr>
          </w:p>
        </w:tc>
      </w:tr>
      <w:tr w:rsidR="007D50CE" w:rsidRPr="00456C47" w14:paraId="27AD28D5" w14:textId="77777777" w:rsidTr="0DA3368B">
        <w:trPr>
          <w:trHeight w:val="196"/>
          <w:jc w:val="center"/>
        </w:trPr>
        <w:tc>
          <w:tcPr>
            <w:tcW w:w="4674" w:type="dxa"/>
          </w:tcPr>
          <w:p w14:paraId="461BB67F" w14:textId="77777777" w:rsidR="007D50CE" w:rsidRPr="00456C47" w:rsidRDefault="007D50CE" w:rsidP="007E68D4">
            <w:pPr>
              <w:pStyle w:val="TableParagraph"/>
              <w:spacing w:line="176" w:lineRule="exact"/>
              <w:ind w:left="110"/>
              <w:rPr>
                <w:sz w:val="17"/>
              </w:rPr>
            </w:pPr>
            <w:r w:rsidRPr="00456C47">
              <w:rPr>
                <w:sz w:val="17"/>
              </w:rPr>
              <w:t>Training</w:t>
            </w:r>
            <w:r w:rsidRPr="00456C47">
              <w:rPr>
                <w:spacing w:val="-2"/>
                <w:sz w:val="17"/>
              </w:rPr>
              <w:t xml:space="preserve"> </w:t>
            </w:r>
            <w:r w:rsidRPr="00456C47">
              <w:rPr>
                <w:sz w:val="17"/>
              </w:rPr>
              <w:t>of</w:t>
            </w:r>
            <w:r w:rsidRPr="00456C47">
              <w:rPr>
                <w:spacing w:val="-2"/>
                <w:sz w:val="17"/>
              </w:rPr>
              <w:t xml:space="preserve"> </w:t>
            </w:r>
            <w:r w:rsidRPr="00456C47">
              <w:rPr>
                <w:sz w:val="17"/>
              </w:rPr>
              <w:t>HE²AT</w:t>
            </w:r>
            <w:r w:rsidRPr="00456C47">
              <w:rPr>
                <w:spacing w:val="-1"/>
                <w:sz w:val="17"/>
              </w:rPr>
              <w:t xml:space="preserve"> </w:t>
            </w:r>
            <w:r w:rsidRPr="00456C47">
              <w:rPr>
                <w:sz w:val="17"/>
              </w:rPr>
              <w:t>Center</w:t>
            </w:r>
            <w:r w:rsidRPr="00456C47">
              <w:rPr>
                <w:spacing w:val="-2"/>
                <w:sz w:val="17"/>
              </w:rPr>
              <w:t xml:space="preserve"> </w:t>
            </w:r>
            <w:r w:rsidRPr="00456C47">
              <w:rPr>
                <w:sz w:val="17"/>
              </w:rPr>
              <w:t>on</w:t>
            </w:r>
            <w:r w:rsidRPr="00456C47">
              <w:rPr>
                <w:spacing w:val="-1"/>
                <w:sz w:val="17"/>
              </w:rPr>
              <w:t xml:space="preserve"> </w:t>
            </w:r>
            <w:r w:rsidRPr="00456C47">
              <w:rPr>
                <w:sz w:val="17"/>
              </w:rPr>
              <w:t>Research</w:t>
            </w:r>
            <w:r w:rsidRPr="00456C47">
              <w:rPr>
                <w:spacing w:val="-1"/>
                <w:sz w:val="17"/>
              </w:rPr>
              <w:t xml:space="preserve"> </w:t>
            </w:r>
            <w:r w:rsidRPr="00456C47">
              <w:rPr>
                <w:sz w:val="17"/>
              </w:rPr>
              <w:t>Project</w:t>
            </w:r>
            <w:r w:rsidRPr="00456C47">
              <w:rPr>
                <w:spacing w:val="-2"/>
                <w:sz w:val="17"/>
              </w:rPr>
              <w:t xml:space="preserve"> </w:t>
            </w:r>
            <w:r w:rsidRPr="00456C47">
              <w:rPr>
                <w:sz w:val="17"/>
              </w:rPr>
              <w:t>2</w:t>
            </w:r>
            <w:r w:rsidRPr="00456C47">
              <w:rPr>
                <w:spacing w:val="-1"/>
                <w:sz w:val="17"/>
              </w:rPr>
              <w:t xml:space="preserve"> </w:t>
            </w:r>
            <w:r w:rsidRPr="00456C47">
              <w:rPr>
                <w:sz w:val="17"/>
              </w:rPr>
              <w:t>methods</w:t>
            </w:r>
            <w:r w:rsidRPr="00456C47">
              <w:rPr>
                <w:spacing w:val="-2"/>
                <w:sz w:val="17"/>
              </w:rPr>
              <w:t xml:space="preserve"> </w:t>
            </w:r>
            <w:r w:rsidRPr="00456C47">
              <w:rPr>
                <w:sz w:val="17"/>
              </w:rPr>
              <w:t>(M6)</w:t>
            </w:r>
          </w:p>
        </w:tc>
        <w:tc>
          <w:tcPr>
            <w:tcW w:w="169" w:type="dxa"/>
          </w:tcPr>
          <w:p w14:paraId="303503F3" w14:textId="77777777" w:rsidR="007D50CE" w:rsidRPr="00456C47" w:rsidRDefault="007D50CE" w:rsidP="007E68D4">
            <w:pPr>
              <w:pStyle w:val="TableParagraph"/>
              <w:rPr>
                <w:rFonts w:ascii="Times New Roman"/>
                <w:sz w:val="12"/>
              </w:rPr>
            </w:pPr>
          </w:p>
        </w:tc>
        <w:tc>
          <w:tcPr>
            <w:tcW w:w="170" w:type="dxa"/>
            <w:shd w:val="clear" w:color="auto" w:fill="FF0000"/>
          </w:tcPr>
          <w:p w14:paraId="7CE544A2" w14:textId="77777777" w:rsidR="007D50CE" w:rsidRPr="00456C47" w:rsidRDefault="007D50CE" w:rsidP="007E68D4">
            <w:pPr>
              <w:pStyle w:val="TableParagraph"/>
              <w:rPr>
                <w:rFonts w:ascii="Times New Roman"/>
                <w:sz w:val="12"/>
              </w:rPr>
            </w:pPr>
          </w:p>
        </w:tc>
        <w:tc>
          <w:tcPr>
            <w:tcW w:w="170" w:type="dxa"/>
          </w:tcPr>
          <w:p w14:paraId="0287065F" w14:textId="77777777" w:rsidR="007D50CE" w:rsidRPr="00456C47" w:rsidRDefault="007D50CE" w:rsidP="007E68D4">
            <w:pPr>
              <w:pStyle w:val="TableParagraph"/>
              <w:rPr>
                <w:rFonts w:ascii="Times New Roman"/>
                <w:sz w:val="12"/>
              </w:rPr>
            </w:pPr>
          </w:p>
        </w:tc>
        <w:tc>
          <w:tcPr>
            <w:tcW w:w="166" w:type="dxa"/>
          </w:tcPr>
          <w:p w14:paraId="110C2662" w14:textId="77777777" w:rsidR="007D50CE" w:rsidRPr="00456C47" w:rsidRDefault="007D50CE" w:rsidP="007E68D4">
            <w:pPr>
              <w:pStyle w:val="TableParagraph"/>
              <w:rPr>
                <w:rFonts w:ascii="Times New Roman"/>
                <w:sz w:val="12"/>
              </w:rPr>
            </w:pPr>
          </w:p>
        </w:tc>
        <w:tc>
          <w:tcPr>
            <w:tcW w:w="167" w:type="dxa"/>
          </w:tcPr>
          <w:p w14:paraId="1A29361A" w14:textId="77777777" w:rsidR="007D50CE" w:rsidRPr="00456C47" w:rsidRDefault="007D50CE" w:rsidP="007E68D4">
            <w:pPr>
              <w:pStyle w:val="TableParagraph"/>
              <w:rPr>
                <w:rFonts w:ascii="Times New Roman"/>
                <w:sz w:val="12"/>
              </w:rPr>
            </w:pPr>
          </w:p>
        </w:tc>
        <w:tc>
          <w:tcPr>
            <w:tcW w:w="167" w:type="dxa"/>
          </w:tcPr>
          <w:p w14:paraId="3A0D4C47" w14:textId="77777777" w:rsidR="007D50CE" w:rsidRPr="00456C47" w:rsidRDefault="007D50CE" w:rsidP="007E68D4">
            <w:pPr>
              <w:pStyle w:val="TableParagraph"/>
              <w:rPr>
                <w:rFonts w:ascii="Times New Roman"/>
                <w:sz w:val="12"/>
              </w:rPr>
            </w:pPr>
          </w:p>
        </w:tc>
        <w:tc>
          <w:tcPr>
            <w:tcW w:w="168" w:type="dxa"/>
          </w:tcPr>
          <w:p w14:paraId="2B34088D" w14:textId="77777777" w:rsidR="007D50CE" w:rsidRPr="00456C47" w:rsidRDefault="007D50CE" w:rsidP="007E68D4">
            <w:pPr>
              <w:pStyle w:val="TableParagraph"/>
              <w:rPr>
                <w:rFonts w:ascii="Times New Roman"/>
                <w:sz w:val="12"/>
              </w:rPr>
            </w:pPr>
          </w:p>
        </w:tc>
        <w:tc>
          <w:tcPr>
            <w:tcW w:w="168" w:type="dxa"/>
          </w:tcPr>
          <w:p w14:paraId="0638CB03" w14:textId="77777777" w:rsidR="007D50CE" w:rsidRPr="00456C47" w:rsidRDefault="007D50CE" w:rsidP="007E68D4">
            <w:pPr>
              <w:pStyle w:val="TableParagraph"/>
              <w:rPr>
                <w:rFonts w:ascii="Times New Roman"/>
                <w:sz w:val="12"/>
              </w:rPr>
            </w:pPr>
          </w:p>
        </w:tc>
        <w:tc>
          <w:tcPr>
            <w:tcW w:w="169" w:type="dxa"/>
          </w:tcPr>
          <w:p w14:paraId="4BD0F7FF" w14:textId="77777777" w:rsidR="007D50CE" w:rsidRPr="00456C47" w:rsidRDefault="007D50CE" w:rsidP="007E68D4">
            <w:pPr>
              <w:pStyle w:val="TableParagraph"/>
              <w:rPr>
                <w:rFonts w:ascii="Times New Roman"/>
                <w:sz w:val="12"/>
              </w:rPr>
            </w:pPr>
          </w:p>
        </w:tc>
        <w:tc>
          <w:tcPr>
            <w:tcW w:w="174" w:type="dxa"/>
          </w:tcPr>
          <w:p w14:paraId="2AC6DD89" w14:textId="77777777" w:rsidR="007D50CE" w:rsidRPr="00456C47" w:rsidRDefault="007D50CE" w:rsidP="007E68D4">
            <w:pPr>
              <w:pStyle w:val="TableParagraph"/>
              <w:rPr>
                <w:rFonts w:ascii="Times New Roman"/>
                <w:sz w:val="12"/>
              </w:rPr>
            </w:pPr>
          </w:p>
        </w:tc>
        <w:tc>
          <w:tcPr>
            <w:tcW w:w="175" w:type="dxa"/>
          </w:tcPr>
          <w:p w14:paraId="2A2D99D4" w14:textId="77777777" w:rsidR="007D50CE" w:rsidRPr="00456C47" w:rsidRDefault="007D50CE" w:rsidP="007E68D4">
            <w:pPr>
              <w:pStyle w:val="TableParagraph"/>
              <w:rPr>
                <w:rFonts w:ascii="Times New Roman"/>
                <w:sz w:val="12"/>
              </w:rPr>
            </w:pPr>
          </w:p>
        </w:tc>
        <w:tc>
          <w:tcPr>
            <w:tcW w:w="176" w:type="dxa"/>
          </w:tcPr>
          <w:p w14:paraId="32731150" w14:textId="77777777" w:rsidR="007D50CE" w:rsidRPr="00456C47" w:rsidRDefault="007D50CE" w:rsidP="007E68D4">
            <w:pPr>
              <w:pStyle w:val="TableParagraph"/>
              <w:rPr>
                <w:rFonts w:ascii="Times New Roman"/>
                <w:sz w:val="12"/>
              </w:rPr>
            </w:pPr>
          </w:p>
        </w:tc>
        <w:tc>
          <w:tcPr>
            <w:tcW w:w="176" w:type="dxa"/>
          </w:tcPr>
          <w:p w14:paraId="036C05DB" w14:textId="77777777" w:rsidR="007D50CE" w:rsidRPr="00456C47" w:rsidRDefault="007D50CE" w:rsidP="007E68D4">
            <w:pPr>
              <w:pStyle w:val="TableParagraph"/>
              <w:rPr>
                <w:rFonts w:ascii="Times New Roman"/>
                <w:sz w:val="12"/>
              </w:rPr>
            </w:pPr>
          </w:p>
        </w:tc>
        <w:tc>
          <w:tcPr>
            <w:tcW w:w="177" w:type="dxa"/>
          </w:tcPr>
          <w:p w14:paraId="6229433A" w14:textId="77777777" w:rsidR="007D50CE" w:rsidRPr="00456C47" w:rsidRDefault="007D50CE" w:rsidP="007E68D4">
            <w:pPr>
              <w:pStyle w:val="TableParagraph"/>
              <w:rPr>
                <w:rFonts w:ascii="Times New Roman"/>
                <w:sz w:val="12"/>
              </w:rPr>
            </w:pPr>
          </w:p>
        </w:tc>
        <w:tc>
          <w:tcPr>
            <w:tcW w:w="177" w:type="dxa"/>
          </w:tcPr>
          <w:p w14:paraId="6404E966" w14:textId="77777777" w:rsidR="007D50CE" w:rsidRPr="00456C47" w:rsidRDefault="007D50CE" w:rsidP="007E68D4">
            <w:pPr>
              <w:pStyle w:val="TableParagraph"/>
              <w:rPr>
                <w:rFonts w:ascii="Times New Roman"/>
                <w:sz w:val="12"/>
              </w:rPr>
            </w:pPr>
          </w:p>
        </w:tc>
        <w:tc>
          <w:tcPr>
            <w:tcW w:w="173" w:type="dxa"/>
          </w:tcPr>
          <w:p w14:paraId="2B7AEC63" w14:textId="77777777" w:rsidR="007D50CE" w:rsidRPr="00456C47" w:rsidRDefault="007D50CE" w:rsidP="007E68D4">
            <w:pPr>
              <w:pStyle w:val="TableParagraph"/>
              <w:rPr>
                <w:rFonts w:ascii="Times New Roman"/>
                <w:sz w:val="12"/>
              </w:rPr>
            </w:pPr>
          </w:p>
        </w:tc>
        <w:tc>
          <w:tcPr>
            <w:tcW w:w="174" w:type="dxa"/>
          </w:tcPr>
          <w:p w14:paraId="25CB4EE2" w14:textId="77777777" w:rsidR="007D50CE" w:rsidRPr="00456C47" w:rsidRDefault="007D50CE" w:rsidP="007E68D4">
            <w:pPr>
              <w:pStyle w:val="TableParagraph"/>
              <w:rPr>
                <w:rFonts w:ascii="Times New Roman"/>
                <w:sz w:val="12"/>
              </w:rPr>
            </w:pPr>
          </w:p>
        </w:tc>
        <w:tc>
          <w:tcPr>
            <w:tcW w:w="174" w:type="dxa"/>
          </w:tcPr>
          <w:p w14:paraId="039E016E" w14:textId="77777777" w:rsidR="007D50CE" w:rsidRPr="00456C47" w:rsidRDefault="007D50CE" w:rsidP="007E68D4">
            <w:pPr>
              <w:pStyle w:val="TableParagraph"/>
              <w:rPr>
                <w:rFonts w:ascii="Times New Roman"/>
                <w:sz w:val="12"/>
              </w:rPr>
            </w:pPr>
          </w:p>
        </w:tc>
        <w:tc>
          <w:tcPr>
            <w:tcW w:w="175" w:type="dxa"/>
          </w:tcPr>
          <w:p w14:paraId="5FA99DD2" w14:textId="77777777" w:rsidR="007D50CE" w:rsidRPr="00456C47" w:rsidRDefault="007D50CE" w:rsidP="007E68D4">
            <w:pPr>
              <w:pStyle w:val="TableParagraph"/>
              <w:rPr>
                <w:rFonts w:ascii="Times New Roman"/>
                <w:sz w:val="12"/>
              </w:rPr>
            </w:pPr>
          </w:p>
        </w:tc>
        <w:tc>
          <w:tcPr>
            <w:tcW w:w="175" w:type="dxa"/>
          </w:tcPr>
          <w:p w14:paraId="0918585C" w14:textId="77777777" w:rsidR="007D50CE" w:rsidRPr="00456C47" w:rsidRDefault="007D50CE" w:rsidP="007E68D4">
            <w:pPr>
              <w:pStyle w:val="TableParagraph"/>
              <w:rPr>
                <w:rFonts w:ascii="Times New Roman"/>
                <w:sz w:val="12"/>
              </w:rPr>
            </w:pPr>
          </w:p>
        </w:tc>
        <w:tc>
          <w:tcPr>
            <w:tcW w:w="386" w:type="dxa"/>
          </w:tcPr>
          <w:p w14:paraId="06027773" w14:textId="77777777" w:rsidR="007D50CE" w:rsidRPr="00456C47" w:rsidRDefault="007D50CE" w:rsidP="007E68D4">
            <w:pPr>
              <w:pStyle w:val="TableParagraph"/>
              <w:rPr>
                <w:rFonts w:ascii="Times New Roman"/>
                <w:sz w:val="12"/>
              </w:rPr>
            </w:pPr>
          </w:p>
        </w:tc>
      </w:tr>
      <w:tr w:rsidR="007D50CE" w:rsidRPr="00456C47" w14:paraId="7EA78D96" w14:textId="77777777" w:rsidTr="0DA3368B">
        <w:trPr>
          <w:trHeight w:val="196"/>
          <w:jc w:val="center"/>
        </w:trPr>
        <w:tc>
          <w:tcPr>
            <w:tcW w:w="4674" w:type="dxa"/>
          </w:tcPr>
          <w:p w14:paraId="390433BE" w14:textId="77777777" w:rsidR="007D50CE" w:rsidRPr="00456C47" w:rsidRDefault="007D50CE" w:rsidP="007E68D4">
            <w:pPr>
              <w:pStyle w:val="TableParagraph"/>
              <w:spacing w:line="176" w:lineRule="exact"/>
              <w:ind w:left="110"/>
              <w:rPr>
                <w:sz w:val="17"/>
              </w:rPr>
            </w:pPr>
            <w:r w:rsidRPr="00456C47">
              <w:rPr>
                <w:sz w:val="17"/>
              </w:rPr>
              <w:t>Protocol</w:t>
            </w:r>
            <w:r w:rsidRPr="00456C47">
              <w:rPr>
                <w:spacing w:val="-2"/>
                <w:sz w:val="17"/>
              </w:rPr>
              <w:t xml:space="preserve"> </w:t>
            </w:r>
            <w:r w:rsidRPr="00456C47">
              <w:rPr>
                <w:sz w:val="17"/>
              </w:rPr>
              <w:t>paper</w:t>
            </w:r>
            <w:r w:rsidRPr="00456C47">
              <w:rPr>
                <w:spacing w:val="-2"/>
                <w:sz w:val="17"/>
              </w:rPr>
              <w:t xml:space="preserve"> </w:t>
            </w:r>
            <w:r w:rsidRPr="00456C47">
              <w:rPr>
                <w:sz w:val="17"/>
              </w:rPr>
              <w:t>published</w:t>
            </w:r>
            <w:r w:rsidRPr="00456C47">
              <w:rPr>
                <w:spacing w:val="-1"/>
                <w:sz w:val="17"/>
              </w:rPr>
              <w:t xml:space="preserve"> </w:t>
            </w:r>
            <w:r w:rsidRPr="00456C47">
              <w:rPr>
                <w:sz w:val="17"/>
              </w:rPr>
              <w:t>(M12)</w:t>
            </w:r>
          </w:p>
        </w:tc>
        <w:tc>
          <w:tcPr>
            <w:tcW w:w="169" w:type="dxa"/>
          </w:tcPr>
          <w:p w14:paraId="7141DAFC" w14:textId="77777777" w:rsidR="007D50CE" w:rsidRPr="00456C47" w:rsidRDefault="007D50CE" w:rsidP="007E68D4">
            <w:pPr>
              <w:pStyle w:val="TableParagraph"/>
              <w:rPr>
                <w:rFonts w:ascii="Times New Roman"/>
                <w:sz w:val="12"/>
              </w:rPr>
            </w:pPr>
          </w:p>
        </w:tc>
        <w:tc>
          <w:tcPr>
            <w:tcW w:w="170" w:type="dxa"/>
          </w:tcPr>
          <w:p w14:paraId="067AE305" w14:textId="77777777" w:rsidR="007D50CE" w:rsidRPr="00456C47" w:rsidRDefault="007D50CE" w:rsidP="007E68D4">
            <w:pPr>
              <w:pStyle w:val="TableParagraph"/>
              <w:rPr>
                <w:rFonts w:ascii="Times New Roman"/>
                <w:sz w:val="12"/>
              </w:rPr>
            </w:pPr>
          </w:p>
        </w:tc>
        <w:tc>
          <w:tcPr>
            <w:tcW w:w="170" w:type="dxa"/>
          </w:tcPr>
          <w:p w14:paraId="3363F8D4" w14:textId="77777777" w:rsidR="007D50CE" w:rsidRPr="00456C47" w:rsidRDefault="007D50CE" w:rsidP="007E68D4">
            <w:pPr>
              <w:pStyle w:val="TableParagraph"/>
              <w:rPr>
                <w:rFonts w:ascii="Times New Roman"/>
                <w:sz w:val="12"/>
              </w:rPr>
            </w:pPr>
          </w:p>
        </w:tc>
        <w:tc>
          <w:tcPr>
            <w:tcW w:w="166" w:type="dxa"/>
            <w:shd w:val="clear" w:color="auto" w:fill="FF0000"/>
          </w:tcPr>
          <w:p w14:paraId="1D4DB7D5" w14:textId="77777777" w:rsidR="007D50CE" w:rsidRPr="00456C47" w:rsidRDefault="007D50CE" w:rsidP="007E68D4">
            <w:pPr>
              <w:pStyle w:val="TableParagraph"/>
              <w:rPr>
                <w:rFonts w:ascii="Times New Roman"/>
                <w:sz w:val="12"/>
              </w:rPr>
            </w:pPr>
          </w:p>
        </w:tc>
        <w:tc>
          <w:tcPr>
            <w:tcW w:w="167" w:type="dxa"/>
          </w:tcPr>
          <w:p w14:paraId="49921F8D" w14:textId="77777777" w:rsidR="007D50CE" w:rsidRPr="00456C47" w:rsidRDefault="007D50CE" w:rsidP="007E68D4">
            <w:pPr>
              <w:pStyle w:val="TableParagraph"/>
              <w:rPr>
                <w:rFonts w:ascii="Times New Roman"/>
                <w:sz w:val="12"/>
              </w:rPr>
            </w:pPr>
          </w:p>
        </w:tc>
        <w:tc>
          <w:tcPr>
            <w:tcW w:w="167" w:type="dxa"/>
          </w:tcPr>
          <w:p w14:paraId="05D12E68" w14:textId="77777777" w:rsidR="007D50CE" w:rsidRPr="00456C47" w:rsidRDefault="007D50CE" w:rsidP="007E68D4">
            <w:pPr>
              <w:pStyle w:val="TableParagraph"/>
              <w:rPr>
                <w:rFonts w:ascii="Times New Roman"/>
                <w:sz w:val="12"/>
              </w:rPr>
            </w:pPr>
          </w:p>
        </w:tc>
        <w:tc>
          <w:tcPr>
            <w:tcW w:w="168" w:type="dxa"/>
          </w:tcPr>
          <w:p w14:paraId="44EDF883" w14:textId="77777777" w:rsidR="007D50CE" w:rsidRPr="00456C47" w:rsidRDefault="007D50CE" w:rsidP="007E68D4">
            <w:pPr>
              <w:pStyle w:val="TableParagraph"/>
              <w:rPr>
                <w:rFonts w:ascii="Times New Roman"/>
                <w:sz w:val="12"/>
              </w:rPr>
            </w:pPr>
          </w:p>
        </w:tc>
        <w:tc>
          <w:tcPr>
            <w:tcW w:w="168" w:type="dxa"/>
          </w:tcPr>
          <w:p w14:paraId="7863A449" w14:textId="77777777" w:rsidR="007D50CE" w:rsidRPr="00456C47" w:rsidRDefault="007D50CE" w:rsidP="007E68D4">
            <w:pPr>
              <w:pStyle w:val="TableParagraph"/>
              <w:rPr>
                <w:rFonts w:ascii="Times New Roman"/>
                <w:sz w:val="12"/>
              </w:rPr>
            </w:pPr>
          </w:p>
        </w:tc>
        <w:tc>
          <w:tcPr>
            <w:tcW w:w="169" w:type="dxa"/>
          </w:tcPr>
          <w:p w14:paraId="21A27789" w14:textId="77777777" w:rsidR="007D50CE" w:rsidRPr="00456C47" w:rsidRDefault="007D50CE" w:rsidP="007E68D4">
            <w:pPr>
              <w:pStyle w:val="TableParagraph"/>
              <w:rPr>
                <w:rFonts w:ascii="Times New Roman"/>
                <w:sz w:val="12"/>
              </w:rPr>
            </w:pPr>
          </w:p>
        </w:tc>
        <w:tc>
          <w:tcPr>
            <w:tcW w:w="174" w:type="dxa"/>
          </w:tcPr>
          <w:p w14:paraId="70D095B6" w14:textId="77777777" w:rsidR="007D50CE" w:rsidRPr="00456C47" w:rsidRDefault="007D50CE" w:rsidP="007E68D4">
            <w:pPr>
              <w:pStyle w:val="TableParagraph"/>
              <w:rPr>
                <w:rFonts w:ascii="Times New Roman"/>
                <w:sz w:val="12"/>
              </w:rPr>
            </w:pPr>
          </w:p>
        </w:tc>
        <w:tc>
          <w:tcPr>
            <w:tcW w:w="175" w:type="dxa"/>
          </w:tcPr>
          <w:p w14:paraId="0D0C6A3F" w14:textId="77777777" w:rsidR="007D50CE" w:rsidRPr="00456C47" w:rsidRDefault="007D50CE" w:rsidP="007E68D4">
            <w:pPr>
              <w:pStyle w:val="TableParagraph"/>
              <w:rPr>
                <w:rFonts w:ascii="Times New Roman"/>
                <w:sz w:val="12"/>
              </w:rPr>
            </w:pPr>
          </w:p>
        </w:tc>
        <w:tc>
          <w:tcPr>
            <w:tcW w:w="176" w:type="dxa"/>
          </w:tcPr>
          <w:p w14:paraId="3054A191" w14:textId="77777777" w:rsidR="007D50CE" w:rsidRPr="00456C47" w:rsidRDefault="007D50CE" w:rsidP="007E68D4">
            <w:pPr>
              <w:pStyle w:val="TableParagraph"/>
              <w:rPr>
                <w:rFonts w:ascii="Times New Roman"/>
                <w:sz w:val="12"/>
              </w:rPr>
            </w:pPr>
          </w:p>
        </w:tc>
        <w:tc>
          <w:tcPr>
            <w:tcW w:w="176" w:type="dxa"/>
          </w:tcPr>
          <w:p w14:paraId="39C717BC" w14:textId="77777777" w:rsidR="007D50CE" w:rsidRPr="00456C47" w:rsidRDefault="007D50CE" w:rsidP="007E68D4">
            <w:pPr>
              <w:pStyle w:val="TableParagraph"/>
              <w:rPr>
                <w:rFonts w:ascii="Times New Roman"/>
                <w:sz w:val="12"/>
              </w:rPr>
            </w:pPr>
          </w:p>
        </w:tc>
        <w:tc>
          <w:tcPr>
            <w:tcW w:w="177" w:type="dxa"/>
          </w:tcPr>
          <w:p w14:paraId="25E65BE5" w14:textId="77777777" w:rsidR="007D50CE" w:rsidRPr="00456C47" w:rsidRDefault="007D50CE" w:rsidP="007E68D4">
            <w:pPr>
              <w:pStyle w:val="TableParagraph"/>
              <w:rPr>
                <w:rFonts w:ascii="Times New Roman"/>
                <w:sz w:val="12"/>
              </w:rPr>
            </w:pPr>
          </w:p>
        </w:tc>
        <w:tc>
          <w:tcPr>
            <w:tcW w:w="177" w:type="dxa"/>
          </w:tcPr>
          <w:p w14:paraId="11601671" w14:textId="77777777" w:rsidR="007D50CE" w:rsidRPr="00456C47" w:rsidRDefault="007D50CE" w:rsidP="007E68D4">
            <w:pPr>
              <w:pStyle w:val="TableParagraph"/>
              <w:rPr>
                <w:rFonts w:ascii="Times New Roman"/>
                <w:sz w:val="12"/>
              </w:rPr>
            </w:pPr>
          </w:p>
        </w:tc>
        <w:tc>
          <w:tcPr>
            <w:tcW w:w="173" w:type="dxa"/>
          </w:tcPr>
          <w:p w14:paraId="2E49B402" w14:textId="77777777" w:rsidR="007D50CE" w:rsidRPr="00456C47" w:rsidRDefault="007D50CE" w:rsidP="007E68D4">
            <w:pPr>
              <w:pStyle w:val="TableParagraph"/>
              <w:rPr>
                <w:rFonts w:ascii="Times New Roman"/>
                <w:sz w:val="12"/>
              </w:rPr>
            </w:pPr>
          </w:p>
        </w:tc>
        <w:tc>
          <w:tcPr>
            <w:tcW w:w="174" w:type="dxa"/>
          </w:tcPr>
          <w:p w14:paraId="5C8B8B17" w14:textId="77777777" w:rsidR="007D50CE" w:rsidRPr="00456C47" w:rsidRDefault="007D50CE" w:rsidP="007E68D4">
            <w:pPr>
              <w:pStyle w:val="TableParagraph"/>
              <w:rPr>
                <w:rFonts w:ascii="Times New Roman"/>
                <w:sz w:val="12"/>
              </w:rPr>
            </w:pPr>
          </w:p>
        </w:tc>
        <w:tc>
          <w:tcPr>
            <w:tcW w:w="174" w:type="dxa"/>
          </w:tcPr>
          <w:p w14:paraId="7063CD71" w14:textId="77777777" w:rsidR="007D50CE" w:rsidRPr="00456C47" w:rsidRDefault="007D50CE" w:rsidP="007E68D4">
            <w:pPr>
              <w:pStyle w:val="TableParagraph"/>
              <w:rPr>
                <w:rFonts w:ascii="Times New Roman"/>
                <w:sz w:val="12"/>
              </w:rPr>
            </w:pPr>
          </w:p>
        </w:tc>
        <w:tc>
          <w:tcPr>
            <w:tcW w:w="175" w:type="dxa"/>
          </w:tcPr>
          <w:p w14:paraId="3FCD4AF5" w14:textId="77777777" w:rsidR="007D50CE" w:rsidRPr="00456C47" w:rsidRDefault="007D50CE" w:rsidP="007E68D4">
            <w:pPr>
              <w:pStyle w:val="TableParagraph"/>
              <w:rPr>
                <w:rFonts w:ascii="Times New Roman"/>
                <w:sz w:val="12"/>
              </w:rPr>
            </w:pPr>
          </w:p>
        </w:tc>
        <w:tc>
          <w:tcPr>
            <w:tcW w:w="175" w:type="dxa"/>
          </w:tcPr>
          <w:p w14:paraId="41C169DA" w14:textId="77777777" w:rsidR="007D50CE" w:rsidRPr="00456C47" w:rsidRDefault="007D50CE" w:rsidP="007E68D4">
            <w:pPr>
              <w:pStyle w:val="TableParagraph"/>
              <w:rPr>
                <w:rFonts w:ascii="Times New Roman"/>
                <w:sz w:val="12"/>
              </w:rPr>
            </w:pPr>
          </w:p>
        </w:tc>
        <w:tc>
          <w:tcPr>
            <w:tcW w:w="386" w:type="dxa"/>
          </w:tcPr>
          <w:p w14:paraId="3406A9A9" w14:textId="77777777" w:rsidR="007D50CE" w:rsidRPr="00456C47" w:rsidRDefault="007D50CE" w:rsidP="007E68D4">
            <w:pPr>
              <w:pStyle w:val="TableParagraph"/>
              <w:rPr>
                <w:rFonts w:ascii="Times New Roman"/>
                <w:sz w:val="12"/>
              </w:rPr>
            </w:pPr>
          </w:p>
        </w:tc>
      </w:tr>
      <w:tr w:rsidR="007D50CE" w:rsidRPr="00456C47" w14:paraId="2BEA4A89" w14:textId="77777777" w:rsidTr="0DA3368B">
        <w:trPr>
          <w:trHeight w:val="196"/>
          <w:jc w:val="center"/>
        </w:trPr>
        <w:tc>
          <w:tcPr>
            <w:tcW w:w="4674" w:type="dxa"/>
          </w:tcPr>
          <w:p w14:paraId="7CEFA17C" w14:textId="77777777" w:rsidR="007D50CE" w:rsidRPr="00456C47" w:rsidRDefault="007D50CE" w:rsidP="007E68D4">
            <w:pPr>
              <w:pStyle w:val="TableParagraph"/>
              <w:spacing w:line="176" w:lineRule="exact"/>
              <w:ind w:left="110"/>
              <w:rPr>
                <w:sz w:val="17"/>
              </w:rPr>
            </w:pPr>
            <w:r w:rsidRPr="00456C47">
              <w:rPr>
                <w:sz w:val="17"/>
              </w:rPr>
              <w:t>Data</w:t>
            </w:r>
            <w:r w:rsidRPr="00456C47">
              <w:rPr>
                <w:spacing w:val="-2"/>
                <w:sz w:val="17"/>
              </w:rPr>
              <w:t xml:space="preserve"> </w:t>
            </w:r>
            <w:r w:rsidRPr="00456C47">
              <w:rPr>
                <w:sz w:val="17"/>
              </w:rPr>
              <w:t>analysis</w:t>
            </w:r>
            <w:r w:rsidRPr="00456C47">
              <w:rPr>
                <w:spacing w:val="-3"/>
                <w:sz w:val="17"/>
              </w:rPr>
              <w:t xml:space="preserve"> </w:t>
            </w:r>
            <w:r w:rsidRPr="00456C47">
              <w:rPr>
                <w:sz w:val="17"/>
              </w:rPr>
              <w:t>plan</w:t>
            </w:r>
            <w:r w:rsidRPr="00456C47">
              <w:rPr>
                <w:spacing w:val="-1"/>
                <w:sz w:val="17"/>
              </w:rPr>
              <w:t xml:space="preserve"> </w:t>
            </w:r>
            <w:r w:rsidRPr="00456C47">
              <w:rPr>
                <w:sz w:val="17"/>
              </w:rPr>
              <w:t>written</w:t>
            </w:r>
            <w:r w:rsidRPr="00456C47">
              <w:rPr>
                <w:spacing w:val="-2"/>
                <w:sz w:val="17"/>
              </w:rPr>
              <w:t xml:space="preserve"> </w:t>
            </w:r>
            <w:r w:rsidRPr="00456C47">
              <w:rPr>
                <w:sz w:val="17"/>
              </w:rPr>
              <w:t>(M6)</w:t>
            </w:r>
          </w:p>
        </w:tc>
        <w:tc>
          <w:tcPr>
            <w:tcW w:w="169" w:type="dxa"/>
          </w:tcPr>
          <w:p w14:paraId="101304C4" w14:textId="77777777" w:rsidR="007D50CE" w:rsidRPr="00456C47" w:rsidRDefault="007D50CE" w:rsidP="007E68D4">
            <w:pPr>
              <w:pStyle w:val="TableParagraph"/>
              <w:rPr>
                <w:rFonts w:ascii="Times New Roman"/>
                <w:sz w:val="12"/>
              </w:rPr>
            </w:pPr>
          </w:p>
        </w:tc>
        <w:tc>
          <w:tcPr>
            <w:tcW w:w="170" w:type="dxa"/>
            <w:shd w:val="clear" w:color="auto" w:fill="FF0000"/>
          </w:tcPr>
          <w:p w14:paraId="44AA8A47" w14:textId="77777777" w:rsidR="007D50CE" w:rsidRPr="00456C47" w:rsidRDefault="007D50CE" w:rsidP="007E68D4">
            <w:pPr>
              <w:pStyle w:val="TableParagraph"/>
              <w:rPr>
                <w:rFonts w:ascii="Times New Roman"/>
                <w:sz w:val="12"/>
              </w:rPr>
            </w:pPr>
          </w:p>
        </w:tc>
        <w:tc>
          <w:tcPr>
            <w:tcW w:w="170" w:type="dxa"/>
          </w:tcPr>
          <w:p w14:paraId="5D878CAC" w14:textId="77777777" w:rsidR="007D50CE" w:rsidRPr="00456C47" w:rsidRDefault="007D50CE" w:rsidP="007E68D4">
            <w:pPr>
              <w:pStyle w:val="TableParagraph"/>
              <w:rPr>
                <w:rFonts w:ascii="Times New Roman"/>
                <w:sz w:val="12"/>
              </w:rPr>
            </w:pPr>
          </w:p>
        </w:tc>
        <w:tc>
          <w:tcPr>
            <w:tcW w:w="166" w:type="dxa"/>
          </w:tcPr>
          <w:p w14:paraId="342C9C3E" w14:textId="77777777" w:rsidR="007D50CE" w:rsidRPr="00456C47" w:rsidRDefault="007D50CE" w:rsidP="007E68D4">
            <w:pPr>
              <w:pStyle w:val="TableParagraph"/>
              <w:rPr>
                <w:rFonts w:ascii="Times New Roman"/>
                <w:sz w:val="12"/>
              </w:rPr>
            </w:pPr>
          </w:p>
        </w:tc>
        <w:tc>
          <w:tcPr>
            <w:tcW w:w="167" w:type="dxa"/>
          </w:tcPr>
          <w:p w14:paraId="2E72D6BC" w14:textId="77777777" w:rsidR="007D50CE" w:rsidRPr="00456C47" w:rsidRDefault="007D50CE" w:rsidP="007E68D4">
            <w:pPr>
              <w:pStyle w:val="TableParagraph"/>
              <w:rPr>
                <w:rFonts w:ascii="Times New Roman"/>
                <w:sz w:val="12"/>
              </w:rPr>
            </w:pPr>
          </w:p>
        </w:tc>
        <w:tc>
          <w:tcPr>
            <w:tcW w:w="167" w:type="dxa"/>
          </w:tcPr>
          <w:p w14:paraId="06A4A678" w14:textId="77777777" w:rsidR="007D50CE" w:rsidRPr="00456C47" w:rsidRDefault="007D50CE" w:rsidP="007E68D4">
            <w:pPr>
              <w:pStyle w:val="TableParagraph"/>
              <w:rPr>
                <w:rFonts w:ascii="Times New Roman"/>
                <w:sz w:val="12"/>
              </w:rPr>
            </w:pPr>
          </w:p>
        </w:tc>
        <w:tc>
          <w:tcPr>
            <w:tcW w:w="168" w:type="dxa"/>
          </w:tcPr>
          <w:p w14:paraId="7592F799" w14:textId="77777777" w:rsidR="007D50CE" w:rsidRPr="00456C47" w:rsidRDefault="007D50CE" w:rsidP="007E68D4">
            <w:pPr>
              <w:pStyle w:val="TableParagraph"/>
              <w:rPr>
                <w:rFonts w:ascii="Times New Roman"/>
                <w:sz w:val="12"/>
              </w:rPr>
            </w:pPr>
          </w:p>
        </w:tc>
        <w:tc>
          <w:tcPr>
            <w:tcW w:w="168" w:type="dxa"/>
          </w:tcPr>
          <w:p w14:paraId="223196A7" w14:textId="77777777" w:rsidR="007D50CE" w:rsidRPr="00456C47" w:rsidRDefault="007D50CE" w:rsidP="007E68D4">
            <w:pPr>
              <w:pStyle w:val="TableParagraph"/>
              <w:rPr>
                <w:rFonts w:ascii="Times New Roman"/>
                <w:sz w:val="12"/>
              </w:rPr>
            </w:pPr>
          </w:p>
        </w:tc>
        <w:tc>
          <w:tcPr>
            <w:tcW w:w="169" w:type="dxa"/>
          </w:tcPr>
          <w:p w14:paraId="636D5810" w14:textId="77777777" w:rsidR="007D50CE" w:rsidRPr="00456C47" w:rsidRDefault="007D50CE" w:rsidP="007E68D4">
            <w:pPr>
              <w:pStyle w:val="TableParagraph"/>
              <w:rPr>
                <w:rFonts w:ascii="Times New Roman"/>
                <w:sz w:val="12"/>
              </w:rPr>
            </w:pPr>
          </w:p>
        </w:tc>
        <w:tc>
          <w:tcPr>
            <w:tcW w:w="174" w:type="dxa"/>
          </w:tcPr>
          <w:p w14:paraId="74D83E04" w14:textId="77777777" w:rsidR="007D50CE" w:rsidRPr="00456C47" w:rsidRDefault="007D50CE" w:rsidP="007E68D4">
            <w:pPr>
              <w:pStyle w:val="TableParagraph"/>
              <w:rPr>
                <w:rFonts w:ascii="Times New Roman"/>
                <w:sz w:val="12"/>
              </w:rPr>
            </w:pPr>
          </w:p>
        </w:tc>
        <w:tc>
          <w:tcPr>
            <w:tcW w:w="175" w:type="dxa"/>
          </w:tcPr>
          <w:p w14:paraId="26D02859" w14:textId="77777777" w:rsidR="007D50CE" w:rsidRPr="00456C47" w:rsidRDefault="007D50CE" w:rsidP="007E68D4">
            <w:pPr>
              <w:pStyle w:val="TableParagraph"/>
              <w:rPr>
                <w:rFonts w:ascii="Times New Roman"/>
                <w:sz w:val="12"/>
              </w:rPr>
            </w:pPr>
          </w:p>
        </w:tc>
        <w:tc>
          <w:tcPr>
            <w:tcW w:w="176" w:type="dxa"/>
          </w:tcPr>
          <w:p w14:paraId="1AA8B2C7" w14:textId="77777777" w:rsidR="007D50CE" w:rsidRPr="00456C47" w:rsidRDefault="007D50CE" w:rsidP="007E68D4">
            <w:pPr>
              <w:pStyle w:val="TableParagraph"/>
              <w:rPr>
                <w:rFonts w:ascii="Times New Roman"/>
                <w:sz w:val="12"/>
              </w:rPr>
            </w:pPr>
          </w:p>
        </w:tc>
        <w:tc>
          <w:tcPr>
            <w:tcW w:w="176" w:type="dxa"/>
          </w:tcPr>
          <w:p w14:paraId="54DF4AF7" w14:textId="77777777" w:rsidR="007D50CE" w:rsidRPr="00456C47" w:rsidRDefault="007D50CE" w:rsidP="007E68D4">
            <w:pPr>
              <w:pStyle w:val="TableParagraph"/>
              <w:rPr>
                <w:rFonts w:ascii="Times New Roman"/>
                <w:sz w:val="12"/>
              </w:rPr>
            </w:pPr>
          </w:p>
        </w:tc>
        <w:tc>
          <w:tcPr>
            <w:tcW w:w="177" w:type="dxa"/>
          </w:tcPr>
          <w:p w14:paraId="154BDB4C" w14:textId="77777777" w:rsidR="007D50CE" w:rsidRPr="00456C47" w:rsidRDefault="007D50CE" w:rsidP="007E68D4">
            <w:pPr>
              <w:pStyle w:val="TableParagraph"/>
              <w:rPr>
                <w:rFonts w:ascii="Times New Roman"/>
                <w:sz w:val="12"/>
              </w:rPr>
            </w:pPr>
          </w:p>
        </w:tc>
        <w:tc>
          <w:tcPr>
            <w:tcW w:w="177" w:type="dxa"/>
          </w:tcPr>
          <w:p w14:paraId="1A28A5DD" w14:textId="77777777" w:rsidR="007D50CE" w:rsidRPr="00456C47" w:rsidRDefault="007D50CE" w:rsidP="007E68D4">
            <w:pPr>
              <w:pStyle w:val="TableParagraph"/>
              <w:rPr>
                <w:rFonts w:ascii="Times New Roman"/>
                <w:sz w:val="12"/>
              </w:rPr>
            </w:pPr>
          </w:p>
        </w:tc>
        <w:tc>
          <w:tcPr>
            <w:tcW w:w="173" w:type="dxa"/>
          </w:tcPr>
          <w:p w14:paraId="246FCC0E" w14:textId="77777777" w:rsidR="007D50CE" w:rsidRPr="00456C47" w:rsidRDefault="007D50CE" w:rsidP="007E68D4">
            <w:pPr>
              <w:pStyle w:val="TableParagraph"/>
              <w:rPr>
                <w:rFonts w:ascii="Times New Roman"/>
                <w:sz w:val="12"/>
              </w:rPr>
            </w:pPr>
          </w:p>
        </w:tc>
        <w:tc>
          <w:tcPr>
            <w:tcW w:w="174" w:type="dxa"/>
          </w:tcPr>
          <w:p w14:paraId="6FF3F479" w14:textId="77777777" w:rsidR="007D50CE" w:rsidRPr="00456C47" w:rsidRDefault="007D50CE" w:rsidP="007E68D4">
            <w:pPr>
              <w:pStyle w:val="TableParagraph"/>
              <w:rPr>
                <w:rFonts w:ascii="Times New Roman"/>
                <w:sz w:val="12"/>
              </w:rPr>
            </w:pPr>
          </w:p>
        </w:tc>
        <w:tc>
          <w:tcPr>
            <w:tcW w:w="174" w:type="dxa"/>
          </w:tcPr>
          <w:p w14:paraId="7CF6B96B" w14:textId="77777777" w:rsidR="007D50CE" w:rsidRPr="00456C47" w:rsidRDefault="007D50CE" w:rsidP="007E68D4">
            <w:pPr>
              <w:pStyle w:val="TableParagraph"/>
              <w:rPr>
                <w:rFonts w:ascii="Times New Roman"/>
                <w:sz w:val="12"/>
              </w:rPr>
            </w:pPr>
          </w:p>
        </w:tc>
        <w:tc>
          <w:tcPr>
            <w:tcW w:w="175" w:type="dxa"/>
          </w:tcPr>
          <w:p w14:paraId="20343AA1" w14:textId="77777777" w:rsidR="007D50CE" w:rsidRPr="00456C47" w:rsidRDefault="007D50CE" w:rsidP="007E68D4">
            <w:pPr>
              <w:pStyle w:val="TableParagraph"/>
              <w:rPr>
                <w:rFonts w:ascii="Times New Roman"/>
                <w:sz w:val="12"/>
              </w:rPr>
            </w:pPr>
          </w:p>
        </w:tc>
        <w:tc>
          <w:tcPr>
            <w:tcW w:w="175" w:type="dxa"/>
          </w:tcPr>
          <w:p w14:paraId="0EB9F69A" w14:textId="77777777" w:rsidR="007D50CE" w:rsidRPr="00456C47" w:rsidRDefault="007D50CE" w:rsidP="007E68D4">
            <w:pPr>
              <w:pStyle w:val="TableParagraph"/>
              <w:rPr>
                <w:rFonts w:ascii="Times New Roman"/>
                <w:sz w:val="12"/>
              </w:rPr>
            </w:pPr>
          </w:p>
        </w:tc>
        <w:tc>
          <w:tcPr>
            <w:tcW w:w="386" w:type="dxa"/>
          </w:tcPr>
          <w:p w14:paraId="0F3629B2" w14:textId="77777777" w:rsidR="007D50CE" w:rsidRPr="00456C47" w:rsidRDefault="007D50CE" w:rsidP="007E68D4">
            <w:pPr>
              <w:pStyle w:val="TableParagraph"/>
              <w:rPr>
                <w:rFonts w:ascii="Times New Roman"/>
                <w:sz w:val="12"/>
              </w:rPr>
            </w:pPr>
          </w:p>
        </w:tc>
      </w:tr>
      <w:tr w:rsidR="007D50CE" w:rsidRPr="00456C47" w14:paraId="61AC8C37" w14:textId="77777777" w:rsidTr="0DA3368B">
        <w:trPr>
          <w:trHeight w:val="388"/>
          <w:jc w:val="center"/>
        </w:trPr>
        <w:tc>
          <w:tcPr>
            <w:tcW w:w="4674" w:type="dxa"/>
          </w:tcPr>
          <w:p w14:paraId="563A3E70" w14:textId="77777777" w:rsidR="007D50CE" w:rsidRPr="00456C47" w:rsidRDefault="007D50CE" w:rsidP="007E68D4">
            <w:pPr>
              <w:pStyle w:val="TableParagraph"/>
              <w:spacing w:line="181" w:lineRule="exact"/>
              <w:ind w:left="110"/>
              <w:rPr>
                <w:sz w:val="17"/>
              </w:rPr>
            </w:pPr>
            <w:r w:rsidRPr="00456C47">
              <w:rPr>
                <w:sz w:val="17"/>
              </w:rPr>
              <w:t>Data</w:t>
            </w:r>
            <w:r w:rsidRPr="00456C47">
              <w:rPr>
                <w:spacing w:val="-3"/>
                <w:sz w:val="17"/>
              </w:rPr>
              <w:t xml:space="preserve"> </w:t>
            </w:r>
            <w:r w:rsidRPr="00456C47">
              <w:rPr>
                <w:sz w:val="17"/>
              </w:rPr>
              <w:t>harmonization</w:t>
            </w:r>
            <w:r w:rsidRPr="00456C47">
              <w:rPr>
                <w:spacing w:val="-2"/>
                <w:sz w:val="17"/>
              </w:rPr>
              <w:t xml:space="preserve"> </w:t>
            </w:r>
            <w:r w:rsidRPr="00456C47">
              <w:rPr>
                <w:sz w:val="17"/>
              </w:rPr>
              <w:t>across</w:t>
            </w:r>
            <w:r w:rsidRPr="00456C47">
              <w:rPr>
                <w:spacing w:val="-3"/>
                <w:sz w:val="17"/>
              </w:rPr>
              <w:t xml:space="preserve"> </w:t>
            </w:r>
            <w:r w:rsidRPr="00456C47">
              <w:rPr>
                <w:sz w:val="17"/>
              </w:rPr>
              <w:t>DSI-Africa</w:t>
            </w:r>
            <w:r w:rsidRPr="00456C47">
              <w:rPr>
                <w:spacing w:val="-3"/>
                <w:sz w:val="17"/>
              </w:rPr>
              <w:t xml:space="preserve"> </w:t>
            </w:r>
            <w:r w:rsidRPr="00456C47">
              <w:rPr>
                <w:sz w:val="17"/>
              </w:rPr>
              <w:t>platform</w:t>
            </w:r>
            <w:r w:rsidRPr="00456C47">
              <w:rPr>
                <w:spacing w:val="-2"/>
                <w:sz w:val="17"/>
              </w:rPr>
              <w:t xml:space="preserve"> </w:t>
            </w:r>
            <w:r w:rsidRPr="00456C47">
              <w:rPr>
                <w:sz w:val="17"/>
              </w:rPr>
              <w:t>and</w:t>
            </w:r>
            <w:r w:rsidRPr="00456C47">
              <w:rPr>
                <w:spacing w:val="-2"/>
                <w:sz w:val="17"/>
              </w:rPr>
              <w:t xml:space="preserve"> </w:t>
            </w:r>
            <w:r w:rsidRPr="00456C47">
              <w:rPr>
                <w:sz w:val="17"/>
              </w:rPr>
              <w:t>other</w:t>
            </w:r>
            <w:r w:rsidRPr="00456C47">
              <w:rPr>
                <w:spacing w:val="-3"/>
                <w:sz w:val="17"/>
              </w:rPr>
              <w:t xml:space="preserve"> </w:t>
            </w:r>
            <w:r w:rsidRPr="00456C47">
              <w:rPr>
                <w:sz w:val="17"/>
              </w:rPr>
              <w:t>grantees(M12)</w:t>
            </w:r>
          </w:p>
        </w:tc>
        <w:tc>
          <w:tcPr>
            <w:tcW w:w="169" w:type="dxa"/>
          </w:tcPr>
          <w:p w14:paraId="137A3245" w14:textId="77777777" w:rsidR="007D50CE" w:rsidRPr="00456C47" w:rsidRDefault="007D50CE" w:rsidP="007E68D4">
            <w:pPr>
              <w:pStyle w:val="TableParagraph"/>
              <w:rPr>
                <w:rFonts w:ascii="Times New Roman"/>
                <w:sz w:val="20"/>
              </w:rPr>
            </w:pPr>
          </w:p>
        </w:tc>
        <w:tc>
          <w:tcPr>
            <w:tcW w:w="170" w:type="dxa"/>
          </w:tcPr>
          <w:p w14:paraId="51E743E7" w14:textId="77777777" w:rsidR="007D50CE" w:rsidRPr="00456C47" w:rsidRDefault="007D50CE" w:rsidP="007E68D4">
            <w:pPr>
              <w:pStyle w:val="TableParagraph"/>
              <w:rPr>
                <w:rFonts w:ascii="Times New Roman"/>
                <w:sz w:val="20"/>
              </w:rPr>
            </w:pPr>
          </w:p>
        </w:tc>
        <w:tc>
          <w:tcPr>
            <w:tcW w:w="170" w:type="dxa"/>
          </w:tcPr>
          <w:p w14:paraId="3024CFA8" w14:textId="77777777" w:rsidR="007D50CE" w:rsidRPr="00456C47" w:rsidRDefault="007D50CE" w:rsidP="007E68D4">
            <w:pPr>
              <w:pStyle w:val="TableParagraph"/>
              <w:rPr>
                <w:rFonts w:ascii="Times New Roman"/>
                <w:sz w:val="20"/>
              </w:rPr>
            </w:pPr>
          </w:p>
        </w:tc>
        <w:tc>
          <w:tcPr>
            <w:tcW w:w="166" w:type="dxa"/>
            <w:shd w:val="clear" w:color="auto" w:fill="FF0000"/>
          </w:tcPr>
          <w:p w14:paraId="0F3F389A" w14:textId="77777777" w:rsidR="007D50CE" w:rsidRPr="00456C47" w:rsidRDefault="007D50CE" w:rsidP="007E68D4">
            <w:pPr>
              <w:pStyle w:val="TableParagraph"/>
              <w:rPr>
                <w:rFonts w:ascii="Times New Roman"/>
                <w:sz w:val="20"/>
              </w:rPr>
            </w:pPr>
          </w:p>
        </w:tc>
        <w:tc>
          <w:tcPr>
            <w:tcW w:w="167" w:type="dxa"/>
          </w:tcPr>
          <w:p w14:paraId="076B13E3" w14:textId="77777777" w:rsidR="007D50CE" w:rsidRPr="00456C47" w:rsidRDefault="007D50CE" w:rsidP="007E68D4">
            <w:pPr>
              <w:pStyle w:val="TableParagraph"/>
              <w:rPr>
                <w:rFonts w:ascii="Times New Roman"/>
                <w:sz w:val="20"/>
              </w:rPr>
            </w:pPr>
          </w:p>
        </w:tc>
        <w:tc>
          <w:tcPr>
            <w:tcW w:w="167" w:type="dxa"/>
          </w:tcPr>
          <w:p w14:paraId="31E697D3" w14:textId="77777777" w:rsidR="007D50CE" w:rsidRPr="00456C47" w:rsidRDefault="007D50CE" w:rsidP="007E68D4">
            <w:pPr>
              <w:pStyle w:val="TableParagraph"/>
              <w:rPr>
                <w:rFonts w:ascii="Times New Roman"/>
                <w:sz w:val="20"/>
              </w:rPr>
            </w:pPr>
          </w:p>
        </w:tc>
        <w:tc>
          <w:tcPr>
            <w:tcW w:w="168" w:type="dxa"/>
          </w:tcPr>
          <w:p w14:paraId="765B4181" w14:textId="77777777" w:rsidR="007D50CE" w:rsidRPr="00456C47" w:rsidRDefault="007D50CE" w:rsidP="007E68D4">
            <w:pPr>
              <w:pStyle w:val="TableParagraph"/>
              <w:rPr>
                <w:rFonts w:ascii="Times New Roman"/>
                <w:sz w:val="20"/>
              </w:rPr>
            </w:pPr>
          </w:p>
        </w:tc>
        <w:tc>
          <w:tcPr>
            <w:tcW w:w="168" w:type="dxa"/>
          </w:tcPr>
          <w:p w14:paraId="25ECF97C" w14:textId="77777777" w:rsidR="007D50CE" w:rsidRPr="00456C47" w:rsidRDefault="007D50CE" w:rsidP="007E68D4">
            <w:pPr>
              <w:pStyle w:val="TableParagraph"/>
              <w:rPr>
                <w:rFonts w:ascii="Times New Roman"/>
                <w:sz w:val="20"/>
              </w:rPr>
            </w:pPr>
          </w:p>
        </w:tc>
        <w:tc>
          <w:tcPr>
            <w:tcW w:w="169" w:type="dxa"/>
          </w:tcPr>
          <w:p w14:paraId="0F2BDB33" w14:textId="77777777" w:rsidR="007D50CE" w:rsidRPr="00456C47" w:rsidRDefault="007D50CE" w:rsidP="007E68D4">
            <w:pPr>
              <w:pStyle w:val="TableParagraph"/>
              <w:rPr>
                <w:rFonts w:ascii="Times New Roman"/>
                <w:sz w:val="20"/>
              </w:rPr>
            </w:pPr>
          </w:p>
        </w:tc>
        <w:tc>
          <w:tcPr>
            <w:tcW w:w="174" w:type="dxa"/>
          </w:tcPr>
          <w:p w14:paraId="2084DC24" w14:textId="77777777" w:rsidR="007D50CE" w:rsidRPr="00456C47" w:rsidRDefault="007D50CE" w:rsidP="007E68D4">
            <w:pPr>
              <w:pStyle w:val="TableParagraph"/>
              <w:rPr>
                <w:rFonts w:ascii="Times New Roman"/>
                <w:sz w:val="20"/>
              </w:rPr>
            </w:pPr>
          </w:p>
        </w:tc>
        <w:tc>
          <w:tcPr>
            <w:tcW w:w="175" w:type="dxa"/>
          </w:tcPr>
          <w:p w14:paraId="23FE15CA" w14:textId="77777777" w:rsidR="007D50CE" w:rsidRPr="00456C47" w:rsidRDefault="007D50CE" w:rsidP="007E68D4">
            <w:pPr>
              <w:pStyle w:val="TableParagraph"/>
              <w:rPr>
                <w:rFonts w:ascii="Times New Roman"/>
                <w:sz w:val="20"/>
              </w:rPr>
            </w:pPr>
          </w:p>
        </w:tc>
        <w:tc>
          <w:tcPr>
            <w:tcW w:w="176" w:type="dxa"/>
          </w:tcPr>
          <w:p w14:paraId="6596AF83" w14:textId="77777777" w:rsidR="007D50CE" w:rsidRPr="00456C47" w:rsidRDefault="007D50CE" w:rsidP="007E68D4">
            <w:pPr>
              <w:pStyle w:val="TableParagraph"/>
              <w:rPr>
                <w:rFonts w:ascii="Times New Roman"/>
                <w:sz w:val="20"/>
              </w:rPr>
            </w:pPr>
          </w:p>
        </w:tc>
        <w:tc>
          <w:tcPr>
            <w:tcW w:w="176" w:type="dxa"/>
          </w:tcPr>
          <w:p w14:paraId="60D81938" w14:textId="77777777" w:rsidR="007D50CE" w:rsidRPr="00456C47" w:rsidRDefault="007D50CE" w:rsidP="007E68D4">
            <w:pPr>
              <w:pStyle w:val="TableParagraph"/>
              <w:rPr>
                <w:rFonts w:ascii="Times New Roman"/>
                <w:sz w:val="20"/>
              </w:rPr>
            </w:pPr>
          </w:p>
        </w:tc>
        <w:tc>
          <w:tcPr>
            <w:tcW w:w="177" w:type="dxa"/>
          </w:tcPr>
          <w:p w14:paraId="5D4C5102" w14:textId="77777777" w:rsidR="007D50CE" w:rsidRPr="00456C47" w:rsidRDefault="007D50CE" w:rsidP="007E68D4">
            <w:pPr>
              <w:pStyle w:val="TableParagraph"/>
              <w:rPr>
                <w:rFonts w:ascii="Times New Roman"/>
                <w:sz w:val="20"/>
              </w:rPr>
            </w:pPr>
          </w:p>
        </w:tc>
        <w:tc>
          <w:tcPr>
            <w:tcW w:w="177" w:type="dxa"/>
          </w:tcPr>
          <w:p w14:paraId="53CCA77F" w14:textId="77777777" w:rsidR="007D50CE" w:rsidRPr="00456C47" w:rsidRDefault="007D50CE" w:rsidP="007E68D4">
            <w:pPr>
              <w:pStyle w:val="TableParagraph"/>
              <w:rPr>
                <w:rFonts w:ascii="Times New Roman"/>
                <w:sz w:val="20"/>
              </w:rPr>
            </w:pPr>
          </w:p>
        </w:tc>
        <w:tc>
          <w:tcPr>
            <w:tcW w:w="173" w:type="dxa"/>
          </w:tcPr>
          <w:p w14:paraId="6D4290F2" w14:textId="77777777" w:rsidR="007D50CE" w:rsidRPr="00456C47" w:rsidRDefault="007D50CE" w:rsidP="007E68D4">
            <w:pPr>
              <w:pStyle w:val="TableParagraph"/>
              <w:rPr>
                <w:rFonts w:ascii="Times New Roman"/>
                <w:sz w:val="20"/>
              </w:rPr>
            </w:pPr>
          </w:p>
        </w:tc>
        <w:tc>
          <w:tcPr>
            <w:tcW w:w="174" w:type="dxa"/>
          </w:tcPr>
          <w:p w14:paraId="2DBF7DA4" w14:textId="77777777" w:rsidR="007D50CE" w:rsidRPr="00456C47" w:rsidRDefault="007D50CE" w:rsidP="007E68D4">
            <w:pPr>
              <w:pStyle w:val="TableParagraph"/>
              <w:rPr>
                <w:rFonts w:ascii="Times New Roman"/>
                <w:sz w:val="20"/>
              </w:rPr>
            </w:pPr>
          </w:p>
        </w:tc>
        <w:tc>
          <w:tcPr>
            <w:tcW w:w="174" w:type="dxa"/>
          </w:tcPr>
          <w:p w14:paraId="2643BB72" w14:textId="77777777" w:rsidR="007D50CE" w:rsidRPr="00456C47" w:rsidRDefault="007D50CE" w:rsidP="007E68D4">
            <w:pPr>
              <w:pStyle w:val="TableParagraph"/>
              <w:rPr>
                <w:rFonts w:ascii="Times New Roman"/>
                <w:sz w:val="20"/>
              </w:rPr>
            </w:pPr>
          </w:p>
        </w:tc>
        <w:tc>
          <w:tcPr>
            <w:tcW w:w="175" w:type="dxa"/>
          </w:tcPr>
          <w:p w14:paraId="0F7AC71B" w14:textId="77777777" w:rsidR="007D50CE" w:rsidRPr="00456C47" w:rsidRDefault="007D50CE" w:rsidP="007E68D4">
            <w:pPr>
              <w:pStyle w:val="TableParagraph"/>
              <w:rPr>
                <w:rFonts w:ascii="Times New Roman"/>
                <w:sz w:val="20"/>
              </w:rPr>
            </w:pPr>
          </w:p>
        </w:tc>
        <w:tc>
          <w:tcPr>
            <w:tcW w:w="175" w:type="dxa"/>
          </w:tcPr>
          <w:p w14:paraId="7434FD3E" w14:textId="77777777" w:rsidR="007D50CE" w:rsidRPr="00456C47" w:rsidRDefault="007D50CE" w:rsidP="007E68D4">
            <w:pPr>
              <w:pStyle w:val="TableParagraph"/>
              <w:rPr>
                <w:rFonts w:ascii="Times New Roman"/>
                <w:sz w:val="20"/>
              </w:rPr>
            </w:pPr>
          </w:p>
        </w:tc>
        <w:tc>
          <w:tcPr>
            <w:tcW w:w="386" w:type="dxa"/>
          </w:tcPr>
          <w:p w14:paraId="2FE43AB2" w14:textId="77777777" w:rsidR="007D50CE" w:rsidRPr="00456C47" w:rsidRDefault="007D50CE" w:rsidP="007E68D4">
            <w:pPr>
              <w:pStyle w:val="TableParagraph"/>
              <w:rPr>
                <w:rFonts w:ascii="Times New Roman"/>
                <w:sz w:val="20"/>
              </w:rPr>
            </w:pPr>
          </w:p>
        </w:tc>
      </w:tr>
      <w:tr w:rsidR="007D50CE" w:rsidRPr="00456C47" w14:paraId="65FC3B24" w14:textId="77777777" w:rsidTr="0DA3368B">
        <w:trPr>
          <w:trHeight w:val="196"/>
          <w:jc w:val="center"/>
        </w:trPr>
        <w:tc>
          <w:tcPr>
            <w:tcW w:w="4674" w:type="dxa"/>
          </w:tcPr>
          <w:p w14:paraId="338BF3BF" w14:textId="77777777" w:rsidR="007D50CE" w:rsidRPr="00456C47" w:rsidRDefault="007D50CE" w:rsidP="007E68D4">
            <w:pPr>
              <w:pStyle w:val="TableParagraph"/>
              <w:spacing w:line="176" w:lineRule="exact"/>
              <w:ind w:left="110"/>
              <w:rPr>
                <w:sz w:val="17"/>
              </w:rPr>
            </w:pPr>
            <w:r w:rsidRPr="00456C47">
              <w:rPr>
                <w:sz w:val="17"/>
              </w:rPr>
              <w:t>Biomedical</w:t>
            </w:r>
            <w:r w:rsidRPr="00456C47">
              <w:rPr>
                <w:spacing w:val="-3"/>
                <w:sz w:val="17"/>
              </w:rPr>
              <w:t xml:space="preserve"> </w:t>
            </w:r>
            <w:r w:rsidRPr="00456C47">
              <w:rPr>
                <w:sz w:val="17"/>
              </w:rPr>
              <w:t>data</w:t>
            </w:r>
            <w:r w:rsidRPr="00456C47">
              <w:rPr>
                <w:spacing w:val="-1"/>
                <w:sz w:val="17"/>
              </w:rPr>
              <w:t xml:space="preserve"> </w:t>
            </w:r>
            <w:r w:rsidRPr="00456C47">
              <w:rPr>
                <w:sz w:val="17"/>
              </w:rPr>
              <w:t>recoded</w:t>
            </w:r>
            <w:r w:rsidRPr="00456C47">
              <w:rPr>
                <w:spacing w:val="-1"/>
                <w:sz w:val="17"/>
              </w:rPr>
              <w:t xml:space="preserve"> </w:t>
            </w:r>
            <w:r w:rsidRPr="00456C47">
              <w:rPr>
                <w:sz w:val="17"/>
              </w:rPr>
              <w:t>and</w:t>
            </w:r>
            <w:r w:rsidRPr="00456C47">
              <w:rPr>
                <w:spacing w:val="-1"/>
                <w:sz w:val="17"/>
              </w:rPr>
              <w:t xml:space="preserve"> </w:t>
            </w:r>
            <w:r w:rsidRPr="00456C47">
              <w:rPr>
                <w:sz w:val="17"/>
              </w:rPr>
              <w:t>merged</w:t>
            </w:r>
            <w:r w:rsidRPr="00456C47">
              <w:rPr>
                <w:spacing w:val="-1"/>
                <w:sz w:val="17"/>
              </w:rPr>
              <w:t xml:space="preserve"> </w:t>
            </w:r>
            <w:r w:rsidRPr="00456C47">
              <w:rPr>
                <w:sz w:val="17"/>
              </w:rPr>
              <w:t>into</w:t>
            </w:r>
            <w:r w:rsidRPr="00456C47">
              <w:rPr>
                <w:spacing w:val="-1"/>
                <w:sz w:val="17"/>
              </w:rPr>
              <w:t xml:space="preserve"> </w:t>
            </w:r>
            <w:r w:rsidRPr="00456C47">
              <w:rPr>
                <w:sz w:val="17"/>
              </w:rPr>
              <w:t>one</w:t>
            </w:r>
            <w:r w:rsidRPr="00456C47">
              <w:rPr>
                <w:spacing w:val="-1"/>
                <w:sz w:val="17"/>
              </w:rPr>
              <w:t xml:space="preserve"> </w:t>
            </w:r>
            <w:r w:rsidRPr="00456C47">
              <w:rPr>
                <w:sz w:val="17"/>
              </w:rPr>
              <w:t>database</w:t>
            </w:r>
            <w:r w:rsidRPr="00456C47">
              <w:rPr>
                <w:spacing w:val="-1"/>
                <w:sz w:val="17"/>
              </w:rPr>
              <w:t xml:space="preserve"> </w:t>
            </w:r>
            <w:r w:rsidRPr="00456C47">
              <w:rPr>
                <w:sz w:val="17"/>
              </w:rPr>
              <w:t>(M8)</w:t>
            </w:r>
          </w:p>
        </w:tc>
        <w:tc>
          <w:tcPr>
            <w:tcW w:w="169" w:type="dxa"/>
          </w:tcPr>
          <w:p w14:paraId="1B12B118" w14:textId="77777777" w:rsidR="007D50CE" w:rsidRPr="00456C47" w:rsidRDefault="007D50CE" w:rsidP="007E68D4">
            <w:pPr>
              <w:pStyle w:val="TableParagraph"/>
              <w:rPr>
                <w:rFonts w:ascii="Times New Roman"/>
                <w:sz w:val="12"/>
              </w:rPr>
            </w:pPr>
          </w:p>
        </w:tc>
        <w:tc>
          <w:tcPr>
            <w:tcW w:w="170" w:type="dxa"/>
          </w:tcPr>
          <w:p w14:paraId="37209CDE" w14:textId="77777777" w:rsidR="007D50CE" w:rsidRPr="00456C47" w:rsidRDefault="007D50CE" w:rsidP="007E68D4">
            <w:pPr>
              <w:pStyle w:val="TableParagraph"/>
              <w:rPr>
                <w:rFonts w:ascii="Times New Roman"/>
                <w:sz w:val="12"/>
              </w:rPr>
            </w:pPr>
          </w:p>
        </w:tc>
        <w:tc>
          <w:tcPr>
            <w:tcW w:w="170" w:type="dxa"/>
            <w:shd w:val="clear" w:color="auto" w:fill="FF0000"/>
          </w:tcPr>
          <w:p w14:paraId="792EBE7F" w14:textId="77777777" w:rsidR="007D50CE" w:rsidRPr="00456C47" w:rsidRDefault="007D50CE" w:rsidP="007E68D4">
            <w:pPr>
              <w:pStyle w:val="TableParagraph"/>
              <w:rPr>
                <w:rFonts w:ascii="Times New Roman"/>
                <w:sz w:val="12"/>
              </w:rPr>
            </w:pPr>
          </w:p>
        </w:tc>
        <w:tc>
          <w:tcPr>
            <w:tcW w:w="166" w:type="dxa"/>
          </w:tcPr>
          <w:p w14:paraId="114F03C7" w14:textId="77777777" w:rsidR="007D50CE" w:rsidRPr="00456C47" w:rsidRDefault="007D50CE" w:rsidP="007E68D4">
            <w:pPr>
              <w:pStyle w:val="TableParagraph"/>
              <w:rPr>
                <w:rFonts w:ascii="Times New Roman"/>
                <w:sz w:val="12"/>
              </w:rPr>
            </w:pPr>
          </w:p>
        </w:tc>
        <w:tc>
          <w:tcPr>
            <w:tcW w:w="167" w:type="dxa"/>
          </w:tcPr>
          <w:p w14:paraId="1F50A3AA" w14:textId="77777777" w:rsidR="007D50CE" w:rsidRPr="00456C47" w:rsidRDefault="007D50CE" w:rsidP="007E68D4">
            <w:pPr>
              <w:pStyle w:val="TableParagraph"/>
              <w:rPr>
                <w:rFonts w:ascii="Times New Roman"/>
                <w:sz w:val="12"/>
              </w:rPr>
            </w:pPr>
          </w:p>
        </w:tc>
        <w:tc>
          <w:tcPr>
            <w:tcW w:w="167" w:type="dxa"/>
          </w:tcPr>
          <w:p w14:paraId="73A37756" w14:textId="77777777" w:rsidR="007D50CE" w:rsidRPr="00456C47" w:rsidRDefault="007D50CE" w:rsidP="007E68D4">
            <w:pPr>
              <w:pStyle w:val="TableParagraph"/>
              <w:rPr>
                <w:rFonts w:ascii="Times New Roman"/>
                <w:sz w:val="12"/>
              </w:rPr>
            </w:pPr>
          </w:p>
        </w:tc>
        <w:tc>
          <w:tcPr>
            <w:tcW w:w="168" w:type="dxa"/>
          </w:tcPr>
          <w:p w14:paraId="6126227D" w14:textId="77777777" w:rsidR="007D50CE" w:rsidRPr="00456C47" w:rsidRDefault="007D50CE" w:rsidP="007E68D4">
            <w:pPr>
              <w:pStyle w:val="TableParagraph"/>
              <w:rPr>
                <w:rFonts w:ascii="Times New Roman"/>
                <w:sz w:val="12"/>
              </w:rPr>
            </w:pPr>
          </w:p>
        </w:tc>
        <w:tc>
          <w:tcPr>
            <w:tcW w:w="168" w:type="dxa"/>
          </w:tcPr>
          <w:p w14:paraId="0F06062E" w14:textId="77777777" w:rsidR="007D50CE" w:rsidRPr="00456C47" w:rsidRDefault="007D50CE" w:rsidP="007E68D4">
            <w:pPr>
              <w:pStyle w:val="TableParagraph"/>
              <w:rPr>
                <w:rFonts w:ascii="Times New Roman"/>
                <w:sz w:val="12"/>
              </w:rPr>
            </w:pPr>
          </w:p>
        </w:tc>
        <w:tc>
          <w:tcPr>
            <w:tcW w:w="169" w:type="dxa"/>
          </w:tcPr>
          <w:p w14:paraId="7527D458" w14:textId="77777777" w:rsidR="007D50CE" w:rsidRPr="00456C47" w:rsidRDefault="007D50CE" w:rsidP="007E68D4">
            <w:pPr>
              <w:pStyle w:val="TableParagraph"/>
              <w:rPr>
                <w:rFonts w:ascii="Times New Roman"/>
                <w:sz w:val="12"/>
              </w:rPr>
            </w:pPr>
          </w:p>
        </w:tc>
        <w:tc>
          <w:tcPr>
            <w:tcW w:w="174" w:type="dxa"/>
          </w:tcPr>
          <w:p w14:paraId="140A38AB" w14:textId="77777777" w:rsidR="007D50CE" w:rsidRPr="00456C47" w:rsidRDefault="007D50CE" w:rsidP="007E68D4">
            <w:pPr>
              <w:pStyle w:val="TableParagraph"/>
              <w:rPr>
                <w:rFonts w:ascii="Times New Roman"/>
                <w:sz w:val="12"/>
              </w:rPr>
            </w:pPr>
          </w:p>
        </w:tc>
        <w:tc>
          <w:tcPr>
            <w:tcW w:w="175" w:type="dxa"/>
          </w:tcPr>
          <w:p w14:paraId="672CC5F8" w14:textId="77777777" w:rsidR="007D50CE" w:rsidRPr="00456C47" w:rsidRDefault="007D50CE" w:rsidP="007E68D4">
            <w:pPr>
              <w:pStyle w:val="TableParagraph"/>
              <w:rPr>
                <w:rFonts w:ascii="Times New Roman"/>
                <w:sz w:val="12"/>
              </w:rPr>
            </w:pPr>
          </w:p>
        </w:tc>
        <w:tc>
          <w:tcPr>
            <w:tcW w:w="176" w:type="dxa"/>
          </w:tcPr>
          <w:p w14:paraId="3BB3B0BB" w14:textId="77777777" w:rsidR="007D50CE" w:rsidRPr="00456C47" w:rsidRDefault="007D50CE" w:rsidP="007E68D4">
            <w:pPr>
              <w:pStyle w:val="TableParagraph"/>
              <w:rPr>
                <w:rFonts w:ascii="Times New Roman"/>
                <w:sz w:val="12"/>
              </w:rPr>
            </w:pPr>
          </w:p>
        </w:tc>
        <w:tc>
          <w:tcPr>
            <w:tcW w:w="176" w:type="dxa"/>
          </w:tcPr>
          <w:p w14:paraId="778FD683" w14:textId="77777777" w:rsidR="007D50CE" w:rsidRPr="00456C47" w:rsidRDefault="007D50CE" w:rsidP="007E68D4">
            <w:pPr>
              <w:pStyle w:val="TableParagraph"/>
              <w:rPr>
                <w:rFonts w:ascii="Times New Roman"/>
                <w:sz w:val="12"/>
              </w:rPr>
            </w:pPr>
          </w:p>
        </w:tc>
        <w:tc>
          <w:tcPr>
            <w:tcW w:w="177" w:type="dxa"/>
          </w:tcPr>
          <w:p w14:paraId="642564F6" w14:textId="77777777" w:rsidR="007D50CE" w:rsidRPr="00456C47" w:rsidRDefault="007D50CE" w:rsidP="007E68D4">
            <w:pPr>
              <w:pStyle w:val="TableParagraph"/>
              <w:rPr>
                <w:rFonts w:ascii="Times New Roman"/>
                <w:sz w:val="12"/>
              </w:rPr>
            </w:pPr>
          </w:p>
        </w:tc>
        <w:tc>
          <w:tcPr>
            <w:tcW w:w="177" w:type="dxa"/>
          </w:tcPr>
          <w:p w14:paraId="099F1780" w14:textId="77777777" w:rsidR="007D50CE" w:rsidRPr="00456C47" w:rsidRDefault="007D50CE" w:rsidP="007E68D4">
            <w:pPr>
              <w:pStyle w:val="TableParagraph"/>
              <w:rPr>
                <w:rFonts w:ascii="Times New Roman"/>
                <w:sz w:val="12"/>
              </w:rPr>
            </w:pPr>
          </w:p>
        </w:tc>
        <w:tc>
          <w:tcPr>
            <w:tcW w:w="173" w:type="dxa"/>
          </w:tcPr>
          <w:p w14:paraId="37552CB8" w14:textId="77777777" w:rsidR="007D50CE" w:rsidRPr="00456C47" w:rsidRDefault="007D50CE" w:rsidP="007E68D4">
            <w:pPr>
              <w:pStyle w:val="TableParagraph"/>
              <w:rPr>
                <w:rFonts w:ascii="Times New Roman"/>
                <w:sz w:val="12"/>
              </w:rPr>
            </w:pPr>
          </w:p>
        </w:tc>
        <w:tc>
          <w:tcPr>
            <w:tcW w:w="174" w:type="dxa"/>
          </w:tcPr>
          <w:p w14:paraId="59A1508E" w14:textId="77777777" w:rsidR="007D50CE" w:rsidRPr="00456C47" w:rsidRDefault="007D50CE" w:rsidP="007E68D4">
            <w:pPr>
              <w:pStyle w:val="TableParagraph"/>
              <w:rPr>
                <w:rFonts w:ascii="Times New Roman"/>
                <w:sz w:val="12"/>
              </w:rPr>
            </w:pPr>
          </w:p>
        </w:tc>
        <w:tc>
          <w:tcPr>
            <w:tcW w:w="174" w:type="dxa"/>
          </w:tcPr>
          <w:p w14:paraId="1C9C3CE4" w14:textId="77777777" w:rsidR="007D50CE" w:rsidRPr="00456C47" w:rsidRDefault="007D50CE" w:rsidP="007E68D4">
            <w:pPr>
              <w:pStyle w:val="TableParagraph"/>
              <w:rPr>
                <w:rFonts w:ascii="Times New Roman"/>
                <w:sz w:val="12"/>
              </w:rPr>
            </w:pPr>
          </w:p>
        </w:tc>
        <w:tc>
          <w:tcPr>
            <w:tcW w:w="175" w:type="dxa"/>
          </w:tcPr>
          <w:p w14:paraId="30D8C07C" w14:textId="77777777" w:rsidR="007D50CE" w:rsidRPr="00456C47" w:rsidRDefault="007D50CE" w:rsidP="007E68D4">
            <w:pPr>
              <w:pStyle w:val="TableParagraph"/>
              <w:rPr>
                <w:rFonts w:ascii="Times New Roman"/>
                <w:sz w:val="12"/>
              </w:rPr>
            </w:pPr>
          </w:p>
        </w:tc>
        <w:tc>
          <w:tcPr>
            <w:tcW w:w="175" w:type="dxa"/>
          </w:tcPr>
          <w:p w14:paraId="065D1DBB" w14:textId="77777777" w:rsidR="007D50CE" w:rsidRPr="00456C47" w:rsidRDefault="007D50CE" w:rsidP="007E68D4">
            <w:pPr>
              <w:pStyle w:val="TableParagraph"/>
              <w:rPr>
                <w:rFonts w:ascii="Times New Roman"/>
                <w:sz w:val="12"/>
              </w:rPr>
            </w:pPr>
          </w:p>
        </w:tc>
        <w:tc>
          <w:tcPr>
            <w:tcW w:w="386" w:type="dxa"/>
          </w:tcPr>
          <w:p w14:paraId="3D4A49C1" w14:textId="77777777" w:rsidR="007D50CE" w:rsidRPr="00456C47" w:rsidRDefault="007D50CE" w:rsidP="007E68D4">
            <w:pPr>
              <w:pStyle w:val="TableParagraph"/>
              <w:rPr>
                <w:rFonts w:ascii="Times New Roman"/>
                <w:sz w:val="12"/>
              </w:rPr>
            </w:pPr>
          </w:p>
        </w:tc>
      </w:tr>
      <w:tr w:rsidR="007D50CE" w:rsidRPr="00456C47" w14:paraId="62B839FE" w14:textId="77777777" w:rsidTr="0DA3368B">
        <w:trPr>
          <w:trHeight w:val="196"/>
          <w:jc w:val="center"/>
        </w:trPr>
        <w:tc>
          <w:tcPr>
            <w:tcW w:w="4674" w:type="dxa"/>
          </w:tcPr>
          <w:p w14:paraId="1875BF9A" w14:textId="77777777" w:rsidR="007D50CE" w:rsidRPr="00456C47" w:rsidRDefault="007D50CE" w:rsidP="007E68D4">
            <w:pPr>
              <w:pStyle w:val="TableParagraph"/>
              <w:spacing w:line="176" w:lineRule="exact"/>
              <w:ind w:left="110"/>
              <w:rPr>
                <w:sz w:val="17"/>
              </w:rPr>
            </w:pPr>
            <w:r w:rsidRPr="00456C47">
              <w:rPr>
                <w:sz w:val="17"/>
              </w:rPr>
              <w:t>Database</w:t>
            </w:r>
            <w:r w:rsidRPr="00456C47">
              <w:rPr>
                <w:spacing w:val="-3"/>
                <w:sz w:val="17"/>
              </w:rPr>
              <w:t xml:space="preserve"> </w:t>
            </w:r>
            <w:r w:rsidRPr="00456C47">
              <w:rPr>
                <w:sz w:val="17"/>
              </w:rPr>
              <w:t>prepared</w:t>
            </w:r>
            <w:r w:rsidRPr="00456C47">
              <w:rPr>
                <w:spacing w:val="-2"/>
                <w:sz w:val="17"/>
              </w:rPr>
              <w:t xml:space="preserve"> </w:t>
            </w:r>
            <w:r w:rsidRPr="00456C47">
              <w:rPr>
                <w:sz w:val="17"/>
              </w:rPr>
              <w:t>for</w:t>
            </w:r>
            <w:r w:rsidRPr="00456C47">
              <w:rPr>
                <w:spacing w:val="-3"/>
                <w:sz w:val="17"/>
              </w:rPr>
              <w:t xml:space="preserve"> </w:t>
            </w:r>
            <w:r w:rsidRPr="00456C47">
              <w:rPr>
                <w:sz w:val="17"/>
              </w:rPr>
              <w:t>vulnerability-heat-health</w:t>
            </w:r>
            <w:r w:rsidRPr="00456C47">
              <w:rPr>
                <w:spacing w:val="-3"/>
                <w:sz w:val="17"/>
              </w:rPr>
              <w:t xml:space="preserve"> </w:t>
            </w:r>
            <w:r w:rsidRPr="00456C47">
              <w:rPr>
                <w:sz w:val="17"/>
              </w:rPr>
              <w:t>analysis</w:t>
            </w:r>
            <w:r w:rsidRPr="00456C47">
              <w:rPr>
                <w:spacing w:val="-3"/>
                <w:sz w:val="17"/>
              </w:rPr>
              <w:t xml:space="preserve"> </w:t>
            </w:r>
            <w:r w:rsidRPr="00456C47">
              <w:rPr>
                <w:sz w:val="17"/>
              </w:rPr>
              <w:t>(M12)</w:t>
            </w:r>
          </w:p>
        </w:tc>
        <w:tc>
          <w:tcPr>
            <w:tcW w:w="169" w:type="dxa"/>
          </w:tcPr>
          <w:p w14:paraId="78444385" w14:textId="77777777" w:rsidR="007D50CE" w:rsidRPr="00456C47" w:rsidRDefault="007D50CE" w:rsidP="007E68D4">
            <w:pPr>
              <w:pStyle w:val="TableParagraph"/>
              <w:rPr>
                <w:rFonts w:ascii="Times New Roman"/>
                <w:sz w:val="12"/>
              </w:rPr>
            </w:pPr>
          </w:p>
        </w:tc>
        <w:tc>
          <w:tcPr>
            <w:tcW w:w="170" w:type="dxa"/>
          </w:tcPr>
          <w:p w14:paraId="6DDF3794" w14:textId="77777777" w:rsidR="007D50CE" w:rsidRPr="00456C47" w:rsidRDefault="007D50CE" w:rsidP="007E68D4">
            <w:pPr>
              <w:pStyle w:val="TableParagraph"/>
              <w:rPr>
                <w:rFonts w:ascii="Times New Roman"/>
                <w:sz w:val="12"/>
              </w:rPr>
            </w:pPr>
          </w:p>
        </w:tc>
        <w:tc>
          <w:tcPr>
            <w:tcW w:w="170" w:type="dxa"/>
          </w:tcPr>
          <w:p w14:paraId="2764291F" w14:textId="77777777" w:rsidR="007D50CE" w:rsidRPr="00456C47" w:rsidRDefault="007D50CE" w:rsidP="007E68D4">
            <w:pPr>
              <w:pStyle w:val="TableParagraph"/>
              <w:rPr>
                <w:rFonts w:ascii="Times New Roman"/>
                <w:sz w:val="12"/>
              </w:rPr>
            </w:pPr>
          </w:p>
        </w:tc>
        <w:tc>
          <w:tcPr>
            <w:tcW w:w="166" w:type="dxa"/>
          </w:tcPr>
          <w:p w14:paraId="488A4395" w14:textId="77777777" w:rsidR="007D50CE" w:rsidRPr="00456C47" w:rsidRDefault="007D50CE" w:rsidP="007E68D4">
            <w:pPr>
              <w:pStyle w:val="TableParagraph"/>
              <w:rPr>
                <w:rFonts w:ascii="Times New Roman"/>
                <w:sz w:val="12"/>
              </w:rPr>
            </w:pPr>
          </w:p>
        </w:tc>
        <w:tc>
          <w:tcPr>
            <w:tcW w:w="167" w:type="dxa"/>
            <w:shd w:val="clear" w:color="auto" w:fill="FF0000"/>
          </w:tcPr>
          <w:p w14:paraId="7B4F833E" w14:textId="77777777" w:rsidR="007D50CE" w:rsidRPr="00456C47" w:rsidRDefault="007D50CE" w:rsidP="007E68D4">
            <w:pPr>
              <w:pStyle w:val="TableParagraph"/>
              <w:rPr>
                <w:rFonts w:ascii="Times New Roman"/>
                <w:sz w:val="12"/>
              </w:rPr>
            </w:pPr>
          </w:p>
        </w:tc>
        <w:tc>
          <w:tcPr>
            <w:tcW w:w="167" w:type="dxa"/>
            <w:shd w:val="clear" w:color="auto" w:fill="FF0000"/>
          </w:tcPr>
          <w:p w14:paraId="346AD2BE" w14:textId="77777777" w:rsidR="007D50CE" w:rsidRPr="00456C47" w:rsidRDefault="007D50CE" w:rsidP="007E68D4">
            <w:pPr>
              <w:pStyle w:val="TableParagraph"/>
              <w:rPr>
                <w:rFonts w:ascii="Times New Roman"/>
                <w:sz w:val="12"/>
              </w:rPr>
            </w:pPr>
          </w:p>
        </w:tc>
        <w:tc>
          <w:tcPr>
            <w:tcW w:w="168" w:type="dxa"/>
          </w:tcPr>
          <w:p w14:paraId="01238830" w14:textId="77777777" w:rsidR="007D50CE" w:rsidRPr="00456C47" w:rsidRDefault="007D50CE" w:rsidP="007E68D4">
            <w:pPr>
              <w:pStyle w:val="TableParagraph"/>
              <w:rPr>
                <w:rFonts w:ascii="Times New Roman"/>
                <w:sz w:val="12"/>
              </w:rPr>
            </w:pPr>
          </w:p>
        </w:tc>
        <w:tc>
          <w:tcPr>
            <w:tcW w:w="168" w:type="dxa"/>
          </w:tcPr>
          <w:p w14:paraId="4B2C3FA7" w14:textId="77777777" w:rsidR="007D50CE" w:rsidRPr="00456C47" w:rsidRDefault="007D50CE" w:rsidP="007E68D4">
            <w:pPr>
              <w:pStyle w:val="TableParagraph"/>
              <w:rPr>
                <w:rFonts w:ascii="Times New Roman"/>
                <w:sz w:val="12"/>
              </w:rPr>
            </w:pPr>
          </w:p>
        </w:tc>
        <w:tc>
          <w:tcPr>
            <w:tcW w:w="169" w:type="dxa"/>
          </w:tcPr>
          <w:p w14:paraId="7B92B591" w14:textId="77777777" w:rsidR="007D50CE" w:rsidRPr="00456C47" w:rsidRDefault="007D50CE" w:rsidP="007E68D4">
            <w:pPr>
              <w:pStyle w:val="TableParagraph"/>
              <w:rPr>
                <w:rFonts w:ascii="Times New Roman"/>
                <w:sz w:val="12"/>
              </w:rPr>
            </w:pPr>
          </w:p>
        </w:tc>
        <w:tc>
          <w:tcPr>
            <w:tcW w:w="174" w:type="dxa"/>
          </w:tcPr>
          <w:p w14:paraId="464C876B" w14:textId="77777777" w:rsidR="007D50CE" w:rsidRPr="00456C47" w:rsidRDefault="007D50CE" w:rsidP="007E68D4">
            <w:pPr>
              <w:pStyle w:val="TableParagraph"/>
              <w:rPr>
                <w:rFonts w:ascii="Times New Roman"/>
                <w:sz w:val="12"/>
              </w:rPr>
            </w:pPr>
          </w:p>
        </w:tc>
        <w:tc>
          <w:tcPr>
            <w:tcW w:w="175" w:type="dxa"/>
          </w:tcPr>
          <w:p w14:paraId="00F3E493" w14:textId="77777777" w:rsidR="007D50CE" w:rsidRPr="00456C47" w:rsidRDefault="007D50CE" w:rsidP="007E68D4">
            <w:pPr>
              <w:pStyle w:val="TableParagraph"/>
              <w:rPr>
                <w:rFonts w:ascii="Times New Roman"/>
                <w:sz w:val="12"/>
              </w:rPr>
            </w:pPr>
          </w:p>
        </w:tc>
        <w:tc>
          <w:tcPr>
            <w:tcW w:w="176" w:type="dxa"/>
          </w:tcPr>
          <w:p w14:paraId="27948092" w14:textId="77777777" w:rsidR="007D50CE" w:rsidRPr="00456C47" w:rsidRDefault="007D50CE" w:rsidP="007E68D4">
            <w:pPr>
              <w:pStyle w:val="TableParagraph"/>
              <w:rPr>
                <w:rFonts w:ascii="Times New Roman"/>
                <w:sz w:val="12"/>
              </w:rPr>
            </w:pPr>
          </w:p>
        </w:tc>
        <w:tc>
          <w:tcPr>
            <w:tcW w:w="176" w:type="dxa"/>
          </w:tcPr>
          <w:p w14:paraId="0715181E" w14:textId="77777777" w:rsidR="007D50CE" w:rsidRPr="00456C47" w:rsidRDefault="007D50CE" w:rsidP="007E68D4">
            <w:pPr>
              <w:pStyle w:val="TableParagraph"/>
              <w:rPr>
                <w:rFonts w:ascii="Times New Roman"/>
                <w:sz w:val="12"/>
              </w:rPr>
            </w:pPr>
          </w:p>
        </w:tc>
        <w:tc>
          <w:tcPr>
            <w:tcW w:w="177" w:type="dxa"/>
          </w:tcPr>
          <w:p w14:paraId="4F4AE2EB" w14:textId="77777777" w:rsidR="007D50CE" w:rsidRPr="00456C47" w:rsidRDefault="007D50CE" w:rsidP="007E68D4">
            <w:pPr>
              <w:pStyle w:val="TableParagraph"/>
              <w:rPr>
                <w:rFonts w:ascii="Times New Roman"/>
                <w:sz w:val="12"/>
              </w:rPr>
            </w:pPr>
          </w:p>
        </w:tc>
        <w:tc>
          <w:tcPr>
            <w:tcW w:w="177" w:type="dxa"/>
          </w:tcPr>
          <w:p w14:paraId="06F0336B" w14:textId="77777777" w:rsidR="007D50CE" w:rsidRPr="00456C47" w:rsidRDefault="007D50CE" w:rsidP="007E68D4">
            <w:pPr>
              <w:pStyle w:val="TableParagraph"/>
              <w:rPr>
                <w:rFonts w:ascii="Times New Roman"/>
                <w:sz w:val="12"/>
              </w:rPr>
            </w:pPr>
          </w:p>
        </w:tc>
        <w:tc>
          <w:tcPr>
            <w:tcW w:w="173" w:type="dxa"/>
          </w:tcPr>
          <w:p w14:paraId="47F14A2A" w14:textId="77777777" w:rsidR="007D50CE" w:rsidRPr="00456C47" w:rsidRDefault="007D50CE" w:rsidP="007E68D4">
            <w:pPr>
              <w:pStyle w:val="TableParagraph"/>
              <w:rPr>
                <w:rFonts w:ascii="Times New Roman"/>
                <w:sz w:val="12"/>
              </w:rPr>
            </w:pPr>
          </w:p>
        </w:tc>
        <w:tc>
          <w:tcPr>
            <w:tcW w:w="174" w:type="dxa"/>
          </w:tcPr>
          <w:p w14:paraId="0EB7133D" w14:textId="77777777" w:rsidR="007D50CE" w:rsidRPr="00456C47" w:rsidRDefault="007D50CE" w:rsidP="007E68D4">
            <w:pPr>
              <w:pStyle w:val="TableParagraph"/>
              <w:rPr>
                <w:rFonts w:ascii="Times New Roman"/>
                <w:sz w:val="12"/>
              </w:rPr>
            </w:pPr>
          </w:p>
        </w:tc>
        <w:tc>
          <w:tcPr>
            <w:tcW w:w="174" w:type="dxa"/>
          </w:tcPr>
          <w:p w14:paraId="2069C6CE" w14:textId="77777777" w:rsidR="007D50CE" w:rsidRPr="00456C47" w:rsidRDefault="007D50CE" w:rsidP="007E68D4">
            <w:pPr>
              <w:pStyle w:val="TableParagraph"/>
              <w:rPr>
                <w:rFonts w:ascii="Times New Roman"/>
                <w:sz w:val="12"/>
              </w:rPr>
            </w:pPr>
          </w:p>
        </w:tc>
        <w:tc>
          <w:tcPr>
            <w:tcW w:w="175" w:type="dxa"/>
          </w:tcPr>
          <w:p w14:paraId="14FC96CB" w14:textId="77777777" w:rsidR="007D50CE" w:rsidRPr="00456C47" w:rsidRDefault="007D50CE" w:rsidP="007E68D4">
            <w:pPr>
              <w:pStyle w:val="TableParagraph"/>
              <w:rPr>
                <w:rFonts w:ascii="Times New Roman"/>
                <w:sz w:val="12"/>
              </w:rPr>
            </w:pPr>
          </w:p>
        </w:tc>
        <w:tc>
          <w:tcPr>
            <w:tcW w:w="175" w:type="dxa"/>
          </w:tcPr>
          <w:p w14:paraId="3931A7F0" w14:textId="77777777" w:rsidR="007D50CE" w:rsidRPr="00456C47" w:rsidRDefault="007D50CE" w:rsidP="007E68D4">
            <w:pPr>
              <w:pStyle w:val="TableParagraph"/>
              <w:rPr>
                <w:rFonts w:ascii="Times New Roman"/>
                <w:sz w:val="12"/>
              </w:rPr>
            </w:pPr>
          </w:p>
        </w:tc>
        <w:tc>
          <w:tcPr>
            <w:tcW w:w="386" w:type="dxa"/>
          </w:tcPr>
          <w:p w14:paraId="410472E3" w14:textId="77777777" w:rsidR="007D50CE" w:rsidRPr="00456C47" w:rsidRDefault="007D50CE" w:rsidP="007E68D4">
            <w:pPr>
              <w:pStyle w:val="TableParagraph"/>
              <w:rPr>
                <w:rFonts w:ascii="Times New Roman"/>
                <w:sz w:val="12"/>
              </w:rPr>
            </w:pPr>
          </w:p>
        </w:tc>
      </w:tr>
      <w:tr w:rsidR="00763EFC" w:rsidRPr="00456C47" w14:paraId="7935E8A9" w14:textId="77777777" w:rsidTr="0DA3368B">
        <w:trPr>
          <w:trHeight w:val="196"/>
          <w:jc w:val="center"/>
        </w:trPr>
        <w:tc>
          <w:tcPr>
            <w:tcW w:w="4674" w:type="dxa"/>
          </w:tcPr>
          <w:p w14:paraId="5095A2B5" w14:textId="77777777" w:rsidR="007D50CE" w:rsidRPr="00456C47" w:rsidRDefault="007D50CE" w:rsidP="007E68D4">
            <w:pPr>
              <w:pStyle w:val="TableParagraph"/>
              <w:spacing w:line="176" w:lineRule="exact"/>
              <w:ind w:left="110"/>
              <w:rPr>
                <w:sz w:val="17"/>
              </w:rPr>
            </w:pPr>
            <w:r w:rsidRPr="00456C47">
              <w:rPr>
                <w:sz w:val="17"/>
              </w:rPr>
              <w:t>Publications</w:t>
            </w:r>
            <w:r w:rsidRPr="00456C47">
              <w:rPr>
                <w:spacing w:val="-3"/>
                <w:sz w:val="17"/>
              </w:rPr>
              <w:t xml:space="preserve"> </w:t>
            </w:r>
            <w:r w:rsidRPr="00456C47">
              <w:rPr>
                <w:sz w:val="17"/>
              </w:rPr>
              <w:t>submitted</w:t>
            </w:r>
            <w:r w:rsidRPr="00456C47">
              <w:rPr>
                <w:spacing w:val="-1"/>
                <w:sz w:val="17"/>
              </w:rPr>
              <w:t xml:space="preserve"> </w:t>
            </w:r>
            <w:r w:rsidRPr="00456C47">
              <w:rPr>
                <w:sz w:val="17"/>
              </w:rPr>
              <w:t>on</w:t>
            </w:r>
            <w:r w:rsidRPr="00456C47">
              <w:rPr>
                <w:spacing w:val="-2"/>
                <w:sz w:val="17"/>
              </w:rPr>
              <w:t xml:space="preserve"> </w:t>
            </w:r>
            <w:r w:rsidRPr="00456C47">
              <w:rPr>
                <w:sz w:val="17"/>
              </w:rPr>
              <w:t>primary</w:t>
            </w:r>
            <w:r w:rsidRPr="00456C47">
              <w:rPr>
                <w:spacing w:val="-2"/>
                <w:sz w:val="17"/>
              </w:rPr>
              <w:t xml:space="preserve"> </w:t>
            </w:r>
            <w:r w:rsidRPr="00456C47">
              <w:rPr>
                <w:sz w:val="17"/>
              </w:rPr>
              <w:t>and</w:t>
            </w:r>
            <w:r w:rsidRPr="00456C47">
              <w:rPr>
                <w:spacing w:val="-2"/>
                <w:sz w:val="17"/>
              </w:rPr>
              <w:t xml:space="preserve"> </w:t>
            </w:r>
            <w:r w:rsidRPr="00456C47">
              <w:rPr>
                <w:sz w:val="17"/>
              </w:rPr>
              <w:t>secondary</w:t>
            </w:r>
            <w:r w:rsidRPr="00456C47">
              <w:rPr>
                <w:spacing w:val="-2"/>
                <w:sz w:val="17"/>
              </w:rPr>
              <w:t xml:space="preserve"> </w:t>
            </w:r>
            <w:r w:rsidRPr="00456C47">
              <w:rPr>
                <w:sz w:val="17"/>
              </w:rPr>
              <w:t>study</w:t>
            </w:r>
            <w:r w:rsidRPr="00456C47">
              <w:rPr>
                <w:spacing w:val="-3"/>
                <w:sz w:val="17"/>
              </w:rPr>
              <w:t xml:space="preserve"> </w:t>
            </w:r>
            <w:r w:rsidRPr="00456C47">
              <w:rPr>
                <w:sz w:val="17"/>
              </w:rPr>
              <w:t>outcomes</w:t>
            </w:r>
          </w:p>
        </w:tc>
        <w:tc>
          <w:tcPr>
            <w:tcW w:w="169" w:type="dxa"/>
          </w:tcPr>
          <w:p w14:paraId="178FE701" w14:textId="77777777" w:rsidR="007D50CE" w:rsidRPr="00456C47" w:rsidRDefault="007D50CE" w:rsidP="007E68D4">
            <w:pPr>
              <w:pStyle w:val="TableParagraph"/>
              <w:rPr>
                <w:rFonts w:ascii="Times New Roman"/>
                <w:sz w:val="12"/>
              </w:rPr>
            </w:pPr>
          </w:p>
        </w:tc>
        <w:tc>
          <w:tcPr>
            <w:tcW w:w="170" w:type="dxa"/>
          </w:tcPr>
          <w:p w14:paraId="069DBE66" w14:textId="77777777" w:rsidR="007D50CE" w:rsidRPr="00456C47" w:rsidRDefault="007D50CE" w:rsidP="007E68D4">
            <w:pPr>
              <w:pStyle w:val="TableParagraph"/>
              <w:rPr>
                <w:rFonts w:ascii="Times New Roman"/>
                <w:sz w:val="12"/>
              </w:rPr>
            </w:pPr>
          </w:p>
        </w:tc>
        <w:tc>
          <w:tcPr>
            <w:tcW w:w="170" w:type="dxa"/>
          </w:tcPr>
          <w:p w14:paraId="6C9E08E6" w14:textId="77777777" w:rsidR="007D50CE" w:rsidRPr="00456C47" w:rsidRDefault="007D50CE" w:rsidP="007E68D4">
            <w:pPr>
              <w:pStyle w:val="TableParagraph"/>
              <w:rPr>
                <w:rFonts w:ascii="Times New Roman"/>
                <w:sz w:val="12"/>
              </w:rPr>
            </w:pPr>
          </w:p>
        </w:tc>
        <w:tc>
          <w:tcPr>
            <w:tcW w:w="166" w:type="dxa"/>
          </w:tcPr>
          <w:p w14:paraId="05C84217" w14:textId="77777777" w:rsidR="007D50CE" w:rsidRPr="00456C47" w:rsidRDefault="007D50CE" w:rsidP="007E68D4">
            <w:pPr>
              <w:pStyle w:val="TableParagraph"/>
              <w:rPr>
                <w:rFonts w:ascii="Times New Roman"/>
                <w:sz w:val="12"/>
              </w:rPr>
            </w:pPr>
          </w:p>
        </w:tc>
        <w:tc>
          <w:tcPr>
            <w:tcW w:w="167" w:type="dxa"/>
          </w:tcPr>
          <w:p w14:paraId="6E9C1A6F" w14:textId="77777777" w:rsidR="007D50CE" w:rsidRPr="00456C47" w:rsidRDefault="007D50CE" w:rsidP="007E68D4">
            <w:pPr>
              <w:pStyle w:val="TableParagraph"/>
              <w:rPr>
                <w:rFonts w:ascii="Times New Roman"/>
                <w:sz w:val="12"/>
              </w:rPr>
            </w:pPr>
          </w:p>
        </w:tc>
        <w:tc>
          <w:tcPr>
            <w:tcW w:w="167" w:type="dxa"/>
          </w:tcPr>
          <w:p w14:paraId="75AF095C" w14:textId="77777777" w:rsidR="007D50CE" w:rsidRPr="00456C47" w:rsidRDefault="007D50CE" w:rsidP="007E68D4">
            <w:pPr>
              <w:pStyle w:val="TableParagraph"/>
              <w:rPr>
                <w:rFonts w:ascii="Times New Roman"/>
                <w:sz w:val="12"/>
              </w:rPr>
            </w:pPr>
          </w:p>
        </w:tc>
        <w:tc>
          <w:tcPr>
            <w:tcW w:w="168" w:type="dxa"/>
          </w:tcPr>
          <w:p w14:paraId="57070422" w14:textId="77777777" w:rsidR="007D50CE" w:rsidRPr="00456C47" w:rsidRDefault="007D50CE" w:rsidP="007E68D4">
            <w:pPr>
              <w:pStyle w:val="TableParagraph"/>
              <w:rPr>
                <w:rFonts w:ascii="Times New Roman"/>
                <w:sz w:val="12"/>
              </w:rPr>
            </w:pPr>
          </w:p>
        </w:tc>
        <w:tc>
          <w:tcPr>
            <w:tcW w:w="168" w:type="dxa"/>
            <w:shd w:val="clear" w:color="auto" w:fill="FF0000"/>
          </w:tcPr>
          <w:p w14:paraId="433673FA" w14:textId="77777777" w:rsidR="007D50CE" w:rsidRPr="00456C47" w:rsidRDefault="007D50CE" w:rsidP="007E68D4">
            <w:pPr>
              <w:pStyle w:val="TableParagraph"/>
              <w:rPr>
                <w:rFonts w:ascii="Times New Roman"/>
                <w:sz w:val="12"/>
              </w:rPr>
            </w:pPr>
          </w:p>
        </w:tc>
        <w:tc>
          <w:tcPr>
            <w:tcW w:w="169" w:type="dxa"/>
            <w:shd w:val="clear" w:color="auto" w:fill="FF0000"/>
          </w:tcPr>
          <w:p w14:paraId="1B0C1FAE" w14:textId="77777777" w:rsidR="007D50CE" w:rsidRPr="00456C47" w:rsidRDefault="007D50CE" w:rsidP="007E68D4">
            <w:pPr>
              <w:pStyle w:val="TableParagraph"/>
              <w:rPr>
                <w:rFonts w:ascii="Times New Roman"/>
                <w:sz w:val="12"/>
              </w:rPr>
            </w:pPr>
          </w:p>
        </w:tc>
        <w:tc>
          <w:tcPr>
            <w:tcW w:w="174" w:type="dxa"/>
          </w:tcPr>
          <w:p w14:paraId="3B28123B" w14:textId="77777777" w:rsidR="007D50CE" w:rsidRPr="00456C47" w:rsidRDefault="007D50CE" w:rsidP="007E68D4">
            <w:pPr>
              <w:pStyle w:val="TableParagraph"/>
              <w:rPr>
                <w:rFonts w:ascii="Times New Roman"/>
                <w:sz w:val="12"/>
              </w:rPr>
            </w:pPr>
          </w:p>
        </w:tc>
        <w:tc>
          <w:tcPr>
            <w:tcW w:w="175" w:type="dxa"/>
            <w:shd w:val="clear" w:color="auto" w:fill="FF0000"/>
          </w:tcPr>
          <w:p w14:paraId="0B5027DF" w14:textId="77777777" w:rsidR="007D50CE" w:rsidRPr="00456C47" w:rsidRDefault="007D50CE" w:rsidP="007E68D4">
            <w:pPr>
              <w:pStyle w:val="TableParagraph"/>
              <w:rPr>
                <w:rFonts w:ascii="Times New Roman"/>
                <w:sz w:val="12"/>
              </w:rPr>
            </w:pPr>
          </w:p>
        </w:tc>
        <w:tc>
          <w:tcPr>
            <w:tcW w:w="176" w:type="dxa"/>
            <w:shd w:val="clear" w:color="auto" w:fill="FF0000"/>
          </w:tcPr>
          <w:p w14:paraId="1D163F99" w14:textId="77777777" w:rsidR="007D50CE" w:rsidRPr="00456C47" w:rsidRDefault="007D50CE" w:rsidP="007E68D4">
            <w:pPr>
              <w:pStyle w:val="TableParagraph"/>
              <w:rPr>
                <w:rFonts w:ascii="Times New Roman"/>
                <w:sz w:val="12"/>
              </w:rPr>
            </w:pPr>
          </w:p>
        </w:tc>
        <w:tc>
          <w:tcPr>
            <w:tcW w:w="176" w:type="dxa"/>
          </w:tcPr>
          <w:p w14:paraId="7992A326" w14:textId="77777777" w:rsidR="007D50CE" w:rsidRPr="00456C47" w:rsidRDefault="007D50CE" w:rsidP="007E68D4">
            <w:pPr>
              <w:pStyle w:val="TableParagraph"/>
              <w:rPr>
                <w:rFonts w:ascii="Times New Roman"/>
                <w:sz w:val="12"/>
              </w:rPr>
            </w:pPr>
          </w:p>
        </w:tc>
        <w:tc>
          <w:tcPr>
            <w:tcW w:w="177" w:type="dxa"/>
          </w:tcPr>
          <w:p w14:paraId="0989EF74" w14:textId="77777777" w:rsidR="007D50CE" w:rsidRPr="00456C47" w:rsidRDefault="007D50CE" w:rsidP="007E68D4">
            <w:pPr>
              <w:pStyle w:val="TableParagraph"/>
              <w:rPr>
                <w:rFonts w:ascii="Times New Roman"/>
                <w:sz w:val="12"/>
              </w:rPr>
            </w:pPr>
          </w:p>
        </w:tc>
        <w:tc>
          <w:tcPr>
            <w:tcW w:w="177" w:type="dxa"/>
            <w:shd w:val="clear" w:color="auto" w:fill="FF0000"/>
          </w:tcPr>
          <w:p w14:paraId="0BB3F85B" w14:textId="77777777" w:rsidR="007D50CE" w:rsidRPr="00456C47" w:rsidRDefault="007D50CE" w:rsidP="007E68D4">
            <w:pPr>
              <w:pStyle w:val="TableParagraph"/>
              <w:rPr>
                <w:rFonts w:ascii="Times New Roman"/>
                <w:sz w:val="12"/>
              </w:rPr>
            </w:pPr>
          </w:p>
        </w:tc>
        <w:tc>
          <w:tcPr>
            <w:tcW w:w="173" w:type="dxa"/>
            <w:shd w:val="clear" w:color="auto" w:fill="FF0000"/>
          </w:tcPr>
          <w:p w14:paraId="124B6BEA" w14:textId="77777777" w:rsidR="007D50CE" w:rsidRPr="00456C47" w:rsidRDefault="007D50CE" w:rsidP="007E68D4">
            <w:pPr>
              <w:pStyle w:val="TableParagraph"/>
              <w:rPr>
                <w:rFonts w:ascii="Times New Roman"/>
                <w:sz w:val="12"/>
              </w:rPr>
            </w:pPr>
          </w:p>
        </w:tc>
        <w:tc>
          <w:tcPr>
            <w:tcW w:w="174" w:type="dxa"/>
          </w:tcPr>
          <w:p w14:paraId="7277B3F7" w14:textId="77777777" w:rsidR="007D50CE" w:rsidRPr="00456C47" w:rsidRDefault="007D50CE" w:rsidP="007E68D4">
            <w:pPr>
              <w:pStyle w:val="TableParagraph"/>
              <w:rPr>
                <w:rFonts w:ascii="Times New Roman"/>
                <w:sz w:val="12"/>
              </w:rPr>
            </w:pPr>
          </w:p>
        </w:tc>
        <w:tc>
          <w:tcPr>
            <w:tcW w:w="174" w:type="dxa"/>
          </w:tcPr>
          <w:p w14:paraId="75400144" w14:textId="77777777" w:rsidR="007D50CE" w:rsidRPr="00456C47" w:rsidRDefault="007D50CE" w:rsidP="007E68D4">
            <w:pPr>
              <w:pStyle w:val="TableParagraph"/>
              <w:rPr>
                <w:rFonts w:ascii="Times New Roman"/>
                <w:sz w:val="12"/>
              </w:rPr>
            </w:pPr>
          </w:p>
        </w:tc>
        <w:tc>
          <w:tcPr>
            <w:tcW w:w="175" w:type="dxa"/>
          </w:tcPr>
          <w:p w14:paraId="337D7554" w14:textId="77777777" w:rsidR="007D50CE" w:rsidRPr="00456C47" w:rsidRDefault="007D50CE" w:rsidP="007E68D4">
            <w:pPr>
              <w:pStyle w:val="TableParagraph"/>
              <w:rPr>
                <w:rFonts w:ascii="Times New Roman"/>
                <w:sz w:val="12"/>
              </w:rPr>
            </w:pPr>
          </w:p>
        </w:tc>
        <w:tc>
          <w:tcPr>
            <w:tcW w:w="175" w:type="dxa"/>
          </w:tcPr>
          <w:p w14:paraId="6F0AF972" w14:textId="77777777" w:rsidR="007D50CE" w:rsidRPr="00456C47" w:rsidRDefault="007D50CE" w:rsidP="007E68D4">
            <w:pPr>
              <w:pStyle w:val="TableParagraph"/>
              <w:rPr>
                <w:rFonts w:ascii="Times New Roman"/>
                <w:sz w:val="12"/>
              </w:rPr>
            </w:pPr>
          </w:p>
        </w:tc>
        <w:tc>
          <w:tcPr>
            <w:tcW w:w="386" w:type="dxa"/>
          </w:tcPr>
          <w:p w14:paraId="131073C4" w14:textId="77777777" w:rsidR="007D50CE" w:rsidRPr="00456C47" w:rsidRDefault="007D50CE" w:rsidP="007E68D4">
            <w:pPr>
              <w:pStyle w:val="TableParagraph"/>
              <w:rPr>
                <w:rFonts w:ascii="Times New Roman"/>
                <w:sz w:val="12"/>
              </w:rPr>
            </w:pPr>
          </w:p>
        </w:tc>
      </w:tr>
      <w:tr w:rsidR="007D50CE" w:rsidRPr="00456C47" w14:paraId="7384D9C3" w14:textId="77777777" w:rsidTr="0DA3368B">
        <w:trPr>
          <w:trHeight w:val="191"/>
          <w:jc w:val="center"/>
        </w:trPr>
        <w:tc>
          <w:tcPr>
            <w:tcW w:w="4674" w:type="dxa"/>
          </w:tcPr>
          <w:p w14:paraId="242BA005" w14:textId="77777777" w:rsidR="007D50CE" w:rsidRPr="00456C47" w:rsidRDefault="007D50CE" w:rsidP="007E68D4">
            <w:pPr>
              <w:pStyle w:val="TableParagraph"/>
              <w:spacing w:line="172" w:lineRule="exact"/>
              <w:ind w:left="110"/>
              <w:rPr>
                <w:sz w:val="17"/>
              </w:rPr>
            </w:pPr>
            <w:r w:rsidRPr="00456C47">
              <w:rPr>
                <w:sz w:val="17"/>
              </w:rPr>
              <w:t>Engagement</w:t>
            </w:r>
            <w:r w:rsidRPr="00456C47">
              <w:rPr>
                <w:spacing w:val="-3"/>
                <w:sz w:val="17"/>
              </w:rPr>
              <w:t xml:space="preserve"> </w:t>
            </w:r>
            <w:r w:rsidRPr="00456C47">
              <w:rPr>
                <w:sz w:val="17"/>
              </w:rPr>
              <w:t>with</w:t>
            </w:r>
            <w:r w:rsidRPr="00456C47">
              <w:rPr>
                <w:spacing w:val="-1"/>
                <w:sz w:val="17"/>
              </w:rPr>
              <w:t xml:space="preserve"> </w:t>
            </w:r>
            <w:r w:rsidRPr="00456C47">
              <w:rPr>
                <w:sz w:val="17"/>
              </w:rPr>
              <w:t>national</w:t>
            </w:r>
            <w:r w:rsidRPr="00456C47">
              <w:rPr>
                <w:spacing w:val="-2"/>
                <w:sz w:val="17"/>
              </w:rPr>
              <w:t xml:space="preserve"> </w:t>
            </w:r>
            <w:r w:rsidRPr="00456C47">
              <w:rPr>
                <w:sz w:val="17"/>
              </w:rPr>
              <w:t>government</w:t>
            </w:r>
            <w:r w:rsidRPr="00456C47">
              <w:rPr>
                <w:spacing w:val="-2"/>
                <w:sz w:val="17"/>
              </w:rPr>
              <w:t xml:space="preserve"> </w:t>
            </w:r>
            <w:r w:rsidRPr="00456C47">
              <w:rPr>
                <w:sz w:val="17"/>
              </w:rPr>
              <w:t>for</w:t>
            </w:r>
            <w:r w:rsidRPr="00456C47">
              <w:rPr>
                <w:spacing w:val="-2"/>
                <w:sz w:val="17"/>
              </w:rPr>
              <w:t xml:space="preserve"> </w:t>
            </w:r>
            <w:r w:rsidRPr="00456C47">
              <w:rPr>
                <w:sz w:val="17"/>
              </w:rPr>
              <w:t>EWS</w:t>
            </w:r>
            <w:r w:rsidRPr="00456C47">
              <w:rPr>
                <w:spacing w:val="-1"/>
                <w:sz w:val="17"/>
              </w:rPr>
              <w:t xml:space="preserve"> </w:t>
            </w:r>
            <w:r w:rsidRPr="00456C47">
              <w:rPr>
                <w:sz w:val="17"/>
              </w:rPr>
              <w:t>development</w:t>
            </w:r>
          </w:p>
        </w:tc>
        <w:tc>
          <w:tcPr>
            <w:tcW w:w="169" w:type="dxa"/>
          </w:tcPr>
          <w:p w14:paraId="38A6A6C6" w14:textId="77777777" w:rsidR="007D50CE" w:rsidRPr="00456C47" w:rsidRDefault="007D50CE" w:rsidP="007E68D4">
            <w:pPr>
              <w:pStyle w:val="TableParagraph"/>
              <w:rPr>
                <w:rFonts w:ascii="Times New Roman"/>
                <w:sz w:val="12"/>
              </w:rPr>
            </w:pPr>
          </w:p>
        </w:tc>
        <w:tc>
          <w:tcPr>
            <w:tcW w:w="170" w:type="dxa"/>
          </w:tcPr>
          <w:p w14:paraId="6C58D44A" w14:textId="77777777" w:rsidR="007D50CE" w:rsidRPr="00456C47" w:rsidRDefault="007D50CE" w:rsidP="007E68D4">
            <w:pPr>
              <w:pStyle w:val="TableParagraph"/>
              <w:rPr>
                <w:rFonts w:ascii="Times New Roman"/>
                <w:sz w:val="12"/>
              </w:rPr>
            </w:pPr>
          </w:p>
        </w:tc>
        <w:tc>
          <w:tcPr>
            <w:tcW w:w="170" w:type="dxa"/>
          </w:tcPr>
          <w:p w14:paraId="26D51D56" w14:textId="77777777" w:rsidR="007D50CE" w:rsidRPr="00456C47" w:rsidRDefault="007D50CE" w:rsidP="007E68D4">
            <w:pPr>
              <w:pStyle w:val="TableParagraph"/>
              <w:rPr>
                <w:rFonts w:ascii="Times New Roman"/>
                <w:sz w:val="12"/>
              </w:rPr>
            </w:pPr>
          </w:p>
        </w:tc>
        <w:tc>
          <w:tcPr>
            <w:tcW w:w="166" w:type="dxa"/>
          </w:tcPr>
          <w:p w14:paraId="58D328DC" w14:textId="77777777" w:rsidR="007D50CE" w:rsidRPr="00456C47" w:rsidRDefault="007D50CE" w:rsidP="007E68D4">
            <w:pPr>
              <w:pStyle w:val="TableParagraph"/>
              <w:rPr>
                <w:rFonts w:ascii="Times New Roman"/>
                <w:sz w:val="12"/>
              </w:rPr>
            </w:pPr>
          </w:p>
        </w:tc>
        <w:tc>
          <w:tcPr>
            <w:tcW w:w="167" w:type="dxa"/>
          </w:tcPr>
          <w:p w14:paraId="37D357BD" w14:textId="77777777" w:rsidR="007D50CE" w:rsidRPr="00456C47" w:rsidRDefault="007D50CE" w:rsidP="007E68D4">
            <w:pPr>
              <w:pStyle w:val="TableParagraph"/>
              <w:rPr>
                <w:rFonts w:ascii="Times New Roman"/>
                <w:sz w:val="12"/>
              </w:rPr>
            </w:pPr>
          </w:p>
        </w:tc>
        <w:tc>
          <w:tcPr>
            <w:tcW w:w="167" w:type="dxa"/>
          </w:tcPr>
          <w:p w14:paraId="41D9C301" w14:textId="77777777" w:rsidR="007D50CE" w:rsidRPr="00456C47" w:rsidRDefault="007D50CE" w:rsidP="007E68D4">
            <w:pPr>
              <w:pStyle w:val="TableParagraph"/>
              <w:rPr>
                <w:rFonts w:ascii="Times New Roman"/>
                <w:sz w:val="12"/>
              </w:rPr>
            </w:pPr>
          </w:p>
        </w:tc>
        <w:tc>
          <w:tcPr>
            <w:tcW w:w="168" w:type="dxa"/>
          </w:tcPr>
          <w:p w14:paraId="5A1AD2EE" w14:textId="77777777" w:rsidR="007D50CE" w:rsidRPr="00456C47" w:rsidRDefault="007D50CE" w:rsidP="007E68D4">
            <w:pPr>
              <w:pStyle w:val="TableParagraph"/>
              <w:rPr>
                <w:rFonts w:ascii="Times New Roman"/>
                <w:sz w:val="12"/>
              </w:rPr>
            </w:pPr>
          </w:p>
        </w:tc>
        <w:tc>
          <w:tcPr>
            <w:tcW w:w="168" w:type="dxa"/>
            <w:shd w:val="clear" w:color="auto" w:fill="FF0000"/>
          </w:tcPr>
          <w:p w14:paraId="521ADEEF" w14:textId="77777777" w:rsidR="007D50CE" w:rsidRPr="00456C47" w:rsidRDefault="007D50CE" w:rsidP="007E68D4">
            <w:pPr>
              <w:pStyle w:val="TableParagraph"/>
              <w:rPr>
                <w:rFonts w:ascii="Times New Roman"/>
                <w:sz w:val="12"/>
              </w:rPr>
            </w:pPr>
          </w:p>
        </w:tc>
        <w:tc>
          <w:tcPr>
            <w:tcW w:w="169" w:type="dxa"/>
          </w:tcPr>
          <w:p w14:paraId="6BE754EF" w14:textId="77777777" w:rsidR="007D50CE" w:rsidRPr="00456C47" w:rsidRDefault="007D50CE" w:rsidP="007E68D4">
            <w:pPr>
              <w:pStyle w:val="TableParagraph"/>
              <w:rPr>
                <w:rFonts w:ascii="Times New Roman"/>
                <w:sz w:val="12"/>
              </w:rPr>
            </w:pPr>
          </w:p>
        </w:tc>
        <w:tc>
          <w:tcPr>
            <w:tcW w:w="174" w:type="dxa"/>
            <w:shd w:val="clear" w:color="auto" w:fill="FF0000"/>
          </w:tcPr>
          <w:p w14:paraId="24B2340F" w14:textId="77777777" w:rsidR="007D50CE" w:rsidRPr="00456C47" w:rsidRDefault="007D50CE" w:rsidP="007E68D4">
            <w:pPr>
              <w:pStyle w:val="TableParagraph"/>
              <w:rPr>
                <w:rFonts w:ascii="Times New Roman"/>
                <w:sz w:val="12"/>
              </w:rPr>
            </w:pPr>
          </w:p>
        </w:tc>
        <w:tc>
          <w:tcPr>
            <w:tcW w:w="175" w:type="dxa"/>
          </w:tcPr>
          <w:p w14:paraId="6383F831" w14:textId="77777777" w:rsidR="007D50CE" w:rsidRPr="00456C47" w:rsidRDefault="007D50CE" w:rsidP="007E68D4">
            <w:pPr>
              <w:pStyle w:val="TableParagraph"/>
              <w:rPr>
                <w:rFonts w:ascii="Times New Roman"/>
                <w:sz w:val="12"/>
              </w:rPr>
            </w:pPr>
          </w:p>
        </w:tc>
        <w:tc>
          <w:tcPr>
            <w:tcW w:w="176" w:type="dxa"/>
            <w:shd w:val="clear" w:color="auto" w:fill="FF0000"/>
          </w:tcPr>
          <w:p w14:paraId="58D55A59" w14:textId="77777777" w:rsidR="007D50CE" w:rsidRPr="00456C47" w:rsidRDefault="007D50CE" w:rsidP="007E68D4">
            <w:pPr>
              <w:pStyle w:val="TableParagraph"/>
              <w:rPr>
                <w:rFonts w:ascii="Times New Roman"/>
                <w:sz w:val="12"/>
              </w:rPr>
            </w:pPr>
          </w:p>
        </w:tc>
        <w:tc>
          <w:tcPr>
            <w:tcW w:w="176" w:type="dxa"/>
          </w:tcPr>
          <w:p w14:paraId="0BF7ED6A" w14:textId="77777777" w:rsidR="007D50CE" w:rsidRPr="00456C47" w:rsidRDefault="007D50CE" w:rsidP="007E68D4">
            <w:pPr>
              <w:pStyle w:val="TableParagraph"/>
              <w:rPr>
                <w:rFonts w:ascii="Times New Roman"/>
                <w:sz w:val="12"/>
              </w:rPr>
            </w:pPr>
          </w:p>
        </w:tc>
        <w:tc>
          <w:tcPr>
            <w:tcW w:w="177" w:type="dxa"/>
            <w:shd w:val="clear" w:color="auto" w:fill="FF0000"/>
          </w:tcPr>
          <w:p w14:paraId="415BB042" w14:textId="77777777" w:rsidR="007D50CE" w:rsidRPr="00456C47" w:rsidRDefault="007D50CE" w:rsidP="007E68D4">
            <w:pPr>
              <w:pStyle w:val="TableParagraph"/>
              <w:rPr>
                <w:rFonts w:ascii="Times New Roman"/>
                <w:sz w:val="12"/>
              </w:rPr>
            </w:pPr>
          </w:p>
        </w:tc>
        <w:tc>
          <w:tcPr>
            <w:tcW w:w="177" w:type="dxa"/>
          </w:tcPr>
          <w:p w14:paraId="7585A904" w14:textId="77777777" w:rsidR="007D50CE" w:rsidRPr="00456C47" w:rsidRDefault="007D50CE" w:rsidP="007E68D4">
            <w:pPr>
              <w:pStyle w:val="TableParagraph"/>
              <w:rPr>
                <w:rFonts w:ascii="Times New Roman"/>
                <w:sz w:val="12"/>
              </w:rPr>
            </w:pPr>
          </w:p>
        </w:tc>
        <w:tc>
          <w:tcPr>
            <w:tcW w:w="173" w:type="dxa"/>
            <w:shd w:val="clear" w:color="auto" w:fill="FF0000"/>
          </w:tcPr>
          <w:p w14:paraId="23B204E0" w14:textId="77777777" w:rsidR="007D50CE" w:rsidRPr="00456C47" w:rsidRDefault="007D50CE" w:rsidP="007E68D4">
            <w:pPr>
              <w:pStyle w:val="TableParagraph"/>
              <w:rPr>
                <w:rFonts w:ascii="Times New Roman"/>
                <w:sz w:val="12"/>
              </w:rPr>
            </w:pPr>
          </w:p>
        </w:tc>
        <w:tc>
          <w:tcPr>
            <w:tcW w:w="174" w:type="dxa"/>
          </w:tcPr>
          <w:p w14:paraId="7F71DA1E" w14:textId="77777777" w:rsidR="007D50CE" w:rsidRPr="00456C47" w:rsidRDefault="007D50CE" w:rsidP="007E68D4">
            <w:pPr>
              <w:pStyle w:val="TableParagraph"/>
              <w:rPr>
                <w:rFonts w:ascii="Times New Roman"/>
                <w:sz w:val="12"/>
              </w:rPr>
            </w:pPr>
          </w:p>
        </w:tc>
        <w:tc>
          <w:tcPr>
            <w:tcW w:w="174" w:type="dxa"/>
          </w:tcPr>
          <w:p w14:paraId="4DC99B72" w14:textId="77777777" w:rsidR="007D50CE" w:rsidRPr="00456C47" w:rsidRDefault="007D50CE" w:rsidP="007E68D4">
            <w:pPr>
              <w:pStyle w:val="TableParagraph"/>
              <w:rPr>
                <w:rFonts w:ascii="Times New Roman"/>
                <w:sz w:val="12"/>
              </w:rPr>
            </w:pPr>
          </w:p>
        </w:tc>
        <w:tc>
          <w:tcPr>
            <w:tcW w:w="175" w:type="dxa"/>
          </w:tcPr>
          <w:p w14:paraId="4A5D49A4" w14:textId="77777777" w:rsidR="007D50CE" w:rsidRPr="00456C47" w:rsidRDefault="007D50CE" w:rsidP="007E68D4">
            <w:pPr>
              <w:pStyle w:val="TableParagraph"/>
              <w:rPr>
                <w:rFonts w:ascii="Times New Roman"/>
                <w:sz w:val="12"/>
              </w:rPr>
            </w:pPr>
          </w:p>
        </w:tc>
        <w:tc>
          <w:tcPr>
            <w:tcW w:w="175" w:type="dxa"/>
          </w:tcPr>
          <w:p w14:paraId="77DF01A0" w14:textId="77777777" w:rsidR="007D50CE" w:rsidRPr="00456C47" w:rsidRDefault="007D50CE" w:rsidP="007E68D4">
            <w:pPr>
              <w:pStyle w:val="TableParagraph"/>
              <w:rPr>
                <w:rFonts w:ascii="Times New Roman"/>
                <w:sz w:val="12"/>
              </w:rPr>
            </w:pPr>
          </w:p>
        </w:tc>
        <w:tc>
          <w:tcPr>
            <w:tcW w:w="386" w:type="dxa"/>
          </w:tcPr>
          <w:p w14:paraId="414E4A4A" w14:textId="77777777" w:rsidR="007D50CE" w:rsidRPr="00456C47" w:rsidRDefault="007D50CE" w:rsidP="007E68D4">
            <w:pPr>
              <w:pStyle w:val="TableParagraph"/>
              <w:rPr>
                <w:rFonts w:ascii="Times New Roman"/>
                <w:sz w:val="12"/>
              </w:rPr>
            </w:pPr>
          </w:p>
        </w:tc>
      </w:tr>
      <w:tr w:rsidR="004468FA" w:rsidRPr="00456C47" w14:paraId="10E2A85E" w14:textId="77777777" w:rsidTr="0DA3368B">
        <w:trPr>
          <w:trHeight w:val="196"/>
          <w:jc w:val="center"/>
        </w:trPr>
        <w:tc>
          <w:tcPr>
            <w:tcW w:w="4674" w:type="dxa"/>
          </w:tcPr>
          <w:p w14:paraId="4AA308B9" w14:textId="77777777" w:rsidR="007D50CE" w:rsidRPr="00456C47" w:rsidRDefault="007D50CE" w:rsidP="007E68D4">
            <w:pPr>
              <w:pStyle w:val="TableParagraph"/>
              <w:spacing w:line="176" w:lineRule="exact"/>
              <w:ind w:left="110"/>
              <w:rPr>
                <w:sz w:val="17"/>
              </w:rPr>
            </w:pPr>
            <w:r w:rsidRPr="00456C47">
              <w:rPr>
                <w:sz w:val="17"/>
              </w:rPr>
              <w:t>Stakeholder</w:t>
            </w:r>
            <w:r w:rsidRPr="00456C47">
              <w:rPr>
                <w:spacing w:val="-3"/>
                <w:sz w:val="17"/>
              </w:rPr>
              <w:t xml:space="preserve"> </w:t>
            </w:r>
            <w:r w:rsidRPr="00456C47">
              <w:rPr>
                <w:sz w:val="17"/>
              </w:rPr>
              <w:t>engagements</w:t>
            </w:r>
            <w:r w:rsidRPr="00456C47">
              <w:rPr>
                <w:spacing w:val="-3"/>
                <w:sz w:val="17"/>
              </w:rPr>
              <w:t xml:space="preserve"> </w:t>
            </w:r>
            <w:r w:rsidRPr="00456C47">
              <w:rPr>
                <w:sz w:val="17"/>
              </w:rPr>
              <w:t>(community</w:t>
            </w:r>
            <w:r w:rsidRPr="00456C47">
              <w:rPr>
                <w:spacing w:val="-3"/>
                <w:sz w:val="17"/>
              </w:rPr>
              <w:t xml:space="preserve"> </w:t>
            </w:r>
            <w:r w:rsidRPr="00456C47">
              <w:rPr>
                <w:sz w:val="17"/>
              </w:rPr>
              <w:t>and</w:t>
            </w:r>
            <w:r w:rsidRPr="00456C47">
              <w:rPr>
                <w:spacing w:val="-2"/>
                <w:sz w:val="17"/>
              </w:rPr>
              <w:t xml:space="preserve"> </w:t>
            </w:r>
            <w:r w:rsidRPr="00456C47">
              <w:rPr>
                <w:sz w:val="17"/>
              </w:rPr>
              <w:t>health</w:t>
            </w:r>
            <w:r w:rsidRPr="00456C47">
              <w:rPr>
                <w:spacing w:val="-2"/>
                <w:sz w:val="17"/>
              </w:rPr>
              <w:t xml:space="preserve"> </w:t>
            </w:r>
            <w:r w:rsidRPr="00456C47">
              <w:rPr>
                <w:sz w:val="17"/>
              </w:rPr>
              <w:t>departments)</w:t>
            </w:r>
          </w:p>
        </w:tc>
        <w:tc>
          <w:tcPr>
            <w:tcW w:w="169" w:type="dxa"/>
            <w:shd w:val="clear" w:color="auto" w:fill="FF0000"/>
          </w:tcPr>
          <w:p w14:paraId="6B9276D9" w14:textId="77777777" w:rsidR="007D50CE" w:rsidRPr="00456C47" w:rsidRDefault="007D50CE" w:rsidP="007E68D4">
            <w:pPr>
              <w:pStyle w:val="TableParagraph"/>
              <w:rPr>
                <w:rFonts w:ascii="Times New Roman"/>
                <w:sz w:val="12"/>
              </w:rPr>
            </w:pPr>
          </w:p>
        </w:tc>
        <w:tc>
          <w:tcPr>
            <w:tcW w:w="170" w:type="dxa"/>
          </w:tcPr>
          <w:p w14:paraId="6CE65445" w14:textId="77777777" w:rsidR="007D50CE" w:rsidRPr="00456C47" w:rsidRDefault="007D50CE" w:rsidP="007E68D4">
            <w:pPr>
              <w:pStyle w:val="TableParagraph"/>
              <w:rPr>
                <w:rFonts w:ascii="Times New Roman"/>
                <w:sz w:val="12"/>
              </w:rPr>
            </w:pPr>
          </w:p>
        </w:tc>
        <w:tc>
          <w:tcPr>
            <w:tcW w:w="170" w:type="dxa"/>
            <w:shd w:val="clear" w:color="auto" w:fill="FF0000"/>
          </w:tcPr>
          <w:p w14:paraId="5B3BDB91" w14:textId="77777777" w:rsidR="007D50CE" w:rsidRPr="00456C47" w:rsidRDefault="007D50CE" w:rsidP="007E68D4">
            <w:pPr>
              <w:pStyle w:val="TableParagraph"/>
              <w:rPr>
                <w:rFonts w:ascii="Times New Roman"/>
                <w:sz w:val="12"/>
              </w:rPr>
            </w:pPr>
          </w:p>
        </w:tc>
        <w:tc>
          <w:tcPr>
            <w:tcW w:w="166" w:type="dxa"/>
          </w:tcPr>
          <w:p w14:paraId="2263374C" w14:textId="77777777" w:rsidR="007D50CE" w:rsidRPr="00456C47" w:rsidRDefault="007D50CE" w:rsidP="007E68D4">
            <w:pPr>
              <w:pStyle w:val="TableParagraph"/>
              <w:rPr>
                <w:rFonts w:ascii="Times New Roman"/>
                <w:sz w:val="12"/>
              </w:rPr>
            </w:pPr>
          </w:p>
        </w:tc>
        <w:tc>
          <w:tcPr>
            <w:tcW w:w="167" w:type="dxa"/>
            <w:shd w:val="clear" w:color="auto" w:fill="FF0000"/>
          </w:tcPr>
          <w:p w14:paraId="534D2E7B" w14:textId="77777777" w:rsidR="007D50CE" w:rsidRPr="00456C47" w:rsidRDefault="007D50CE" w:rsidP="007E68D4">
            <w:pPr>
              <w:pStyle w:val="TableParagraph"/>
              <w:rPr>
                <w:rFonts w:ascii="Times New Roman"/>
                <w:sz w:val="12"/>
              </w:rPr>
            </w:pPr>
          </w:p>
        </w:tc>
        <w:tc>
          <w:tcPr>
            <w:tcW w:w="167" w:type="dxa"/>
          </w:tcPr>
          <w:p w14:paraId="52FD16A6" w14:textId="77777777" w:rsidR="007D50CE" w:rsidRPr="00456C47" w:rsidRDefault="007D50CE" w:rsidP="007E68D4">
            <w:pPr>
              <w:pStyle w:val="TableParagraph"/>
              <w:rPr>
                <w:rFonts w:ascii="Times New Roman"/>
                <w:sz w:val="12"/>
              </w:rPr>
            </w:pPr>
          </w:p>
        </w:tc>
        <w:tc>
          <w:tcPr>
            <w:tcW w:w="168" w:type="dxa"/>
            <w:shd w:val="clear" w:color="auto" w:fill="FF0000"/>
          </w:tcPr>
          <w:p w14:paraId="525AC2B5" w14:textId="77777777" w:rsidR="007D50CE" w:rsidRPr="00456C47" w:rsidRDefault="007D50CE" w:rsidP="007E68D4">
            <w:pPr>
              <w:pStyle w:val="TableParagraph"/>
              <w:rPr>
                <w:rFonts w:ascii="Times New Roman"/>
                <w:sz w:val="12"/>
              </w:rPr>
            </w:pPr>
          </w:p>
        </w:tc>
        <w:tc>
          <w:tcPr>
            <w:tcW w:w="168" w:type="dxa"/>
          </w:tcPr>
          <w:p w14:paraId="7EEC82E0" w14:textId="77777777" w:rsidR="007D50CE" w:rsidRPr="00456C47" w:rsidRDefault="007D50CE" w:rsidP="007E68D4">
            <w:pPr>
              <w:pStyle w:val="TableParagraph"/>
              <w:rPr>
                <w:rFonts w:ascii="Times New Roman"/>
                <w:sz w:val="12"/>
              </w:rPr>
            </w:pPr>
          </w:p>
        </w:tc>
        <w:tc>
          <w:tcPr>
            <w:tcW w:w="169" w:type="dxa"/>
            <w:shd w:val="clear" w:color="auto" w:fill="FF0000"/>
          </w:tcPr>
          <w:p w14:paraId="5265C582" w14:textId="77777777" w:rsidR="007D50CE" w:rsidRPr="00456C47" w:rsidRDefault="007D50CE" w:rsidP="007E68D4">
            <w:pPr>
              <w:pStyle w:val="TableParagraph"/>
              <w:rPr>
                <w:rFonts w:ascii="Times New Roman"/>
                <w:sz w:val="12"/>
              </w:rPr>
            </w:pPr>
          </w:p>
        </w:tc>
        <w:tc>
          <w:tcPr>
            <w:tcW w:w="174" w:type="dxa"/>
          </w:tcPr>
          <w:p w14:paraId="2556E911" w14:textId="77777777" w:rsidR="007D50CE" w:rsidRPr="00456C47" w:rsidRDefault="007D50CE" w:rsidP="007E68D4">
            <w:pPr>
              <w:pStyle w:val="TableParagraph"/>
              <w:rPr>
                <w:rFonts w:ascii="Times New Roman"/>
                <w:sz w:val="12"/>
              </w:rPr>
            </w:pPr>
          </w:p>
        </w:tc>
        <w:tc>
          <w:tcPr>
            <w:tcW w:w="175" w:type="dxa"/>
            <w:shd w:val="clear" w:color="auto" w:fill="FF0000"/>
          </w:tcPr>
          <w:p w14:paraId="1237E6AD" w14:textId="77777777" w:rsidR="007D50CE" w:rsidRPr="00456C47" w:rsidRDefault="007D50CE" w:rsidP="007E68D4">
            <w:pPr>
              <w:pStyle w:val="TableParagraph"/>
              <w:rPr>
                <w:rFonts w:ascii="Times New Roman"/>
                <w:sz w:val="12"/>
              </w:rPr>
            </w:pPr>
          </w:p>
        </w:tc>
        <w:tc>
          <w:tcPr>
            <w:tcW w:w="176" w:type="dxa"/>
          </w:tcPr>
          <w:p w14:paraId="059948DA" w14:textId="77777777" w:rsidR="007D50CE" w:rsidRPr="00456C47" w:rsidRDefault="007D50CE" w:rsidP="007E68D4">
            <w:pPr>
              <w:pStyle w:val="TableParagraph"/>
              <w:rPr>
                <w:rFonts w:ascii="Times New Roman"/>
                <w:sz w:val="12"/>
              </w:rPr>
            </w:pPr>
          </w:p>
        </w:tc>
        <w:tc>
          <w:tcPr>
            <w:tcW w:w="176" w:type="dxa"/>
            <w:shd w:val="clear" w:color="auto" w:fill="FF0000"/>
          </w:tcPr>
          <w:p w14:paraId="648C8A0A" w14:textId="77777777" w:rsidR="007D50CE" w:rsidRPr="00456C47" w:rsidRDefault="007D50CE" w:rsidP="007E68D4">
            <w:pPr>
              <w:pStyle w:val="TableParagraph"/>
              <w:rPr>
                <w:rFonts w:ascii="Times New Roman"/>
                <w:sz w:val="12"/>
              </w:rPr>
            </w:pPr>
          </w:p>
        </w:tc>
        <w:tc>
          <w:tcPr>
            <w:tcW w:w="177" w:type="dxa"/>
          </w:tcPr>
          <w:p w14:paraId="7E98A055" w14:textId="77777777" w:rsidR="007D50CE" w:rsidRPr="00456C47" w:rsidRDefault="007D50CE" w:rsidP="007E68D4">
            <w:pPr>
              <w:pStyle w:val="TableParagraph"/>
              <w:rPr>
                <w:rFonts w:ascii="Times New Roman"/>
                <w:sz w:val="12"/>
              </w:rPr>
            </w:pPr>
          </w:p>
        </w:tc>
        <w:tc>
          <w:tcPr>
            <w:tcW w:w="177" w:type="dxa"/>
            <w:shd w:val="clear" w:color="auto" w:fill="FF0000"/>
          </w:tcPr>
          <w:p w14:paraId="404BE300" w14:textId="77777777" w:rsidR="007D50CE" w:rsidRPr="00456C47" w:rsidRDefault="007D50CE" w:rsidP="007E68D4">
            <w:pPr>
              <w:pStyle w:val="TableParagraph"/>
              <w:rPr>
                <w:rFonts w:ascii="Times New Roman"/>
                <w:sz w:val="12"/>
              </w:rPr>
            </w:pPr>
          </w:p>
        </w:tc>
        <w:tc>
          <w:tcPr>
            <w:tcW w:w="173" w:type="dxa"/>
          </w:tcPr>
          <w:p w14:paraId="3A50563C" w14:textId="77777777" w:rsidR="007D50CE" w:rsidRPr="00456C47" w:rsidRDefault="007D50CE" w:rsidP="007E68D4">
            <w:pPr>
              <w:pStyle w:val="TableParagraph"/>
              <w:rPr>
                <w:rFonts w:ascii="Times New Roman"/>
                <w:sz w:val="12"/>
              </w:rPr>
            </w:pPr>
          </w:p>
        </w:tc>
        <w:tc>
          <w:tcPr>
            <w:tcW w:w="174" w:type="dxa"/>
            <w:shd w:val="clear" w:color="auto" w:fill="FF0000"/>
          </w:tcPr>
          <w:p w14:paraId="37091077" w14:textId="77777777" w:rsidR="007D50CE" w:rsidRPr="00456C47" w:rsidRDefault="007D50CE" w:rsidP="007E68D4">
            <w:pPr>
              <w:pStyle w:val="TableParagraph"/>
              <w:rPr>
                <w:rFonts w:ascii="Times New Roman"/>
                <w:sz w:val="12"/>
              </w:rPr>
            </w:pPr>
          </w:p>
        </w:tc>
        <w:tc>
          <w:tcPr>
            <w:tcW w:w="174" w:type="dxa"/>
          </w:tcPr>
          <w:p w14:paraId="71C988CF" w14:textId="77777777" w:rsidR="007D50CE" w:rsidRPr="00456C47" w:rsidRDefault="007D50CE" w:rsidP="007E68D4">
            <w:pPr>
              <w:pStyle w:val="TableParagraph"/>
              <w:rPr>
                <w:rFonts w:ascii="Times New Roman"/>
                <w:sz w:val="12"/>
              </w:rPr>
            </w:pPr>
          </w:p>
        </w:tc>
        <w:tc>
          <w:tcPr>
            <w:tcW w:w="175" w:type="dxa"/>
            <w:shd w:val="clear" w:color="auto" w:fill="FF0000"/>
          </w:tcPr>
          <w:p w14:paraId="5B925666" w14:textId="77777777" w:rsidR="007D50CE" w:rsidRPr="00456C47" w:rsidRDefault="007D50CE" w:rsidP="007E68D4">
            <w:pPr>
              <w:pStyle w:val="TableParagraph"/>
              <w:rPr>
                <w:rFonts w:ascii="Times New Roman"/>
                <w:sz w:val="12"/>
              </w:rPr>
            </w:pPr>
          </w:p>
        </w:tc>
        <w:tc>
          <w:tcPr>
            <w:tcW w:w="175" w:type="dxa"/>
          </w:tcPr>
          <w:p w14:paraId="180961CC" w14:textId="77777777" w:rsidR="007D50CE" w:rsidRPr="00456C47" w:rsidRDefault="007D50CE" w:rsidP="007E68D4">
            <w:pPr>
              <w:pStyle w:val="TableParagraph"/>
              <w:rPr>
                <w:rFonts w:ascii="Times New Roman"/>
                <w:sz w:val="12"/>
              </w:rPr>
            </w:pPr>
          </w:p>
        </w:tc>
        <w:tc>
          <w:tcPr>
            <w:tcW w:w="386" w:type="dxa"/>
            <w:shd w:val="clear" w:color="auto" w:fill="FF0000"/>
          </w:tcPr>
          <w:p w14:paraId="3AF98150" w14:textId="77777777" w:rsidR="007D50CE" w:rsidRPr="00456C47" w:rsidRDefault="007D50CE" w:rsidP="007E68D4">
            <w:pPr>
              <w:pStyle w:val="TableParagraph"/>
              <w:rPr>
                <w:rFonts w:ascii="Times New Roman"/>
                <w:sz w:val="12"/>
              </w:rPr>
            </w:pPr>
          </w:p>
        </w:tc>
      </w:tr>
      <w:tr w:rsidR="007D50CE" w:rsidRPr="00456C47" w14:paraId="429F245B" w14:textId="77777777" w:rsidTr="0DA3368B">
        <w:trPr>
          <w:trHeight w:val="196"/>
          <w:jc w:val="center"/>
        </w:trPr>
        <w:tc>
          <w:tcPr>
            <w:tcW w:w="4674" w:type="dxa"/>
          </w:tcPr>
          <w:p w14:paraId="6261CA81" w14:textId="77777777" w:rsidR="007D50CE" w:rsidRPr="00456C47" w:rsidRDefault="007D50CE" w:rsidP="007E68D4">
            <w:pPr>
              <w:pStyle w:val="TableParagraph"/>
              <w:spacing w:line="176" w:lineRule="exact"/>
              <w:ind w:left="110"/>
              <w:rPr>
                <w:sz w:val="17"/>
              </w:rPr>
            </w:pPr>
            <w:r w:rsidRPr="00456C47">
              <w:rPr>
                <w:sz w:val="17"/>
              </w:rPr>
              <w:t>Publications</w:t>
            </w:r>
            <w:r w:rsidRPr="00456C47">
              <w:rPr>
                <w:spacing w:val="-3"/>
                <w:sz w:val="17"/>
              </w:rPr>
              <w:t xml:space="preserve"> </w:t>
            </w:r>
            <w:r w:rsidRPr="00456C47">
              <w:rPr>
                <w:sz w:val="17"/>
              </w:rPr>
              <w:t>submitted</w:t>
            </w:r>
            <w:r w:rsidRPr="00456C47">
              <w:rPr>
                <w:spacing w:val="-2"/>
                <w:sz w:val="17"/>
              </w:rPr>
              <w:t xml:space="preserve"> </w:t>
            </w:r>
            <w:r w:rsidRPr="00456C47">
              <w:rPr>
                <w:sz w:val="17"/>
              </w:rPr>
              <w:t>on</w:t>
            </w:r>
            <w:r w:rsidRPr="00456C47">
              <w:rPr>
                <w:spacing w:val="-1"/>
                <w:sz w:val="17"/>
              </w:rPr>
              <w:t xml:space="preserve"> </w:t>
            </w:r>
            <w:r w:rsidRPr="00456C47">
              <w:rPr>
                <w:sz w:val="17"/>
              </w:rPr>
              <w:t>Methodological</w:t>
            </w:r>
            <w:r w:rsidRPr="00456C47">
              <w:rPr>
                <w:spacing w:val="-3"/>
                <w:sz w:val="17"/>
              </w:rPr>
              <w:t xml:space="preserve"> </w:t>
            </w:r>
            <w:r w:rsidRPr="00456C47">
              <w:rPr>
                <w:sz w:val="17"/>
              </w:rPr>
              <w:t>aspects</w:t>
            </w:r>
            <w:r w:rsidRPr="00456C47">
              <w:rPr>
                <w:spacing w:val="-3"/>
                <w:sz w:val="17"/>
              </w:rPr>
              <w:t xml:space="preserve"> </w:t>
            </w:r>
            <w:r w:rsidRPr="00456C47">
              <w:rPr>
                <w:sz w:val="17"/>
              </w:rPr>
              <w:t>(M38)</w:t>
            </w:r>
          </w:p>
        </w:tc>
        <w:tc>
          <w:tcPr>
            <w:tcW w:w="169" w:type="dxa"/>
          </w:tcPr>
          <w:p w14:paraId="5CA2A515" w14:textId="77777777" w:rsidR="007D50CE" w:rsidRPr="00456C47" w:rsidRDefault="007D50CE" w:rsidP="007E68D4">
            <w:pPr>
              <w:pStyle w:val="TableParagraph"/>
              <w:rPr>
                <w:rFonts w:ascii="Times New Roman"/>
                <w:sz w:val="12"/>
              </w:rPr>
            </w:pPr>
          </w:p>
        </w:tc>
        <w:tc>
          <w:tcPr>
            <w:tcW w:w="170" w:type="dxa"/>
          </w:tcPr>
          <w:p w14:paraId="66A3F7E2" w14:textId="77777777" w:rsidR="007D50CE" w:rsidRPr="00456C47" w:rsidRDefault="007D50CE" w:rsidP="007E68D4">
            <w:pPr>
              <w:pStyle w:val="TableParagraph"/>
              <w:rPr>
                <w:rFonts w:ascii="Times New Roman"/>
                <w:sz w:val="12"/>
              </w:rPr>
            </w:pPr>
          </w:p>
        </w:tc>
        <w:tc>
          <w:tcPr>
            <w:tcW w:w="170" w:type="dxa"/>
          </w:tcPr>
          <w:p w14:paraId="3B699077" w14:textId="77777777" w:rsidR="007D50CE" w:rsidRPr="00456C47" w:rsidRDefault="007D50CE" w:rsidP="007E68D4">
            <w:pPr>
              <w:pStyle w:val="TableParagraph"/>
              <w:rPr>
                <w:rFonts w:ascii="Times New Roman"/>
                <w:sz w:val="12"/>
              </w:rPr>
            </w:pPr>
          </w:p>
        </w:tc>
        <w:tc>
          <w:tcPr>
            <w:tcW w:w="166" w:type="dxa"/>
          </w:tcPr>
          <w:p w14:paraId="5BD7E644" w14:textId="77777777" w:rsidR="007D50CE" w:rsidRPr="00456C47" w:rsidRDefault="007D50CE" w:rsidP="007E68D4">
            <w:pPr>
              <w:pStyle w:val="TableParagraph"/>
              <w:rPr>
                <w:rFonts w:ascii="Times New Roman"/>
                <w:sz w:val="12"/>
              </w:rPr>
            </w:pPr>
          </w:p>
        </w:tc>
        <w:tc>
          <w:tcPr>
            <w:tcW w:w="167" w:type="dxa"/>
          </w:tcPr>
          <w:p w14:paraId="04A9B206" w14:textId="77777777" w:rsidR="007D50CE" w:rsidRPr="00456C47" w:rsidRDefault="007D50CE" w:rsidP="007E68D4">
            <w:pPr>
              <w:pStyle w:val="TableParagraph"/>
              <w:rPr>
                <w:rFonts w:ascii="Times New Roman"/>
                <w:sz w:val="12"/>
              </w:rPr>
            </w:pPr>
          </w:p>
        </w:tc>
        <w:tc>
          <w:tcPr>
            <w:tcW w:w="167" w:type="dxa"/>
          </w:tcPr>
          <w:p w14:paraId="7D1F3232" w14:textId="77777777" w:rsidR="007D50CE" w:rsidRPr="00456C47" w:rsidRDefault="007D50CE" w:rsidP="007E68D4">
            <w:pPr>
              <w:pStyle w:val="TableParagraph"/>
              <w:rPr>
                <w:rFonts w:ascii="Times New Roman"/>
                <w:sz w:val="12"/>
              </w:rPr>
            </w:pPr>
          </w:p>
        </w:tc>
        <w:tc>
          <w:tcPr>
            <w:tcW w:w="168" w:type="dxa"/>
          </w:tcPr>
          <w:p w14:paraId="30D593D6" w14:textId="77777777" w:rsidR="007D50CE" w:rsidRPr="00456C47" w:rsidRDefault="007D50CE" w:rsidP="007E68D4">
            <w:pPr>
              <w:pStyle w:val="TableParagraph"/>
              <w:rPr>
                <w:rFonts w:ascii="Times New Roman"/>
                <w:sz w:val="12"/>
              </w:rPr>
            </w:pPr>
          </w:p>
        </w:tc>
        <w:tc>
          <w:tcPr>
            <w:tcW w:w="168" w:type="dxa"/>
          </w:tcPr>
          <w:p w14:paraId="0C955355" w14:textId="77777777" w:rsidR="007D50CE" w:rsidRPr="00456C47" w:rsidRDefault="007D50CE" w:rsidP="007E68D4">
            <w:pPr>
              <w:pStyle w:val="TableParagraph"/>
              <w:rPr>
                <w:rFonts w:ascii="Times New Roman"/>
                <w:sz w:val="12"/>
              </w:rPr>
            </w:pPr>
          </w:p>
        </w:tc>
        <w:tc>
          <w:tcPr>
            <w:tcW w:w="169" w:type="dxa"/>
          </w:tcPr>
          <w:p w14:paraId="57AAAE82" w14:textId="77777777" w:rsidR="007D50CE" w:rsidRPr="00456C47" w:rsidRDefault="007D50CE" w:rsidP="007E68D4">
            <w:pPr>
              <w:pStyle w:val="TableParagraph"/>
              <w:rPr>
                <w:rFonts w:ascii="Times New Roman"/>
                <w:sz w:val="12"/>
              </w:rPr>
            </w:pPr>
          </w:p>
        </w:tc>
        <w:tc>
          <w:tcPr>
            <w:tcW w:w="174" w:type="dxa"/>
          </w:tcPr>
          <w:p w14:paraId="49F587C5" w14:textId="77777777" w:rsidR="007D50CE" w:rsidRPr="00456C47" w:rsidRDefault="007D50CE" w:rsidP="007E68D4">
            <w:pPr>
              <w:pStyle w:val="TableParagraph"/>
              <w:rPr>
                <w:rFonts w:ascii="Times New Roman"/>
                <w:sz w:val="12"/>
              </w:rPr>
            </w:pPr>
          </w:p>
        </w:tc>
        <w:tc>
          <w:tcPr>
            <w:tcW w:w="175" w:type="dxa"/>
          </w:tcPr>
          <w:p w14:paraId="6B666289" w14:textId="77777777" w:rsidR="007D50CE" w:rsidRPr="00456C47" w:rsidRDefault="007D50CE" w:rsidP="007E68D4">
            <w:pPr>
              <w:pStyle w:val="TableParagraph"/>
              <w:rPr>
                <w:rFonts w:ascii="Times New Roman"/>
                <w:sz w:val="12"/>
              </w:rPr>
            </w:pPr>
          </w:p>
        </w:tc>
        <w:tc>
          <w:tcPr>
            <w:tcW w:w="176" w:type="dxa"/>
          </w:tcPr>
          <w:p w14:paraId="51DF1708" w14:textId="77777777" w:rsidR="007D50CE" w:rsidRPr="00456C47" w:rsidRDefault="007D50CE" w:rsidP="007E68D4">
            <w:pPr>
              <w:pStyle w:val="TableParagraph"/>
              <w:rPr>
                <w:rFonts w:ascii="Times New Roman"/>
                <w:sz w:val="12"/>
              </w:rPr>
            </w:pPr>
          </w:p>
        </w:tc>
        <w:tc>
          <w:tcPr>
            <w:tcW w:w="176" w:type="dxa"/>
            <w:shd w:val="clear" w:color="auto" w:fill="FF0000"/>
          </w:tcPr>
          <w:p w14:paraId="76837215" w14:textId="77777777" w:rsidR="007D50CE" w:rsidRPr="00456C47" w:rsidRDefault="007D50CE" w:rsidP="007E68D4">
            <w:pPr>
              <w:pStyle w:val="TableParagraph"/>
              <w:rPr>
                <w:rFonts w:ascii="Times New Roman"/>
                <w:sz w:val="12"/>
              </w:rPr>
            </w:pPr>
          </w:p>
        </w:tc>
        <w:tc>
          <w:tcPr>
            <w:tcW w:w="177" w:type="dxa"/>
          </w:tcPr>
          <w:p w14:paraId="2BBC8A37" w14:textId="77777777" w:rsidR="007D50CE" w:rsidRPr="00456C47" w:rsidRDefault="007D50CE" w:rsidP="007E68D4">
            <w:pPr>
              <w:pStyle w:val="TableParagraph"/>
              <w:rPr>
                <w:rFonts w:ascii="Times New Roman"/>
                <w:sz w:val="12"/>
              </w:rPr>
            </w:pPr>
          </w:p>
        </w:tc>
        <w:tc>
          <w:tcPr>
            <w:tcW w:w="177" w:type="dxa"/>
          </w:tcPr>
          <w:p w14:paraId="7B0F19BF" w14:textId="77777777" w:rsidR="007D50CE" w:rsidRPr="00456C47" w:rsidRDefault="007D50CE" w:rsidP="007E68D4">
            <w:pPr>
              <w:pStyle w:val="TableParagraph"/>
              <w:rPr>
                <w:rFonts w:ascii="Times New Roman"/>
                <w:sz w:val="12"/>
              </w:rPr>
            </w:pPr>
          </w:p>
        </w:tc>
        <w:tc>
          <w:tcPr>
            <w:tcW w:w="173" w:type="dxa"/>
          </w:tcPr>
          <w:p w14:paraId="0D5BB651" w14:textId="77777777" w:rsidR="007D50CE" w:rsidRPr="00456C47" w:rsidRDefault="007D50CE" w:rsidP="007E68D4">
            <w:pPr>
              <w:pStyle w:val="TableParagraph"/>
              <w:rPr>
                <w:rFonts w:ascii="Times New Roman"/>
                <w:sz w:val="12"/>
              </w:rPr>
            </w:pPr>
          </w:p>
        </w:tc>
        <w:tc>
          <w:tcPr>
            <w:tcW w:w="174" w:type="dxa"/>
          </w:tcPr>
          <w:p w14:paraId="126DF3B5" w14:textId="77777777" w:rsidR="007D50CE" w:rsidRPr="00456C47" w:rsidRDefault="007D50CE" w:rsidP="007E68D4">
            <w:pPr>
              <w:pStyle w:val="TableParagraph"/>
              <w:rPr>
                <w:rFonts w:ascii="Times New Roman"/>
                <w:sz w:val="12"/>
              </w:rPr>
            </w:pPr>
          </w:p>
        </w:tc>
        <w:tc>
          <w:tcPr>
            <w:tcW w:w="174" w:type="dxa"/>
          </w:tcPr>
          <w:p w14:paraId="1F2B15A9" w14:textId="77777777" w:rsidR="007D50CE" w:rsidRPr="00456C47" w:rsidRDefault="007D50CE" w:rsidP="007E68D4">
            <w:pPr>
              <w:pStyle w:val="TableParagraph"/>
              <w:rPr>
                <w:rFonts w:ascii="Times New Roman"/>
                <w:sz w:val="12"/>
              </w:rPr>
            </w:pPr>
          </w:p>
        </w:tc>
        <w:tc>
          <w:tcPr>
            <w:tcW w:w="175" w:type="dxa"/>
          </w:tcPr>
          <w:p w14:paraId="52EAC2FE" w14:textId="77777777" w:rsidR="007D50CE" w:rsidRPr="00456C47" w:rsidRDefault="007D50CE" w:rsidP="007E68D4">
            <w:pPr>
              <w:pStyle w:val="TableParagraph"/>
              <w:rPr>
                <w:rFonts w:ascii="Times New Roman"/>
                <w:sz w:val="12"/>
              </w:rPr>
            </w:pPr>
          </w:p>
        </w:tc>
        <w:tc>
          <w:tcPr>
            <w:tcW w:w="175" w:type="dxa"/>
          </w:tcPr>
          <w:p w14:paraId="134778DF" w14:textId="77777777" w:rsidR="007D50CE" w:rsidRPr="00456C47" w:rsidRDefault="007D50CE" w:rsidP="007E68D4">
            <w:pPr>
              <w:pStyle w:val="TableParagraph"/>
              <w:rPr>
                <w:rFonts w:ascii="Times New Roman"/>
                <w:sz w:val="12"/>
              </w:rPr>
            </w:pPr>
          </w:p>
        </w:tc>
        <w:tc>
          <w:tcPr>
            <w:tcW w:w="386" w:type="dxa"/>
          </w:tcPr>
          <w:p w14:paraId="37F4BA62" w14:textId="77777777" w:rsidR="007D50CE" w:rsidRPr="00456C47" w:rsidRDefault="007D50CE" w:rsidP="007E68D4">
            <w:pPr>
              <w:pStyle w:val="TableParagraph"/>
              <w:rPr>
                <w:rFonts w:ascii="Times New Roman"/>
                <w:sz w:val="12"/>
              </w:rPr>
            </w:pPr>
          </w:p>
        </w:tc>
      </w:tr>
      <w:tr w:rsidR="007D50CE" w:rsidRPr="00456C47" w14:paraId="4DECDFBF" w14:textId="77777777" w:rsidTr="0DA3368B">
        <w:trPr>
          <w:trHeight w:val="196"/>
          <w:jc w:val="center"/>
        </w:trPr>
        <w:tc>
          <w:tcPr>
            <w:tcW w:w="4674" w:type="dxa"/>
          </w:tcPr>
          <w:p w14:paraId="6E42A055" w14:textId="77777777" w:rsidR="007D50CE" w:rsidRPr="00456C47" w:rsidRDefault="007D50CE" w:rsidP="007E68D4">
            <w:pPr>
              <w:pStyle w:val="TableParagraph"/>
              <w:spacing w:line="176" w:lineRule="exact"/>
              <w:ind w:left="110"/>
              <w:rPr>
                <w:sz w:val="17"/>
              </w:rPr>
            </w:pPr>
            <w:r w:rsidRPr="00456C47">
              <w:rPr>
                <w:sz w:val="17"/>
              </w:rPr>
              <w:t>Publication</w:t>
            </w:r>
            <w:r w:rsidRPr="00456C47">
              <w:rPr>
                <w:spacing w:val="-3"/>
                <w:sz w:val="17"/>
              </w:rPr>
              <w:t xml:space="preserve"> </w:t>
            </w:r>
            <w:r w:rsidRPr="00456C47">
              <w:rPr>
                <w:sz w:val="17"/>
              </w:rPr>
              <w:t>on</w:t>
            </w:r>
            <w:r w:rsidRPr="00456C47">
              <w:rPr>
                <w:spacing w:val="-3"/>
                <w:sz w:val="17"/>
              </w:rPr>
              <w:t xml:space="preserve"> </w:t>
            </w:r>
            <w:r w:rsidRPr="00456C47">
              <w:rPr>
                <w:sz w:val="17"/>
              </w:rPr>
              <w:t>vulnerability-heat-health</w:t>
            </w:r>
            <w:r w:rsidRPr="00456C47">
              <w:rPr>
                <w:spacing w:val="-2"/>
                <w:sz w:val="17"/>
              </w:rPr>
              <w:t xml:space="preserve"> </w:t>
            </w:r>
            <w:r w:rsidRPr="00456C47">
              <w:rPr>
                <w:sz w:val="17"/>
              </w:rPr>
              <w:t>data</w:t>
            </w:r>
          </w:p>
        </w:tc>
        <w:tc>
          <w:tcPr>
            <w:tcW w:w="169" w:type="dxa"/>
          </w:tcPr>
          <w:p w14:paraId="0D0DBE97" w14:textId="77777777" w:rsidR="007D50CE" w:rsidRPr="00456C47" w:rsidRDefault="007D50CE" w:rsidP="007E68D4">
            <w:pPr>
              <w:pStyle w:val="TableParagraph"/>
              <w:rPr>
                <w:rFonts w:ascii="Times New Roman"/>
                <w:sz w:val="12"/>
              </w:rPr>
            </w:pPr>
          </w:p>
        </w:tc>
        <w:tc>
          <w:tcPr>
            <w:tcW w:w="170" w:type="dxa"/>
          </w:tcPr>
          <w:p w14:paraId="635554EF" w14:textId="77777777" w:rsidR="007D50CE" w:rsidRPr="00456C47" w:rsidRDefault="007D50CE" w:rsidP="007E68D4">
            <w:pPr>
              <w:pStyle w:val="TableParagraph"/>
              <w:rPr>
                <w:rFonts w:ascii="Times New Roman"/>
                <w:sz w:val="12"/>
              </w:rPr>
            </w:pPr>
          </w:p>
        </w:tc>
        <w:tc>
          <w:tcPr>
            <w:tcW w:w="170" w:type="dxa"/>
          </w:tcPr>
          <w:p w14:paraId="5BA849DC" w14:textId="77777777" w:rsidR="007D50CE" w:rsidRPr="00456C47" w:rsidRDefault="007D50CE" w:rsidP="007E68D4">
            <w:pPr>
              <w:pStyle w:val="TableParagraph"/>
              <w:rPr>
                <w:rFonts w:ascii="Times New Roman"/>
                <w:sz w:val="12"/>
              </w:rPr>
            </w:pPr>
          </w:p>
        </w:tc>
        <w:tc>
          <w:tcPr>
            <w:tcW w:w="166" w:type="dxa"/>
          </w:tcPr>
          <w:p w14:paraId="6226727C" w14:textId="77777777" w:rsidR="007D50CE" w:rsidRPr="00456C47" w:rsidRDefault="007D50CE" w:rsidP="007E68D4">
            <w:pPr>
              <w:pStyle w:val="TableParagraph"/>
              <w:rPr>
                <w:rFonts w:ascii="Times New Roman"/>
                <w:sz w:val="12"/>
              </w:rPr>
            </w:pPr>
          </w:p>
        </w:tc>
        <w:tc>
          <w:tcPr>
            <w:tcW w:w="167" w:type="dxa"/>
          </w:tcPr>
          <w:p w14:paraId="7802D8A8" w14:textId="77777777" w:rsidR="007D50CE" w:rsidRPr="00456C47" w:rsidRDefault="007D50CE" w:rsidP="007E68D4">
            <w:pPr>
              <w:pStyle w:val="TableParagraph"/>
              <w:rPr>
                <w:rFonts w:ascii="Times New Roman"/>
                <w:sz w:val="12"/>
              </w:rPr>
            </w:pPr>
          </w:p>
        </w:tc>
        <w:tc>
          <w:tcPr>
            <w:tcW w:w="167" w:type="dxa"/>
          </w:tcPr>
          <w:p w14:paraId="203EAE87" w14:textId="77777777" w:rsidR="007D50CE" w:rsidRPr="00456C47" w:rsidRDefault="007D50CE" w:rsidP="007E68D4">
            <w:pPr>
              <w:pStyle w:val="TableParagraph"/>
              <w:rPr>
                <w:rFonts w:ascii="Times New Roman"/>
                <w:sz w:val="12"/>
              </w:rPr>
            </w:pPr>
          </w:p>
        </w:tc>
        <w:tc>
          <w:tcPr>
            <w:tcW w:w="168" w:type="dxa"/>
          </w:tcPr>
          <w:p w14:paraId="1FBA3082" w14:textId="77777777" w:rsidR="007D50CE" w:rsidRPr="00456C47" w:rsidRDefault="007D50CE" w:rsidP="007E68D4">
            <w:pPr>
              <w:pStyle w:val="TableParagraph"/>
              <w:rPr>
                <w:rFonts w:ascii="Times New Roman"/>
                <w:sz w:val="12"/>
              </w:rPr>
            </w:pPr>
          </w:p>
        </w:tc>
        <w:tc>
          <w:tcPr>
            <w:tcW w:w="168" w:type="dxa"/>
          </w:tcPr>
          <w:p w14:paraId="44E3BF4C" w14:textId="77777777" w:rsidR="007D50CE" w:rsidRPr="00456C47" w:rsidRDefault="007D50CE" w:rsidP="007E68D4">
            <w:pPr>
              <w:pStyle w:val="TableParagraph"/>
              <w:rPr>
                <w:rFonts w:ascii="Times New Roman"/>
                <w:sz w:val="12"/>
              </w:rPr>
            </w:pPr>
          </w:p>
        </w:tc>
        <w:tc>
          <w:tcPr>
            <w:tcW w:w="169" w:type="dxa"/>
          </w:tcPr>
          <w:p w14:paraId="702E98CE" w14:textId="77777777" w:rsidR="007D50CE" w:rsidRPr="00456C47" w:rsidRDefault="007D50CE" w:rsidP="007E68D4">
            <w:pPr>
              <w:pStyle w:val="TableParagraph"/>
              <w:rPr>
                <w:rFonts w:ascii="Times New Roman"/>
                <w:sz w:val="12"/>
              </w:rPr>
            </w:pPr>
          </w:p>
        </w:tc>
        <w:tc>
          <w:tcPr>
            <w:tcW w:w="174" w:type="dxa"/>
          </w:tcPr>
          <w:p w14:paraId="46A8FAA4" w14:textId="77777777" w:rsidR="007D50CE" w:rsidRPr="00456C47" w:rsidRDefault="007D50CE" w:rsidP="007E68D4">
            <w:pPr>
              <w:pStyle w:val="TableParagraph"/>
              <w:rPr>
                <w:rFonts w:ascii="Times New Roman"/>
                <w:sz w:val="12"/>
              </w:rPr>
            </w:pPr>
          </w:p>
        </w:tc>
        <w:tc>
          <w:tcPr>
            <w:tcW w:w="175" w:type="dxa"/>
            <w:shd w:val="clear" w:color="auto" w:fill="FF0000"/>
          </w:tcPr>
          <w:p w14:paraId="5BA43D51" w14:textId="77777777" w:rsidR="007D50CE" w:rsidRPr="00456C47" w:rsidRDefault="007D50CE" w:rsidP="007E68D4">
            <w:pPr>
              <w:pStyle w:val="TableParagraph"/>
              <w:rPr>
                <w:rFonts w:ascii="Times New Roman"/>
                <w:sz w:val="12"/>
              </w:rPr>
            </w:pPr>
          </w:p>
        </w:tc>
        <w:tc>
          <w:tcPr>
            <w:tcW w:w="176" w:type="dxa"/>
            <w:shd w:val="clear" w:color="auto" w:fill="FF0000"/>
          </w:tcPr>
          <w:p w14:paraId="46D1412A" w14:textId="77777777" w:rsidR="007D50CE" w:rsidRPr="00456C47" w:rsidRDefault="007D50CE" w:rsidP="007E68D4">
            <w:pPr>
              <w:pStyle w:val="TableParagraph"/>
              <w:rPr>
                <w:rFonts w:ascii="Times New Roman"/>
                <w:sz w:val="12"/>
              </w:rPr>
            </w:pPr>
          </w:p>
        </w:tc>
        <w:tc>
          <w:tcPr>
            <w:tcW w:w="176" w:type="dxa"/>
            <w:shd w:val="clear" w:color="auto" w:fill="FF0000"/>
          </w:tcPr>
          <w:p w14:paraId="64BDC1F2" w14:textId="77777777" w:rsidR="007D50CE" w:rsidRPr="00456C47" w:rsidRDefault="007D50CE" w:rsidP="007E68D4">
            <w:pPr>
              <w:pStyle w:val="TableParagraph"/>
              <w:rPr>
                <w:rFonts w:ascii="Times New Roman"/>
                <w:sz w:val="12"/>
              </w:rPr>
            </w:pPr>
          </w:p>
        </w:tc>
        <w:tc>
          <w:tcPr>
            <w:tcW w:w="177" w:type="dxa"/>
            <w:shd w:val="clear" w:color="auto" w:fill="FF0000"/>
          </w:tcPr>
          <w:p w14:paraId="5EC64B03" w14:textId="77777777" w:rsidR="007D50CE" w:rsidRPr="00456C47" w:rsidRDefault="007D50CE" w:rsidP="007E68D4">
            <w:pPr>
              <w:pStyle w:val="TableParagraph"/>
              <w:rPr>
                <w:rFonts w:ascii="Times New Roman"/>
                <w:sz w:val="12"/>
              </w:rPr>
            </w:pPr>
          </w:p>
        </w:tc>
        <w:tc>
          <w:tcPr>
            <w:tcW w:w="177" w:type="dxa"/>
            <w:shd w:val="clear" w:color="auto" w:fill="FF0000"/>
          </w:tcPr>
          <w:p w14:paraId="783893B8" w14:textId="77777777" w:rsidR="007D50CE" w:rsidRPr="00456C47" w:rsidRDefault="007D50CE" w:rsidP="007E68D4">
            <w:pPr>
              <w:pStyle w:val="TableParagraph"/>
              <w:rPr>
                <w:rFonts w:ascii="Times New Roman"/>
                <w:sz w:val="12"/>
              </w:rPr>
            </w:pPr>
          </w:p>
        </w:tc>
        <w:tc>
          <w:tcPr>
            <w:tcW w:w="173" w:type="dxa"/>
          </w:tcPr>
          <w:p w14:paraId="2D87EDAF" w14:textId="77777777" w:rsidR="007D50CE" w:rsidRPr="00456C47" w:rsidRDefault="007D50CE" w:rsidP="007E68D4">
            <w:pPr>
              <w:pStyle w:val="TableParagraph"/>
              <w:rPr>
                <w:rFonts w:ascii="Times New Roman"/>
                <w:sz w:val="12"/>
              </w:rPr>
            </w:pPr>
          </w:p>
        </w:tc>
        <w:tc>
          <w:tcPr>
            <w:tcW w:w="174" w:type="dxa"/>
          </w:tcPr>
          <w:p w14:paraId="52B62585" w14:textId="77777777" w:rsidR="007D50CE" w:rsidRPr="00456C47" w:rsidRDefault="007D50CE" w:rsidP="007E68D4">
            <w:pPr>
              <w:pStyle w:val="TableParagraph"/>
              <w:rPr>
                <w:rFonts w:ascii="Times New Roman"/>
                <w:sz w:val="12"/>
              </w:rPr>
            </w:pPr>
          </w:p>
        </w:tc>
        <w:tc>
          <w:tcPr>
            <w:tcW w:w="174" w:type="dxa"/>
          </w:tcPr>
          <w:p w14:paraId="30CA3C14" w14:textId="77777777" w:rsidR="007D50CE" w:rsidRPr="00456C47" w:rsidRDefault="007D50CE" w:rsidP="007E68D4">
            <w:pPr>
              <w:pStyle w:val="TableParagraph"/>
              <w:rPr>
                <w:rFonts w:ascii="Times New Roman"/>
                <w:sz w:val="12"/>
              </w:rPr>
            </w:pPr>
          </w:p>
        </w:tc>
        <w:tc>
          <w:tcPr>
            <w:tcW w:w="175" w:type="dxa"/>
          </w:tcPr>
          <w:p w14:paraId="596FA028" w14:textId="77777777" w:rsidR="007D50CE" w:rsidRPr="00456C47" w:rsidRDefault="007D50CE" w:rsidP="007E68D4">
            <w:pPr>
              <w:pStyle w:val="TableParagraph"/>
              <w:rPr>
                <w:rFonts w:ascii="Times New Roman"/>
                <w:sz w:val="12"/>
              </w:rPr>
            </w:pPr>
          </w:p>
        </w:tc>
        <w:tc>
          <w:tcPr>
            <w:tcW w:w="175" w:type="dxa"/>
          </w:tcPr>
          <w:p w14:paraId="2A601705" w14:textId="77777777" w:rsidR="007D50CE" w:rsidRPr="00456C47" w:rsidRDefault="007D50CE" w:rsidP="007E68D4">
            <w:pPr>
              <w:pStyle w:val="TableParagraph"/>
              <w:rPr>
                <w:rFonts w:ascii="Times New Roman"/>
                <w:sz w:val="12"/>
              </w:rPr>
            </w:pPr>
          </w:p>
        </w:tc>
        <w:tc>
          <w:tcPr>
            <w:tcW w:w="386" w:type="dxa"/>
          </w:tcPr>
          <w:p w14:paraId="435FD14A" w14:textId="77777777" w:rsidR="007D50CE" w:rsidRPr="00456C47" w:rsidRDefault="007D50CE" w:rsidP="007E68D4">
            <w:pPr>
              <w:pStyle w:val="TableParagraph"/>
              <w:rPr>
                <w:rFonts w:ascii="Times New Roman"/>
                <w:sz w:val="12"/>
              </w:rPr>
            </w:pPr>
          </w:p>
        </w:tc>
      </w:tr>
      <w:tr w:rsidR="00763EFC" w:rsidRPr="00456C47" w14:paraId="666C6AC4" w14:textId="77777777" w:rsidTr="0DA3368B">
        <w:trPr>
          <w:trHeight w:val="196"/>
          <w:jc w:val="center"/>
        </w:trPr>
        <w:tc>
          <w:tcPr>
            <w:tcW w:w="4674" w:type="dxa"/>
          </w:tcPr>
          <w:p w14:paraId="13507064" w14:textId="77777777" w:rsidR="007D50CE" w:rsidRPr="00456C47" w:rsidRDefault="007D50CE" w:rsidP="007E68D4">
            <w:pPr>
              <w:pStyle w:val="TableParagraph"/>
              <w:spacing w:line="176" w:lineRule="exact"/>
              <w:ind w:left="110"/>
              <w:rPr>
                <w:sz w:val="17"/>
              </w:rPr>
            </w:pPr>
            <w:r w:rsidRPr="00456C47">
              <w:rPr>
                <w:sz w:val="17"/>
              </w:rPr>
              <w:t>Review</w:t>
            </w:r>
            <w:r w:rsidRPr="00456C47">
              <w:rPr>
                <w:spacing w:val="-3"/>
                <w:sz w:val="17"/>
              </w:rPr>
              <w:t xml:space="preserve"> </w:t>
            </w:r>
            <w:r w:rsidRPr="00456C47">
              <w:rPr>
                <w:sz w:val="17"/>
              </w:rPr>
              <w:t>of</w:t>
            </w:r>
            <w:r w:rsidRPr="00456C47">
              <w:rPr>
                <w:spacing w:val="-4"/>
                <w:sz w:val="17"/>
              </w:rPr>
              <w:t xml:space="preserve"> </w:t>
            </w:r>
            <w:r w:rsidRPr="00456C47">
              <w:rPr>
                <w:sz w:val="17"/>
              </w:rPr>
              <w:t>District-level</w:t>
            </w:r>
            <w:r w:rsidRPr="00456C47">
              <w:rPr>
                <w:spacing w:val="-4"/>
                <w:sz w:val="17"/>
              </w:rPr>
              <w:t xml:space="preserve"> </w:t>
            </w:r>
            <w:r w:rsidRPr="00456C47">
              <w:rPr>
                <w:sz w:val="17"/>
              </w:rPr>
              <w:t>surveillance</w:t>
            </w:r>
            <w:r w:rsidRPr="00456C47">
              <w:rPr>
                <w:spacing w:val="-3"/>
                <w:sz w:val="17"/>
              </w:rPr>
              <w:t xml:space="preserve"> </w:t>
            </w:r>
            <w:r w:rsidRPr="00456C47">
              <w:rPr>
                <w:sz w:val="17"/>
              </w:rPr>
              <w:t>systems</w:t>
            </w:r>
            <w:r w:rsidRPr="00456C47">
              <w:rPr>
                <w:spacing w:val="-4"/>
                <w:sz w:val="17"/>
              </w:rPr>
              <w:t xml:space="preserve"> </w:t>
            </w:r>
            <w:r w:rsidRPr="00456C47">
              <w:rPr>
                <w:sz w:val="17"/>
              </w:rPr>
              <w:t>performance</w:t>
            </w:r>
            <w:r w:rsidRPr="00456C47">
              <w:rPr>
                <w:spacing w:val="-2"/>
                <w:sz w:val="17"/>
              </w:rPr>
              <w:t xml:space="preserve"> </w:t>
            </w:r>
            <w:r w:rsidRPr="00456C47">
              <w:rPr>
                <w:sz w:val="17"/>
              </w:rPr>
              <w:t>(M38)</w:t>
            </w:r>
          </w:p>
        </w:tc>
        <w:tc>
          <w:tcPr>
            <w:tcW w:w="169" w:type="dxa"/>
          </w:tcPr>
          <w:p w14:paraId="0FF4632E" w14:textId="77777777" w:rsidR="007D50CE" w:rsidRPr="00456C47" w:rsidRDefault="007D50CE" w:rsidP="007E68D4">
            <w:pPr>
              <w:pStyle w:val="TableParagraph"/>
              <w:rPr>
                <w:rFonts w:ascii="Times New Roman"/>
                <w:sz w:val="12"/>
              </w:rPr>
            </w:pPr>
          </w:p>
        </w:tc>
        <w:tc>
          <w:tcPr>
            <w:tcW w:w="170" w:type="dxa"/>
          </w:tcPr>
          <w:p w14:paraId="2D8D8DB1" w14:textId="77777777" w:rsidR="007D50CE" w:rsidRPr="00456C47" w:rsidRDefault="007D50CE" w:rsidP="007E68D4">
            <w:pPr>
              <w:pStyle w:val="TableParagraph"/>
              <w:rPr>
                <w:rFonts w:ascii="Times New Roman"/>
                <w:sz w:val="12"/>
              </w:rPr>
            </w:pPr>
          </w:p>
        </w:tc>
        <w:tc>
          <w:tcPr>
            <w:tcW w:w="170" w:type="dxa"/>
          </w:tcPr>
          <w:p w14:paraId="2A8178B3" w14:textId="77777777" w:rsidR="007D50CE" w:rsidRPr="00456C47" w:rsidRDefault="007D50CE" w:rsidP="007E68D4">
            <w:pPr>
              <w:pStyle w:val="TableParagraph"/>
              <w:rPr>
                <w:rFonts w:ascii="Times New Roman"/>
                <w:sz w:val="12"/>
              </w:rPr>
            </w:pPr>
          </w:p>
        </w:tc>
        <w:tc>
          <w:tcPr>
            <w:tcW w:w="166" w:type="dxa"/>
          </w:tcPr>
          <w:p w14:paraId="440023C0" w14:textId="77777777" w:rsidR="007D50CE" w:rsidRPr="00456C47" w:rsidRDefault="007D50CE" w:rsidP="007E68D4">
            <w:pPr>
              <w:pStyle w:val="TableParagraph"/>
              <w:rPr>
                <w:rFonts w:ascii="Times New Roman"/>
                <w:sz w:val="12"/>
              </w:rPr>
            </w:pPr>
          </w:p>
        </w:tc>
        <w:tc>
          <w:tcPr>
            <w:tcW w:w="167" w:type="dxa"/>
          </w:tcPr>
          <w:p w14:paraId="5468437B" w14:textId="77777777" w:rsidR="007D50CE" w:rsidRPr="00456C47" w:rsidRDefault="007D50CE" w:rsidP="007E68D4">
            <w:pPr>
              <w:pStyle w:val="TableParagraph"/>
              <w:rPr>
                <w:rFonts w:ascii="Times New Roman"/>
                <w:sz w:val="12"/>
              </w:rPr>
            </w:pPr>
          </w:p>
        </w:tc>
        <w:tc>
          <w:tcPr>
            <w:tcW w:w="167" w:type="dxa"/>
          </w:tcPr>
          <w:p w14:paraId="3EF1B181" w14:textId="77777777" w:rsidR="007D50CE" w:rsidRPr="00456C47" w:rsidRDefault="007D50CE" w:rsidP="007E68D4">
            <w:pPr>
              <w:pStyle w:val="TableParagraph"/>
              <w:rPr>
                <w:rFonts w:ascii="Times New Roman"/>
                <w:sz w:val="12"/>
              </w:rPr>
            </w:pPr>
          </w:p>
        </w:tc>
        <w:tc>
          <w:tcPr>
            <w:tcW w:w="168" w:type="dxa"/>
          </w:tcPr>
          <w:p w14:paraId="59338A50" w14:textId="77777777" w:rsidR="007D50CE" w:rsidRPr="00456C47" w:rsidRDefault="007D50CE" w:rsidP="007E68D4">
            <w:pPr>
              <w:pStyle w:val="TableParagraph"/>
              <w:rPr>
                <w:rFonts w:ascii="Times New Roman"/>
                <w:sz w:val="12"/>
              </w:rPr>
            </w:pPr>
          </w:p>
        </w:tc>
        <w:tc>
          <w:tcPr>
            <w:tcW w:w="168" w:type="dxa"/>
          </w:tcPr>
          <w:p w14:paraId="294E00D8" w14:textId="77777777" w:rsidR="007D50CE" w:rsidRPr="00456C47" w:rsidRDefault="007D50CE" w:rsidP="007E68D4">
            <w:pPr>
              <w:pStyle w:val="TableParagraph"/>
              <w:rPr>
                <w:rFonts w:ascii="Times New Roman"/>
                <w:sz w:val="12"/>
              </w:rPr>
            </w:pPr>
          </w:p>
        </w:tc>
        <w:tc>
          <w:tcPr>
            <w:tcW w:w="169" w:type="dxa"/>
          </w:tcPr>
          <w:p w14:paraId="308339E2" w14:textId="77777777" w:rsidR="007D50CE" w:rsidRPr="00456C47" w:rsidRDefault="007D50CE" w:rsidP="007E68D4">
            <w:pPr>
              <w:pStyle w:val="TableParagraph"/>
              <w:rPr>
                <w:rFonts w:ascii="Times New Roman"/>
                <w:sz w:val="12"/>
              </w:rPr>
            </w:pPr>
          </w:p>
        </w:tc>
        <w:tc>
          <w:tcPr>
            <w:tcW w:w="174" w:type="dxa"/>
          </w:tcPr>
          <w:p w14:paraId="35505DA8" w14:textId="77777777" w:rsidR="007D50CE" w:rsidRPr="00456C47" w:rsidRDefault="007D50CE" w:rsidP="007E68D4">
            <w:pPr>
              <w:pStyle w:val="TableParagraph"/>
              <w:rPr>
                <w:rFonts w:ascii="Times New Roman"/>
                <w:sz w:val="12"/>
              </w:rPr>
            </w:pPr>
          </w:p>
        </w:tc>
        <w:tc>
          <w:tcPr>
            <w:tcW w:w="175" w:type="dxa"/>
          </w:tcPr>
          <w:p w14:paraId="6725C59A" w14:textId="77777777" w:rsidR="007D50CE" w:rsidRPr="00456C47" w:rsidRDefault="007D50CE" w:rsidP="007E68D4">
            <w:pPr>
              <w:pStyle w:val="TableParagraph"/>
              <w:rPr>
                <w:rFonts w:ascii="Times New Roman"/>
                <w:sz w:val="12"/>
              </w:rPr>
            </w:pPr>
          </w:p>
        </w:tc>
        <w:tc>
          <w:tcPr>
            <w:tcW w:w="176" w:type="dxa"/>
          </w:tcPr>
          <w:p w14:paraId="2F1AA167" w14:textId="77777777" w:rsidR="007D50CE" w:rsidRPr="00456C47" w:rsidRDefault="007D50CE" w:rsidP="007E68D4">
            <w:pPr>
              <w:pStyle w:val="TableParagraph"/>
              <w:rPr>
                <w:rFonts w:ascii="Times New Roman"/>
                <w:sz w:val="12"/>
              </w:rPr>
            </w:pPr>
          </w:p>
        </w:tc>
        <w:tc>
          <w:tcPr>
            <w:tcW w:w="176" w:type="dxa"/>
            <w:shd w:val="clear" w:color="auto" w:fill="FF0000"/>
          </w:tcPr>
          <w:p w14:paraId="2BAEBAF2" w14:textId="77777777" w:rsidR="007D50CE" w:rsidRPr="00456C47" w:rsidRDefault="007D50CE" w:rsidP="007E68D4">
            <w:pPr>
              <w:pStyle w:val="TableParagraph"/>
              <w:rPr>
                <w:rFonts w:ascii="Times New Roman"/>
                <w:sz w:val="12"/>
              </w:rPr>
            </w:pPr>
          </w:p>
        </w:tc>
        <w:tc>
          <w:tcPr>
            <w:tcW w:w="177" w:type="dxa"/>
            <w:shd w:val="clear" w:color="auto" w:fill="FF0000"/>
          </w:tcPr>
          <w:p w14:paraId="6946972D" w14:textId="77777777" w:rsidR="007D50CE" w:rsidRPr="00456C47" w:rsidRDefault="007D50CE" w:rsidP="007E68D4">
            <w:pPr>
              <w:pStyle w:val="TableParagraph"/>
              <w:rPr>
                <w:rFonts w:ascii="Times New Roman"/>
                <w:sz w:val="12"/>
              </w:rPr>
            </w:pPr>
          </w:p>
        </w:tc>
        <w:tc>
          <w:tcPr>
            <w:tcW w:w="177" w:type="dxa"/>
            <w:shd w:val="clear" w:color="auto" w:fill="FF0000"/>
          </w:tcPr>
          <w:p w14:paraId="54227B34" w14:textId="77777777" w:rsidR="007D50CE" w:rsidRPr="00456C47" w:rsidRDefault="007D50CE" w:rsidP="007E68D4">
            <w:pPr>
              <w:pStyle w:val="TableParagraph"/>
              <w:rPr>
                <w:rFonts w:ascii="Times New Roman"/>
                <w:sz w:val="12"/>
              </w:rPr>
            </w:pPr>
          </w:p>
        </w:tc>
        <w:tc>
          <w:tcPr>
            <w:tcW w:w="173" w:type="dxa"/>
            <w:shd w:val="clear" w:color="auto" w:fill="FF0000"/>
          </w:tcPr>
          <w:p w14:paraId="49DD5C45" w14:textId="77777777" w:rsidR="007D50CE" w:rsidRPr="00456C47" w:rsidRDefault="007D50CE" w:rsidP="007E68D4">
            <w:pPr>
              <w:pStyle w:val="TableParagraph"/>
              <w:rPr>
                <w:rFonts w:ascii="Times New Roman"/>
                <w:sz w:val="12"/>
              </w:rPr>
            </w:pPr>
          </w:p>
        </w:tc>
        <w:tc>
          <w:tcPr>
            <w:tcW w:w="174" w:type="dxa"/>
            <w:shd w:val="clear" w:color="auto" w:fill="FF0000"/>
          </w:tcPr>
          <w:p w14:paraId="4C29AFDD" w14:textId="77777777" w:rsidR="007D50CE" w:rsidRPr="00456C47" w:rsidRDefault="007D50CE" w:rsidP="007E68D4">
            <w:pPr>
              <w:pStyle w:val="TableParagraph"/>
              <w:rPr>
                <w:rFonts w:ascii="Times New Roman"/>
                <w:sz w:val="12"/>
              </w:rPr>
            </w:pPr>
          </w:p>
        </w:tc>
        <w:tc>
          <w:tcPr>
            <w:tcW w:w="174" w:type="dxa"/>
            <w:shd w:val="clear" w:color="auto" w:fill="FF0000"/>
          </w:tcPr>
          <w:p w14:paraId="764C813B" w14:textId="77777777" w:rsidR="007D50CE" w:rsidRPr="00456C47" w:rsidRDefault="007D50CE" w:rsidP="007E68D4">
            <w:pPr>
              <w:pStyle w:val="TableParagraph"/>
              <w:rPr>
                <w:rFonts w:ascii="Times New Roman"/>
                <w:sz w:val="12"/>
              </w:rPr>
            </w:pPr>
          </w:p>
        </w:tc>
        <w:tc>
          <w:tcPr>
            <w:tcW w:w="175" w:type="dxa"/>
          </w:tcPr>
          <w:p w14:paraId="7006AD5E" w14:textId="77777777" w:rsidR="007D50CE" w:rsidRPr="00456C47" w:rsidRDefault="007D50CE" w:rsidP="007E68D4">
            <w:pPr>
              <w:pStyle w:val="TableParagraph"/>
              <w:rPr>
                <w:rFonts w:ascii="Times New Roman"/>
                <w:sz w:val="12"/>
              </w:rPr>
            </w:pPr>
          </w:p>
        </w:tc>
        <w:tc>
          <w:tcPr>
            <w:tcW w:w="175" w:type="dxa"/>
          </w:tcPr>
          <w:p w14:paraId="4B35CF95" w14:textId="77777777" w:rsidR="007D50CE" w:rsidRPr="00456C47" w:rsidRDefault="007D50CE" w:rsidP="007E68D4">
            <w:pPr>
              <w:pStyle w:val="TableParagraph"/>
              <w:rPr>
                <w:rFonts w:ascii="Times New Roman"/>
                <w:sz w:val="12"/>
              </w:rPr>
            </w:pPr>
          </w:p>
        </w:tc>
        <w:tc>
          <w:tcPr>
            <w:tcW w:w="386" w:type="dxa"/>
          </w:tcPr>
          <w:p w14:paraId="6A695846" w14:textId="77777777" w:rsidR="007D50CE" w:rsidRPr="00456C47" w:rsidRDefault="007D50CE" w:rsidP="007E68D4">
            <w:pPr>
              <w:pStyle w:val="TableParagraph"/>
              <w:rPr>
                <w:rFonts w:ascii="Times New Roman"/>
                <w:sz w:val="12"/>
              </w:rPr>
            </w:pPr>
          </w:p>
        </w:tc>
      </w:tr>
      <w:tr w:rsidR="004468FA" w:rsidRPr="00456C47" w14:paraId="1B92DEFC" w14:textId="77777777" w:rsidTr="0DA3368B">
        <w:trPr>
          <w:trHeight w:val="191"/>
          <w:jc w:val="center"/>
        </w:trPr>
        <w:tc>
          <w:tcPr>
            <w:tcW w:w="4674" w:type="dxa"/>
          </w:tcPr>
          <w:p w14:paraId="6848CC46" w14:textId="77777777" w:rsidR="007D50CE" w:rsidRPr="00456C47" w:rsidRDefault="007D50CE" w:rsidP="007E68D4">
            <w:pPr>
              <w:pStyle w:val="TableParagraph"/>
              <w:spacing w:line="172" w:lineRule="exact"/>
              <w:ind w:left="110"/>
              <w:rPr>
                <w:sz w:val="17"/>
              </w:rPr>
            </w:pPr>
            <w:r w:rsidRPr="00456C47">
              <w:rPr>
                <w:sz w:val="17"/>
              </w:rPr>
              <w:t>PhD</w:t>
            </w:r>
            <w:r w:rsidRPr="00456C47">
              <w:rPr>
                <w:spacing w:val="-1"/>
                <w:sz w:val="17"/>
              </w:rPr>
              <w:t xml:space="preserve"> </w:t>
            </w:r>
            <w:r w:rsidRPr="00456C47">
              <w:rPr>
                <w:sz w:val="17"/>
              </w:rPr>
              <w:t>enrolment</w:t>
            </w:r>
            <w:r w:rsidRPr="00456C47">
              <w:rPr>
                <w:spacing w:val="-2"/>
                <w:sz w:val="17"/>
              </w:rPr>
              <w:t xml:space="preserve"> </w:t>
            </w:r>
            <w:r w:rsidRPr="00456C47">
              <w:rPr>
                <w:sz w:val="17"/>
              </w:rPr>
              <w:t>(M7)</w:t>
            </w:r>
            <w:r w:rsidRPr="00456C47">
              <w:rPr>
                <w:spacing w:val="-2"/>
                <w:sz w:val="17"/>
              </w:rPr>
              <w:t xml:space="preserve"> </w:t>
            </w:r>
            <w:r w:rsidRPr="00456C47">
              <w:rPr>
                <w:sz w:val="17"/>
              </w:rPr>
              <w:t>until</w:t>
            </w:r>
            <w:r w:rsidRPr="00456C47">
              <w:rPr>
                <w:spacing w:val="-2"/>
                <w:sz w:val="17"/>
              </w:rPr>
              <w:t xml:space="preserve"> </w:t>
            </w:r>
            <w:r w:rsidRPr="00456C47">
              <w:rPr>
                <w:sz w:val="17"/>
              </w:rPr>
              <w:t>award</w:t>
            </w:r>
            <w:r w:rsidRPr="00456C47">
              <w:rPr>
                <w:spacing w:val="-1"/>
                <w:sz w:val="17"/>
              </w:rPr>
              <w:t xml:space="preserve"> </w:t>
            </w:r>
            <w:r w:rsidRPr="00456C47">
              <w:rPr>
                <w:sz w:val="17"/>
              </w:rPr>
              <w:t>(M54)</w:t>
            </w:r>
            <w:r w:rsidRPr="00456C47">
              <w:rPr>
                <w:spacing w:val="-1"/>
                <w:sz w:val="17"/>
              </w:rPr>
              <w:t xml:space="preserve"> </w:t>
            </w:r>
            <w:r w:rsidRPr="00456C47">
              <w:rPr>
                <w:sz w:val="17"/>
              </w:rPr>
              <w:t>of</w:t>
            </w:r>
            <w:r w:rsidRPr="00456C47">
              <w:rPr>
                <w:spacing w:val="-2"/>
                <w:sz w:val="17"/>
              </w:rPr>
              <w:t xml:space="preserve"> </w:t>
            </w:r>
            <w:r w:rsidRPr="00456C47">
              <w:rPr>
                <w:sz w:val="17"/>
              </w:rPr>
              <w:t>one</w:t>
            </w:r>
            <w:r w:rsidRPr="00456C47">
              <w:rPr>
                <w:spacing w:val="-1"/>
                <w:sz w:val="17"/>
              </w:rPr>
              <w:t xml:space="preserve"> </w:t>
            </w:r>
            <w:r w:rsidRPr="00456C47">
              <w:rPr>
                <w:sz w:val="17"/>
              </w:rPr>
              <w:t>student</w:t>
            </w:r>
          </w:p>
        </w:tc>
        <w:tc>
          <w:tcPr>
            <w:tcW w:w="169" w:type="dxa"/>
          </w:tcPr>
          <w:p w14:paraId="4BD188EC" w14:textId="77777777" w:rsidR="007D50CE" w:rsidRPr="00456C47" w:rsidRDefault="007D50CE" w:rsidP="007E68D4">
            <w:pPr>
              <w:pStyle w:val="TableParagraph"/>
              <w:rPr>
                <w:rFonts w:ascii="Times New Roman"/>
                <w:sz w:val="12"/>
              </w:rPr>
            </w:pPr>
          </w:p>
        </w:tc>
        <w:tc>
          <w:tcPr>
            <w:tcW w:w="170" w:type="dxa"/>
          </w:tcPr>
          <w:p w14:paraId="407EAA5D" w14:textId="77777777" w:rsidR="007D50CE" w:rsidRPr="00456C47" w:rsidRDefault="007D50CE" w:rsidP="007E68D4">
            <w:pPr>
              <w:pStyle w:val="TableParagraph"/>
              <w:rPr>
                <w:rFonts w:ascii="Times New Roman"/>
                <w:sz w:val="12"/>
              </w:rPr>
            </w:pPr>
          </w:p>
        </w:tc>
        <w:tc>
          <w:tcPr>
            <w:tcW w:w="170" w:type="dxa"/>
            <w:shd w:val="clear" w:color="auto" w:fill="FF0000"/>
          </w:tcPr>
          <w:p w14:paraId="565A8973" w14:textId="77777777" w:rsidR="007D50CE" w:rsidRPr="00456C47" w:rsidRDefault="007D50CE" w:rsidP="007E68D4">
            <w:pPr>
              <w:pStyle w:val="TableParagraph"/>
              <w:rPr>
                <w:rFonts w:ascii="Times New Roman"/>
                <w:sz w:val="12"/>
              </w:rPr>
            </w:pPr>
          </w:p>
        </w:tc>
        <w:tc>
          <w:tcPr>
            <w:tcW w:w="166" w:type="dxa"/>
            <w:shd w:val="clear" w:color="auto" w:fill="FF0000"/>
          </w:tcPr>
          <w:p w14:paraId="6A57EE8C" w14:textId="77777777" w:rsidR="007D50CE" w:rsidRPr="00456C47" w:rsidRDefault="007D50CE" w:rsidP="007E68D4">
            <w:pPr>
              <w:pStyle w:val="TableParagraph"/>
              <w:rPr>
                <w:rFonts w:ascii="Times New Roman"/>
                <w:sz w:val="12"/>
              </w:rPr>
            </w:pPr>
          </w:p>
        </w:tc>
        <w:tc>
          <w:tcPr>
            <w:tcW w:w="167" w:type="dxa"/>
            <w:shd w:val="clear" w:color="auto" w:fill="FF0000"/>
          </w:tcPr>
          <w:p w14:paraId="4A674EAB" w14:textId="77777777" w:rsidR="007D50CE" w:rsidRPr="00456C47" w:rsidRDefault="007D50CE" w:rsidP="007E68D4">
            <w:pPr>
              <w:pStyle w:val="TableParagraph"/>
              <w:rPr>
                <w:rFonts w:ascii="Times New Roman"/>
                <w:sz w:val="12"/>
              </w:rPr>
            </w:pPr>
          </w:p>
        </w:tc>
        <w:tc>
          <w:tcPr>
            <w:tcW w:w="167" w:type="dxa"/>
            <w:shd w:val="clear" w:color="auto" w:fill="FF0000"/>
          </w:tcPr>
          <w:p w14:paraId="7841DFD8" w14:textId="77777777" w:rsidR="007D50CE" w:rsidRPr="00456C47" w:rsidRDefault="007D50CE" w:rsidP="007E68D4">
            <w:pPr>
              <w:pStyle w:val="TableParagraph"/>
              <w:rPr>
                <w:rFonts w:ascii="Times New Roman"/>
                <w:sz w:val="12"/>
              </w:rPr>
            </w:pPr>
          </w:p>
        </w:tc>
        <w:tc>
          <w:tcPr>
            <w:tcW w:w="168" w:type="dxa"/>
            <w:shd w:val="clear" w:color="auto" w:fill="FF0000"/>
          </w:tcPr>
          <w:p w14:paraId="123546A0" w14:textId="77777777" w:rsidR="007D50CE" w:rsidRPr="00456C47" w:rsidRDefault="007D50CE" w:rsidP="007E68D4">
            <w:pPr>
              <w:pStyle w:val="TableParagraph"/>
              <w:rPr>
                <w:rFonts w:ascii="Times New Roman"/>
                <w:sz w:val="12"/>
              </w:rPr>
            </w:pPr>
          </w:p>
        </w:tc>
        <w:tc>
          <w:tcPr>
            <w:tcW w:w="168" w:type="dxa"/>
            <w:shd w:val="clear" w:color="auto" w:fill="FF0000"/>
          </w:tcPr>
          <w:p w14:paraId="20E323FF" w14:textId="77777777" w:rsidR="007D50CE" w:rsidRPr="00456C47" w:rsidRDefault="007D50CE" w:rsidP="007E68D4">
            <w:pPr>
              <w:pStyle w:val="TableParagraph"/>
              <w:rPr>
                <w:rFonts w:ascii="Times New Roman"/>
                <w:sz w:val="12"/>
              </w:rPr>
            </w:pPr>
          </w:p>
        </w:tc>
        <w:tc>
          <w:tcPr>
            <w:tcW w:w="169" w:type="dxa"/>
            <w:shd w:val="clear" w:color="auto" w:fill="FF0000"/>
          </w:tcPr>
          <w:p w14:paraId="44E8A622" w14:textId="77777777" w:rsidR="007D50CE" w:rsidRPr="00456C47" w:rsidRDefault="007D50CE" w:rsidP="007E68D4">
            <w:pPr>
              <w:pStyle w:val="TableParagraph"/>
              <w:rPr>
                <w:rFonts w:ascii="Times New Roman"/>
                <w:sz w:val="12"/>
              </w:rPr>
            </w:pPr>
          </w:p>
        </w:tc>
        <w:tc>
          <w:tcPr>
            <w:tcW w:w="174" w:type="dxa"/>
            <w:shd w:val="clear" w:color="auto" w:fill="FF0000"/>
          </w:tcPr>
          <w:p w14:paraId="2C3A3E8B" w14:textId="77777777" w:rsidR="007D50CE" w:rsidRPr="00456C47" w:rsidRDefault="007D50CE" w:rsidP="007E68D4">
            <w:pPr>
              <w:pStyle w:val="TableParagraph"/>
              <w:rPr>
                <w:rFonts w:ascii="Times New Roman"/>
                <w:sz w:val="12"/>
              </w:rPr>
            </w:pPr>
          </w:p>
        </w:tc>
        <w:tc>
          <w:tcPr>
            <w:tcW w:w="175" w:type="dxa"/>
            <w:shd w:val="clear" w:color="auto" w:fill="FF0000"/>
          </w:tcPr>
          <w:p w14:paraId="517E2C51" w14:textId="77777777" w:rsidR="007D50CE" w:rsidRPr="00456C47" w:rsidRDefault="007D50CE" w:rsidP="007E68D4">
            <w:pPr>
              <w:pStyle w:val="TableParagraph"/>
              <w:rPr>
                <w:rFonts w:ascii="Times New Roman"/>
                <w:sz w:val="12"/>
              </w:rPr>
            </w:pPr>
          </w:p>
        </w:tc>
        <w:tc>
          <w:tcPr>
            <w:tcW w:w="176" w:type="dxa"/>
            <w:shd w:val="clear" w:color="auto" w:fill="FF0000"/>
          </w:tcPr>
          <w:p w14:paraId="707706C0" w14:textId="77777777" w:rsidR="007D50CE" w:rsidRPr="00456C47" w:rsidRDefault="007D50CE" w:rsidP="007E68D4">
            <w:pPr>
              <w:pStyle w:val="TableParagraph"/>
              <w:rPr>
                <w:rFonts w:ascii="Times New Roman"/>
                <w:sz w:val="12"/>
              </w:rPr>
            </w:pPr>
          </w:p>
        </w:tc>
        <w:tc>
          <w:tcPr>
            <w:tcW w:w="176" w:type="dxa"/>
            <w:shd w:val="clear" w:color="auto" w:fill="FF0000"/>
          </w:tcPr>
          <w:p w14:paraId="214AE019" w14:textId="77777777" w:rsidR="007D50CE" w:rsidRPr="00456C47" w:rsidRDefault="007D50CE" w:rsidP="007E68D4">
            <w:pPr>
              <w:pStyle w:val="TableParagraph"/>
              <w:rPr>
                <w:rFonts w:ascii="Times New Roman"/>
                <w:sz w:val="12"/>
              </w:rPr>
            </w:pPr>
          </w:p>
        </w:tc>
        <w:tc>
          <w:tcPr>
            <w:tcW w:w="177" w:type="dxa"/>
            <w:shd w:val="clear" w:color="auto" w:fill="FF0000"/>
          </w:tcPr>
          <w:p w14:paraId="5083EBBC" w14:textId="77777777" w:rsidR="007D50CE" w:rsidRPr="00456C47" w:rsidRDefault="007D50CE" w:rsidP="007E68D4">
            <w:pPr>
              <w:pStyle w:val="TableParagraph"/>
              <w:rPr>
                <w:rFonts w:ascii="Times New Roman"/>
                <w:sz w:val="12"/>
              </w:rPr>
            </w:pPr>
          </w:p>
        </w:tc>
        <w:tc>
          <w:tcPr>
            <w:tcW w:w="177" w:type="dxa"/>
            <w:shd w:val="clear" w:color="auto" w:fill="FF0000"/>
          </w:tcPr>
          <w:p w14:paraId="6FF75E2A" w14:textId="77777777" w:rsidR="007D50CE" w:rsidRPr="00456C47" w:rsidRDefault="007D50CE" w:rsidP="007E68D4">
            <w:pPr>
              <w:pStyle w:val="TableParagraph"/>
              <w:rPr>
                <w:rFonts w:ascii="Times New Roman"/>
                <w:sz w:val="12"/>
              </w:rPr>
            </w:pPr>
          </w:p>
        </w:tc>
        <w:tc>
          <w:tcPr>
            <w:tcW w:w="173" w:type="dxa"/>
            <w:shd w:val="clear" w:color="auto" w:fill="FF0000"/>
          </w:tcPr>
          <w:p w14:paraId="7FE46D69" w14:textId="77777777" w:rsidR="007D50CE" w:rsidRPr="00456C47" w:rsidRDefault="007D50CE" w:rsidP="007E68D4">
            <w:pPr>
              <w:pStyle w:val="TableParagraph"/>
              <w:rPr>
                <w:rFonts w:ascii="Times New Roman"/>
                <w:sz w:val="12"/>
              </w:rPr>
            </w:pPr>
          </w:p>
        </w:tc>
        <w:tc>
          <w:tcPr>
            <w:tcW w:w="174" w:type="dxa"/>
            <w:shd w:val="clear" w:color="auto" w:fill="FF0000"/>
          </w:tcPr>
          <w:p w14:paraId="79465498" w14:textId="77777777" w:rsidR="007D50CE" w:rsidRPr="00456C47" w:rsidRDefault="007D50CE" w:rsidP="007E68D4">
            <w:pPr>
              <w:pStyle w:val="TableParagraph"/>
              <w:rPr>
                <w:rFonts w:ascii="Times New Roman"/>
                <w:sz w:val="12"/>
              </w:rPr>
            </w:pPr>
          </w:p>
        </w:tc>
        <w:tc>
          <w:tcPr>
            <w:tcW w:w="174" w:type="dxa"/>
            <w:shd w:val="clear" w:color="auto" w:fill="FF0000"/>
          </w:tcPr>
          <w:p w14:paraId="1A284A60" w14:textId="77777777" w:rsidR="007D50CE" w:rsidRPr="00456C47" w:rsidRDefault="007D50CE" w:rsidP="007E68D4">
            <w:pPr>
              <w:pStyle w:val="TableParagraph"/>
              <w:rPr>
                <w:rFonts w:ascii="Times New Roman"/>
                <w:sz w:val="12"/>
              </w:rPr>
            </w:pPr>
          </w:p>
        </w:tc>
        <w:tc>
          <w:tcPr>
            <w:tcW w:w="175" w:type="dxa"/>
          </w:tcPr>
          <w:p w14:paraId="16BA01CB" w14:textId="77777777" w:rsidR="007D50CE" w:rsidRPr="00456C47" w:rsidRDefault="007D50CE" w:rsidP="007E68D4">
            <w:pPr>
              <w:pStyle w:val="TableParagraph"/>
              <w:rPr>
                <w:rFonts w:ascii="Times New Roman"/>
                <w:sz w:val="12"/>
              </w:rPr>
            </w:pPr>
          </w:p>
        </w:tc>
        <w:tc>
          <w:tcPr>
            <w:tcW w:w="175" w:type="dxa"/>
          </w:tcPr>
          <w:p w14:paraId="78E39612" w14:textId="77777777" w:rsidR="007D50CE" w:rsidRPr="00456C47" w:rsidRDefault="007D50CE" w:rsidP="007E68D4">
            <w:pPr>
              <w:pStyle w:val="TableParagraph"/>
              <w:rPr>
                <w:rFonts w:ascii="Times New Roman"/>
                <w:sz w:val="12"/>
              </w:rPr>
            </w:pPr>
          </w:p>
        </w:tc>
        <w:tc>
          <w:tcPr>
            <w:tcW w:w="386" w:type="dxa"/>
          </w:tcPr>
          <w:p w14:paraId="4E011BC3" w14:textId="77777777" w:rsidR="007D50CE" w:rsidRPr="00456C47" w:rsidRDefault="007D50CE" w:rsidP="007E68D4">
            <w:pPr>
              <w:pStyle w:val="TableParagraph"/>
              <w:rPr>
                <w:rFonts w:ascii="Times New Roman"/>
                <w:sz w:val="12"/>
              </w:rPr>
            </w:pPr>
          </w:p>
        </w:tc>
      </w:tr>
      <w:tr w:rsidR="00763EFC" w:rsidRPr="00456C47" w14:paraId="6334F333" w14:textId="77777777" w:rsidTr="0DA3368B">
        <w:trPr>
          <w:trHeight w:val="196"/>
          <w:jc w:val="center"/>
        </w:trPr>
        <w:tc>
          <w:tcPr>
            <w:tcW w:w="4674" w:type="dxa"/>
          </w:tcPr>
          <w:p w14:paraId="6C812689" w14:textId="77777777" w:rsidR="007D50CE" w:rsidRPr="00456C47" w:rsidRDefault="007D50CE" w:rsidP="007E68D4">
            <w:pPr>
              <w:pStyle w:val="TableParagraph"/>
              <w:spacing w:line="176" w:lineRule="exact"/>
              <w:ind w:left="110"/>
              <w:rPr>
                <w:sz w:val="17"/>
              </w:rPr>
            </w:pPr>
            <w:r w:rsidRPr="00456C47">
              <w:rPr>
                <w:sz w:val="17"/>
              </w:rPr>
              <w:t>Dissemination</w:t>
            </w:r>
            <w:r w:rsidRPr="00456C47">
              <w:rPr>
                <w:spacing w:val="-3"/>
                <w:sz w:val="17"/>
              </w:rPr>
              <w:t xml:space="preserve"> </w:t>
            </w:r>
            <w:r w:rsidRPr="00456C47">
              <w:rPr>
                <w:sz w:val="17"/>
              </w:rPr>
              <w:t>meetings</w:t>
            </w:r>
            <w:r w:rsidRPr="00456C47">
              <w:rPr>
                <w:spacing w:val="-4"/>
                <w:sz w:val="17"/>
              </w:rPr>
              <w:t xml:space="preserve"> </w:t>
            </w:r>
            <w:r w:rsidRPr="00456C47">
              <w:rPr>
                <w:sz w:val="17"/>
              </w:rPr>
              <w:t>and</w:t>
            </w:r>
            <w:r w:rsidRPr="00456C47">
              <w:rPr>
                <w:spacing w:val="-3"/>
                <w:sz w:val="17"/>
              </w:rPr>
              <w:t xml:space="preserve"> </w:t>
            </w:r>
            <w:r w:rsidRPr="00456C47">
              <w:rPr>
                <w:sz w:val="17"/>
              </w:rPr>
              <w:t>conferences</w:t>
            </w:r>
          </w:p>
        </w:tc>
        <w:tc>
          <w:tcPr>
            <w:tcW w:w="169" w:type="dxa"/>
          </w:tcPr>
          <w:p w14:paraId="31B0506E" w14:textId="77777777" w:rsidR="007D50CE" w:rsidRPr="00456C47" w:rsidRDefault="007D50CE" w:rsidP="007E68D4">
            <w:pPr>
              <w:pStyle w:val="TableParagraph"/>
              <w:rPr>
                <w:rFonts w:ascii="Times New Roman"/>
                <w:sz w:val="12"/>
              </w:rPr>
            </w:pPr>
          </w:p>
        </w:tc>
        <w:tc>
          <w:tcPr>
            <w:tcW w:w="170" w:type="dxa"/>
          </w:tcPr>
          <w:p w14:paraId="540A4CC6" w14:textId="77777777" w:rsidR="007D50CE" w:rsidRPr="00456C47" w:rsidRDefault="007D50CE" w:rsidP="007E68D4">
            <w:pPr>
              <w:pStyle w:val="TableParagraph"/>
              <w:rPr>
                <w:rFonts w:ascii="Times New Roman"/>
                <w:sz w:val="12"/>
              </w:rPr>
            </w:pPr>
          </w:p>
        </w:tc>
        <w:tc>
          <w:tcPr>
            <w:tcW w:w="170" w:type="dxa"/>
          </w:tcPr>
          <w:p w14:paraId="2A302657" w14:textId="77777777" w:rsidR="007D50CE" w:rsidRPr="00456C47" w:rsidRDefault="007D50CE" w:rsidP="007E68D4">
            <w:pPr>
              <w:pStyle w:val="TableParagraph"/>
              <w:rPr>
                <w:rFonts w:ascii="Times New Roman"/>
                <w:sz w:val="12"/>
              </w:rPr>
            </w:pPr>
          </w:p>
        </w:tc>
        <w:tc>
          <w:tcPr>
            <w:tcW w:w="166" w:type="dxa"/>
          </w:tcPr>
          <w:p w14:paraId="143BAC5A" w14:textId="77777777" w:rsidR="007D50CE" w:rsidRPr="00456C47" w:rsidRDefault="007D50CE" w:rsidP="007E68D4">
            <w:pPr>
              <w:pStyle w:val="TableParagraph"/>
              <w:rPr>
                <w:rFonts w:ascii="Times New Roman"/>
                <w:sz w:val="12"/>
              </w:rPr>
            </w:pPr>
          </w:p>
        </w:tc>
        <w:tc>
          <w:tcPr>
            <w:tcW w:w="167" w:type="dxa"/>
          </w:tcPr>
          <w:p w14:paraId="504FBCE1" w14:textId="77777777" w:rsidR="007D50CE" w:rsidRPr="00456C47" w:rsidRDefault="007D50CE" w:rsidP="007E68D4">
            <w:pPr>
              <w:pStyle w:val="TableParagraph"/>
              <w:rPr>
                <w:rFonts w:ascii="Times New Roman"/>
                <w:sz w:val="12"/>
              </w:rPr>
            </w:pPr>
          </w:p>
        </w:tc>
        <w:tc>
          <w:tcPr>
            <w:tcW w:w="167" w:type="dxa"/>
          </w:tcPr>
          <w:p w14:paraId="1E0DE8D2" w14:textId="77777777" w:rsidR="007D50CE" w:rsidRPr="00456C47" w:rsidRDefault="007D50CE" w:rsidP="007E68D4">
            <w:pPr>
              <w:pStyle w:val="TableParagraph"/>
              <w:rPr>
                <w:rFonts w:ascii="Times New Roman"/>
                <w:sz w:val="12"/>
              </w:rPr>
            </w:pPr>
          </w:p>
        </w:tc>
        <w:tc>
          <w:tcPr>
            <w:tcW w:w="168" w:type="dxa"/>
          </w:tcPr>
          <w:p w14:paraId="16A9750B" w14:textId="77777777" w:rsidR="007D50CE" w:rsidRPr="00456C47" w:rsidRDefault="007D50CE" w:rsidP="007E68D4">
            <w:pPr>
              <w:pStyle w:val="TableParagraph"/>
              <w:rPr>
                <w:rFonts w:ascii="Times New Roman"/>
                <w:sz w:val="12"/>
              </w:rPr>
            </w:pPr>
          </w:p>
        </w:tc>
        <w:tc>
          <w:tcPr>
            <w:tcW w:w="168" w:type="dxa"/>
            <w:shd w:val="clear" w:color="auto" w:fill="FF0000"/>
          </w:tcPr>
          <w:p w14:paraId="7DFBD5AC" w14:textId="77777777" w:rsidR="007D50CE" w:rsidRPr="00456C47" w:rsidRDefault="007D50CE" w:rsidP="007E68D4">
            <w:pPr>
              <w:pStyle w:val="TableParagraph"/>
              <w:rPr>
                <w:rFonts w:ascii="Times New Roman"/>
                <w:sz w:val="12"/>
              </w:rPr>
            </w:pPr>
          </w:p>
        </w:tc>
        <w:tc>
          <w:tcPr>
            <w:tcW w:w="169" w:type="dxa"/>
          </w:tcPr>
          <w:p w14:paraId="41412DE8" w14:textId="77777777" w:rsidR="007D50CE" w:rsidRPr="00456C47" w:rsidRDefault="007D50CE" w:rsidP="007E68D4">
            <w:pPr>
              <w:pStyle w:val="TableParagraph"/>
              <w:rPr>
                <w:rFonts w:ascii="Times New Roman"/>
                <w:sz w:val="12"/>
              </w:rPr>
            </w:pPr>
          </w:p>
        </w:tc>
        <w:tc>
          <w:tcPr>
            <w:tcW w:w="174" w:type="dxa"/>
          </w:tcPr>
          <w:p w14:paraId="7C8AF206" w14:textId="77777777" w:rsidR="007D50CE" w:rsidRPr="00456C47" w:rsidRDefault="007D50CE" w:rsidP="007E68D4">
            <w:pPr>
              <w:pStyle w:val="TableParagraph"/>
              <w:rPr>
                <w:rFonts w:ascii="Times New Roman"/>
                <w:sz w:val="12"/>
              </w:rPr>
            </w:pPr>
          </w:p>
        </w:tc>
        <w:tc>
          <w:tcPr>
            <w:tcW w:w="175" w:type="dxa"/>
          </w:tcPr>
          <w:p w14:paraId="7973BAB9" w14:textId="77777777" w:rsidR="007D50CE" w:rsidRPr="00456C47" w:rsidRDefault="007D50CE" w:rsidP="007E68D4">
            <w:pPr>
              <w:pStyle w:val="TableParagraph"/>
              <w:rPr>
                <w:rFonts w:ascii="Times New Roman"/>
                <w:sz w:val="12"/>
              </w:rPr>
            </w:pPr>
          </w:p>
        </w:tc>
        <w:tc>
          <w:tcPr>
            <w:tcW w:w="176" w:type="dxa"/>
            <w:shd w:val="clear" w:color="auto" w:fill="FF0000"/>
          </w:tcPr>
          <w:p w14:paraId="67CF56CC" w14:textId="77777777" w:rsidR="007D50CE" w:rsidRPr="00456C47" w:rsidRDefault="007D50CE" w:rsidP="007E68D4">
            <w:pPr>
              <w:pStyle w:val="TableParagraph"/>
              <w:rPr>
                <w:rFonts w:ascii="Times New Roman"/>
                <w:sz w:val="12"/>
              </w:rPr>
            </w:pPr>
          </w:p>
        </w:tc>
        <w:tc>
          <w:tcPr>
            <w:tcW w:w="176" w:type="dxa"/>
          </w:tcPr>
          <w:p w14:paraId="1841B93D" w14:textId="77777777" w:rsidR="007D50CE" w:rsidRPr="00456C47" w:rsidRDefault="007D50CE" w:rsidP="007E68D4">
            <w:pPr>
              <w:pStyle w:val="TableParagraph"/>
              <w:rPr>
                <w:rFonts w:ascii="Times New Roman"/>
                <w:sz w:val="12"/>
              </w:rPr>
            </w:pPr>
          </w:p>
        </w:tc>
        <w:tc>
          <w:tcPr>
            <w:tcW w:w="177" w:type="dxa"/>
          </w:tcPr>
          <w:p w14:paraId="2C6C0691" w14:textId="77777777" w:rsidR="007D50CE" w:rsidRPr="00456C47" w:rsidRDefault="007D50CE" w:rsidP="007E68D4">
            <w:pPr>
              <w:pStyle w:val="TableParagraph"/>
              <w:rPr>
                <w:rFonts w:ascii="Times New Roman"/>
                <w:sz w:val="12"/>
              </w:rPr>
            </w:pPr>
          </w:p>
        </w:tc>
        <w:tc>
          <w:tcPr>
            <w:tcW w:w="177" w:type="dxa"/>
          </w:tcPr>
          <w:p w14:paraId="4744C55D" w14:textId="77777777" w:rsidR="007D50CE" w:rsidRPr="00456C47" w:rsidRDefault="007D50CE" w:rsidP="007E68D4">
            <w:pPr>
              <w:pStyle w:val="TableParagraph"/>
              <w:rPr>
                <w:rFonts w:ascii="Times New Roman"/>
                <w:sz w:val="12"/>
              </w:rPr>
            </w:pPr>
          </w:p>
        </w:tc>
        <w:tc>
          <w:tcPr>
            <w:tcW w:w="173" w:type="dxa"/>
          </w:tcPr>
          <w:p w14:paraId="34544EB6" w14:textId="77777777" w:rsidR="007D50CE" w:rsidRPr="00456C47" w:rsidRDefault="007D50CE" w:rsidP="007E68D4">
            <w:pPr>
              <w:pStyle w:val="TableParagraph"/>
              <w:rPr>
                <w:rFonts w:ascii="Times New Roman"/>
                <w:sz w:val="12"/>
              </w:rPr>
            </w:pPr>
          </w:p>
        </w:tc>
        <w:tc>
          <w:tcPr>
            <w:tcW w:w="174" w:type="dxa"/>
            <w:shd w:val="clear" w:color="auto" w:fill="FF0000"/>
          </w:tcPr>
          <w:p w14:paraId="215C725D" w14:textId="77777777" w:rsidR="007D50CE" w:rsidRPr="00456C47" w:rsidRDefault="007D50CE" w:rsidP="007E68D4">
            <w:pPr>
              <w:pStyle w:val="TableParagraph"/>
              <w:rPr>
                <w:rFonts w:ascii="Times New Roman"/>
                <w:sz w:val="12"/>
              </w:rPr>
            </w:pPr>
          </w:p>
        </w:tc>
        <w:tc>
          <w:tcPr>
            <w:tcW w:w="174" w:type="dxa"/>
            <w:shd w:val="clear" w:color="auto" w:fill="FF0000"/>
          </w:tcPr>
          <w:p w14:paraId="729C0FE1" w14:textId="77777777" w:rsidR="007D50CE" w:rsidRPr="00456C47" w:rsidRDefault="007D50CE" w:rsidP="007E68D4">
            <w:pPr>
              <w:pStyle w:val="TableParagraph"/>
              <w:rPr>
                <w:rFonts w:ascii="Times New Roman"/>
                <w:sz w:val="12"/>
              </w:rPr>
            </w:pPr>
          </w:p>
        </w:tc>
        <w:tc>
          <w:tcPr>
            <w:tcW w:w="175" w:type="dxa"/>
            <w:shd w:val="clear" w:color="auto" w:fill="FF0000"/>
          </w:tcPr>
          <w:p w14:paraId="681A307C" w14:textId="77777777" w:rsidR="007D50CE" w:rsidRPr="00456C47" w:rsidRDefault="007D50CE" w:rsidP="007E68D4">
            <w:pPr>
              <w:pStyle w:val="TableParagraph"/>
              <w:rPr>
                <w:rFonts w:ascii="Times New Roman"/>
                <w:sz w:val="12"/>
              </w:rPr>
            </w:pPr>
          </w:p>
        </w:tc>
        <w:tc>
          <w:tcPr>
            <w:tcW w:w="175" w:type="dxa"/>
            <w:shd w:val="clear" w:color="auto" w:fill="FF0000"/>
          </w:tcPr>
          <w:p w14:paraId="4FC2E7BA" w14:textId="77777777" w:rsidR="007D50CE" w:rsidRPr="00456C47" w:rsidRDefault="007D50CE" w:rsidP="007E68D4">
            <w:pPr>
              <w:pStyle w:val="TableParagraph"/>
              <w:rPr>
                <w:rFonts w:ascii="Times New Roman"/>
                <w:sz w:val="12"/>
              </w:rPr>
            </w:pPr>
          </w:p>
        </w:tc>
        <w:tc>
          <w:tcPr>
            <w:tcW w:w="386" w:type="dxa"/>
          </w:tcPr>
          <w:p w14:paraId="0340ACE1" w14:textId="77777777" w:rsidR="007D50CE" w:rsidRPr="00456C47" w:rsidRDefault="007D50CE" w:rsidP="007E68D4">
            <w:pPr>
              <w:pStyle w:val="TableParagraph"/>
              <w:rPr>
                <w:rFonts w:ascii="Times New Roman"/>
                <w:sz w:val="12"/>
              </w:rPr>
            </w:pPr>
          </w:p>
        </w:tc>
      </w:tr>
      <w:tr w:rsidR="00763EFC" w:rsidRPr="00456C47" w14:paraId="58DFECBD" w14:textId="77777777" w:rsidTr="0DA3368B">
        <w:trPr>
          <w:trHeight w:val="196"/>
          <w:jc w:val="center"/>
        </w:trPr>
        <w:tc>
          <w:tcPr>
            <w:tcW w:w="4674" w:type="dxa"/>
          </w:tcPr>
          <w:p w14:paraId="0162E5F7" w14:textId="1B25A0DE" w:rsidR="007D50CE" w:rsidRPr="00456C47" w:rsidRDefault="007D50CE" w:rsidP="007E68D4">
            <w:pPr>
              <w:pStyle w:val="TableParagraph"/>
              <w:spacing w:line="176" w:lineRule="exact"/>
              <w:ind w:left="110"/>
              <w:rPr>
                <w:sz w:val="17"/>
              </w:rPr>
            </w:pPr>
            <w:r w:rsidRPr="00456C47">
              <w:rPr>
                <w:sz w:val="17"/>
              </w:rPr>
              <w:t>Final</w:t>
            </w:r>
            <w:r w:rsidRPr="00456C47">
              <w:rPr>
                <w:spacing w:val="-2"/>
                <w:sz w:val="17"/>
              </w:rPr>
              <w:t xml:space="preserve"> </w:t>
            </w:r>
            <w:r w:rsidRPr="00456C47">
              <w:rPr>
                <w:sz w:val="17"/>
              </w:rPr>
              <w:t>report</w:t>
            </w:r>
            <w:r w:rsidRPr="00456C47">
              <w:rPr>
                <w:spacing w:val="-2"/>
                <w:sz w:val="17"/>
              </w:rPr>
              <w:t xml:space="preserve"> </w:t>
            </w:r>
            <w:r w:rsidRPr="00456C47">
              <w:rPr>
                <w:sz w:val="17"/>
              </w:rPr>
              <w:t>submitted</w:t>
            </w:r>
            <w:r w:rsidRPr="00456C47">
              <w:rPr>
                <w:spacing w:val="-2"/>
                <w:sz w:val="17"/>
              </w:rPr>
              <w:t xml:space="preserve"> </w:t>
            </w:r>
            <w:r w:rsidRPr="00456C47">
              <w:rPr>
                <w:sz w:val="17"/>
              </w:rPr>
              <w:t>(M58</w:t>
            </w:r>
            <w:r w:rsidR="00634826">
              <w:rPr>
                <w:sz w:val="17"/>
              </w:rPr>
              <w:t>)</w:t>
            </w:r>
          </w:p>
        </w:tc>
        <w:tc>
          <w:tcPr>
            <w:tcW w:w="169" w:type="dxa"/>
          </w:tcPr>
          <w:p w14:paraId="4A1CF791" w14:textId="77777777" w:rsidR="007D50CE" w:rsidRPr="00456C47" w:rsidRDefault="007D50CE" w:rsidP="007E68D4">
            <w:pPr>
              <w:pStyle w:val="TableParagraph"/>
              <w:rPr>
                <w:rFonts w:ascii="Times New Roman"/>
                <w:sz w:val="12"/>
              </w:rPr>
            </w:pPr>
          </w:p>
        </w:tc>
        <w:tc>
          <w:tcPr>
            <w:tcW w:w="170" w:type="dxa"/>
          </w:tcPr>
          <w:p w14:paraId="5452506A" w14:textId="77777777" w:rsidR="007D50CE" w:rsidRPr="00456C47" w:rsidRDefault="007D50CE" w:rsidP="007E68D4">
            <w:pPr>
              <w:pStyle w:val="TableParagraph"/>
              <w:rPr>
                <w:rFonts w:ascii="Times New Roman"/>
                <w:sz w:val="12"/>
              </w:rPr>
            </w:pPr>
          </w:p>
        </w:tc>
        <w:tc>
          <w:tcPr>
            <w:tcW w:w="170" w:type="dxa"/>
          </w:tcPr>
          <w:p w14:paraId="74E3D689" w14:textId="77777777" w:rsidR="007D50CE" w:rsidRPr="00456C47" w:rsidRDefault="007D50CE" w:rsidP="007E68D4">
            <w:pPr>
              <w:pStyle w:val="TableParagraph"/>
              <w:rPr>
                <w:rFonts w:ascii="Times New Roman"/>
                <w:sz w:val="12"/>
              </w:rPr>
            </w:pPr>
          </w:p>
        </w:tc>
        <w:tc>
          <w:tcPr>
            <w:tcW w:w="166" w:type="dxa"/>
          </w:tcPr>
          <w:p w14:paraId="63AA326A" w14:textId="77777777" w:rsidR="007D50CE" w:rsidRPr="00456C47" w:rsidRDefault="007D50CE" w:rsidP="007E68D4">
            <w:pPr>
              <w:pStyle w:val="TableParagraph"/>
              <w:rPr>
                <w:rFonts w:ascii="Times New Roman"/>
                <w:sz w:val="12"/>
              </w:rPr>
            </w:pPr>
          </w:p>
        </w:tc>
        <w:tc>
          <w:tcPr>
            <w:tcW w:w="167" w:type="dxa"/>
          </w:tcPr>
          <w:p w14:paraId="135CF509" w14:textId="77777777" w:rsidR="007D50CE" w:rsidRPr="00456C47" w:rsidRDefault="007D50CE" w:rsidP="007E68D4">
            <w:pPr>
              <w:pStyle w:val="TableParagraph"/>
              <w:rPr>
                <w:rFonts w:ascii="Times New Roman"/>
                <w:sz w:val="12"/>
              </w:rPr>
            </w:pPr>
          </w:p>
        </w:tc>
        <w:tc>
          <w:tcPr>
            <w:tcW w:w="167" w:type="dxa"/>
          </w:tcPr>
          <w:p w14:paraId="70311CA7" w14:textId="77777777" w:rsidR="007D50CE" w:rsidRPr="00456C47" w:rsidRDefault="007D50CE" w:rsidP="007E68D4">
            <w:pPr>
              <w:pStyle w:val="TableParagraph"/>
              <w:rPr>
                <w:rFonts w:ascii="Times New Roman"/>
                <w:sz w:val="12"/>
              </w:rPr>
            </w:pPr>
          </w:p>
        </w:tc>
        <w:tc>
          <w:tcPr>
            <w:tcW w:w="168" w:type="dxa"/>
          </w:tcPr>
          <w:p w14:paraId="27253053" w14:textId="77777777" w:rsidR="007D50CE" w:rsidRPr="00456C47" w:rsidRDefault="007D50CE" w:rsidP="007E68D4">
            <w:pPr>
              <w:pStyle w:val="TableParagraph"/>
              <w:rPr>
                <w:rFonts w:ascii="Times New Roman"/>
                <w:sz w:val="12"/>
              </w:rPr>
            </w:pPr>
          </w:p>
        </w:tc>
        <w:tc>
          <w:tcPr>
            <w:tcW w:w="168" w:type="dxa"/>
          </w:tcPr>
          <w:p w14:paraId="58BBAB28" w14:textId="77777777" w:rsidR="007D50CE" w:rsidRPr="00456C47" w:rsidRDefault="007D50CE" w:rsidP="007E68D4">
            <w:pPr>
              <w:pStyle w:val="TableParagraph"/>
              <w:rPr>
                <w:rFonts w:ascii="Times New Roman"/>
                <w:sz w:val="12"/>
              </w:rPr>
            </w:pPr>
          </w:p>
        </w:tc>
        <w:tc>
          <w:tcPr>
            <w:tcW w:w="169" w:type="dxa"/>
          </w:tcPr>
          <w:p w14:paraId="32A1F08E" w14:textId="77777777" w:rsidR="007D50CE" w:rsidRPr="00456C47" w:rsidRDefault="007D50CE" w:rsidP="007E68D4">
            <w:pPr>
              <w:pStyle w:val="TableParagraph"/>
              <w:rPr>
                <w:rFonts w:ascii="Times New Roman"/>
                <w:sz w:val="12"/>
              </w:rPr>
            </w:pPr>
          </w:p>
        </w:tc>
        <w:tc>
          <w:tcPr>
            <w:tcW w:w="174" w:type="dxa"/>
          </w:tcPr>
          <w:p w14:paraId="099634F5" w14:textId="77777777" w:rsidR="007D50CE" w:rsidRPr="00456C47" w:rsidRDefault="007D50CE" w:rsidP="007E68D4">
            <w:pPr>
              <w:pStyle w:val="TableParagraph"/>
              <w:rPr>
                <w:rFonts w:ascii="Times New Roman"/>
                <w:sz w:val="12"/>
              </w:rPr>
            </w:pPr>
          </w:p>
        </w:tc>
        <w:tc>
          <w:tcPr>
            <w:tcW w:w="175" w:type="dxa"/>
          </w:tcPr>
          <w:p w14:paraId="627A4569" w14:textId="77777777" w:rsidR="007D50CE" w:rsidRPr="00456C47" w:rsidRDefault="007D50CE" w:rsidP="007E68D4">
            <w:pPr>
              <w:pStyle w:val="TableParagraph"/>
              <w:rPr>
                <w:rFonts w:ascii="Times New Roman"/>
                <w:sz w:val="12"/>
              </w:rPr>
            </w:pPr>
          </w:p>
        </w:tc>
        <w:tc>
          <w:tcPr>
            <w:tcW w:w="176" w:type="dxa"/>
          </w:tcPr>
          <w:p w14:paraId="07C5C602" w14:textId="77777777" w:rsidR="007D50CE" w:rsidRPr="00456C47" w:rsidRDefault="007D50CE" w:rsidP="007E68D4">
            <w:pPr>
              <w:pStyle w:val="TableParagraph"/>
              <w:rPr>
                <w:rFonts w:ascii="Times New Roman"/>
                <w:sz w:val="12"/>
              </w:rPr>
            </w:pPr>
          </w:p>
        </w:tc>
        <w:tc>
          <w:tcPr>
            <w:tcW w:w="176" w:type="dxa"/>
          </w:tcPr>
          <w:p w14:paraId="4949EDAD" w14:textId="77777777" w:rsidR="007D50CE" w:rsidRPr="00456C47" w:rsidRDefault="007D50CE" w:rsidP="007E68D4">
            <w:pPr>
              <w:pStyle w:val="TableParagraph"/>
              <w:rPr>
                <w:rFonts w:ascii="Times New Roman"/>
                <w:sz w:val="12"/>
              </w:rPr>
            </w:pPr>
          </w:p>
        </w:tc>
        <w:tc>
          <w:tcPr>
            <w:tcW w:w="177" w:type="dxa"/>
          </w:tcPr>
          <w:p w14:paraId="342FF378" w14:textId="77777777" w:rsidR="007D50CE" w:rsidRPr="00456C47" w:rsidRDefault="007D50CE" w:rsidP="007E68D4">
            <w:pPr>
              <w:pStyle w:val="TableParagraph"/>
              <w:rPr>
                <w:rFonts w:ascii="Times New Roman"/>
                <w:sz w:val="12"/>
              </w:rPr>
            </w:pPr>
          </w:p>
        </w:tc>
        <w:tc>
          <w:tcPr>
            <w:tcW w:w="177" w:type="dxa"/>
          </w:tcPr>
          <w:p w14:paraId="2E9C1278" w14:textId="77777777" w:rsidR="007D50CE" w:rsidRPr="00456C47" w:rsidRDefault="007D50CE" w:rsidP="007E68D4">
            <w:pPr>
              <w:pStyle w:val="TableParagraph"/>
              <w:rPr>
                <w:rFonts w:ascii="Times New Roman"/>
                <w:sz w:val="12"/>
              </w:rPr>
            </w:pPr>
          </w:p>
        </w:tc>
        <w:tc>
          <w:tcPr>
            <w:tcW w:w="173" w:type="dxa"/>
          </w:tcPr>
          <w:p w14:paraId="347D5133" w14:textId="77777777" w:rsidR="007D50CE" w:rsidRPr="00456C47" w:rsidRDefault="007D50CE" w:rsidP="007E68D4">
            <w:pPr>
              <w:pStyle w:val="TableParagraph"/>
              <w:rPr>
                <w:rFonts w:ascii="Times New Roman"/>
                <w:sz w:val="12"/>
              </w:rPr>
            </w:pPr>
          </w:p>
        </w:tc>
        <w:tc>
          <w:tcPr>
            <w:tcW w:w="174" w:type="dxa"/>
          </w:tcPr>
          <w:p w14:paraId="46A0CF91" w14:textId="77777777" w:rsidR="007D50CE" w:rsidRPr="00456C47" w:rsidRDefault="007D50CE" w:rsidP="007E68D4">
            <w:pPr>
              <w:pStyle w:val="TableParagraph"/>
              <w:rPr>
                <w:rFonts w:ascii="Times New Roman"/>
                <w:sz w:val="12"/>
              </w:rPr>
            </w:pPr>
          </w:p>
        </w:tc>
        <w:tc>
          <w:tcPr>
            <w:tcW w:w="174" w:type="dxa"/>
          </w:tcPr>
          <w:p w14:paraId="2247D6CD" w14:textId="77777777" w:rsidR="007D50CE" w:rsidRPr="00456C47" w:rsidRDefault="007D50CE" w:rsidP="007E68D4">
            <w:pPr>
              <w:pStyle w:val="TableParagraph"/>
              <w:rPr>
                <w:rFonts w:ascii="Times New Roman"/>
                <w:sz w:val="12"/>
              </w:rPr>
            </w:pPr>
          </w:p>
        </w:tc>
        <w:tc>
          <w:tcPr>
            <w:tcW w:w="175" w:type="dxa"/>
          </w:tcPr>
          <w:p w14:paraId="39084A3E" w14:textId="77777777" w:rsidR="007D50CE" w:rsidRPr="00456C47" w:rsidRDefault="007D50CE" w:rsidP="007E68D4">
            <w:pPr>
              <w:pStyle w:val="TableParagraph"/>
              <w:rPr>
                <w:rFonts w:ascii="Times New Roman"/>
                <w:sz w:val="12"/>
              </w:rPr>
            </w:pPr>
          </w:p>
        </w:tc>
        <w:tc>
          <w:tcPr>
            <w:tcW w:w="175" w:type="dxa"/>
          </w:tcPr>
          <w:p w14:paraId="0E150937" w14:textId="77777777" w:rsidR="007D50CE" w:rsidRPr="00456C47" w:rsidRDefault="007D50CE" w:rsidP="007E68D4">
            <w:pPr>
              <w:pStyle w:val="TableParagraph"/>
              <w:rPr>
                <w:rFonts w:ascii="Times New Roman"/>
                <w:sz w:val="12"/>
              </w:rPr>
            </w:pPr>
          </w:p>
        </w:tc>
        <w:tc>
          <w:tcPr>
            <w:tcW w:w="386" w:type="dxa"/>
            <w:shd w:val="clear" w:color="auto" w:fill="FF0000"/>
          </w:tcPr>
          <w:p w14:paraId="580F2A8B" w14:textId="77777777" w:rsidR="007D50CE" w:rsidRPr="00456C47" w:rsidRDefault="007D50CE" w:rsidP="007E68D4">
            <w:pPr>
              <w:pStyle w:val="TableParagraph"/>
              <w:rPr>
                <w:rFonts w:ascii="Times New Roman"/>
                <w:sz w:val="12"/>
              </w:rPr>
            </w:pPr>
          </w:p>
        </w:tc>
      </w:tr>
      <w:tr w:rsidR="0DA3368B" w14:paraId="7CD6321E" w14:textId="77777777" w:rsidTr="0DA3368B">
        <w:trPr>
          <w:trHeight w:val="196"/>
          <w:jc w:val="center"/>
        </w:trPr>
        <w:tc>
          <w:tcPr>
            <w:tcW w:w="4674" w:type="dxa"/>
          </w:tcPr>
          <w:p w14:paraId="6B30B1F3" w14:textId="160D0804" w:rsidR="0DA3368B" w:rsidRDefault="0DA3368B" w:rsidP="0DA3368B">
            <w:pPr>
              <w:pStyle w:val="TableParagraph"/>
              <w:spacing w:line="176" w:lineRule="exact"/>
              <w:rPr>
                <w:sz w:val="17"/>
                <w:szCs w:val="17"/>
              </w:rPr>
            </w:pPr>
          </w:p>
        </w:tc>
        <w:tc>
          <w:tcPr>
            <w:tcW w:w="169" w:type="dxa"/>
          </w:tcPr>
          <w:p w14:paraId="0B3CA9F4" w14:textId="2EDBCE83" w:rsidR="0DA3368B" w:rsidRDefault="0DA3368B" w:rsidP="0DA3368B">
            <w:pPr>
              <w:pStyle w:val="TableParagraph"/>
              <w:rPr>
                <w:sz w:val="12"/>
                <w:szCs w:val="12"/>
              </w:rPr>
            </w:pPr>
          </w:p>
        </w:tc>
        <w:tc>
          <w:tcPr>
            <w:tcW w:w="170" w:type="dxa"/>
          </w:tcPr>
          <w:p w14:paraId="2432486E" w14:textId="2FEB2270" w:rsidR="0DA3368B" w:rsidRDefault="0DA3368B" w:rsidP="0DA3368B">
            <w:pPr>
              <w:pStyle w:val="TableParagraph"/>
              <w:rPr>
                <w:sz w:val="12"/>
                <w:szCs w:val="12"/>
              </w:rPr>
            </w:pPr>
          </w:p>
        </w:tc>
        <w:tc>
          <w:tcPr>
            <w:tcW w:w="170" w:type="dxa"/>
          </w:tcPr>
          <w:p w14:paraId="732DD4D2" w14:textId="23B272CB" w:rsidR="0DA3368B" w:rsidRDefault="0DA3368B" w:rsidP="0DA3368B">
            <w:pPr>
              <w:pStyle w:val="TableParagraph"/>
              <w:rPr>
                <w:sz w:val="12"/>
                <w:szCs w:val="12"/>
              </w:rPr>
            </w:pPr>
          </w:p>
        </w:tc>
        <w:tc>
          <w:tcPr>
            <w:tcW w:w="166" w:type="dxa"/>
          </w:tcPr>
          <w:p w14:paraId="208BC090" w14:textId="5C88506E" w:rsidR="0DA3368B" w:rsidRDefault="0DA3368B" w:rsidP="0DA3368B">
            <w:pPr>
              <w:pStyle w:val="TableParagraph"/>
              <w:rPr>
                <w:sz w:val="12"/>
                <w:szCs w:val="12"/>
              </w:rPr>
            </w:pPr>
          </w:p>
        </w:tc>
        <w:tc>
          <w:tcPr>
            <w:tcW w:w="167" w:type="dxa"/>
          </w:tcPr>
          <w:p w14:paraId="2059B8E7" w14:textId="7BB1FCA8" w:rsidR="0DA3368B" w:rsidRDefault="0DA3368B" w:rsidP="0DA3368B">
            <w:pPr>
              <w:pStyle w:val="TableParagraph"/>
              <w:rPr>
                <w:sz w:val="12"/>
                <w:szCs w:val="12"/>
              </w:rPr>
            </w:pPr>
          </w:p>
        </w:tc>
        <w:tc>
          <w:tcPr>
            <w:tcW w:w="167" w:type="dxa"/>
          </w:tcPr>
          <w:p w14:paraId="77306310" w14:textId="170E25CA" w:rsidR="0DA3368B" w:rsidRDefault="0DA3368B" w:rsidP="0DA3368B">
            <w:pPr>
              <w:pStyle w:val="TableParagraph"/>
              <w:rPr>
                <w:sz w:val="12"/>
                <w:szCs w:val="12"/>
              </w:rPr>
            </w:pPr>
          </w:p>
        </w:tc>
        <w:tc>
          <w:tcPr>
            <w:tcW w:w="168" w:type="dxa"/>
          </w:tcPr>
          <w:p w14:paraId="6D801793" w14:textId="4A37ADF1" w:rsidR="0DA3368B" w:rsidRDefault="0DA3368B" w:rsidP="0DA3368B">
            <w:pPr>
              <w:pStyle w:val="TableParagraph"/>
              <w:rPr>
                <w:sz w:val="12"/>
                <w:szCs w:val="12"/>
              </w:rPr>
            </w:pPr>
          </w:p>
        </w:tc>
        <w:tc>
          <w:tcPr>
            <w:tcW w:w="168" w:type="dxa"/>
          </w:tcPr>
          <w:p w14:paraId="2FC381AF" w14:textId="62679BFF" w:rsidR="0DA3368B" w:rsidRDefault="0DA3368B" w:rsidP="0DA3368B">
            <w:pPr>
              <w:pStyle w:val="TableParagraph"/>
              <w:rPr>
                <w:sz w:val="12"/>
                <w:szCs w:val="12"/>
              </w:rPr>
            </w:pPr>
          </w:p>
        </w:tc>
        <w:tc>
          <w:tcPr>
            <w:tcW w:w="169" w:type="dxa"/>
          </w:tcPr>
          <w:p w14:paraId="6B108117" w14:textId="142A8DFB" w:rsidR="0DA3368B" w:rsidRDefault="0DA3368B" w:rsidP="0DA3368B">
            <w:pPr>
              <w:pStyle w:val="TableParagraph"/>
              <w:rPr>
                <w:sz w:val="12"/>
                <w:szCs w:val="12"/>
              </w:rPr>
            </w:pPr>
          </w:p>
        </w:tc>
        <w:tc>
          <w:tcPr>
            <w:tcW w:w="174" w:type="dxa"/>
          </w:tcPr>
          <w:p w14:paraId="49D70409" w14:textId="459BDBAA" w:rsidR="0DA3368B" w:rsidRDefault="0DA3368B" w:rsidP="0DA3368B">
            <w:pPr>
              <w:pStyle w:val="TableParagraph"/>
              <w:rPr>
                <w:sz w:val="12"/>
                <w:szCs w:val="12"/>
              </w:rPr>
            </w:pPr>
          </w:p>
        </w:tc>
        <w:tc>
          <w:tcPr>
            <w:tcW w:w="175" w:type="dxa"/>
          </w:tcPr>
          <w:p w14:paraId="08F609D3" w14:textId="43B401DF" w:rsidR="0DA3368B" w:rsidRDefault="0DA3368B" w:rsidP="0DA3368B">
            <w:pPr>
              <w:pStyle w:val="TableParagraph"/>
              <w:rPr>
                <w:sz w:val="12"/>
                <w:szCs w:val="12"/>
              </w:rPr>
            </w:pPr>
          </w:p>
        </w:tc>
        <w:tc>
          <w:tcPr>
            <w:tcW w:w="176" w:type="dxa"/>
          </w:tcPr>
          <w:p w14:paraId="565B309B" w14:textId="1C181125" w:rsidR="0DA3368B" w:rsidRDefault="0DA3368B" w:rsidP="0DA3368B">
            <w:pPr>
              <w:pStyle w:val="TableParagraph"/>
              <w:rPr>
                <w:sz w:val="12"/>
                <w:szCs w:val="12"/>
              </w:rPr>
            </w:pPr>
          </w:p>
        </w:tc>
        <w:tc>
          <w:tcPr>
            <w:tcW w:w="176" w:type="dxa"/>
          </w:tcPr>
          <w:p w14:paraId="2F8A3F37" w14:textId="7C63F8F7" w:rsidR="0DA3368B" w:rsidRDefault="0DA3368B" w:rsidP="0DA3368B">
            <w:pPr>
              <w:pStyle w:val="TableParagraph"/>
              <w:rPr>
                <w:sz w:val="12"/>
                <w:szCs w:val="12"/>
              </w:rPr>
            </w:pPr>
          </w:p>
        </w:tc>
        <w:tc>
          <w:tcPr>
            <w:tcW w:w="177" w:type="dxa"/>
          </w:tcPr>
          <w:p w14:paraId="1FD4E489" w14:textId="4A0C02E5" w:rsidR="0DA3368B" w:rsidRDefault="0DA3368B" w:rsidP="0DA3368B">
            <w:pPr>
              <w:pStyle w:val="TableParagraph"/>
              <w:rPr>
                <w:sz w:val="12"/>
                <w:szCs w:val="12"/>
              </w:rPr>
            </w:pPr>
          </w:p>
        </w:tc>
        <w:tc>
          <w:tcPr>
            <w:tcW w:w="177" w:type="dxa"/>
          </w:tcPr>
          <w:p w14:paraId="50BE8218" w14:textId="428AF609" w:rsidR="0DA3368B" w:rsidRDefault="0DA3368B" w:rsidP="0DA3368B">
            <w:pPr>
              <w:pStyle w:val="TableParagraph"/>
              <w:rPr>
                <w:sz w:val="12"/>
                <w:szCs w:val="12"/>
              </w:rPr>
            </w:pPr>
          </w:p>
        </w:tc>
        <w:tc>
          <w:tcPr>
            <w:tcW w:w="173" w:type="dxa"/>
          </w:tcPr>
          <w:p w14:paraId="4CAC17A4" w14:textId="01FD5426" w:rsidR="0DA3368B" w:rsidRDefault="0DA3368B" w:rsidP="0DA3368B">
            <w:pPr>
              <w:pStyle w:val="TableParagraph"/>
              <w:rPr>
                <w:sz w:val="12"/>
                <w:szCs w:val="12"/>
              </w:rPr>
            </w:pPr>
          </w:p>
        </w:tc>
        <w:tc>
          <w:tcPr>
            <w:tcW w:w="174" w:type="dxa"/>
          </w:tcPr>
          <w:p w14:paraId="3D52D7FA" w14:textId="7DFD5102" w:rsidR="0DA3368B" w:rsidRDefault="0DA3368B" w:rsidP="0DA3368B">
            <w:pPr>
              <w:pStyle w:val="TableParagraph"/>
              <w:rPr>
                <w:sz w:val="12"/>
                <w:szCs w:val="12"/>
              </w:rPr>
            </w:pPr>
          </w:p>
        </w:tc>
        <w:tc>
          <w:tcPr>
            <w:tcW w:w="174" w:type="dxa"/>
          </w:tcPr>
          <w:p w14:paraId="0B193CB9" w14:textId="5F09FEFD" w:rsidR="0DA3368B" w:rsidRDefault="0DA3368B" w:rsidP="0DA3368B">
            <w:pPr>
              <w:pStyle w:val="TableParagraph"/>
              <w:rPr>
                <w:sz w:val="12"/>
                <w:szCs w:val="12"/>
              </w:rPr>
            </w:pPr>
          </w:p>
        </w:tc>
        <w:tc>
          <w:tcPr>
            <w:tcW w:w="175" w:type="dxa"/>
          </w:tcPr>
          <w:p w14:paraId="52DCBA25" w14:textId="12E2B1C0" w:rsidR="0DA3368B" w:rsidRDefault="0DA3368B" w:rsidP="0DA3368B">
            <w:pPr>
              <w:pStyle w:val="TableParagraph"/>
              <w:rPr>
                <w:sz w:val="12"/>
                <w:szCs w:val="12"/>
              </w:rPr>
            </w:pPr>
          </w:p>
        </w:tc>
        <w:tc>
          <w:tcPr>
            <w:tcW w:w="175" w:type="dxa"/>
          </w:tcPr>
          <w:p w14:paraId="58393A07" w14:textId="4DF807B9" w:rsidR="0DA3368B" w:rsidRDefault="0DA3368B" w:rsidP="0DA3368B">
            <w:pPr>
              <w:pStyle w:val="TableParagraph"/>
              <w:rPr>
                <w:sz w:val="12"/>
                <w:szCs w:val="12"/>
              </w:rPr>
            </w:pPr>
          </w:p>
        </w:tc>
        <w:tc>
          <w:tcPr>
            <w:tcW w:w="386" w:type="dxa"/>
            <w:shd w:val="clear" w:color="auto" w:fill="FF0000"/>
          </w:tcPr>
          <w:p w14:paraId="2BEEFD47" w14:textId="7337423B" w:rsidR="0DA3368B" w:rsidRDefault="0DA3368B" w:rsidP="0DA3368B">
            <w:pPr>
              <w:pStyle w:val="TableParagraph"/>
              <w:rPr>
                <w:sz w:val="12"/>
                <w:szCs w:val="12"/>
              </w:rPr>
            </w:pPr>
          </w:p>
        </w:tc>
      </w:tr>
    </w:tbl>
    <w:p w14:paraId="5D7D6CCD" w14:textId="77777777" w:rsidR="00BC6DD1" w:rsidRPr="00456C47" w:rsidRDefault="00B1318F" w:rsidP="005E1B98">
      <w:pPr>
        <w:rPr>
          <w:sz w:val="16"/>
        </w:rPr>
      </w:pPr>
      <w:r w:rsidRPr="00456C47">
        <w:rPr>
          <w:sz w:val="16"/>
        </w:rPr>
        <w:t>*</w:t>
      </w:r>
      <w:r w:rsidRPr="00456C47">
        <w:rPr>
          <w:spacing w:val="-4"/>
          <w:sz w:val="16"/>
        </w:rPr>
        <w:t xml:space="preserve"> </w:t>
      </w:r>
      <w:r w:rsidRPr="00456C47">
        <w:rPr>
          <w:sz w:val="16"/>
        </w:rPr>
        <w:t>Close-out,</w:t>
      </w:r>
      <w:r w:rsidRPr="00456C47">
        <w:rPr>
          <w:spacing w:val="-3"/>
          <w:sz w:val="16"/>
        </w:rPr>
        <w:t xml:space="preserve"> </w:t>
      </w:r>
      <w:r w:rsidRPr="00456C47">
        <w:rPr>
          <w:sz w:val="16"/>
        </w:rPr>
        <w:t>M=Month</w:t>
      </w:r>
      <w:bookmarkStart w:id="219" w:name="_Toc102041258"/>
      <w:bookmarkStart w:id="220" w:name="_Toc102041259"/>
      <w:bookmarkStart w:id="221" w:name="_Toc102041260"/>
      <w:bookmarkStart w:id="222" w:name="_Toc102041261"/>
      <w:bookmarkStart w:id="223" w:name="_Toc102041262"/>
      <w:bookmarkStart w:id="224" w:name="_Toc102041263"/>
      <w:bookmarkStart w:id="225" w:name="_Toc102041264"/>
      <w:bookmarkStart w:id="226" w:name="_Toc102041265"/>
      <w:bookmarkStart w:id="227" w:name="_Toc102041266"/>
      <w:bookmarkStart w:id="228" w:name="_Toc102041267"/>
      <w:bookmarkStart w:id="229" w:name="_Toc102041269"/>
      <w:bookmarkStart w:id="230" w:name="_Toc102041271"/>
      <w:bookmarkStart w:id="231" w:name="_Toc102041272"/>
      <w:bookmarkStart w:id="232" w:name="_Toc102041273"/>
      <w:bookmarkStart w:id="233" w:name="_Toc102041274"/>
      <w:bookmarkStart w:id="234" w:name="_Toc102041275"/>
      <w:bookmarkStart w:id="235" w:name="_Toc102041276"/>
      <w:bookmarkStart w:id="236" w:name="_Toc102041277"/>
      <w:bookmarkStart w:id="237" w:name="_Toc102041278"/>
      <w:bookmarkStart w:id="238" w:name="_Toc102041279"/>
      <w:bookmarkStart w:id="239" w:name="_Toc102041280"/>
      <w:bookmarkStart w:id="240" w:name="_Toc102041281"/>
      <w:bookmarkStart w:id="241" w:name="_Toc102041282"/>
      <w:bookmarkStart w:id="242" w:name="_Toc102041284"/>
      <w:bookmarkStart w:id="243" w:name="_Toc102041285"/>
      <w:bookmarkStart w:id="244" w:name="_Toc102041286"/>
      <w:bookmarkStart w:id="245" w:name="_Toc102041287"/>
      <w:bookmarkStart w:id="246" w:name="_Toc102041288"/>
      <w:bookmarkStart w:id="247" w:name="_Toc102041289"/>
      <w:bookmarkStart w:id="248" w:name="_Toc102041290"/>
      <w:bookmarkStart w:id="249" w:name="_Toc102041291"/>
      <w:bookmarkStart w:id="250" w:name="_Toc102041292"/>
      <w:bookmarkStart w:id="251" w:name="_Toc102041293"/>
      <w:bookmarkStart w:id="252" w:name="_Toc102041294"/>
      <w:bookmarkStart w:id="253" w:name="_Toc102041295"/>
      <w:bookmarkStart w:id="254" w:name="_Toc102041297"/>
      <w:bookmarkStart w:id="255" w:name="_Toc102041299"/>
      <w:bookmarkStart w:id="256" w:name="_Toc102041300"/>
      <w:bookmarkStart w:id="257" w:name="_Toc102041301"/>
      <w:bookmarkStart w:id="258" w:name="_Toc102041302"/>
      <w:bookmarkStart w:id="259" w:name="_Toc102041303"/>
      <w:bookmarkStart w:id="260" w:name="_Toc102041304"/>
      <w:bookmarkStart w:id="261" w:name="_Toc102041305"/>
      <w:bookmarkStart w:id="262" w:name="_Toc102041306"/>
      <w:bookmarkStart w:id="263" w:name="_Toc102041307"/>
      <w:bookmarkStart w:id="264" w:name="_Toc102041308"/>
      <w:bookmarkStart w:id="265" w:name="_Toc102041309"/>
      <w:bookmarkStart w:id="266" w:name="_Toc102041310"/>
      <w:bookmarkStart w:id="267" w:name="_Toc102041311"/>
      <w:bookmarkStart w:id="268" w:name="_Toc102041313"/>
      <w:bookmarkStart w:id="269" w:name="_Toc102041314"/>
      <w:bookmarkStart w:id="270" w:name="_Toc102041315"/>
      <w:bookmarkStart w:id="271" w:name="_Toc102041316"/>
      <w:bookmarkStart w:id="272" w:name="_Toc102041317"/>
      <w:bookmarkStart w:id="273" w:name="_Toc102041318"/>
      <w:bookmarkStart w:id="274" w:name="_Toc102041319"/>
      <w:bookmarkStart w:id="275" w:name="_Toc102041320"/>
      <w:bookmarkStart w:id="276" w:name="_Toc102041321"/>
      <w:bookmarkStart w:id="277" w:name="_Toc102041322"/>
      <w:bookmarkStart w:id="278" w:name="_Toc102041323"/>
      <w:bookmarkStart w:id="279" w:name="_Toc102041324"/>
      <w:bookmarkStart w:id="280" w:name="_Toc102041325"/>
      <w:bookmarkStart w:id="281" w:name="_Toc102041326"/>
      <w:bookmarkStart w:id="282" w:name="_Toc102041328"/>
      <w:bookmarkStart w:id="283" w:name="_Toc102041329"/>
      <w:bookmarkStart w:id="284" w:name="_Toc102041330"/>
      <w:bookmarkStart w:id="285" w:name="_Toc102041331"/>
      <w:bookmarkStart w:id="286" w:name="_Toc102041332"/>
      <w:bookmarkStart w:id="287" w:name="_Toc102041333"/>
      <w:bookmarkStart w:id="288" w:name="_Toc102041334"/>
      <w:bookmarkStart w:id="289" w:name="_Toc102041335"/>
      <w:bookmarkStart w:id="290" w:name="_Toc102041336"/>
      <w:bookmarkStart w:id="291" w:name="_Toc102041337"/>
      <w:bookmarkStart w:id="292" w:name="_Toc102041338"/>
      <w:bookmarkStart w:id="293" w:name="_Toc102041339"/>
      <w:bookmarkStart w:id="294" w:name="_Toc102041340"/>
      <w:bookmarkStart w:id="295" w:name="_Toc102041341"/>
      <w:bookmarkStart w:id="296" w:name="_Toc102041343"/>
      <w:bookmarkStart w:id="297" w:name="_Toc102041344"/>
      <w:bookmarkStart w:id="298" w:name="_Toc102041345"/>
      <w:bookmarkStart w:id="299" w:name="_Toc102041346"/>
      <w:bookmarkStart w:id="300" w:name="_Toc102041347"/>
      <w:bookmarkStart w:id="301" w:name="_Toc102041348"/>
      <w:bookmarkStart w:id="302" w:name="_Toc102041349"/>
      <w:bookmarkStart w:id="303" w:name="_Toc102041350"/>
      <w:bookmarkStart w:id="304" w:name="_Toc102041351"/>
      <w:bookmarkStart w:id="305" w:name="_Toc102041352"/>
      <w:bookmarkStart w:id="306" w:name="_Toc102041353"/>
      <w:bookmarkStart w:id="307" w:name="_Toc102041354"/>
      <w:bookmarkStart w:id="308" w:name="_Toc102041355"/>
      <w:bookmarkStart w:id="309" w:name="_Toc102041356"/>
      <w:bookmarkStart w:id="310" w:name="_Toc102041358"/>
      <w:bookmarkStart w:id="311" w:name="_Toc102041359"/>
      <w:bookmarkStart w:id="312" w:name="_Toc102041360"/>
      <w:bookmarkStart w:id="313" w:name="_Toc102041361"/>
      <w:bookmarkStart w:id="314" w:name="_Toc102041362"/>
      <w:bookmarkStart w:id="315" w:name="_Toc102041363"/>
      <w:bookmarkStart w:id="316" w:name="_Toc102041364"/>
      <w:bookmarkStart w:id="317" w:name="_Toc102041365"/>
      <w:bookmarkStart w:id="318" w:name="_Toc102041367"/>
      <w:bookmarkStart w:id="319" w:name="_Toc102041368"/>
      <w:bookmarkStart w:id="320" w:name="_Toc102041369"/>
      <w:bookmarkStart w:id="321" w:name="_Toc102041370"/>
      <w:bookmarkStart w:id="322" w:name="_Toc102041371"/>
      <w:bookmarkStart w:id="323" w:name="_Toc102041372"/>
      <w:bookmarkStart w:id="324" w:name="_Toc102041373"/>
      <w:bookmarkStart w:id="325" w:name="_Toc102041374"/>
      <w:bookmarkStart w:id="326" w:name="_Toc102041375"/>
      <w:bookmarkStart w:id="327" w:name="_Toc102041376"/>
      <w:bookmarkStart w:id="328" w:name="_Toc102041377"/>
      <w:bookmarkStart w:id="329" w:name="_Toc102041379"/>
      <w:bookmarkStart w:id="330" w:name="_Toc102041380"/>
      <w:bookmarkStart w:id="331" w:name="_Toc102041381"/>
      <w:bookmarkStart w:id="332" w:name="_Toc102041382"/>
      <w:bookmarkStart w:id="333" w:name="_Toc102041383"/>
      <w:bookmarkStart w:id="334" w:name="_Toc102041384"/>
      <w:bookmarkStart w:id="335" w:name="_Toc102041385"/>
      <w:bookmarkStart w:id="336" w:name="_Toc102041386"/>
      <w:bookmarkStart w:id="337" w:name="_Toc102041388"/>
      <w:bookmarkStart w:id="338" w:name="_Toc102041390"/>
      <w:bookmarkStart w:id="339" w:name="_Toc102041391"/>
      <w:bookmarkStart w:id="340" w:name="_Toc102041392"/>
      <w:bookmarkStart w:id="341" w:name="_Toc102041393"/>
      <w:bookmarkStart w:id="342" w:name="_Toc102041394"/>
      <w:bookmarkStart w:id="343" w:name="_Toc102041395"/>
      <w:bookmarkStart w:id="344" w:name="_Toc102041396"/>
      <w:bookmarkStart w:id="345" w:name="_Toc102041397"/>
      <w:bookmarkStart w:id="346" w:name="_Toc102041398"/>
      <w:bookmarkStart w:id="347" w:name="_Toc102041399"/>
      <w:bookmarkStart w:id="348" w:name="_Toc102041400"/>
      <w:bookmarkStart w:id="349" w:name="_Toc102041402"/>
      <w:bookmarkStart w:id="350" w:name="_Toc102041403"/>
      <w:bookmarkStart w:id="351" w:name="_Toc102041404"/>
      <w:bookmarkStart w:id="352" w:name="_Toc102041405"/>
      <w:bookmarkStart w:id="353" w:name="_Toc102041406"/>
      <w:bookmarkStart w:id="354" w:name="_Toc102041407"/>
      <w:bookmarkStart w:id="355" w:name="_Toc102041408"/>
      <w:bookmarkStart w:id="356" w:name="_Toc102041409"/>
      <w:bookmarkStart w:id="357" w:name="_Toc102041410"/>
      <w:bookmarkStart w:id="358" w:name="_Toc102041411"/>
      <w:bookmarkStart w:id="359" w:name="_Toc102041412"/>
      <w:bookmarkStart w:id="360" w:name="_Toc102041413"/>
      <w:bookmarkStart w:id="361" w:name="_Toc102041414"/>
      <w:bookmarkStart w:id="362" w:name="_Toc102041415"/>
      <w:bookmarkStart w:id="363" w:name="_Toc102041416"/>
      <w:bookmarkStart w:id="364" w:name="_Toc102041418"/>
      <w:bookmarkStart w:id="365" w:name="_Toc102041419"/>
      <w:bookmarkStart w:id="366" w:name="_Toc102041420"/>
      <w:bookmarkStart w:id="367" w:name="_Toc102041421"/>
      <w:bookmarkStart w:id="368" w:name="_Toc102041422"/>
      <w:bookmarkStart w:id="369" w:name="_Toc102041423"/>
      <w:bookmarkStart w:id="370" w:name="_Toc102041424"/>
      <w:bookmarkStart w:id="371" w:name="_Toc102041425"/>
      <w:bookmarkStart w:id="372" w:name="_Toc102041426"/>
      <w:bookmarkStart w:id="373" w:name="_Toc102041427"/>
      <w:bookmarkStart w:id="374" w:name="_Toc102041428"/>
      <w:bookmarkStart w:id="375" w:name="_Toc102041429"/>
      <w:bookmarkStart w:id="376" w:name="_Toc102041430"/>
      <w:bookmarkStart w:id="377" w:name="_Toc102041431"/>
      <w:bookmarkStart w:id="378" w:name="_Toc102041433"/>
      <w:bookmarkStart w:id="379" w:name="_Toc102041434"/>
      <w:bookmarkStart w:id="380" w:name="_Toc102041435"/>
      <w:bookmarkStart w:id="381" w:name="_Toc102041436"/>
      <w:bookmarkStart w:id="382" w:name="_Toc102041437"/>
      <w:bookmarkStart w:id="383" w:name="_Toc102041438"/>
      <w:bookmarkStart w:id="384" w:name="_Toc102041439"/>
      <w:bookmarkStart w:id="385" w:name="_Toc102041440"/>
      <w:bookmarkStart w:id="386" w:name="_Toc102041441"/>
      <w:bookmarkStart w:id="387" w:name="_Toc102041442"/>
      <w:bookmarkStart w:id="388" w:name="_Toc102041443"/>
      <w:bookmarkStart w:id="389" w:name="_Toc102041445"/>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14:paraId="43F09994" w14:textId="77777777" w:rsidR="00A735AE" w:rsidRPr="00456C47" w:rsidRDefault="00A735AE" w:rsidP="005E1B98">
      <w:pPr>
        <w:rPr>
          <w:sz w:val="16"/>
        </w:rPr>
      </w:pPr>
    </w:p>
    <w:p w14:paraId="421E3599" w14:textId="20D2680B" w:rsidR="008245B2" w:rsidRPr="00456C47" w:rsidRDefault="006D6720" w:rsidP="0051462A">
      <w:pPr>
        <w:pStyle w:val="Heading1"/>
        <w:numPr>
          <w:ilvl w:val="0"/>
          <w:numId w:val="52"/>
        </w:numPr>
      </w:pPr>
      <w:bookmarkStart w:id="390" w:name="_Toc105168552"/>
      <w:r w:rsidRPr="00456C47">
        <w:t>References</w:t>
      </w:r>
      <w:bookmarkStart w:id="391" w:name="_Toc102041446"/>
      <w:bookmarkStart w:id="392" w:name="_Toc102041447"/>
      <w:bookmarkStart w:id="393" w:name="_Toc102041448"/>
      <w:bookmarkStart w:id="394" w:name="_Toc102041449"/>
      <w:bookmarkStart w:id="395" w:name="_Toc102041450"/>
      <w:bookmarkStart w:id="396" w:name="_Toc102041451"/>
      <w:bookmarkStart w:id="397" w:name="_Toc102041452"/>
      <w:bookmarkStart w:id="398" w:name="_Toc102041453"/>
      <w:bookmarkStart w:id="399" w:name="_Toc102041454"/>
      <w:bookmarkStart w:id="400" w:name="_Toc102041455"/>
      <w:bookmarkStart w:id="401" w:name="_Toc102041456"/>
      <w:bookmarkStart w:id="402" w:name="_Toc102041457"/>
      <w:bookmarkStart w:id="403" w:name="_Toc10204145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p>
    <w:p w14:paraId="079BD320" w14:textId="77777777" w:rsidR="008245B2" w:rsidRPr="00456C47" w:rsidRDefault="008245B2" w:rsidP="008F7BAA">
      <w:pPr>
        <w:pStyle w:val="EndNoteBibliography"/>
        <w:spacing w:after="0"/>
        <w:ind w:left="720" w:hanging="720"/>
      </w:pPr>
    </w:p>
    <w:p w14:paraId="43266EDA" w14:textId="77777777" w:rsidR="004806EB" w:rsidRPr="004806EB" w:rsidRDefault="002B5C9B" w:rsidP="004806EB">
      <w:pPr>
        <w:pStyle w:val="EndNoteBibliography"/>
        <w:spacing w:after="0"/>
        <w:ind w:left="720" w:hanging="720"/>
      </w:pPr>
      <w:r w:rsidRPr="00AB2E7E">
        <w:rPr>
          <w:lang w:val="it-IT"/>
        </w:rPr>
        <w:fldChar w:fldCharType="begin"/>
      </w:r>
      <w:r w:rsidRPr="00897E75">
        <w:rPr>
          <w:lang w:val="en-ZA"/>
        </w:rPr>
        <w:instrText xml:space="preserve"> ADDIN EN.REFLIST </w:instrText>
      </w:r>
      <w:r w:rsidRPr="00AB2E7E">
        <w:rPr>
          <w:lang w:val="it-IT"/>
        </w:rPr>
        <w:fldChar w:fldCharType="separate"/>
      </w:r>
      <w:r w:rsidR="004806EB" w:rsidRPr="004806EB">
        <w:t>1.</w:t>
      </w:r>
      <w:r w:rsidR="004806EB" w:rsidRPr="004806EB">
        <w:tab/>
        <w:t xml:space="preserve">Analitis, A., et al., </w:t>
      </w:r>
      <w:r w:rsidR="004806EB" w:rsidRPr="004806EB">
        <w:rPr>
          <w:i/>
        </w:rPr>
        <w:t>Synergistic Effects of Ambient Temperature and Air Pollution on Health in Europe: Results from the PHASE Project.</w:t>
      </w:r>
      <w:r w:rsidR="004806EB" w:rsidRPr="004806EB">
        <w:t xml:space="preserve"> Int J Environ Res Public Health, 2018. </w:t>
      </w:r>
      <w:r w:rsidR="004806EB" w:rsidRPr="004806EB">
        <w:rPr>
          <w:b/>
        </w:rPr>
        <w:t>15</w:t>
      </w:r>
      <w:r w:rsidR="004806EB" w:rsidRPr="004806EB">
        <w:t>(9).</w:t>
      </w:r>
    </w:p>
    <w:p w14:paraId="02CBD093" w14:textId="77777777" w:rsidR="004806EB" w:rsidRPr="004806EB" w:rsidRDefault="004806EB" w:rsidP="004806EB">
      <w:pPr>
        <w:pStyle w:val="EndNoteBibliography"/>
        <w:spacing w:after="0"/>
        <w:ind w:left="720" w:hanging="720"/>
      </w:pPr>
      <w:r w:rsidRPr="004806EB">
        <w:t>2.</w:t>
      </w:r>
      <w:r w:rsidRPr="004806EB">
        <w:tab/>
        <w:t xml:space="preserve">Chersich, M.F., et al., </w:t>
      </w:r>
      <w:r w:rsidRPr="004806EB">
        <w:rPr>
          <w:i/>
        </w:rPr>
        <w:t>Associations between high temperatures in pregnancy and risk of preterm birth, low birth weight, and stillbirths: systematic review and meta-analysis.</w:t>
      </w:r>
      <w:r w:rsidRPr="004806EB">
        <w:t xml:space="preserve"> BMJ, 2020. </w:t>
      </w:r>
      <w:r w:rsidRPr="004806EB">
        <w:rPr>
          <w:b/>
        </w:rPr>
        <w:t>371</w:t>
      </w:r>
      <w:r w:rsidRPr="004806EB">
        <w:t>: p. m3811.</w:t>
      </w:r>
    </w:p>
    <w:p w14:paraId="00FCBD9D" w14:textId="77777777" w:rsidR="004806EB" w:rsidRPr="004806EB" w:rsidRDefault="004806EB" w:rsidP="004806EB">
      <w:pPr>
        <w:pStyle w:val="EndNoteBibliography"/>
        <w:spacing w:after="0"/>
        <w:ind w:left="720" w:hanging="720"/>
      </w:pPr>
      <w:r w:rsidRPr="004806EB">
        <w:t>3.</w:t>
      </w:r>
      <w:r w:rsidRPr="004806EB">
        <w:tab/>
        <w:t xml:space="preserve">Gasparrini, A., et al., </w:t>
      </w:r>
      <w:r w:rsidRPr="004806EB">
        <w:rPr>
          <w:i/>
        </w:rPr>
        <w:t>Mortality risk attributable to high and low ambient temperature: a multicountry observational study.</w:t>
      </w:r>
      <w:r w:rsidRPr="004806EB">
        <w:t xml:space="preserve"> Lancet, 2015. </w:t>
      </w:r>
      <w:r w:rsidRPr="004806EB">
        <w:rPr>
          <w:b/>
        </w:rPr>
        <w:t>386</w:t>
      </w:r>
      <w:r w:rsidRPr="004806EB">
        <w:t>(9991): p. 369-75.</w:t>
      </w:r>
    </w:p>
    <w:p w14:paraId="39072874" w14:textId="77777777" w:rsidR="004806EB" w:rsidRPr="004806EB" w:rsidRDefault="004806EB" w:rsidP="004806EB">
      <w:pPr>
        <w:pStyle w:val="EndNoteBibliography"/>
        <w:spacing w:after="0"/>
        <w:ind w:left="720" w:hanging="720"/>
      </w:pPr>
      <w:r w:rsidRPr="004806EB">
        <w:t>4.</w:t>
      </w:r>
      <w:r w:rsidRPr="004806EB">
        <w:tab/>
        <w:t xml:space="preserve">Manyuchi A, et al., </w:t>
      </w:r>
      <w:r w:rsidRPr="004806EB">
        <w:rPr>
          <w:i/>
        </w:rPr>
        <w:t>Extreme heat events, high ambient temperatures and human morbidity and mortality in Africa: A systematic review.</w:t>
      </w:r>
      <w:r w:rsidRPr="004806EB">
        <w:t xml:space="preserve"> Environmental Research (under review), 2020.</w:t>
      </w:r>
    </w:p>
    <w:p w14:paraId="64413BF9" w14:textId="005249D5" w:rsidR="004806EB" w:rsidRPr="004806EB" w:rsidRDefault="004806EB" w:rsidP="004806EB">
      <w:pPr>
        <w:pStyle w:val="EndNoteBibliography"/>
        <w:spacing w:after="0"/>
        <w:ind w:left="720" w:hanging="720"/>
      </w:pPr>
      <w:r w:rsidRPr="004806EB">
        <w:t>5.</w:t>
      </w:r>
      <w:r w:rsidRPr="004806EB">
        <w:tab/>
        <w:t xml:space="preserve">WHO, </w:t>
      </w:r>
      <w:r w:rsidRPr="004806EB">
        <w:rPr>
          <w:i/>
        </w:rPr>
        <w:t>Quantitative risk assessment of the effects of climate change on selected causes of death, 2030s and 2050s.</w:t>
      </w:r>
      <w:r w:rsidRPr="004806EB">
        <w:t xml:space="preserve"> </w:t>
      </w:r>
      <w:hyperlink r:id="rId44" w:history="1">
        <w:r w:rsidRPr="004806EB">
          <w:rPr>
            <w:rStyle w:val="Hyperlink"/>
          </w:rPr>
          <w:t>https://www.who.int/globalchange/publications/quantitative-risk-assessment/en/</w:t>
        </w:r>
      </w:hyperlink>
      <w:r w:rsidRPr="004806EB">
        <w:t>, 2014.</w:t>
      </w:r>
    </w:p>
    <w:p w14:paraId="3A41F8AB" w14:textId="77777777" w:rsidR="004806EB" w:rsidRPr="004806EB" w:rsidRDefault="004806EB" w:rsidP="004806EB">
      <w:pPr>
        <w:pStyle w:val="EndNoteBibliography"/>
        <w:spacing w:after="0"/>
        <w:ind w:left="720" w:hanging="720"/>
      </w:pPr>
      <w:r w:rsidRPr="004806EB">
        <w:t>6.</w:t>
      </w:r>
      <w:r w:rsidRPr="004806EB">
        <w:tab/>
        <w:t xml:space="preserve">Watts, N., et al., </w:t>
      </w:r>
      <w:r w:rsidRPr="004806EB">
        <w:rPr>
          <w:i/>
        </w:rPr>
        <w:t>The 2020 report of The Lancet Countdown on health and climate change: responding to converging crises.</w:t>
      </w:r>
      <w:r w:rsidRPr="004806EB">
        <w:t xml:space="preserve"> Lancet, 2020.</w:t>
      </w:r>
    </w:p>
    <w:p w14:paraId="26F16875" w14:textId="77777777" w:rsidR="004806EB" w:rsidRPr="004806EB" w:rsidRDefault="004806EB" w:rsidP="004806EB">
      <w:pPr>
        <w:pStyle w:val="EndNoteBibliography"/>
        <w:spacing w:after="0"/>
        <w:ind w:left="720" w:hanging="720"/>
      </w:pPr>
      <w:r w:rsidRPr="004806EB">
        <w:t>7.</w:t>
      </w:r>
      <w:r w:rsidRPr="004806EB">
        <w:tab/>
        <w:t xml:space="preserve">Debela, N., et al., </w:t>
      </w:r>
      <w:r w:rsidRPr="004806EB">
        <w:rPr>
          <w:i/>
        </w:rPr>
        <w:t>Perception of climate change and its impact by smallholders in pastoral/agropastoral systems of Borana, South Ethiopia.</w:t>
      </w:r>
      <w:r w:rsidRPr="004806EB">
        <w:t xml:space="preserve"> Springerplus, 2015. </w:t>
      </w:r>
      <w:r w:rsidRPr="004806EB">
        <w:rPr>
          <w:b/>
        </w:rPr>
        <w:t>4</w:t>
      </w:r>
      <w:r w:rsidRPr="004806EB">
        <w:t>: p. 236.</w:t>
      </w:r>
    </w:p>
    <w:p w14:paraId="0471AF1D" w14:textId="77777777" w:rsidR="004806EB" w:rsidRPr="004806EB" w:rsidRDefault="004806EB" w:rsidP="004806EB">
      <w:pPr>
        <w:pStyle w:val="EndNoteBibliography"/>
        <w:spacing w:after="0"/>
        <w:ind w:left="720" w:hanging="720"/>
      </w:pPr>
      <w:r w:rsidRPr="004806EB">
        <w:t>8.</w:t>
      </w:r>
      <w:r w:rsidRPr="004806EB">
        <w:tab/>
        <w:t xml:space="preserve">Engelbrecht F, et al., </w:t>
      </w:r>
      <w:r w:rsidRPr="004806EB">
        <w:rPr>
          <w:i/>
        </w:rPr>
        <w:t>Projections of rapidly rising surface temperatures over Africa under low mitigation.</w:t>
      </w:r>
      <w:r w:rsidRPr="004806EB">
        <w:t xml:space="preserve"> 10, 2015. </w:t>
      </w:r>
      <w:r w:rsidRPr="004806EB">
        <w:rPr>
          <w:b/>
        </w:rPr>
        <w:t>8</w:t>
      </w:r>
      <w:r w:rsidRPr="004806EB">
        <w:t>.</w:t>
      </w:r>
    </w:p>
    <w:p w14:paraId="339737F8" w14:textId="52FD0A9D" w:rsidR="004806EB" w:rsidRPr="004806EB" w:rsidRDefault="004806EB" w:rsidP="004806EB">
      <w:pPr>
        <w:pStyle w:val="EndNoteBibliography"/>
        <w:spacing w:after="0"/>
        <w:ind w:left="720" w:hanging="720"/>
      </w:pPr>
      <w:r w:rsidRPr="004806EB">
        <w:t>9.</w:t>
      </w:r>
      <w:r w:rsidRPr="004806EB">
        <w:tab/>
        <w:t xml:space="preserve">United Nations Department of Economic and Social Affairs Population Division, </w:t>
      </w:r>
      <w:r w:rsidRPr="004806EB">
        <w:rPr>
          <w:i/>
        </w:rPr>
        <w:t>World Urbanization Prospects: The 2018 Revision (ST/ESA/SER.A/420). New York: United Nations.</w:t>
      </w:r>
      <w:r w:rsidRPr="004806EB">
        <w:t xml:space="preserve"> </w:t>
      </w:r>
      <w:hyperlink r:id="rId45" w:history="1">
        <w:r w:rsidRPr="004806EB">
          <w:rPr>
            <w:rStyle w:val="Hyperlink"/>
          </w:rPr>
          <w:t>https://population.un.org/wup/</w:t>
        </w:r>
      </w:hyperlink>
      <w:r w:rsidRPr="004806EB">
        <w:t>, 2019.</w:t>
      </w:r>
    </w:p>
    <w:p w14:paraId="376F4A25" w14:textId="77777777" w:rsidR="004806EB" w:rsidRPr="004806EB" w:rsidRDefault="004806EB" w:rsidP="004806EB">
      <w:pPr>
        <w:pStyle w:val="EndNoteBibliography"/>
        <w:spacing w:after="0"/>
        <w:ind w:left="720" w:hanging="720"/>
      </w:pPr>
      <w:r w:rsidRPr="004806EB">
        <w:t>10.</w:t>
      </w:r>
      <w:r w:rsidRPr="004806EB">
        <w:tab/>
        <w:t xml:space="preserve">Kupika, O.L., et al., </w:t>
      </w:r>
      <w:r w:rsidRPr="004806EB">
        <w:rPr>
          <w:i/>
        </w:rPr>
        <w:t>Local Ecological Knowledge on Climate Change and Ecosystem-Based Adaptation Strategies Promote Resilience in the Middle Zambezi Biosphere Reserve, Zimbabwe.</w:t>
      </w:r>
      <w:r w:rsidRPr="004806EB">
        <w:t xml:space="preserve"> Scientifica (Cairo), 2019. </w:t>
      </w:r>
      <w:r w:rsidRPr="004806EB">
        <w:rPr>
          <w:b/>
        </w:rPr>
        <w:t>2019</w:t>
      </w:r>
      <w:r w:rsidRPr="004806EB">
        <w:t>: p. 3069254.</w:t>
      </w:r>
    </w:p>
    <w:p w14:paraId="1300B8BC" w14:textId="77777777" w:rsidR="004806EB" w:rsidRPr="004806EB" w:rsidRDefault="004806EB" w:rsidP="004806EB">
      <w:pPr>
        <w:pStyle w:val="EndNoteBibliography"/>
        <w:spacing w:after="0"/>
        <w:ind w:left="720" w:hanging="720"/>
      </w:pPr>
      <w:r w:rsidRPr="004806EB">
        <w:lastRenderedPageBreak/>
        <w:t>11.</w:t>
      </w:r>
      <w:r w:rsidRPr="004806EB">
        <w:tab/>
        <w:t xml:space="preserve">Scott, A.A., et al., </w:t>
      </w:r>
      <w:r w:rsidRPr="004806EB">
        <w:rPr>
          <w:i/>
        </w:rPr>
        <w:t>Temperature and heat in informal settlements in Nairobi.</w:t>
      </w:r>
      <w:r w:rsidRPr="004806EB">
        <w:t xml:space="preserve"> PLoS One, 2017. </w:t>
      </w:r>
      <w:r w:rsidRPr="004806EB">
        <w:rPr>
          <w:b/>
        </w:rPr>
        <w:t>12</w:t>
      </w:r>
      <w:r w:rsidRPr="004806EB">
        <w:t>(11): p. e0187300.</w:t>
      </w:r>
    </w:p>
    <w:p w14:paraId="58F42BB3" w14:textId="77777777" w:rsidR="004806EB" w:rsidRPr="004806EB" w:rsidRDefault="004806EB" w:rsidP="004806EB">
      <w:pPr>
        <w:pStyle w:val="EndNoteBibliography"/>
        <w:spacing w:after="0"/>
        <w:ind w:left="720" w:hanging="720"/>
      </w:pPr>
      <w:r w:rsidRPr="004806EB">
        <w:t>12.</w:t>
      </w:r>
      <w:r w:rsidRPr="004806EB">
        <w:tab/>
        <w:t xml:space="preserve">Chersich, M.F., et al., </w:t>
      </w:r>
      <w:r w:rsidRPr="004806EB">
        <w:rPr>
          <w:i/>
        </w:rPr>
        <w:t>Impacts of climate change on health and wellbeing in South Africa.</w:t>
      </w:r>
      <w:r w:rsidRPr="004806EB">
        <w:t xml:space="preserve"> International journal of environmental research and public health, 2018. </w:t>
      </w:r>
      <w:r w:rsidRPr="004806EB">
        <w:rPr>
          <w:b/>
        </w:rPr>
        <w:t>15</w:t>
      </w:r>
      <w:r w:rsidRPr="004806EB">
        <w:t>(9): p. 1884.</w:t>
      </w:r>
    </w:p>
    <w:p w14:paraId="5ECDDEEE" w14:textId="77777777" w:rsidR="004806EB" w:rsidRPr="004806EB" w:rsidRDefault="004806EB" w:rsidP="004806EB">
      <w:pPr>
        <w:pStyle w:val="EndNoteBibliography"/>
        <w:spacing w:after="0"/>
        <w:ind w:left="720" w:hanging="720"/>
      </w:pPr>
      <w:r w:rsidRPr="004806EB">
        <w:t>13.</w:t>
      </w:r>
      <w:r w:rsidRPr="004806EB">
        <w:tab/>
        <w:t xml:space="preserve">Naicker, N., et al., </w:t>
      </w:r>
      <w:r w:rsidRPr="004806EB">
        <w:rPr>
          <w:i/>
        </w:rPr>
        <w:t>Indoor temperatures in low cost housing in Johannesburg, South Africa.</w:t>
      </w:r>
      <w:r w:rsidRPr="004806EB">
        <w:t xml:space="preserve"> International journal of environmental research and public health, 2017. </w:t>
      </w:r>
      <w:r w:rsidRPr="004806EB">
        <w:rPr>
          <w:b/>
        </w:rPr>
        <w:t>14</w:t>
      </w:r>
      <w:r w:rsidRPr="004806EB">
        <w:t>(11): p. 1410.</w:t>
      </w:r>
    </w:p>
    <w:p w14:paraId="3ECDF2A7" w14:textId="77777777" w:rsidR="004806EB" w:rsidRPr="004806EB" w:rsidRDefault="004806EB" w:rsidP="004806EB">
      <w:pPr>
        <w:pStyle w:val="EndNoteBibliography"/>
        <w:spacing w:after="0"/>
        <w:ind w:left="720" w:hanging="720"/>
      </w:pPr>
      <w:r w:rsidRPr="004806EB">
        <w:t>14.</w:t>
      </w:r>
      <w:r w:rsidRPr="004806EB">
        <w:tab/>
        <w:t xml:space="preserve">Bidassey-Manilal, S., et al., </w:t>
      </w:r>
      <w:r w:rsidRPr="004806EB">
        <w:rPr>
          <w:i/>
        </w:rPr>
        <w:t>Students’ perceived heat-health symptoms increased with warmer classroom temperatures.</w:t>
      </w:r>
      <w:r w:rsidRPr="004806EB">
        <w:t xml:space="preserve"> International journal of environmental research and public health, 2016. </w:t>
      </w:r>
      <w:r w:rsidRPr="004806EB">
        <w:rPr>
          <w:b/>
        </w:rPr>
        <w:t>13</w:t>
      </w:r>
      <w:r w:rsidRPr="004806EB">
        <w:t>(6): p. 566.</w:t>
      </w:r>
    </w:p>
    <w:p w14:paraId="4B515500" w14:textId="77777777" w:rsidR="004806EB" w:rsidRPr="004806EB" w:rsidRDefault="004806EB" w:rsidP="004806EB">
      <w:pPr>
        <w:pStyle w:val="EndNoteBibliography"/>
        <w:spacing w:after="0"/>
        <w:ind w:left="720" w:hanging="720"/>
      </w:pPr>
      <w:r w:rsidRPr="004806EB">
        <w:t>15.</w:t>
      </w:r>
      <w:r w:rsidRPr="004806EB">
        <w:tab/>
        <w:t xml:space="preserve">Scott, A.A., et al., </w:t>
      </w:r>
      <w:r w:rsidRPr="004806EB">
        <w:rPr>
          <w:i/>
        </w:rPr>
        <w:t>Temperature and heat in informal settlements in Nairobi.</w:t>
      </w:r>
      <w:r w:rsidRPr="004806EB">
        <w:t xml:space="preserve"> PloS one, 2017. </w:t>
      </w:r>
      <w:r w:rsidRPr="004806EB">
        <w:rPr>
          <w:b/>
        </w:rPr>
        <w:t>12</w:t>
      </w:r>
      <w:r w:rsidRPr="004806EB">
        <w:t>(11): p. e0187300.</w:t>
      </w:r>
    </w:p>
    <w:p w14:paraId="67CE8D47" w14:textId="77777777" w:rsidR="004806EB" w:rsidRPr="004806EB" w:rsidRDefault="004806EB" w:rsidP="004806EB">
      <w:pPr>
        <w:pStyle w:val="EndNoteBibliography"/>
        <w:spacing w:after="0"/>
        <w:ind w:left="720" w:hanging="720"/>
      </w:pPr>
      <w:r w:rsidRPr="004806EB">
        <w:t>16.</w:t>
      </w:r>
      <w:r w:rsidRPr="004806EB">
        <w:tab/>
        <w:t xml:space="preserve">Wright, C.Y., et al., </w:t>
      </w:r>
      <w:r w:rsidRPr="004806EB">
        <w:rPr>
          <w:i/>
        </w:rPr>
        <w:t>Indoor temperatures in patient waiting rooms in eight rural primary health care centers in northern South Africa and the related potential risks to human health and wellbeing.</w:t>
      </w:r>
      <w:r w:rsidRPr="004806EB">
        <w:t xml:space="preserve"> International journal of environmental research and public health, 2017. </w:t>
      </w:r>
      <w:r w:rsidRPr="004806EB">
        <w:rPr>
          <w:b/>
        </w:rPr>
        <w:t>14</w:t>
      </w:r>
      <w:r w:rsidRPr="004806EB">
        <w:t>(1): p. 43.</w:t>
      </w:r>
    </w:p>
    <w:p w14:paraId="58FFB60A" w14:textId="77777777" w:rsidR="004806EB" w:rsidRPr="004806EB" w:rsidRDefault="004806EB" w:rsidP="004806EB">
      <w:pPr>
        <w:pStyle w:val="EndNoteBibliography"/>
        <w:spacing w:after="0"/>
        <w:ind w:left="720" w:hanging="720"/>
      </w:pPr>
      <w:r w:rsidRPr="004806EB">
        <w:t>17.</w:t>
      </w:r>
      <w:r w:rsidRPr="004806EB">
        <w:tab/>
        <w:t xml:space="preserve">Codjoe, S.N., et al., </w:t>
      </w:r>
      <w:r w:rsidRPr="004806EB">
        <w:rPr>
          <w:i/>
        </w:rPr>
        <w:t>Impact of extreme weather conditions on healthcare provision in urban Ghana.</w:t>
      </w:r>
      <w:r w:rsidRPr="004806EB">
        <w:t xml:space="preserve"> Social Science &amp; Medicine, 2020. </w:t>
      </w:r>
      <w:r w:rsidRPr="004806EB">
        <w:rPr>
          <w:b/>
        </w:rPr>
        <w:t>258</w:t>
      </w:r>
      <w:r w:rsidRPr="004806EB">
        <w:t>: p. 113072.</w:t>
      </w:r>
    </w:p>
    <w:p w14:paraId="09079C95" w14:textId="77777777" w:rsidR="004806EB" w:rsidRPr="004806EB" w:rsidRDefault="004806EB" w:rsidP="004806EB">
      <w:pPr>
        <w:pStyle w:val="EndNoteBibliography"/>
        <w:spacing w:after="0"/>
        <w:ind w:left="720" w:hanging="720"/>
      </w:pPr>
      <w:r w:rsidRPr="004806EB">
        <w:t>18.</w:t>
      </w:r>
      <w:r w:rsidRPr="004806EB">
        <w:tab/>
        <w:t xml:space="preserve">Dapi, L.N., et al., </w:t>
      </w:r>
      <w:r w:rsidRPr="004806EB">
        <w:rPr>
          <w:i/>
        </w:rPr>
        <w:t>Heat impact on schoolchildren in Cameroon, Africa: potential health threat from climate change.</w:t>
      </w:r>
      <w:r w:rsidRPr="004806EB">
        <w:t xml:space="preserve"> Glob Health Action, 2010. </w:t>
      </w:r>
      <w:r w:rsidRPr="004806EB">
        <w:rPr>
          <w:b/>
        </w:rPr>
        <w:t>3</w:t>
      </w:r>
      <w:r w:rsidRPr="004806EB">
        <w:t>.</w:t>
      </w:r>
    </w:p>
    <w:p w14:paraId="28341B49" w14:textId="123C9EFC" w:rsidR="004806EB" w:rsidRPr="004806EB" w:rsidRDefault="004806EB" w:rsidP="004806EB">
      <w:pPr>
        <w:pStyle w:val="EndNoteBibliography"/>
        <w:spacing w:after="0"/>
        <w:ind w:left="720" w:hanging="720"/>
      </w:pPr>
      <w:r w:rsidRPr="004806EB">
        <w:t>19.</w:t>
      </w:r>
      <w:r w:rsidRPr="004806EB">
        <w:tab/>
        <w:t xml:space="preserve">International Labour Organization, </w:t>
      </w:r>
      <w:r w:rsidRPr="004806EB">
        <w:rPr>
          <w:i/>
        </w:rPr>
        <w:t>Working on a warmer planet: The effect of heat stress on productivity and decent work.</w:t>
      </w:r>
      <w:r w:rsidRPr="004806EB">
        <w:t xml:space="preserve"> 2019. </w:t>
      </w:r>
      <w:hyperlink r:id="rId46" w:history="1">
        <w:r w:rsidRPr="004806EB">
          <w:rPr>
            <w:rStyle w:val="Hyperlink"/>
            <w:b/>
          </w:rPr>
          <w:t>https://www.ilo.org/global/publications/books/WCMS_711919/lang--en/index.htm</w:t>
        </w:r>
      </w:hyperlink>
      <w:r w:rsidRPr="004806EB">
        <w:t>.</w:t>
      </w:r>
    </w:p>
    <w:p w14:paraId="164DBA93" w14:textId="77777777" w:rsidR="004806EB" w:rsidRPr="004806EB" w:rsidRDefault="004806EB" w:rsidP="004806EB">
      <w:pPr>
        <w:pStyle w:val="EndNoteBibliography"/>
        <w:spacing w:after="0"/>
        <w:ind w:left="720" w:hanging="720"/>
      </w:pPr>
      <w:r w:rsidRPr="004806EB">
        <w:t>20.</w:t>
      </w:r>
      <w:r w:rsidRPr="004806EB">
        <w:tab/>
        <w:t xml:space="preserve">Sera, F., et al., </w:t>
      </w:r>
      <w:r w:rsidRPr="004806EB">
        <w:rPr>
          <w:i/>
        </w:rPr>
        <w:t>How urban characteristics affect vulnerability to heat and cold: a multi-country analysis.</w:t>
      </w:r>
      <w:r w:rsidRPr="004806EB">
        <w:t xml:space="preserve"> International journal of epidemiology, 2019. </w:t>
      </w:r>
      <w:r w:rsidRPr="004806EB">
        <w:rPr>
          <w:b/>
        </w:rPr>
        <w:t>48</w:t>
      </w:r>
      <w:r w:rsidRPr="004806EB">
        <w:t>(4): p. 1101-1112.</w:t>
      </w:r>
    </w:p>
    <w:p w14:paraId="5E02B3D7" w14:textId="77777777" w:rsidR="004806EB" w:rsidRPr="004806EB" w:rsidRDefault="004806EB" w:rsidP="004806EB">
      <w:pPr>
        <w:pStyle w:val="EndNoteBibliography"/>
        <w:spacing w:after="0"/>
        <w:ind w:left="720" w:hanging="720"/>
      </w:pPr>
      <w:r w:rsidRPr="004806EB">
        <w:t>21.</w:t>
      </w:r>
      <w:r w:rsidRPr="004806EB">
        <w:tab/>
        <w:t xml:space="preserve">Chen, W., et al., </w:t>
      </w:r>
      <w:r w:rsidRPr="004806EB">
        <w:rPr>
          <w:i/>
        </w:rPr>
        <w:t>Impacts of Building Features on the Cooling Effect of Vegetation in Community-Based MicroClimate: Recognition, Measurement and Simulation from a Case Study of Beijing.</w:t>
      </w:r>
      <w:r w:rsidRPr="004806EB">
        <w:t xml:space="preserve"> International Journal of Environmental Research and Public Health, 2020. </w:t>
      </w:r>
      <w:r w:rsidRPr="004806EB">
        <w:rPr>
          <w:b/>
        </w:rPr>
        <w:t>17</w:t>
      </w:r>
      <w:r w:rsidRPr="004806EB">
        <w:t>(23): p. 8915.</w:t>
      </w:r>
    </w:p>
    <w:p w14:paraId="29D58255" w14:textId="77777777" w:rsidR="004806EB" w:rsidRPr="004806EB" w:rsidRDefault="004806EB" w:rsidP="004806EB">
      <w:pPr>
        <w:pStyle w:val="EndNoteBibliography"/>
        <w:spacing w:after="0"/>
        <w:ind w:left="720" w:hanging="720"/>
      </w:pPr>
      <w:r w:rsidRPr="004806EB">
        <w:t>22.</w:t>
      </w:r>
      <w:r w:rsidRPr="004806EB">
        <w:tab/>
        <w:t xml:space="preserve">Li, B., et al., </w:t>
      </w:r>
      <w:r w:rsidRPr="004806EB">
        <w:rPr>
          <w:i/>
        </w:rPr>
        <w:t>Analysis of the relationship between urban landscape patterns and thermal environment: a case study of Zhengzhou City, China.</w:t>
      </w:r>
      <w:r w:rsidRPr="004806EB">
        <w:t xml:space="preserve"> Environmental Monitoring and Assessment, 2020. </w:t>
      </w:r>
      <w:r w:rsidRPr="004806EB">
        <w:rPr>
          <w:b/>
        </w:rPr>
        <w:t>192</w:t>
      </w:r>
      <w:r w:rsidRPr="004806EB">
        <w:t>(8): p. 1-13.</w:t>
      </w:r>
    </w:p>
    <w:p w14:paraId="3615E2DF" w14:textId="77777777" w:rsidR="004806EB" w:rsidRPr="004806EB" w:rsidRDefault="004806EB" w:rsidP="004806EB">
      <w:pPr>
        <w:pStyle w:val="EndNoteBibliography"/>
        <w:spacing w:after="0"/>
        <w:ind w:left="720" w:hanging="720"/>
      </w:pPr>
      <w:r w:rsidRPr="004806EB">
        <w:t>23.</w:t>
      </w:r>
      <w:r w:rsidRPr="004806EB">
        <w:tab/>
        <w:t xml:space="preserve">Yang, Q., X. Huang, and J. Li, </w:t>
      </w:r>
      <w:r w:rsidRPr="004806EB">
        <w:rPr>
          <w:i/>
        </w:rPr>
        <w:t>Assessing the relationship between surface urban heat islands and landscape patterns across climatic zones in China.</w:t>
      </w:r>
      <w:r w:rsidRPr="004806EB">
        <w:t xml:space="preserve"> Scientific reports, 2017. </w:t>
      </w:r>
      <w:r w:rsidRPr="004806EB">
        <w:rPr>
          <w:b/>
        </w:rPr>
        <w:t>7</w:t>
      </w:r>
      <w:r w:rsidRPr="004806EB">
        <w:t>(1): p. 1-11.</w:t>
      </w:r>
    </w:p>
    <w:p w14:paraId="6F86C4D9" w14:textId="77777777" w:rsidR="004806EB" w:rsidRPr="004806EB" w:rsidRDefault="004806EB" w:rsidP="004806EB">
      <w:pPr>
        <w:pStyle w:val="EndNoteBibliography"/>
        <w:spacing w:after="0"/>
        <w:ind w:left="720" w:hanging="720"/>
      </w:pPr>
      <w:r w:rsidRPr="004806EB">
        <w:t>24.</w:t>
      </w:r>
      <w:r w:rsidRPr="004806EB">
        <w:tab/>
        <w:t xml:space="preserve">Scovronick, N., et al., </w:t>
      </w:r>
      <w:r w:rsidRPr="004806EB">
        <w:rPr>
          <w:i/>
        </w:rPr>
        <w:t>The association between ambient temperature and mortality in South Africa: A time-series analysis.</w:t>
      </w:r>
      <w:r w:rsidRPr="004806EB">
        <w:t xml:space="preserve"> Environmental research, 2018. </w:t>
      </w:r>
      <w:r w:rsidRPr="004806EB">
        <w:rPr>
          <w:b/>
        </w:rPr>
        <w:t>161</w:t>
      </w:r>
      <w:r w:rsidRPr="004806EB">
        <w:t>: p. 229-235.</w:t>
      </w:r>
    </w:p>
    <w:p w14:paraId="4F574B18" w14:textId="77777777" w:rsidR="004806EB" w:rsidRPr="004806EB" w:rsidRDefault="004806EB" w:rsidP="004806EB">
      <w:pPr>
        <w:pStyle w:val="EndNoteBibliography"/>
        <w:spacing w:after="0"/>
        <w:ind w:left="720" w:hanging="720"/>
      </w:pPr>
      <w:r w:rsidRPr="004806EB">
        <w:t>25.</w:t>
      </w:r>
      <w:r w:rsidRPr="004806EB">
        <w:tab/>
        <w:t xml:space="preserve">Wichmann, J., </w:t>
      </w:r>
      <w:r w:rsidRPr="004806EB">
        <w:rPr>
          <w:i/>
        </w:rPr>
        <w:t>Heat effects of ambient apparent temperature on all-cause mortality in Cape Town, Durban and Johannesburg, South Africa: 2006–2010.</w:t>
      </w:r>
      <w:r w:rsidRPr="004806EB">
        <w:t xml:space="preserve"> Science of the Total Environment, 2017. </w:t>
      </w:r>
      <w:r w:rsidRPr="004806EB">
        <w:rPr>
          <w:b/>
        </w:rPr>
        <w:t>587</w:t>
      </w:r>
      <w:r w:rsidRPr="004806EB">
        <w:t>: p. 266-272.</w:t>
      </w:r>
    </w:p>
    <w:p w14:paraId="3F8F663F" w14:textId="77777777" w:rsidR="004806EB" w:rsidRPr="004806EB" w:rsidRDefault="004806EB" w:rsidP="004806EB">
      <w:pPr>
        <w:pStyle w:val="EndNoteBibliography"/>
        <w:spacing w:after="0"/>
        <w:ind w:left="720" w:hanging="720"/>
      </w:pPr>
      <w:r w:rsidRPr="004806EB">
        <w:t>26.</w:t>
      </w:r>
      <w:r w:rsidRPr="004806EB">
        <w:tab/>
        <w:t xml:space="preserve">Chersich, M.F., et al., </w:t>
      </w:r>
      <w:r w:rsidRPr="004806EB">
        <w:rPr>
          <w:i/>
        </w:rPr>
        <w:t>Associations between high temperatures in pregnancy and risk of preterm birth, low birth weight, and stillbirths: systematic review and meta-analysis.</w:t>
      </w:r>
      <w:r w:rsidRPr="004806EB">
        <w:t xml:space="preserve"> bmj, 2020. </w:t>
      </w:r>
      <w:r w:rsidRPr="004806EB">
        <w:rPr>
          <w:b/>
        </w:rPr>
        <w:t>371</w:t>
      </w:r>
      <w:r w:rsidRPr="004806EB">
        <w:t>.</w:t>
      </w:r>
    </w:p>
    <w:p w14:paraId="7B60BD66" w14:textId="77777777" w:rsidR="004806EB" w:rsidRPr="004806EB" w:rsidRDefault="004806EB" w:rsidP="004806EB">
      <w:pPr>
        <w:pStyle w:val="EndNoteBibliography"/>
        <w:spacing w:after="0"/>
        <w:ind w:left="720" w:hanging="720"/>
      </w:pPr>
      <w:r w:rsidRPr="004806EB">
        <w:t>27.</w:t>
      </w:r>
      <w:r w:rsidRPr="004806EB">
        <w:tab/>
        <w:t xml:space="preserve">Asamoah, B., T. Kjellstrom, and P.O. Ostergren, </w:t>
      </w:r>
      <w:r w:rsidRPr="004806EB">
        <w:rPr>
          <w:i/>
        </w:rPr>
        <w:t>Is ambient heat exposure levels associated with miscarriage or stillbirths in hot regions? A cross-sectional study using survey data from the Ghana Maternal Health Survey 2007.</w:t>
      </w:r>
      <w:r w:rsidRPr="004806EB">
        <w:t xml:space="preserve"> Int J Biometeorol, 2018. </w:t>
      </w:r>
      <w:r w:rsidRPr="004806EB">
        <w:rPr>
          <w:b/>
        </w:rPr>
        <w:t>62</w:t>
      </w:r>
      <w:r w:rsidRPr="004806EB">
        <w:t>(3): p. 319-330.</w:t>
      </w:r>
    </w:p>
    <w:p w14:paraId="73FB87CB" w14:textId="77777777" w:rsidR="004806EB" w:rsidRPr="004806EB" w:rsidRDefault="004806EB" w:rsidP="004806EB">
      <w:pPr>
        <w:pStyle w:val="EndNoteBibliography"/>
        <w:spacing w:after="0"/>
        <w:ind w:left="720" w:hanging="720"/>
      </w:pPr>
      <w:r w:rsidRPr="004806EB">
        <w:t>28.</w:t>
      </w:r>
      <w:r w:rsidRPr="004806EB">
        <w:tab/>
        <w:t xml:space="preserve">Bakhtsiyarava, M., K. Grace, and R.J. Nawrotzki, </w:t>
      </w:r>
      <w:r w:rsidRPr="004806EB">
        <w:rPr>
          <w:i/>
        </w:rPr>
        <w:t>Climate, birth weight, and agricultural livelihoods in Kenya and Mali.</w:t>
      </w:r>
      <w:r w:rsidRPr="004806EB">
        <w:t xml:space="preserve"> American Journal of Public Health, 2018. </w:t>
      </w:r>
      <w:r w:rsidRPr="004806EB">
        <w:rPr>
          <w:b/>
        </w:rPr>
        <w:t>108</w:t>
      </w:r>
      <w:r w:rsidRPr="004806EB">
        <w:t>(S2): p. S144-S150.</w:t>
      </w:r>
    </w:p>
    <w:p w14:paraId="34F16414" w14:textId="77777777" w:rsidR="004806EB" w:rsidRPr="004806EB" w:rsidRDefault="004806EB" w:rsidP="004806EB">
      <w:pPr>
        <w:pStyle w:val="EndNoteBibliography"/>
        <w:spacing w:after="0"/>
        <w:ind w:left="720" w:hanging="720"/>
      </w:pPr>
      <w:r w:rsidRPr="004806EB">
        <w:t>29.</w:t>
      </w:r>
      <w:r w:rsidRPr="004806EB">
        <w:tab/>
        <w:t xml:space="preserve">MacVicar, S., et al., </w:t>
      </w:r>
      <w:r w:rsidRPr="004806EB">
        <w:rPr>
          <w:i/>
        </w:rPr>
        <w:t>Whether weather matters: Evidence of association between in utero meteorological exposures and foetal growth among Indigenous and non-Indigenous mothers in rural Uganda.</w:t>
      </w:r>
      <w:r w:rsidRPr="004806EB">
        <w:t xml:space="preserve"> PLoS One, 2017. </w:t>
      </w:r>
      <w:r w:rsidRPr="004806EB">
        <w:rPr>
          <w:b/>
        </w:rPr>
        <w:t>12</w:t>
      </w:r>
      <w:r w:rsidRPr="004806EB">
        <w:t>(6): p. e0179010.</w:t>
      </w:r>
    </w:p>
    <w:p w14:paraId="01928B68" w14:textId="77777777" w:rsidR="004806EB" w:rsidRPr="004806EB" w:rsidRDefault="004806EB" w:rsidP="004806EB">
      <w:pPr>
        <w:pStyle w:val="EndNoteBibliography"/>
        <w:spacing w:after="0"/>
        <w:ind w:left="720" w:hanging="720"/>
      </w:pPr>
      <w:r w:rsidRPr="004806EB">
        <w:lastRenderedPageBreak/>
        <w:t>30.</w:t>
      </w:r>
      <w:r w:rsidRPr="004806EB">
        <w:tab/>
        <w:t xml:space="preserve">Azongo, D.K., et al., </w:t>
      </w:r>
      <w:r w:rsidRPr="004806EB">
        <w:rPr>
          <w:i/>
        </w:rPr>
        <w:t>A time series analysis of weather variability and all-cause mortality in the Kasena-Nankana Districts of Northern Ghana, 1995-2010.</w:t>
      </w:r>
      <w:r w:rsidRPr="004806EB">
        <w:t xml:space="preserve"> Glob Health Action, 2012. </w:t>
      </w:r>
      <w:r w:rsidRPr="004806EB">
        <w:rPr>
          <w:b/>
        </w:rPr>
        <w:t>5</w:t>
      </w:r>
      <w:r w:rsidRPr="004806EB">
        <w:t>: p. 14-22.</w:t>
      </w:r>
    </w:p>
    <w:p w14:paraId="53A5CBFB" w14:textId="77777777" w:rsidR="004806EB" w:rsidRPr="004806EB" w:rsidRDefault="004806EB" w:rsidP="004806EB">
      <w:pPr>
        <w:pStyle w:val="EndNoteBibliography"/>
        <w:spacing w:after="0"/>
        <w:ind w:left="720" w:hanging="720"/>
      </w:pPr>
      <w:r w:rsidRPr="004806EB">
        <w:t>31.</w:t>
      </w:r>
      <w:r w:rsidRPr="004806EB">
        <w:tab/>
        <w:t xml:space="preserve">Diboulo, E., et al., </w:t>
      </w:r>
      <w:r w:rsidRPr="004806EB">
        <w:rPr>
          <w:i/>
        </w:rPr>
        <w:t>Weather and mortality: a 10 year retrospective analysis of the Nouna Health and Demographic Surveillance System, Burkina Faso.</w:t>
      </w:r>
      <w:r w:rsidRPr="004806EB">
        <w:t xml:space="preserve"> Global Health Action, 2012. </w:t>
      </w:r>
      <w:r w:rsidRPr="004806EB">
        <w:rPr>
          <w:b/>
        </w:rPr>
        <w:t>5</w:t>
      </w:r>
      <w:r w:rsidRPr="004806EB">
        <w:t>(1): p. 19078.</w:t>
      </w:r>
    </w:p>
    <w:p w14:paraId="0268FDBF" w14:textId="77777777" w:rsidR="004806EB" w:rsidRPr="004806EB" w:rsidRDefault="004806EB" w:rsidP="004806EB">
      <w:pPr>
        <w:pStyle w:val="EndNoteBibliography"/>
        <w:spacing w:after="0"/>
        <w:ind w:left="720" w:hanging="720"/>
      </w:pPr>
      <w:r w:rsidRPr="004806EB">
        <w:t>32.</w:t>
      </w:r>
      <w:r w:rsidRPr="004806EB">
        <w:tab/>
        <w:t xml:space="preserve">Egondi, T., et al., </w:t>
      </w:r>
      <w:r w:rsidRPr="004806EB">
        <w:rPr>
          <w:i/>
        </w:rPr>
        <w:t>Time-series analysis of weather and mortality patterns in Nairobi's informal settlements.</w:t>
      </w:r>
      <w:r w:rsidRPr="004806EB">
        <w:t xml:space="preserve"> Global health action, 2012. </w:t>
      </w:r>
      <w:r w:rsidRPr="004806EB">
        <w:rPr>
          <w:b/>
        </w:rPr>
        <w:t>5</w:t>
      </w:r>
      <w:r w:rsidRPr="004806EB">
        <w:t>(1): p. 19065.</w:t>
      </w:r>
    </w:p>
    <w:p w14:paraId="2D689918" w14:textId="77777777" w:rsidR="004806EB" w:rsidRPr="004806EB" w:rsidRDefault="004806EB" w:rsidP="004806EB">
      <w:pPr>
        <w:pStyle w:val="EndNoteBibliography"/>
        <w:spacing w:after="0"/>
        <w:ind w:left="720" w:hanging="720"/>
      </w:pPr>
      <w:r w:rsidRPr="004806EB">
        <w:t>33.</w:t>
      </w:r>
      <w:r w:rsidRPr="004806EB">
        <w:tab/>
        <w:t xml:space="preserve">Musengimana, G., et al., </w:t>
      </w:r>
      <w:r w:rsidRPr="004806EB">
        <w:rPr>
          <w:i/>
        </w:rPr>
        <w:t>Temperature variability and occurrence of diarrhoea in children under five-years-old in Cape Town metropolitan sub-districts.</w:t>
      </w:r>
      <w:r w:rsidRPr="004806EB">
        <w:t xml:space="preserve"> International journal of environmental research and public health, 2016. </w:t>
      </w:r>
      <w:r w:rsidRPr="004806EB">
        <w:rPr>
          <w:b/>
        </w:rPr>
        <w:t>13</w:t>
      </w:r>
      <w:r w:rsidRPr="004806EB">
        <w:t>(9): p. 859.</w:t>
      </w:r>
    </w:p>
    <w:p w14:paraId="44236FD7" w14:textId="77777777" w:rsidR="004806EB" w:rsidRPr="004806EB" w:rsidRDefault="004806EB" w:rsidP="004806EB">
      <w:pPr>
        <w:pStyle w:val="EndNoteBibliography"/>
        <w:spacing w:after="0"/>
        <w:ind w:left="720" w:hanging="720"/>
      </w:pPr>
      <w:r w:rsidRPr="004806EB">
        <w:t>34.</w:t>
      </w:r>
      <w:r w:rsidRPr="004806EB">
        <w:tab/>
        <w:t xml:space="preserve">Sewe, M., et al., </w:t>
      </w:r>
      <w:r w:rsidRPr="004806EB">
        <w:rPr>
          <w:i/>
        </w:rPr>
        <w:t>The association of weather variability and under five malaria mortality in KEMRI/CDC HDSS in Western Kenya 2003 to 2008: a time series analysis.</w:t>
      </w:r>
      <w:r w:rsidRPr="004806EB">
        <w:t xml:space="preserve"> International journal of environmental research and public health, 2015. </w:t>
      </w:r>
      <w:r w:rsidRPr="004806EB">
        <w:rPr>
          <w:b/>
        </w:rPr>
        <w:t>12</w:t>
      </w:r>
      <w:r w:rsidRPr="004806EB">
        <w:t>(2): p. 1983-1997.</w:t>
      </w:r>
    </w:p>
    <w:p w14:paraId="51DE5F57" w14:textId="2ED69EA2" w:rsidR="004806EB" w:rsidRPr="004806EB" w:rsidRDefault="004806EB" w:rsidP="004806EB">
      <w:pPr>
        <w:pStyle w:val="EndNoteBibliography"/>
        <w:spacing w:after="0"/>
        <w:ind w:left="720" w:hanging="720"/>
      </w:pPr>
      <w:r w:rsidRPr="004806EB">
        <w:t>35.</w:t>
      </w:r>
      <w:r w:rsidRPr="004806EB">
        <w:tab/>
        <w:t xml:space="preserve">UNAIDS, </w:t>
      </w:r>
      <w:r w:rsidRPr="004806EB">
        <w:rPr>
          <w:i/>
        </w:rPr>
        <w:t>Seizing the moment. Global AIDS update. Tackling entrenched inequalities to end epidemics.</w:t>
      </w:r>
      <w:r w:rsidRPr="004806EB">
        <w:t xml:space="preserve"> </w:t>
      </w:r>
      <w:hyperlink r:id="rId47" w:history="1">
        <w:r w:rsidRPr="004806EB">
          <w:rPr>
            <w:rStyle w:val="Hyperlink"/>
          </w:rPr>
          <w:t>https://www.unaids.org/en/resources/documents/2020/global-aids-report</w:t>
        </w:r>
      </w:hyperlink>
      <w:r w:rsidRPr="004806EB">
        <w:t>, 2020.</w:t>
      </w:r>
    </w:p>
    <w:p w14:paraId="6FB9E1AF" w14:textId="7CBD569C" w:rsidR="004806EB" w:rsidRPr="004806EB" w:rsidRDefault="004806EB" w:rsidP="004806EB">
      <w:pPr>
        <w:pStyle w:val="EndNoteBibliography"/>
        <w:spacing w:after="0"/>
        <w:ind w:left="720" w:hanging="720"/>
      </w:pPr>
      <w:r w:rsidRPr="004806EB">
        <w:t>36.</w:t>
      </w:r>
      <w:r w:rsidRPr="004806EB">
        <w:tab/>
        <w:t xml:space="preserve">UNAIDS, </w:t>
      </w:r>
      <w:r w:rsidRPr="004806EB">
        <w:rPr>
          <w:i/>
        </w:rPr>
        <w:t>UNAIDS data 2020.</w:t>
      </w:r>
      <w:r w:rsidRPr="004806EB">
        <w:t xml:space="preserve"> </w:t>
      </w:r>
      <w:hyperlink r:id="rId48" w:history="1">
        <w:r w:rsidRPr="004806EB">
          <w:rPr>
            <w:rStyle w:val="Hyperlink"/>
          </w:rPr>
          <w:t>https://www.unaids.org/en/resources/documents/2020/unaids-data</w:t>
        </w:r>
      </w:hyperlink>
      <w:r w:rsidRPr="004806EB">
        <w:t>, 2020.</w:t>
      </w:r>
    </w:p>
    <w:p w14:paraId="1A4BABF2" w14:textId="77777777" w:rsidR="004806EB" w:rsidRPr="004806EB" w:rsidRDefault="004806EB" w:rsidP="004806EB">
      <w:pPr>
        <w:pStyle w:val="EndNoteBibliography"/>
        <w:spacing w:after="0"/>
        <w:ind w:left="720" w:hanging="720"/>
      </w:pPr>
      <w:r w:rsidRPr="004806EB">
        <w:t>37.</w:t>
      </w:r>
      <w:r w:rsidRPr="004806EB">
        <w:tab/>
        <w:t xml:space="preserve">Lubis, N., et al., </w:t>
      </w:r>
      <w:r w:rsidRPr="004806EB">
        <w:rPr>
          <w:i/>
        </w:rPr>
        <w:t>Prospective cohort study showing changes in the monthly incidence of Pneumocystis carinii pneumonia.</w:t>
      </w:r>
      <w:r w:rsidRPr="004806EB">
        <w:t xml:space="preserve"> Postgraduate medical journal, 2003. </w:t>
      </w:r>
      <w:r w:rsidRPr="004806EB">
        <w:rPr>
          <w:b/>
        </w:rPr>
        <w:t>79</w:t>
      </w:r>
      <w:r w:rsidRPr="004806EB">
        <w:t>(929): p. 164-166.</w:t>
      </w:r>
    </w:p>
    <w:p w14:paraId="560694CF" w14:textId="77777777" w:rsidR="004806EB" w:rsidRPr="004806EB" w:rsidRDefault="004806EB" w:rsidP="004806EB">
      <w:pPr>
        <w:pStyle w:val="EndNoteBibliography"/>
        <w:spacing w:after="0"/>
        <w:ind w:left="720" w:hanging="720"/>
      </w:pPr>
      <w:r w:rsidRPr="004806EB">
        <w:t>38.</w:t>
      </w:r>
      <w:r w:rsidRPr="004806EB">
        <w:tab/>
        <w:t xml:space="preserve">Bacchetti, P., </w:t>
      </w:r>
      <w:r w:rsidRPr="004806EB">
        <w:rPr>
          <w:i/>
        </w:rPr>
        <w:t>Incidence of HIV-related deaths in the United States: seasonality and trend.</w:t>
      </w:r>
      <w:r w:rsidRPr="004806EB">
        <w:t xml:space="preserve"> Stat Med, 1997. </w:t>
      </w:r>
      <w:r w:rsidRPr="004806EB">
        <w:rPr>
          <w:b/>
        </w:rPr>
        <w:t>16</w:t>
      </w:r>
      <w:r w:rsidRPr="004806EB">
        <w:t>(6): p. 645-52.</w:t>
      </w:r>
    </w:p>
    <w:p w14:paraId="52CDE28A" w14:textId="77777777" w:rsidR="004806EB" w:rsidRPr="004806EB" w:rsidRDefault="004806EB" w:rsidP="004806EB">
      <w:pPr>
        <w:pStyle w:val="EndNoteBibliography"/>
        <w:spacing w:after="0"/>
        <w:ind w:left="720" w:hanging="720"/>
      </w:pPr>
      <w:r w:rsidRPr="004806EB">
        <w:t>39.</w:t>
      </w:r>
      <w:r w:rsidRPr="004806EB">
        <w:tab/>
        <w:t xml:space="preserve">Bogaerts, J., et al., </w:t>
      </w:r>
      <w:r w:rsidRPr="004806EB">
        <w:rPr>
          <w:i/>
        </w:rPr>
        <w:t>AIDS-associated cryptococcal meningitis in Rwanda (1983–1992): epidemiologic and diagnostic features.</w:t>
      </w:r>
      <w:r w:rsidRPr="004806EB">
        <w:t xml:space="preserve"> Journal of infection, 1999. </w:t>
      </w:r>
      <w:r w:rsidRPr="004806EB">
        <w:rPr>
          <w:b/>
        </w:rPr>
        <w:t>39</w:t>
      </w:r>
      <w:r w:rsidRPr="004806EB">
        <w:t>(1): p. 32-37.</w:t>
      </w:r>
    </w:p>
    <w:p w14:paraId="6C5F179B" w14:textId="77777777" w:rsidR="004806EB" w:rsidRPr="004806EB" w:rsidRDefault="004806EB" w:rsidP="004806EB">
      <w:pPr>
        <w:pStyle w:val="EndNoteBibliography"/>
        <w:spacing w:after="0"/>
        <w:ind w:left="720" w:hanging="720"/>
      </w:pPr>
      <w:r w:rsidRPr="004806EB">
        <w:t>40.</w:t>
      </w:r>
      <w:r w:rsidRPr="004806EB">
        <w:tab/>
        <w:t xml:space="preserve">Bulterys, P.L., et al., </w:t>
      </w:r>
      <w:r w:rsidRPr="004806EB">
        <w:rPr>
          <w:i/>
        </w:rPr>
        <w:t>Environmental predictors and incubation period of AIDS-associated Penicillium marneffei infection in Ho Chi Minh City, Vietnam.</w:t>
      </w:r>
      <w:r w:rsidRPr="004806EB">
        <w:t xml:space="preserve"> Clinical infectious diseases, 2013. </w:t>
      </w:r>
      <w:r w:rsidRPr="004806EB">
        <w:rPr>
          <w:b/>
        </w:rPr>
        <w:t>56</w:t>
      </w:r>
      <w:r w:rsidRPr="004806EB">
        <w:t>(9): p. 1273-1279.</w:t>
      </w:r>
    </w:p>
    <w:p w14:paraId="7647A083" w14:textId="77777777" w:rsidR="004806EB" w:rsidRPr="004806EB" w:rsidRDefault="004806EB" w:rsidP="004806EB">
      <w:pPr>
        <w:pStyle w:val="EndNoteBibliography"/>
        <w:spacing w:after="0"/>
        <w:ind w:left="720" w:hanging="720"/>
      </w:pPr>
      <w:r w:rsidRPr="004806EB">
        <w:t>41.</w:t>
      </w:r>
      <w:r w:rsidRPr="004806EB">
        <w:tab/>
        <w:t xml:space="preserve">Chariyalertsak, S., et al., </w:t>
      </w:r>
      <w:r w:rsidRPr="004806EB">
        <w:rPr>
          <w:i/>
        </w:rPr>
        <w:t>Seasonal variation of disseminated Penicillium marneffei infections in northern Thailand: a clue to the reservoir?</w:t>
      </w:r>
      <w:r w:rsidRPr="004806EB">
        <w:t xml:space="preserve"> Journal of Infectious Diseases, 1996. </w:t>
      </w:r>
      <w:r w:rsidRPr="004806EB">
        <w:rPr>
          <w:b/>
        </w:rPr>
        <w:t>173</w:t>
      </w:r>
      <w:r w:rsidRPr="004806EB">
        <w:t>(6): p. 1490-1493.</w:t>
      </w:r>
    </w:p>
    <w:p w14:paraId="68CDBC57" w14:textId="77777777" w:rsidR="004806EB" w:rsidRPr="004806EB" w:rsidRDefault="004806EB" w:rsidP="004806EB">
      <w:pPr>
        <w:pStyle w:val="EndNoteBibliography"/>
        <w:spacing w:after="0"/>
        <w:ind w:left="720" w:hanging="720"/>
      </w:pPr>
      <w:r w:rsidRPr="004806EB">
        <w:t>42.</w:t>
      </w:r>
      <w:r w:rsidRPr="004806EB">
        <w:tab/>
        <w:t xml:space="preserve">de Oliveira-Silva, M.B., et al., </w:t>
      </w:r>
      <w:r w:rsidRPr="004806EB">
        <w:rPr>
          <w:i/>
        </w:rPr>
        <w:t>Seasonal profile and level of CD4+ lymphocytes in the occurrence of cryptosporidiosis and cystoisosporidiosis in HIV/AIDS patients in the Triângulo Mineiro region, Brazil.</w:t>
      </w:r>
      <w:r w:rsidRPr="004806EB">
        <w:t xml:space="preserve"> Rev Soc Bras Med Trop, 2007. </w:t>
      </w:r>
      <w:r w:rsidRPr="004806EB">
        <w:rPr>
          <w:b/>
        </w:rPr>
        <w:t>40</w:t>
      </w:r>
      <w:r w:rsidRPr="004806EB">
        <w:t>(5): p. 512-5.</w:t>
      </w:r>
    </w:p>
    <w:p w14:paraId="62ECDB72" w14:textId="77777777" w:rsidR="004806EB" w:rsidRPr="004806EB" w:rsidRDefault="004806EB" w:rsidP="004806EB">
      <w:pPr>
        <w:pStyle w:val="EndNoteBibliography"/>
        <w:spacing w:after="0"/>
        <w:ind w:left="720" w:hanging="720"/>
      </w:pPr>
      <w:r w:rsidRPr="004806EB">
        <w:t>43.</w:t>
      </w:r>
      <w:r w:rsidRPr="004806EB">
        <w:tab/>
        <w:t xml:space="preserve">Dietz, V., et al., </w:t>
      </w:r>
      <w:r w:rsidRPr="004806EB">
        <w:rPr>
          <w:i/>
        </w:rPr>
        <w:t>Active, multisite, laboratory-based surveillance for Cryptosporidium parvum.</w:t>
      </w:r>
      <w:r w:rsidRPr="004806EB">
        <w:t xml:space="preserve"> The American journal of tropical medicine and hygiene, 2000. </w:t>
      </w:r>
      <w:r w:rsidRPr="004806EB">
        <w:rPr>
          <w:b/>
        </w:rPr>
        <w:t>62</w:t>
      </w:r>
      <w:r w:rsidRPr="004806EB">
        <w:t>(3): p. 368-372.</w:t>
      </w:r>
    </w:p>
    <w:p w14:paraId="555F320D" w14:textId="77777777" w:rsidR="004806EB" w:rsidRPr="004806EB" w:rsidRDefault="004806EB" w:rsidP="004806EB">
      <w:pPr>
        <w:pStyle w:val="EndNoteBibliography"/>
        <w:spacing w:after="0"/>
        <w:ind w:left="720" w:hanging="720"/>
      </w:pPr>
      <w:r w:rsidRPr="004806EB">
        <w:t>44.</w:t>
      </w:r>
      <w:r w:rsidRPr="004806EB">
        <w:tab/>
        <w:t xml:space="preserve">Djawe, K., et al., </w:t>
      </w:r>
      <w:r w:rsidRPr="004806EB">
        <w:rPr>
          <w:i/>
        </w:rPr>
        <w:t>Environmental risk factors for Pneumocystis pneumonia hospitalizations in HIV patients.</w:t>
      </w:r>
      <w:r w:rsidRPr="004806EB">
        <w:t xml:space="preserve"> Clinical infectious diseases, 2013. </w:t>
      </w:r>
      <w:r w:rsidRPr="004806EB">
        <w:rPr>
          <w:b/>
        </w:rPr>
        <w:t>56</w:t>
      </w:r>
      <w:r w:rsidRPr="004806EB">
        <w:t>(1): p. 74-81.</w:t>
      </w:r>
    </w:p>
    <w:p w14:paraId="757790FC" w14:textId="77777777" w:rsidR="004806EB" w:rsidRPr="004806EB" w:rsidRDefault="004806EB" w:rsidP="004806EB">
      <w:pPr>
        <w:pStyle w:val="EndNoteBibliography"/>
        <w:spacing w:after="0"/>
        <w:ind w:left="720" w:hanging="720"/>
      </w:pPr>
      <w:r w:rsidRPr="004806EB">
        <w:t>45.</w:t>
      </w:r>
      <w:r w:rsidRPr="004806EB">
        <w:tab/>
        <w:t xml:space="preserve">Inungu, J.N., A.A. Morse, and C. Gordon, </w:t>
      </w:r>
      <w:r w:rsidRPr="004806EB">
        <w:rPr>
          <w:i/>
        </w:rPr>
        <w:t>Risk factors, seasonality, and trends of cryptosporidiosis among patients infected with human immunodeficiency virus.</w:t>
      </w:r>
      <w:r w:rsidRPr="004806EB">
        <w:t xml:space="preserve"> Am J Trop Med Hyg, 2000. </w:t>
      </w:r>
      <w:r w:rsidRPr="004806EB">
        <w:rPr>
          <w:b/>
        </w:rPr>
        <w:t>62</w:t>
      </w:r>
      <w:r w:rsidRPr="004806EB">
        <w:t>(3): p. 384-7.</w:t>
      </w:r>
    </w:p>
    <w:p w14:paraId="61025AAF" w14:textId="77777777" w:rsidR="004806EB" w:rsidRPr="004806EB" w:rsidRDefault="004806EB" w:rsidP="004806EB">
      <w:pPr>
        <w:pStyle w:val="EndNoteBibliography"/>
        <w:spacing w:after="0"/>
        <w:ind w:left="720" w:hanging="720"/>
      </w:pPr>
      <w:r w:rsidRPr="004806EB">
        <w:t>46.</w:t>
      </w:r>
      <w:r w:rsidRPr="004806EB">
        <w:tab/>
        <w:t xml:space="preserve">Le, T., et al., </w:t>
      </w:r>
      <w:r w:rsidRPr="004806EB">
        <w:rPr>
          <w:i/>
        </w:rPr>
        <w:t>Epidemiology, seasonality, and predictors of outcome of AIDS-associated Penicillium marneffei infection in Ho Chi Minh City, Viet Nam.</w:t>
      </w:r>
      <w:r w:rsidRPr="004806EB">
        <w:t xml:space="preserve"> Clin Infect Dis, 2011. </w:t>
      </w:r>
      <w:r w:rsidRPr="004806EB">
        <w:rPr>
          <w:b/>
        </w:rPr>
        <w:t>52</w:t>
      </w:r>
      <w:r w:rsidRPr="004806EB">
        <w:t>(7): p. 945-52.</w:t>
      </w:r>
    </w:p>
    <w:p w14:paraId="7B9B22CC" w14:textId="77777777" w:rsidR="004806EB" w:rsidRPr="004806EB" w:rsidRDefault="004806EB" w:rsidP="004806EB">
      <w:pPr>
        <w:pStyle w:val="EndNoteBibliography"/>
        <w:spacing w:after="0"/>
        <w:ind w:left="720" w:hanging="720"/>
      </w:pPr>
      <w:r w:rsidRPr="004806EB">
        <w:t>47.</w:t>
      </w:r>
      <w:r w:rsidRPr="004806EB">
        <w:tab/>
        <w:t xml:space="preserve">Miller, R., et al., </w:t>
      </w:r>
      <w:r w:rsidRPr="004806EB">
        <w:rPr>
          <w:i/>
        </w:rPr>
        <w:t>Seasonal variation in mortality of Pneumocystis jirovecii pneumonia in HIV-infected patients.</w:t>
      </w:r>
      <w:r w:rsidRPr="004806EB">
        <w:t xml:space="preserve"> International journal of STD &amp; AIDS, 2010. </w:t>
      </w:r>
      <w:r w:rsidRPr="004806EB">
        <w:rPr>
          <w:b/>
        </w:rPr>
        <w:t>21</w:t>
      </w:r>
      <w:r w:rsidRPr="004806EB">
        <w:t>(7): p. 497-503.</w:t>
      </w:r>
    </w:p>
    <w:p w14:paraId="57D05513" w14:textId="77777777" w:rsidR="004806EB" w:rsidRPr="004806EB" w:rsidRDefault="004806EB" w:rsidP="004806EB">
      <w:pPr>
        <w:pStyle w:val="EndNoteBibliography"/>
        <w:spacing w:after="0"/>
        <w:ind w:left="720" w:hanging="720"/>
      </w:pPr>
      <w:r w:rsidRPr="004806EB">
        <w:t>48.</w:t>
      </w:r>
      <w:r w:rsidRPr="004806EB">
        <w:tab/>
        <w:t xml:space="preserve">Ndirangu, J., et al., </w:t>
      </w:r>
      <w:r w:rsidRPr="004806EB">
        <w:rPr>
          <w:i/>
        </w:rPr>
        <w:t>Decline in early life mortality in a high HIV prevalence rural area of South Africa: evidence of HIV prevention or treatment impact?</w:t>
      </w:r>
      <w:r w:rsidRPr="004806EB">
        <w:t xml:space="preserve"> AIDS (London, England), 2010. </w:t>
      </w:r>
      <w:r w:rsidRPr="004806EB">
        <w:rPr>
          <w:b/>
        </w:rPr>
        <w:t>24</w:t>
      </w:r>
      <w:r w:rsidRPr="004806EB">
        <w:t>(4): p. 593.</w:t>
      </w:r>
    </w:p>
    <w:p w14:paraId="72E15792" w14:textId="77777777" w:rsidR="004806EB" w:rsidRPr="004806EB" w:rsidRDefault="004806EB" w:rsidP="004806EB">
      <w:pPr>
        <w:pStyle w:val="EndNoteBibliography"/>
        <w:spacing w:after="0"/>
        <w:ind w:left="720" w:hanging="720"/>
      </w:pPr>
      <w:r w:rsidRPr="004806EB">
        <w:lastRenderedPageBreak/>
        <w:t>49.</w:t>
      </w:r>
      <w:r w:rsidRPr="004806EB">
        <w:tab/>
        <w:t xml:space="preserve">Tuli, L., et al., </w:t>
      </w:r>
      <w:r w:rsidRPr="004806EB">
        <w:rPr>
          <w:i/>
        </w:rPr>
        <w:t>Correlation between CD4 counts of HIV patients and enteric protozoan in different seasons - an experience of a tertiary care hospital in Varanasi (India).</w:t>
      </w:r>
      <w:r w:rsidRPr="004806EB">
        <w:t xml:space="preserve"> BMC Gastroenterol, 2008. </w:t>
      </w:r>
      <w:r w:rsidRPr="004806EB">
        <w:rPr>
          <w:b/>
        </w:rPr>
        <w:t>8</w:t>
      </w:r>
      <w:r w:rsidRPr="004806EB">
        <w:t>: p. 36.</w:t>
      </w:r>
    </w:p>
    <w:p w14:paraId="5B072F39" w14:textId="77777777" w:rsidR="004806EB" w:rsidRPr="004806EB" w:rsidRDefault="004806EB" w:rsidP="004806EB">
      <w:pPr>
        <w:pStyle w:val="EndNoteBibliography"/>
        <w:spacing w:after="0"/>
        <w:ind w:left="720" w:hanging="720"/>
      </w:pPr>
      <w:r w:rsidRPr="004806EB">
        <w:t>50.</w:t>
      </w:r>
      <w:r w:rsidRPr="004806EB">
        <w:tab/>
        <w:t xml:space="preserve">Wang, Y.-F., et al., </w:t>
      </w:r>
      <w:r w:rsidRPr="004806EB">
        <w:rPr>
          <w:i/>
        </w:rPr>
        <w:t>Serological surveillance for Penicillium marneffei infection in HIV-infected patients during 2004–2011 in Guangzhou, China.</w:t>
      </w:r>
      <w:r w:rsidRPr="004806EB">
        <w:t xml:space="preserve"> Clinical Microbiology and Infection, 2015. </w:t>
      </w:r>
      <w:r w:rsidRPr="004806EB">
        <w:rPr>
          <w:b/>
        </w:rPr>
        <w:t>21</w:t>
      </w:r>
      <w:r w:rsidRPr="004806EB">
        <w:t>(5): p. 484-489.</w:t>
      </w:r>
    </w:p>
    <w:p w14:paraId="071F37D5" w14:textId="77777777" w:rsidR="004806EB" w:rsidRPr="004806EB" w:rsidRDefault="004806EB" w:rsidP="004806EB">
      <w:pPr>
        <w:pStyle w:val="EndNoteBibliography"/>
        <w:spacing w:after="0"/>
        <w:ind w:left="720" w:hanging="720"/>
      </w:pPr>
      <w:r w:rsidRPr="004806EB">
        <w:t>51.</w:t>
      </w:r>
      <w:r w:rsidRPr="004806EB">
        <w:tab/>
        <w:t xml:space="preserve">Astrom, C., et al., </w:t>
      </w:r>
      <w:r w:rsidRPr="004806EB">
        <w:rPr>
          <w:i/>
        </w:rPr>
        <w:t>Developing a heatwave early warning system for Sweden: evaluating sensitivity of different epidemiological modelling approaches to forecast temperatures.</w:t>
      </w:r>
      <w:r w:rsidRPr="004806EB">
        <w:t xml:space="preserve"> Int J Environ Res Public Health, 2014. </w:t>
      </w:r>
      <w:r w:rsidRPr="004806EB">
        <w:rPr>
          <w:b/>
        </w:rPr>
        <w:t>12</w:t>
      </w:r>
      <w:r w:rsidRPr="004806EB">
        <w:t>(1): p. 254-67.</w:t>
      </w:r>
    </w:p>
    <w:p w14:paraId="33838FD2" w14:textId="77777777" w:rsidR="004806EB" w:rsidRPr="004806EB" w:rsidRDefault="004806EB" w:rsidP="004806EB">
      <w:pPr>
        <w:pStyle w:val="EndNoteBibliography"/>
        <w:spacing w:after="0"/>
        <w:ind w:left="720" w:hanging="720"/>
      </w:pPr>
      <w:r w:rsidRPr="004806EB">
        <w:t>52.</w:t>
      </w:r>
      <w:r w:rsidRPr="004806EB">
        <w:tab/>
        <w:t xml:space="preserve">Ebi K, et al., </w:t>
      </w:r>
      <w:r w:rsidRPr="004806EB">
        <w:rPr>
          <w:i/>
        </w:rPr>
        <w:t>Heat watch/warning systems save lives: Estimated costs and benefits for Philadelphia 1995-98.</w:t>
      </w:r>
      <w:r w:rsidRPr="004806EB">
        <w:t xml:space="preserve"> Bull. Am. Meteorol. Soc, 2004. </w:t>
      </w:r>
      <w:r w:rsidRPr="004806EB">
        <w:rPr>
          <w:b/>
        </w:rPr>
        <w:t>85</w:t>
      </w:r>
      <w:r w:rsidRPr="004806EB">
        <w:t>(8): p. 1067–73.</w:t>
      </w:r>
    </w:p>
    <w:p w14:paraId="52A02FE0" w14:textId="77777777" w:rsidR="004806EB" w:rsidRPr="004806EB" w:rsidRDefault="004806EB" w:rsidP="004806EB">
      <w:pPr>
        <w:pStyle w:val="EndNoteBibliography"/>
        <w:spacing w:after="0"/>
        <w:ind w:left="720" w:hanging="720"/>
      </w:pPr>
      <w:r w:rsidRPr="004806EB">
        <w:t>53.</w:t>
      </w:r>
      <w:r w:rsidRPr="004806EB">
        <w:tab/>
        <w:t xml:space="preserve">Ebi, K.L. and J.K. Schmier, </w:t>
      </w:r>
      <w:r w:rsidRPr="004806EB">
        <w:rPr>
          <w:i/>
        </w:rPr>
        <w:t>A stitch in time: improving public health early warning systems for extreme weather events.</w:t>
      </w:r>
      <w:r w:rsidRPr="004806EB">
        <w:t xml:space="preserve"> Epidemiologic reviews, 2005. </w:t>
      </w:r>
      <w:r w:rsidRPr="004806EB">
        <w:rPr>
          <w:b/>
        </w:rPr>
        <w:t>27</w:t>
      </w:r>
      <w:r w:rsidRPr="004806EB">
        <w:t>(1): p. 115-121.</w:t>
      </w:r>
    </w:p>
    <w:p w14:paraId="063D264C" w14:textId="77777777" w:rsidR="004806EB" w:rsidRPr="004806EB" w:rsidRDefault="004806EB" w:rsidP="004806EB">
      <w:pPr>
        <w:pStyle w:val="EndNoteBibliography"/>
        <w:spacing w:after="0"/>
        <w:ind w:left="720" w:hanging="720"/>
      </w:pPr>
      <w:r w:rsidRPr="004806EB">
        <w:t>54.</w:t>
      </w:r>
      <w:r w:rsidRPr="004806EB">
        <w:tab/>
        <w:t xml:space="preserve">Hess, J.J., et al., </w:t>
      </w:r>
      <w:r w:rsidRPr="004806EB">
        <w:rPr>
          <w:i/>
        </w:rPr>
        <w:t>Building Resilience to Climate Change: Pilot Evaluation of the Impact of India's First Heat Action Plan on All-Cause Mortality.</w:t>
      </w:r>
      <w:r w:rsidRPr="004806EB">
        <w:t xml:space="preserve"> J Environ Public Health, 2018. </w:t>
      </w:r>
      <w:r w:rsidRPr="004806EB">
        <w:rPr>
          <w:b/>
        </w:rPr>
        <w:t>2018</w:t>
      </w:r>
      <w:r w:rsidRPr="004806EB">
        <w:t>: p. 7973519.</w:t>
      </w:r>
    </w:p>
    <w:p w14:paraId="1214066C" w14:textId="77777777" w:rsidR="004806EB" w:rsidRPr="004806EB" w:rsidRDefault="004806EB" w:rsidP="004806EB">
      <w:pPr>
        <w:pStyle w:val="EndNoteBibliography"/>
        <w:spacing w:after="0"/>
        <w:ind w:left="720" w:hanging="720"/>
      </w:pPr>
      <w:r w:rsidRPr="004806EB">
        <w:t>55.</w:t>
      </w:r>
      <w:r w:rsidRPr="004806EB">
        <w:tab/>
        <w:t xml:space="preserve">Lowe, D., K.L. Ebi, and B. Forsberg, </w:t>
      </w:r>
      <w:r w:rsidRPr="004806EB">
        <w:rPr>
          <w:i/>
        </w:rPr>
        <w:t>Heatwave early warning systems and adaptation advice to reduce human health consequences of heatwaves.</w:t>
      </w:r>
      <w:r w:rsidRPr="004806EB">
        <w:t xml:space="preserve"> International journal of environmental research and public health, 2011. </w:t>
      </w:r>
      <w:r w:rsidRPr="004806EB">
        <w:rPr>
          <w:b/>
        </w:rPr>
        <w:t>8</w:t>
      </w:r>
      <w:r w:rsidRPr="004806EB">
        <w:t>(12): p. 4623-4648.</w:t>
      </w:r>
    </w:p>
    <w:p w14:paraId="0A137602" w14:textId="77777777" w:rsidR="004806EB" w:rsidRPr="004806EB" w:rsidRDefault="004806EB" w:rsidP="004806EB">
      <w:pPr>
        <w:pStyle w:val="EndNoteBibliography"/>
        <w:spacing w:after="0"/>
        <w:ind w:left="720" w:hanging="720"/>
      </w:pPr>
      <w:r w:rsidRPr="004806EB">
        <w:t>56.</w:t>
      </w:r>
      <w:r w:rsidRPr="004806EB">
        <w:tab/>
        <w:t xml:space="preserve">Morin, C.W., et al., </w:t>
      </w:r>
      <w:r w:rsidRPr="004806EB">
        <w:rPr>
          <w:i/>
        </w:rPr>
        <w:t>Unexplored opportunities: use of climate-and weather-driven early warning systems to reduce the burden of infectious diseases.</w:t>
      </w:r>
      <w:r w:rsidRPr="004806EB">
        <w:t xml:space="preserve"> Current Environmental Health Reports, 2018. </w:t>
      </w:r>
      <w:r w:rsidRPr="004806EB">
        <w:rPr>
          <w:b/>
        </w:rPr>
        <w:t>5</w:t>
      </w:r>
      <w:r w:rsidRPr="004806EB">
        <w:t>(4): p. 430-438.</w:t>
      </w:r>
    </w:p>
    <w:p w14:paraId="035B2FD5" w14:textId="77777777" w:rsidR="004806EB" w:rsidRPr="004806EB" w:rsidRDefault="004806EB" w:rsidP="004806EB">
      <w:pPr>
        <w:pStyle w:val="EndNoteBibliography"/>
        <w:spacing w:after="0"/>
        <w:ind w:left="720" w:hanging="720"/>
      </w:pPr>
      <w:r w:rsidRPr="004806EB">
        <w:t>57.</w:t>
      </w:r>
      <w:r w:rsidRPr="004806EB">
        <w:tab/>
        <w:t xml:space="preserve">Zhang, K., et al., </w:t>
      </w:r>
      <w:r w:rsidRPr="004806EB">
        <w:rPr>
          <w:i/>
        </w:rPr>
        <w:t>Comparing exposure metrics for classifying ‘dangerous heat’in heat wave and health warning systems.</w:t>
      </w:r>
      <w:r w:rsidRPr="004806EB">
        <w:t xml:space="preserve"> Environment international, 2012. </w:t>
      </w:r>
      <w:r w:rsidRPr="004806EB">
        <w:rPr>
          <w:b/>
        </w:rPr>
        <w:t>46</w:t>
      </w:r>
      <w:r w:rsidRPr="004806EB">
        <w:t>: p. 23-29.</w:t>
      </w:r>
    </w:p>
    <w:p w14:paraId="216F35B9" w14:textId="77777777" w:rsidR="004806EB" w:rsidRPr="004806EB" w:rsidRDefault="004806EB" w:rsidP="004806EB">
      <w:pPr>
        <w:pStyle w:val="EndNoteBibliography"/>
        <w:spacing w:after="0"/>
        <w:ind w:left="720" w:hanging="720"/>
      </w:pPr>
      <w:r w:rsidRPr="004806EB">
        <w:t>58.</w:t>
      </w:r>
      <w:r w:rsidRPr="004806EB">
        <w:tab/>
        <w:t xml:space="preserve">Lee, V., F. Zermoglio, and K. Ebi, </w:t>
      </w:r>
      <w:r w:rsidRPr="004806EB">
        <w:rPr>
          <w:i/>
        </w:rPr>
        <w:t>Heat waves and human health–emerging evidence and experience to inform risk management in a warming world.</w:t>
      </w:r>
      <w:r w:rsidRPr="004806EB">
        <w:t xml:space="preserve"> United States Agency for International Development, 2019.</w:t>
      </w:r>
    </w:p>
    <w:p w14:paraId="67471622" w14:textId="340F12F1" w:rsidR="004806EB" w:rsidRPr="004806EB" w:rsidRDefault="004806EB" w:rsidP="004806EB">
      <w:pPr>
        <w:pStyle w:val="EndNoteBibliography"/>
        <w:spacing w:after="0"/>
        <w:ind w:left="720" w:hanging="720"/>
      </w:pPr>
      <w:r w:rsidRPr="004806EB">
        <w:t>59.</w:t>
      </w:r>
      <w:r w:rsidRPr="004806EB">
        <w:tab/>
        <w:t xml:space="preserve">WMO and WHO, </w:t>
      </w:r>
      <w:r w:rsidRPr="004806EB">
        <w:rPr>
          <w:i/>
        </w:rPr>
        <w:t>Heatwaves and Health: Guidance on Warning-System Development.</w:t>
      </w:r>
      <w:r w:rsidRPr="004806EB">
        <w:t xml:space="preserve"> 2015. </w:t>
      </w:r>
      <w:hyperlink r:id="rId49" w:history="1">
        <w:r w:rsidRPr="004806EB">
          <w:rPr>
            <w:rStyle w:val="Hyperlink"/>
            <w:b/>
          </w:rPr>
          <w:t>https://www.who.int/globalchange/publications/WMO_WHO_Heat_Health_Guidance_2015.pdf</w:t>
        </w:r>
      </w:hyperlink>
      <w:r w:rsidRPr="004806EB">
        <w:t>.</w:t>
      </w:r>
    </w:p>
    <w:p w14:paraId="58ACD29B" w14:textId="77777777" w:rsidR="004806EB" w:rsidRPr="004806EB" w:rsidRDefault="004806EB" w:rsidP="004806EB">
      <w:pPr>
        <w:pStyle w:val="EndNoteBibliography"/>
        <w:spacing w:after="0"/>
        <w:ind w:left="720" w:hanging="720"/>
      </w:pPr>
      <w:r w:rsidRPr="004806EB">
        <w:t>60.</w:t>
      </w:r>
      <w:r w:rsidRPr="004806EB">
        <w:tab/>
        <w:t xml:space="preserve">Casanueva, A., et al., </w:t>
      </w:r>
      <w:r w:rsidRPr="004806EB">
        <w:rPr>
          <w:i/>
        </w:rPr>
        <w:t>Overview of existing heat-health warning systems in Europe.</w:t>
      </w:r>
      <w:r w:rsidRPr="004806EB">
        <w:t xml:space="preserve"> International journal of environmental research and public health, 2019. </w:t>
      </w:r>
      <w:r w:rsidRPr="004806EB">
        <w:rPr>
          <w:b/>
        </w:rPr>
        <w:t>16</w:t>
      </w:r>
      <w:r w:rsidRPr="004806EB">
        <w:t>(15): p. 2657.</w:t>
      </w:r>
    </w:p>
    <w:p w14:paraId="38E8F212" w14:textId="77777777" w:rsidR="004806EB" w:rsidRPr="004806EB" w:rsidRDefault="004806EB" w:rsidP="004806EB">
      <w:pPr>
        <w:pStyle w:val="EndNoteBibliography"/>
        <w:spacing w:after="0"/>
        <w:ind w:left="720" w:hanging="720"/>
      </w:pPr>
      <w:r w:rsidRPr="004806EB">
        <w:t>61.</w:t>
      </w:r>
      <w:r w:rsidRPr="004806EB">
        <w:tab/>
        <w:t xml:space="preserve">Lee V, et al., </w:t>
      </w:r>
      <w:r w:rsidRPr="004806EB">
        <w:rPr>
          <w:i/>
        </w:rPr>
        <w:t>Heat waves and human health: emerging evidence and experience to inform risk management in a warming world.</w:t>
      </w:r>
      <w:r w:rsidRPr="004806EB">
        <w:t xml:space="preserve"> USAID, 2019.</w:t>
      </w:r>
    </w:p>
    <w:p w14:paraId="50D92566" w14:textId="77777777" w:rsidR="004806EB" w:rsidRPr="004806EB" w:rsidRDefault="004806EB" w:rsidP="004806EB">
      <w:pPr>
        <w:pStyle w:val="EndNoteBibliography"/>
        <w:spacing w:after="0"/>
        <w:ind w:left="720" w:hanging="720"/>
      </w:pPr>
      <w:r w:rsidRPr="004806EB">
        <w:t>62.</w:t>
      </w:r>
      <w:r w:rsidRPr="004806EB">
        <w:tab/>
        <w:t xml:space="preserve">Hess, J.J., et al., </w:t>
      </w:r>
      <w:r w:rsidRPr="004806EB">
        <w:rPr>
          <w:i/>
        </w:rPr>
        <w:t>Building resilience to climate change: pilot evaluation of the impact of India’s first heat action plan on all-cause mortality.</w:t>
      </w:r>
      <w:r w:rsidRPr="004806EB">
        <w:t xml:space="preserve"> Journal of environmental and public health, 2018. </w:t>
      </w:r>
      <w:r w:rsidRPr="004806EB">
        <w:rPr>
          <w:b/>
        </w:rPr>
        <w:t>2018</w:t>
      </w:r>
      <w:r w:rsidRPr="004806EB">
        <w:t>.</w:t>
      </w:r>
    </w:p>
    <w:p w14:paraId="3FBF9067" w14:textId="77777777" w:rsidR="004806EB" w:rsidRPr="004806EB" w:rsidRDefault="004806EB" w:rsidP="004806EB">
      <w:pPr>
        <w:pStyle w:val="EndNoteBibliography"/>
        <w:spacing w:after="0"/>
        <w:ind w:left="720" w:hanging="720"/>
      </w:pPr>
      <w:r w:rsidRPr="004806EB">
        <w:t>63.</w:t>
      </w:r>
      <w:r w:rsidRPr="004806EB">
        <w:tab/>
        <w:t xml:space="preserve">Mandal, J., et al., </w:t>
      </w:r>
      <w:r w:rsidRPr="004806EB">
        <w:rPr>
          <w:i/>
        </w:rPr>
        <w:t>Hierarchically porous polymer coatings for highly efficient passive daytime radiative cooling.</w:t>
      </w:r>
      <w:r w:rsidRPr="004806EB">
        <w:t xml:space="preserve"> Science, 2018. </w:t>
      </w:r>
      <w:r w:rsidRPr="004806EB">
        <w:rPr>
          <w:b/>
        </w:rPr>
        <w:t>362</w:t>
      </w:r>
      <w:r w:rsidRPr="004806EB">
        <w:t>(6412): p. 315-319.</w:t>
      </w:r>
    </w:p>
    <w:p w14:paraId="51A1113D" w14:textId="77777777" w:rsidR="004806EB" w:rsidRPr="004806EB" w:rsidRDefault="004806EB" w:rsidP="004806EB">
      <w:pPr>
        <w:pStyle w:val="EndNoteBibliography"/>
        <w:spacing w:after="0"/>
        <w:ind w:left="720" w:hanging="720"/>
      </w:pPr>
      <w:r w:rsidRPr="004806EB">
        <w:t>64.</w:t>
      </w:r>
      <w:r w:rsidRPr="004806EB">
        <w:tab/>
        <w:t xml:space="preserve">Vanosac JK, Herdt AJ, and Lochbaum MR, </w:t>
      </w:r>
      <w:r w:rsidRPr="004806EB">
        <w:rPr>
          <w:i/>
        </w:rPr>
        <w:t>Effects of physical activity and shade on the heat balance and thermal perceptions of children in a playground microclimate.</w:t>
      </w:r>
      <w:r w:rsidRPr="004806EB">
        <w:t xml:space="preserve"> Building and Environment, 2017(126): p. 119-131.</w:t>
      </w:r>
    </w:p>
    <w:p w14:paraId="65E3EF1E" w14:textId="77777777" w:rsidR="004806EB" w:rsidRPr="004806EB" w:rsidRDefault="004806EB" w:rsidP="004806EB">
      <w:pPr>
        <w:pStyle w:val="EndNoteBibliography"/>
        <w:spacing w:after="0"/>
        <w:ind w:left="720" w:hanging="720"/>
      </w:pPr>
      <w:r w:rsidRPr="004806EB">
        <w:t>65.</w:t>
      </w:r>
      <w:r w:rsidRPr="004806EB">
        <w:tab/>
        <w:t xml:space="preserve">Hess, J.J. and K.L. Ebi, </w:t>
      </w:r>
      <w:r w:rsidRPr="004806EB">
        <w:rPr>
          <w:i/>
        </w:rPr>
        <w:t>Iterative management of heat early warning systems in a changing climate.</w:t>
      </w:r>
      <w:r w:rsidRPr="004806EB">
        <w:t xml:space="preserve"> Annals of the New York Academy of Sciences, 2016. </w:t>
      </w:r>
      <w:r w:rsidRPr="004806EB">
        <w:rPr>
          <w:b/>
        </w:rPr>
        <w:t>1382</w:t>
      </w:r>
      <w:r w:rsidRPr="004806EB">
        <w:t>(1): p. 21-30.</w:t>
      </w:r>
    </w:p>
    <w:p w14:paraId="0E9D8221" w14:textId="77777777" w:rsidR="004806EB" w:rsidRPr="004806EB" w:rsidRDefault="004806EB" w:rsidP="004806EB">
      <w:pPr>
        <w:pStyle w:val="EndNoteBibliography"/>
        <w:spacing w:after="0"/>
        <w:ind w:left="720" w:hanging="720"/>
      </w:pPr>
      <w:r w:rsidRPr="004806EB">
        <w:t>66.</w:t>
      </w:r>
      <w:r w:rsidRPr="004806EB">
        <w:tab/>
        <w:t xml:space="preserve">Wu, Y., et al., </w:t>
      </w:r>
      <w:r w:rsidRPr="004806EB">
        <w:rPr>
          <w:i/>
        </w:rPr>
        <w:t>Performance of heat-health warning systems in Shanghai evaluated by using local heat-related illness data.</w:t>
      </w:r>
      <w:r w:rsidRPr="004806EB">
        <w:t xml:space="preserve"> Science of the total environment, 2020. </w:t>
      </w:r>
      <w:r w:rsidRPr="004806EB">
        <w:rPr>
          <w:b/>
        </w:rPr>
        <w:t>715</w:t>
      </w:r>
      <w:r w:rsidRPr="004806EB">
        <w:t>: p. 136883.</w:t>
      </w:r>
    </w:p>
    <w:p w14:paraId="067FCF7D" w14:textId="77777777" w:rsidR="004806EB" w:rsidRPr="004806EB" w:rsidRDefault="004806EB" w:rsidP="004806EB">
      <w:pPr>
        <w:pStyle w:val="EndNoteBibliography"/>
        <w:spacing w:after="0"/>
        <w:ind w:left="720" w:hanging="720"/>
      </w:pPr>
      <w:r w:rsidRPr="004806EB">
        <w:t>67.</w:t>
      </w:r>
      <w:r w:rsidRPr="004806EB">
        <w:tab/>
        <w:t xml:space="preserve">Treivish, A., </w:t>
      </w:r>
      <w:r w:rsidRPr="004806EB">
        <w:rPr>
          <w:i/>
        </w:rPr>
        <w:t>The Largest, Metropolitan, and Global Centers in the World Arena: Matching Networks.</w:t>
      </w:r>
      <w:r w:rsidRPr="004806EB">
        <w:t xml:space="preserve"> Regional Research of Russia, 2021. </w:t>
      </w:r>
      <w:r w:rsidRPr="004806EB">
        <w:rPr>
          <w:b/>
        </w:rPr>
        <w:t>11</w:t>
      </w:r>
      <w:r w:rsidRPr="004806EB">
        <w:t>(4): p. 543-554.</w:t>
      </w:r>
    </w:p>
    <w:p w14:paraId="052BE962" w14:textId="7CD46DA9" w:rsidR="004806EB" w:rsidRPr="004806EB" w:rsidRDefault="004806EB" w:rsidP="004806EB">
      <w:pPr>
        <w:pStyle w:val="EndNoteBibliography"/>
        <w:spacing w:after="0"/>
        <w:ind w:left="720" w:hanging="720"/>
      </w:pPr>
      <w:r w:rsidRPr="004806EB">
        <w:t>68.</w:t>
      </w:r>
      <w:r w:rsidRPr="004806EB">
        <w:tab/>
      </w:r>
      <w:r w:rsidRPr="004806EB">
        <w:rPr>
          <w:i/>
        </w:rPr>
        <w:t>Weatherbase</w:t>
      </w:r>
      <w:r w:rsidRPr="004806EB">
        <w:t xml:space="preserve">. 2022  [cited 2022; Available from: </w:t>
      </w:r>
      <w:hyperlink r:id="rId50" w:history="1">
        <w:r w:rsidRPr="004806EB">
          <w:rPr>
            <w:rStyle w:val="Hyperlink"/>
          </w:rPr>
          <w:t>https://www.weatherbase.com/</w:t>
        </w:r>
      </w:hyperlink>
      <w:r w:rsidRPr="004806EB">
        <w:t>.</w:t>
      </w:r>
    </w:p>
    <w:p w14:paraId="7B4DEE55" w14:textId="77777777" w:rsidR="004806EB" w:rsidRPr="004806EB" w:rsidRDefault="004806EB" w:rsidP="004806EB">
      <w:pPr>
        <w:pStyle w:val="EndNoteBibliography"/>
        <w:spacing w:after="0"/>
        <w:ind w:left="720" w:hanging="720"/>
      </w:pPr>
      <w:r w:rsidRPr="004806EB">
        <w:t>69.</w:t>
      </w:r>
      <w:r w:rsidRPr="004806EB">
        <w:tab/>
        <w:t xml:space="preserve">Madhi, S.A., et al., </w:t>
      </w:r>
      <w:r w:rsidRPr="004806EB">
        <w:rPr>
          <w:i/>
        </w:rPr>
        <w:t xml:space="preserve">Safety and immunogenicity of the ChAdOx1 nCoV-19 (AZD1222) vaccine against SARS-CoV-2 in people living with and without HIV in South Africa: an interim analysis </w:t>
      </w:r>
      <w:r w:rsidRPr="004806EB">
        <w:rPr>
          <w:i/>
        </w:rPr>
        <w:lastRenderedPageBreak/>
        <w:t>of a randomised, double-blind, placebo-controlled, phase 1B/2A trial.</w:t>
      </w:r>
      <w:r w:rsidRPr="004806EB">
        <w:t xml:space="preserve"> The Lancet HIV, 2021. </w:t>
      </w:r>
      <w:r w:rsidRPr="004806EB">
        <w:rPr>
          <w:b/>
        </w:rPr>
        <w:t>8</w:t>
      </w:r>
      <w:r w:rsidRPr="004806EB">
        <w:t>(9): p. e568-e580.</w:t>
      </w:r>
    </w:p>
    <w:p w14:paraId="01A2024A" w14:textId="77777777" w:rsidR="004806EB" w:rsidRPr="004806EB" w:rsidRDefault="004806EB" w:rsidP="004806EB">
      <w:pPr>
        <w:pStyle w:val="EndNoteBibliography"/>
        <w:spacing w:after="0"/>
        <w:ind w:left="720" w:hanging="720"/>
      </w:pPr>
      <w:r w:rsidRPr="004806EB">
        <w:t>70.</w:t>
      </w:r>
      <w:r w:rsidRPr="004806EB">
        <w:tab/>
        <w:t xml:space="preserve">Makoni, M., </w:t>
      </w:r>
      <w:r w:rsidRPr="004806EB">
        <w:rPr>
          <w:i/>
        </w:rPr>
        <w:t>COVID-19 vaccine trials in Africa.</w:t>
      </w:r>
      <w:r w:rsidRPr="004806EB">
        <w:t xml:space="preserve"> The Lancet Respiratory Medicine, 2020. </w:t>
      </w:r>
      <w:r w:rsidRPr="004806EB">
        <w:rPr>
          <w:b/>
        </w:rPr>
        <w:t>8</w:t>
      </w:r>
      <w:r w:rsidRPr="004806EB">
        <w:t>(11): p. e79-e80.</w:t>
      </w:r>
    </w:p>
    <w:p w14:paraId="595D9224" w14:textId="77777777" w:rsidR="004806EB" w:rsidRPr="004806EB" w:rsidRDefault="004806EB" w:rsidP="004806EB">
      <w:pPr>
        <w:pStyle w:val="EndNoteBibliography"/>
        <w:spacing w:after="0"/>
        <w:ind w:left="720" w:hanging="720"/>
      </w:pPr>
      <w:r w:rsidRPr="004806EB">
        <w:t>71.</w:t>
      </w:r>
      <w:r w:rsidRPr="004806EB">
        <w:tab/>
        <w:t xml:space="preserve">Vaccines, J. and P. BV, </w:t>
      </w:r>
      <w:r w:rsidRPr="004806EB">
        <w:rPr>
          <w:i/>
        </w:rPr>
        <w:t>A study of Ad26. COV2. S for the prevention of SARS-CoV-2-mediated COVID-19 in adult participants (ENSEMBLE).</w:t>
      </w:r>
      <w:r w:rsidRPr="004806EB">
        <w:t xml:space="preserve"> ClinicalTrials. gov: NCT04505722, 2020.</w:t>
      </w:r>
    </w:p>
    <w:p w14:paraId="26F0AE3C" w14:textId="77777777" w:rsidR="004806EB" w:rsidRPr="004806EB" w:rsidRDefault="004806EB" w:rsidP="004806EB">
      <w:pPr>
        <w:pStyle w:val="EndNoteBibliography"/>
        <w:spacing w:after="0"/>
        <w:ind w:left="720" w:hanging="720"/>
      </w:pPr>
      <w:r w:rsidRPr="004806EB">
        <w:t>72.</w:t>
      </w:r>
      <w:r w:rsidRPr="004806EB">
        <w:tab/>
        <w:t xml:space="preserve">JASINSKAITE, E. and Ø.Y. SKJEI, </w:t>
      </w:r>
      <w:r w:rsidRPr="004806EB">
        <w:rPr>
          <w:i/>
        </w:rPr>
        <w:t>Combining Deep Privacy with an Attribute-driven Generative Adversarial Network to Preserve Gender and Age in De-identified CCTV Footage</w:t>
      </w:r>
      <w:r w:rsidRPr="004806EB">
        <w:t>. 2021, University of Agder.</w:t>
      </w:r>
    </w:p>
    <w:p w14:paraId="1507FBF6" w14:textId="77777777" w:rsidR="004806EB" w:rsidRPr="004806EB" w:rsidRDefault="004806EB" w:rsidP="004806EB">
      <w:pPr>
        <w:pStyle w:val="EndNoteBibliography"/>
        <w:spacing w:after="0"/>
        <w:ind w:left="720" w:hanging="720"/>
      </w:pPr>
      <w:r w:rsidRPr="004806EB">
        <w:t>73.</w:t>
      </w:r>
      <w:r w:rsidRPr="004806EB">
        <w:tab/>
        <w:t xml:space="preserve">Dueben, P.D. and P. Bauer, </w:t>
      </w:r>
      <w:r w:rsidRPr="004806EB">
        <w:rPr>
          <w:i/>
        </w:rPr>
        <w:t>Challenges and design choices for global weather and climate models based on machine learning.</w:t>
      </w:r>
      <w:r w:rsidRPr="004806EB">
        <w:t xml:space="preserve"> Geoscientific Model Development, 2018. </w:t>
      </w:r>
      <w:r w:rsidRPr="004806EB">
        <w:rPr>
          <w:b/>
        </w:rPr>
        <w:t>11</w:t>
      </w:r>
      <w:r w:rsidRPr="004806EB">
        <w:t>(10): p. 3999-4009.</w:t>
      </w:r>
    </w:p>
    <w:p w14:paraId="04F369B4" w14:textId="77777777" w:rsidR="004806EB" w:rsidRPr="004806EB" w:rsidRDefault="004806EB" w:rsidP="004806EB">
      <w:pPr>
        <w:pStyle w:val="EndNoteBibliography"/>
        <w:spacing w:after="0"/>
        <w:ind w:left="720" w:hanging="720"/>
      </w:pPr>
      <w:r w:rsidRPr="004806EB">
        <w:t>74.</w:t>
      </w:r>
      <w:r w:rsidRPr="004806EB">
        <w:tab/>
        <w:t xml:space="preserve">Ham, Y.-G., J.-H. Kim, and J.-J. Luo, </w:t>
      </w:r>
      <w:r w:rsidRPr="004806EB">
        <w:rPr>
          <w:i/>
        </w:rPr>
        <w:t>Deep learning for multi-year ENSO forecasts.</w:t>
      </w:r>
      <w:r w:rsidRPr="004806EB">
        <w:t xml:space="preserve"> Nature, 2019. </w:t>
      </w:r>
      <w:r w:rsidRPr="004806EB">
        <w:rPr>
          <w:b/>
        </w:rPr>
        <w:t>573</w:t>
      </w:r>
      <w:r w:rsidRPr="004806EB">
        <w:t>(7775): p. 568-572.</w:t>
      </w:r>
    </w:p>
    <w:p w14:paraId="4CEDA9DE" w14:textId="77777777" w:rsidR="004806EB" w:rsidRPr="004806EB" w:rsidRDefault="004806EB" w:rsidP="004806EB">
      <w:pPr>
        <w:pStyle w:val="EndNoteBibliography"/>
        <w:spacing w:after="0"/>
        <w:ind w:left="720" w:hanging="720"/>
      </w:pPr>
      <w:r w:rsidRPr="004806EB">
        <w:t>75.</w:t>
      </w:r>
      <w:r w:rsidRPr="004806EB">
        <w:tab/>
        <w:t xml:space="preserve">Weyn, J.A., D.R. Durran, and R. Caruana, </w:t>
      </w:r>
      <w:r w:rsidRPr="004806EB">
        <w:rPr>
          <w:i/>
        </w:rPr>
        <w:t>Can machines learn to predict weather? Using deep learning to predict gridded 500‐hPa geopotential height from historical weather data.</w:t>
      </w:r>
      <w:r w:rsidRPr="004806EB">
        <w:t xml:space="preserve"> Journal of Advances in Modeling Earth Systems, 2019. </w:t>
      </w:r>
      <w:r w:rsidRPr="004806EB">
        <w:rPr>
          <w:b/>
        </w:rPr>
        <w:t>11</w:t>
      </w:r>
      <w:r w:rsidRPr="004806EB">
        <w:t>(8): p. 2680-2693.</w:t>
      </w:r>
    </w:p>
    <w:p w14:paraId="4D5F246B" w14:textId="77777777" w:rsidR="004806EB" w:rsidRPr="004806EB" w:rsidRDefault="004806EB" w:rsidP="004806EB">
      <w:pPr>
        <w:pStyle w:val="EndNoteBibliography"/>
        <w:spacing w:after="0"/>
        <w:ind w:left="720" w:hanging="720"/>
      </w:pPr>
      <w:r w:rsidRPr="004806EB">
        <w:t>76.</w:t>
      </w:r>
      <w:r w:rsidRPr="004806EB">
        <w:tab/>
        <w:t xml:space="preserve">Avdan, U. and G. Jovanovska, </w:t>
      </w:r>
      <w:r w:rsidRPr="004806EB">
        <w:rPr>
          <w:i/>
        </w:rPr>
        <w:t>Algorithm for automated mapping of land surface temperature using LANDSAT 8 satellite data.</w:t>
      </w:r>
      <w:r w:rsidRPr="004806EB">
        <w:t xml:space="preserve"> Journal of sensors, 2016. </w:t>
      </w:r>
      <w:r w:rsidRPr="004806EB">
        <w:rPr>
          <w:b/>
        </w:rPr>
        <w:t>2016</w:t>
      </w:r>
      <w:r w:rsidRPr="004806EB">
        <w:t>.</w:t>
      </w:r>
    </w:p>
    <w:p w14:paraId="66CE49AD" w14:textId="77777777" w:rsidR="004806EB" w:rsidRPr="004806EB" w:rsidRDefault="004806EB" w:rsidP="004806EB">
      <w:pPr>
        <w:pStyle w:val="EndNoteBibliography"/>
        <w:spacing w:after="0"/>
        <w:ind w:left="720" w:hanging="720"/>
      </w:pPr>
      <w:r w:rsidRPr="004806EB">
        <w:t>77.</w:t>
      </w:r>
      <w:r w:rsidRPr="004806EB">
        <w:tab/>
        <w:t xml:space="preserve">Gao, B., A. Stein, and J. Wang, </w:t>
      </w:r>
      <w:r w:rsidRPr="004806EB">
        <w:rPr>
          <w:i/>
        </w:rPr>
        <w:t>A two-point machine learning method for the spatial prediction of soil pollution.</w:t>
      </w:r>
      <w:r w:rsidRPr="004806EB">
        <w:t xml:space="preserve"> International Journal of Applied Earth Observation and Geoinformation, 2022. </w:t>
      </w:r>
      <w:r w:rsidRPr="004806EB">
        <w:rPr>
          <w:b/>
        </w:rPr>
        <w:t>108</w:t>
      </w:r>
      <w:r w:rsidRPr="004806EB">
        <w:t>: p. 102742.</w:t>
      </w:r>
    </w:p>
    <w:p w14:paraId="4543E68D" w14:textId="25DEAD63" w:rsidR="004806EB" w:rsidRPr="004806EB" w:rsidRDefault="004806EB" w:rsidP="004806EB">
      <w:pPr>
        <w:pStyle w:val="EndNoteBibliography"/>
        <w:spacing w:after="0"/>
        <w:ind w:left="720" w:hanging="720"/>
      </w:pPr>
      <w:r w:rsidRPr="004806EB">
        <w:t>78.</w:t>
      </w:r>
      <w:r w:rsidRPr="004806EB">
        <w:tab/>
      </w:r>
      <w:r w:rsidRPr="004806EB">
        <w:rPr>
          <w:i/>
        </w:rPr>
        <w:t>Guidance Regarding Methods for De-identification of Protected Health Information in Accordance with the Health Insurance Portability and Accountability Act (HIPAA) Privacy Rule</w:t>
      </w:r>
      <w:r w:rsidRPr="004806EB">
        <w:t xml:space="preserve">.  [cited 2022 09/05/2022]; Available from: </w:t>
      </w:r>
      <w:hyperlink r:id="rId51" w:history="1">
        <w:r w:rsidRPr="004806EB">
          <w:rPr>
            <w:rStyle w:val="Hyperlink"/>
          </w:rPr>
          <w:t>https://www.hhs.gov/hipaa/for-professionals/privacy/special-topics/de-identification/index.html</w:t>
        </w:r>
      </w:hyperlink>
      <w:r w:rsidRPr="004806EB">
        <w:t>.</w:t>
      </w:r>
    </w:p>
    <w:p w14:paraId="630103CD" w14:textId="77777777" w:rsidR="004806EB" w:rsidRPr="004806EB" w:rsidRDefault="004806EB" w:rsidP="004806EB">
      <w:pPr>
        <w:pStyle w:val="EndNoteBibliography"/>
        <w:spacing w:after="0"/>
        <w:ind w:left="720" w:hanging="720"/>
      </w:pPr>
      <w:r w:rsidRPr="004806EB">
        <w:t>79.</w:t>
      </w:r>
      <w:r w:rsidRPr="004806EB">
        <w:tab/>
        <w:t xml:space="preserve">Zandbergen, P.A., </w:t>
      </w:r>
      <w:r w:rsidRPr="004806EB">
        <w:rPr>
          <w:i/>
        </w:rPr>
        <w:t>Ensuring Confidentiality of Geocoded Health Data: Assessing Geographic Masking Strategies for Individual-Level Data.</w:t>
      </w:r>
      <w:r w:rsidRPr="004806EB">
        <w:t xml:space="preserve"> Advances in medicine, 2014. </w:t>
      </w:r>
      <w:r w:rsidRPr="004806EB">
        <w:rPr>
          <w:b/>
        </w:rPr>
        <w:t>2014</w:t>
      </w:r>
      <w:r w:rsidRPr="004806EB">
        <w:t>: p. 567049-567049.</w:t>
      </w:r>
    </w:p>
    <w:p w14:paraId="2C167728" w14:textId="77777777" w:rsidR="004806EB" w:rsidRPr="004806EB" w:rsidRDefault="004806EB" w:rsidP="004806EB">
      <w:pPr>
        <w:pStyle w:val="EndNoteBibliography"/>
        <w:spacing w:after="0"/>
        <w:ind w:left="720" w:hanging="720"/>
      </w:pPr>
      <w:r w:rsidRPr="004806EB">
        <w:t>80.</w:t>
      </w:r>
      <w:r w:rsidRPr="004806EB">
        <w:tab/>
      </w:r>
      <w:r w:rsidRPr="004806EB">
        <w:rPr>
          <w:i/>
        </w:rPr>
        <w:t>DoH 2015 Ethics in Health Research - Principles, Processes and Structures 2nd Ed</w:t>
      </w:r>
      <w:r w:rsidRPr="004806EB">
        <w:t>.</w:t>
      </w:r>
    </w:p>
    <w:p w14:paraId="71C2A5A1" w14:textId="77777777" w:rsidR="004806EB" w:rsidRPr="004806EB" w:rsidRDefault="004806EB" w:rsidP="004806EB">
      <w:pPr>
        <w:pStyle w:val="EndNoteBibliography"/>
        <w:spacing w:after="0"/>
        <w:ind w:left="720" w:hanging="720"/>
      </w:pPr>
      <w:r w:rsidRPr="004806EB">
        <w:t>81.</w:t>
      </w:r>
      <w:r w:rsidRPr="004806EB">
        <w:tab/>
        <w:t xml:space="preserve">Boulle, A., et al., </w:t>
      </w:r>
      <w:r w:rsidRPr="004806EB">
        <w:rPr>
          <w:i/>
        </w:rPr>
        <w:t>Data Centre Profile: The Provincial Health Data Centre of the Western Cape Province, South Africa.</w:t>
      </w:r>
      <w:r w:rsidRPr="004806EB">
        <w:t xml:space="preserve"> Int J Popul Data Sci, 2019. </w:t>
      </w:r>
      <w:r w:rsidRPr="004806EB">
        <w:rPr>
          <w:b/>
        </w:rPr>
        <w:t>4</w:t>
      </w:r>
      <w:r w:rsidRPr="004806EB">
        <w:t>(2): p. 1143.</w:t>
      </w:r>
    </w:p>
    <w:p w14:paraId="1BB7DD16" w14:textId="77777777" w:rsidR="004806EB" w:rsidRPr="004806EB" w:rsidRDefault="004806EB" w:rsidP="004806EB">
      <w:pPr>
        <w:pStyle w:val="EndNoteBibliography"/>
        <w:spacing w:after="0"/>
        <w:ind w:left="720" w:hanging="720"/>
      </w:pPr>
      <w:r w:rsidRPr="004806EB">
        <w:t>82.</w:t>
      </w:r>
      <w:r w:rsidRPr="004806EB">
        <w:tab/>
        <w:t xml:space="preserve">Sterne, J.A.C., et al., </w:t>
      </w:r>
      <w:r w:rsidRPr="004806EB">
        <w:rPr>
          <w:i/>
        </w:rPr>
        <w:t>RoB 2: a revised tool for assessing risk of bias in randomised trials.</w:t>
      </w:r>
      <w:r w:rsidRPr="004806EB">
        <w:t xml:space="preserve"> BMJ, 2019. </w:t>
      </w:r>
      <w:r w:rsidRPr="004806EB">
        <w:rPr>
          <w:b/>
        </w:rPr>
        <w:t>366</w:t>
      </w:r>
      <w:r w:rsidRPr="004806EB">
        <w:t>: p. l4898.</w:t>
      </w:r>
    </w:p>
    <w:p w14:paraId="3D1D48C9" w14:textId="77777777" w:rsidR="004806EB" w:rsidRPr="004806EB" w:rsidRDefault="004806EB" w:rsidP="004806EB">
      <w:pPr>
        <w:pStyle w:val="EndNoteBibliography"/>
        <w:spacing w:after="0"/>
        <w:ind w:left="720" w:hanging="720"/>
      </w:pPr>
      <w:r w:rsidRPr="004806EB">
        <w:t>83.</w:t>
      </w:r>
      <w:r w:rsidRPr="004806EB">
        <w:tab/>
        <w:t xml:space="preserve">Sterne, J.A., et al., </w:t>
      </w:r>
      <w:r w:rsidRPr="004806EB">
        <w:rPr>
          <w:i/>
        </w:rPr>
        <w:t>ROBINS-I: a tool for assessing risk of bias in non-randomised studies of interventions.</w:t>
      </w:r>
      <w:r w:rsidRPr="004806EB">
        <w:t xml:space="preserve"> BMJ, 2016. </w:t>
      </w:r>
      <w:r w:rsidRPr="004806EB">
        <w:rPr>
          <w:b/>
        </w:rPr>
        <w:t>355</w:t>
      </w:r>
      <w:r w:rsidRPr="004806EB">
        <w:t>: p. i4919.</w:t>
      </w:r>
    </w:p>
    <w:p w14:paraId="2D12C5D8" w14:textId="77777777" w:rsidR="004806EB" w:rsidRPr="004806EB" w:rsidRDefault="004806EB" w:rsidP="004806EB">
      <w:pPr>
        <w:pStyle w:val="EndNoteBibliography"/>
        <w:ind w:left="720" w:hanging="720"/>
        <w:rPr>
          <w:i/>
        </w:rPr>
      </w:pPr>
      <w:r w:rsidRPr="004806EB">
        <w:t>84.</w:t>
      </w:r>
      <w:r w:rsidRPr="004806EB">
        <w:tab/>
        <w:t xml:space="preserve">Davidge, A., et al., </w:t>
      </w:r>
      <w:r w:rsidRPr="004806EB">
        <w:rPr>
          <w:i/>
        </w:rPr>
        <w:t>Heat Alert and Response Systems to Protect Health: Best Practices Guidebook.</w:t>
      </w:r>
    </w:p>
    <w:p w14:paraId="5E1BE74F" w14:textId="277E2309" w:rsidR="00525AB5" w:rsidRPr="00244B8F" w:rsidRDefault="002B5C9B" w:rsidP="005E1B98">
      <w:r w:rsidRPr="00AB2E7E">
        <w:rPr>
          <w:rFonts w:asciiTheme="majorHAnsi" w:eastAsiaTheme="majorEastAsia" w:hAnsiTheme="majorHAnsi" w:cstheme="majorBidi"/>
          <w:color w:val="2F5496" w:themeColor="accent1" w:themeShade="BF"/>
          <w:sz w:val="32"/>
          <w:szCs w:val="32"/>
          <w:lang w:val="it-IT"/>
        </w:rPr>
        <w:fldChar w:fldCharType="end"/>
      </w:r>
      <w:bookmarkStart w:id="404" w:name="_Toc102041459"/>
      <w:r w:rsidR="00525AB5" w:rsidRPr="00244B8F">
        <w:br w:type="page"/>
      </w:r>
    </w:p>
    <w:p w14:paraId="4CE9E76F" w14:textId="77777777" w:rsidR="00970998" w:rsidRPr="00456C47" w:rsidRDefault="00970998" w:rsidP="005E1B98">
      <w:pPr>
        <w:sectPr w:rsidR="00970998" w:rsidRPr="00456C47" w:rsidSect="000F4DF8">
          <w:pgSz w:w="11906" w:h="16838"/>
          <w:pgMar w:top="1440" w:right="1440" w:bottom="1440" w:left="1440" w:header="709" w:footer="709" w:gutter="0"/>
          <w:cols w:space="708"/>
          <w:docGrid w:linePitch="360"/>
        </w:sectPr>
      </w:pPr>
    </w:p>
    <w:p w14:paraId="4F7B4214" w14:textId="062E8A89" w:rsidR="00773F7D" w:rsidRPr="002814F3" w:rsidRDefault="00C15D0D" w:rsidP="00EC5C3A">
      <w:pPr>
        <w:pStyle w:val="Heading1"/>
      </w:pPr>
      <w:bookmarkStart w:id="405" w:name="_Toc105168553"/>
      <w:r w:rsidRPr="002814F3">
        <w:lastRenderedPageBreak/>
        <w:t>Annexes</w:t>
      </w:r>
      <w:bookmarkEnd w:id="404"/>
      <w:bookmarkEnd w:id="405"/>
    </w:p>
    <w:p w14:paraId="06B0204F" w14:textId="5A584A79" w:rsidR="004A6E34" w:rsidRPr="00474D09" w:rsidRDefault="005E1B98" w:rsidP="00474D09">
      <w:pPr>
        <w:pStyle w:val="Heading2"/>
        <w:rPr>
          <w:rFonts w:cstheme="minorHAnsi"/>
        </w:rPr>
      </w:pPr>
      <w:bookmarkStart w:id="406" w:name="_Toc105168554"/>
      <w:r w:rsidRPr="00BC7E7A">
        <w:t xml:space="preserve">Annex 1: Databases available to the </w:t>
      </w:r>
      <w:r w:rsidR="000D059E" w:rsidRPr="00BC7E7A">
        <w:t>HE²AT</w:t>
      </w:r>
      <w:r w:rsidRPr="00BC7E7A">
        <w:t xml:space="preserve"> </w:t>
      </w:r>
      <w:proofErr w:type="spellStart"/>
      <w:r w:rsidRPr="00BC7E7A">
        <w:t>Center</w:t>
      </w:r>
      <w:bookmarkEnd w:id="406"/>
      <w:proofErr w:type="spellEnd"/>
    </w:p>
    <w:p w14:paraId="62981525" w14:textId="77777777" w:rsidR="00C90928" w:rsidRPr="00C90928" w:rsidRDefault="00C90928" w:rsidP="00C90928"/>
    <w:p w14:paraId="34E8AE38" w14:textId="356B1715" w:rsidR="00C90928" w:rsidRDefault="00C90928" w:rsidP="00897E75">
      <w:pPr>
        <w:pStyle w:val="Caption"/>
      </w:pPr>
      <w:bookmarkStart w:id="407" w:name="_Toc105426294"/>
      <w:r>
        <w:t xml:space="preserve">Table </w:t>
      </w:r>
      <w:r>
        <w:fldChar w:fldCharType="begin"/>
      </w:r>
      <w:r>
        <w:instrText>SEQ Table \* ARABIC</w:instrText>
      </w:r>
      <w:r>
        <w:fldChar w:fldCharType="separate"/>
      </w:r>
      <w:r w:rsidR="00531E0D">
        <w:rPr>
          <w:noProof/>
        </w:rPr>
        <w:t>4</w:t>
      </w:r>
      <w:r>
        <w:fldChar w:fldCharType="end"/>
      </w:r>
      <w:r>
        <w:t xml:space="preserve"> </w:t>
      </w:r>
      <w:r w:rsidRPr="00AB6D1E">
        <w:t>Overview of Databases to be used in RP2</w:t>
      </w:r>
      <w:bookmarkEnd w:id="407"/>
    </w:p>
    <w:tbl>
      <w:tblPr>
        <w:tblW w:w="1445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2551"/>
        <w:gridCol w:w="1276"/>
        <w:gridCol w:w="3118"/>
        <w:gridCol w:w="2410"/>
        <w:gridCol w:w="2977"/>
      </w:tblGrid>
      <w:tr w:rsidR="005E1B98" w:rsidRPr="00456C47" w14:paraId="72918EFB" w14:textId="77777777" w:rsidTr="00DE7A57">
        <w:trPr>
          <w:trHeight w:val="388"/>
        </w:trPr>
        <w:tc>
          <w:tcPr>
            <w:tcW w:w="2127" w:type="dxa"/>
          </w:tcPr>
          <w:p w14:paraId="0BFDB55D" w14:textId="7581376A" w:rsidR="005E1B98" w:rsidRPr="00456C47" w:rsidRDefault="005E1B98" w:rsidP="00DA6608">
            <w:pPr>
              <w:pStyle w:val="TableParagraph"/>
              <w:spacing w:before="1" w:line="178" w:lineRule="exact"/>
              <w:ind w:left="110"/>
              <w:jc w:val="center"/>
              <w:rPr>
                <w:b/>
                <w:sz w:val="17"/>
              </w:rPr>
            </w:pPr>
            <w:r w:rsidRPr="00456C47">
              <w:rPr>
                <w:b/>
                <w:sz w:val="17"/>
              </w:rPr>
              <w:t>Name</w:t>
            </w:r>
            <w:r w:rsidRPr="00456C47">
              <w:rPr>
                <w:b/>
                <w:spacing w:val="-2"/>
                <w:sz w:val="17"/>
              </w:rPr>
              <w:t xml:space="preserve"> </w:t>
            </w:r>
            <w:r w:rsidRPr="00456C47">
              <w:rPr>
                <w:b/>
                <w:sz w:val="17"/>
              </w:rPr>
              <w:t>and</w:t>
            </w:r>
            <w:r w:rsidRPr="00456C47">
              <w:rPr>
                <w:b/>
                <w:spacing w:val="-1"/>
                <w:sz w:val="17"/>
              </w:rPr>
              <w:t xml:space="preserve"> </w:t>
            </w:r>
            <w:r w:rsidRPr="00456C47">
              <w:rPr>
                <w:b/>
                <w:sz w:val="17"/>
              </w:rPr>
              <w:t>source</w:t>
            </w:r>
            <w:r w:rsidR="007265A7">
              <w:rPr>
                <w:b/>
                <w:sz w:val="17"/>
              </w:rPr>
              <w:t xml:space="preserve"> </w:t>
            </w:r>
            <w:r w:rsidRPr="00456C47">
              <w:rPr>
                <w:b/>
                <w:sz w:val="17"/>
              </w:rPr>
              <w:t>of</w:t>
            </w:r>
            <w:r w:rsidRPr="00456C47">
              <w:rPr>
                <w:b/>
                <w:spacing w:val="-1"/>
                <w:sz w:val="17"/>
              </w:rPr>
              <w:t xml:space="preserve"> </w:t>
            </w:r>
            <w:r w:rsidRPr="00456C47">
              <w:rPr>
                <w:b/>
                <w:sz w:val="17"/>
              </w:rPr>
              <w:t>dataset</w:t>
            </w:r>
          </w:p>
        </w:tc>
        <w:tc>
          <w:tcPr>
            <w:tcW w:w="2551" w:type="dxa"/>
          </w:tcPr>
          <w:p w14:paraId="1F2370DA" w14:textId="77777777" w:rsidR="005E1B98" w:rsidRPr="00456C47" w:rsidRDefault="005E1B98" w:rsidP="00DA6608">
            <w:pPr>
              <w:pStyle w:val="TableParagraph"/>
              <w:spacing w:before="90"/>
              <w:ind w:left="105"/>
              <w:jc w:val="center"/>
              <w:rPr>
                <w:b/>
                <w:sz w:val="17"/>
              </w:rPr>
            </w:pPr>
            <w:r w:rsidRPr="00456C47">
              <w:rPr>
                <w:b/>
                <w:sz w:val="17"/>
              </w:rPr>
              <w:t>Description</w:t>
            </w:r>
          </w:p>
        </w:tc>
        <w:tc>
          <w:tcPr>
            <w:tcW w:w="1276" w:type="dxa"/>
          </w:tcPr>
          <w:p w14:paraId="64D63A1C" w14:textId="188EEE55" w:rsidR="005E1B98" w:rsidRPr="00456C47" w:rsidRDefault="005E1B98" w:rsidP="00DA6608">
            <w:pPr>
              <w:pStyle w:val="TableParagraph"/>
              <w:spacing w:before="1" w:line="178" w:lineRule="exact"/>
              <w:ind w:left="111"/>
              <w:jc w:val="center"/>
              <w:rPr>
                <w:b/>
                <w:sz w:val="17"/>
              </w:rPr>
            </w:pPr>
            <w:r w:rsidRPr="00456C47">
              <w:rPr>
                <w:b/>
                <w:sz w:val="17"/>
              </w:rPr>
              <w:t>UCT</w:t>
            </w:r>
            <w:r w:rsidRPr="00456C47">
              <w:rPr>
                <w:b/>
                <w:spacing w:val="-1"/>
                <w:sz w:val="17"/>
              </w:rPr>
              <w:t xml:space="preserve"> </w:t>
            </w:r>
            <w:r w:rsidRPr="00456C47">
              <w:rPr>
                <w:b/>
                <w:sz w:val="17"/>
              </w:rPr>
              <w:t>/PAIRS</w:t>
            </w:r>
          </w:p>
        </w:tc>
        <w:tc>
          <w:tcPr>
            <w:tcW w:w="3118" w:type="dxa"/>
          </w:tcPr>
          <w:p w14:paraId="09802AFA" w14:textId="77777777" w:rsidR="005E1B98" w:rsidRPr="00456C47" w:rsidRDefault="005E1B98" w:rsidP="00DA6608">
            <w:pPr>
              <w:pStyle w:val="TableParagraph"/>
              <w:spacing w:before="90"/>
              <w:ind w:left="107"/>
              <w:jc w:val="center"/>
              <w:rPr>
                <w:b/>
                <w:sz w:val="17"/>
              </w:rPr>
            </w:pPr>
            <w:r w:rsidRPr="00456C47">
              <w:rPr>
                <w:b/>
                <w:sz w:val="17"/>
              </w:rPr>
              <w:t>Key</w:t>
            </w:r>
            <w:r w:rsidRPr="00456C47">
              <w:rPr>
                <w:b/>
                <w:spacing w:val="-2"/>
                <w:sz w:val="17"/>
              </w:rPr>
              <w:t xml:space="preserve"> </w:t>
            </w:r>
            <w:r w:rsidRPr="00456C47">
              <w:rPr>
                <w:b/>
                <w:sz w:val="17"/>
              </w:rPr>
              <w:t>variables</w:t>
            </w:r>
          </w:p>
        </w:tc>
        <w:tc>
          <w:tcPr>
            <w:tcW w:w="2410" w:type="dxa"/>
          </w:tcPr>
          <w:p w14:paraId="5A66E350" w14:textId="4377870A" w:rsidR="005E1B98" w:rsidRPr="00456C47" w:rsidRDefault="005E1B98" w:rsidP="00DA6608">
            <w:pPr>
              <w:pStyle w:val="TableParagraph"/>
              <w:spacing w:before="1" w:line="178" w:lineRule="exact"/>
              <w:ind w:left="112"/>
              <w:jc w:val="center"/>
              <w:rPr>
                <w:b/>
                <w:sz w:val="17"/>
              </w:rPr>
            </w:pPr>
            <w:proofErr w:type="spellStart"/>
            <w:r w:rsidRPr="00456C47">
              <w:rPr>
                <w:b/>
                <w:sz w:val="17"/>
              </w:rPr>
              <w:t>Spatio</w:t>
            </w:r>
            <w:proofErr w:type="spellEnd"/>
            <w:r w:rsidRPr="00456C47">
              <w:rPr>
                <w:b/>
                <w:sz w:val="17"/>
              </w:rPr>
              <w:t>-temporal</w:t>
            </w:r>
            <w:r w:rsidR="00CD0162">
              <w:rPr>
                <w:b/>
                <w:sz w:val="17"/>
              </w:rPr>
              <w:t xml:space="preserve"> </w:t>
            </w:r>
            <w:r w:rsidRPr="00456C47">
              <w:rPr>
                <w:b/>
                <w:sz w:val="17"/>
              </w:rPr>
              <w:t>coverage</w:t>
            </w:r>
          </w:p>
        </w:tc>
        <w:tc>
          <w:tcPr>
            <w:tcW w:w="2977" w:type="dxa"/>
          </w:tcPr>
          <w:p w14:paraId="382B5CBD" w14:textId="77777777" w:rsidR="005E1B98" w:rsidRPr="00456C47" w:rsidRDefault="005E1B98" w:rsidP="00DA6608">
            <w:pPr>
              <w:pStyle w:val="TableParagraph"/>
              <w:spacing w:before="90"/>
              <w:ind w:left="113"/>
              <w:jc w:val="center"/>
              <w:rPr>
                <w:b/>
                <w:sz w:val="17"/>
              </w:rPr>
            </w:pPr>
            <w:r w:rsidRPr="00456C47">
              <w:rPr>
                <w:b/>
                <w:sz w:val="17"/>
              </w:rPr>
              <w:t>Relevance</w:t>
            </w:r>
          </w:p>
        </w:tc>
      </w:tr>
      <w:tr w:rsidR="005E1B98" w:rsidRPr="00456C47" w14:paraId="5A4D4155" w14:textId="77777777" w:rsidTr="00DE7A57">
        <w:trPr>
          <w:trHeight w:val="186"/>
        </w:trPr>
        <w:tc>
          <w:tcPr>
            <w:tcW w:w="14459" w:type="dxa"/>
            <w:gridSpan w:val="6"/>
            <w:shd w:val="clear" w:color="auto" w:fill="D9D9D9" w:themeFill="background1" w:themeFillShade="D9"/>
          </w:tcPr>
          <w:p w14:paraId="55272898" w14:textId="77777777" w:rsidR="005E1B98" w:rsidRPr="00456C47" w:rsidRDefault="005E1B98" w:rsidP="007E68D4">
            <w:pPr>
              <w:pStyle w:val="TableParagraph"/>
              <w:spacing w:before="3" w:line="163" w:lineRule="exact"/>
              <w:ind w:left="4536" w:right="4523"/>
              <w:jc w:val="center"/>
              <w:rPr>
                <w:sz w:val="16"/>
              </w:rPr>
            </w:pPr>
            <w:r w:rsidRPr="00456C47">
              <w:rPr>
                <w:sz w:val="16"/>
              </w:rPr>
              <w:t>Biomedical</w:t>
            </w:r>
            <w:r w:rsidRPr="00456C47">
              <w:rPr>
                <w:spacing w:val="-5"/>
                <w:sz w:val="16"/>
              </w:rPr>
              <w:t xml:space="preserve"> </w:t>
            </w:r>
            <w:r w:rsidRPr="00456C47">
              <w:rPr>
                <w:sz w:val="16"/>
              </w:rPr>
              <w:t>data</w:t>
            </w:r>
          </w:p>
        </w:tc>
      </w:tr>
      <w:tr w:rsidR="005E1B98" w:rsidRPr="00456C47" w14:paraId="19FC00C1" w14:textId="77777777" w:rsidTr="00DE7A57">
        <w:trPr>
          <w:trHeight w:val="1103"/>
        </w:trPr>
        <w:tc>
          <w:tcPr>
            <w:tcW w:w="2127" w:type="dxa"/>
          </w:tcPr>
          <w:p w14:paraId="5E736391" w14:textId="77777777" w:rsidR="005E1B98" w:rsidRPr="00AB2E7E" w:rsidRDefault="005E1B98" w:rsidP="007E68D4">
            <w:pPr>
              <w:pStyle w:val="TableParagraph"/>
              <w:spacing w:before="1"/>
              <w:ind w:left="110"/>
              <w:rPr>
                <w:sz w:val="16"/>
              </w:rPr>
            </w:pPr>
            <w:r w:rsidRPr="00456C47">
              <w:rPr>
                <w:sz w:val="16"/>
              </w:rPr>
              <w:t xml:space="preserve">HIV and COVID 19 </w:t>
            </w:r>
            <w:r w:rsidRPr="00456C47">
              <w:rPr>
                <w:spacing w:val="-3"/>
                <w:sz w:val="16"/>
              </w:rPr>
              <w:t xml:space="preserve"> </w:t>
            </w:r>
            <w:r w:rsidRPr="00456C47">
              <w:rPr>
                <w:sz w:val="16"/>
              </w:rPr>
              <w:t>databases</w:t>
            </w:r>
          </w:p>
        </w:tc>
        <w:tc>
          <w:tcPr>
            <w:tcW w:w="2551" w:type="dxa"/>
          </w:tcPr>
          <w:p w14:paraId="5057C19B" w14:textId="77777777" w:rsidR="005E1B98" w:rsidRPr="00456C47" w:rsidRDefault="005E1B98" w:rsidP="007E68D4">
            <w:pPr>
              <w:pStyle w:val="TableParagraph"/>
              <w:ind w:left="105" w:right="180"/>
              <w:rPr>
                <w:sz w:val="16"/>
              </w:rPr>
            </w:pPr>
            <w:r w:rsidRPr="00456C47">
              <w:rPr>
                <w:sz w:val="16"/>
              </w:rPr>
              <w:t>Pooled health database from</w:t>
            </w:r>
            <w:r w:rsidRPr="00456C47">
              <w:rPr>
                <w:spacing w:val="-42"/>
                <w:sz w:val="16"/>
              </w:rPr>
              <w:t xml:space="preserve"> </w:t>
            </w:r>
            <w:r w:rsidRPr="00456C47">
              <w:rPr>
                <w:sz w:val="16"/>
              </w:rPr>
              <w:t>multiple large HIV and COVID vaccine trials</w:t>
            </w:r>
            <w:r w:rsidRPr="00456C47">
              <w:rPr>
                <w:spacing w:val="1"/>
                <w:sz w:val="16"/>
              </w:rPr>
              <w:t xml:space="preserve"> </w:t>
            </w:r>
            <w:r w:rsidRPr="00456C47">
              <w:rPr>
                <w:sz w:val="16"/>
              </w:rPr>
              <w:t>conducted among adults in</w:t>
            </w:r>
            <w:r w:rsidRPr="00456C47">
              <w:rPr>
                <w:spacing w:val="1"/>
                <w:sz w:val="16"/>
              </w:rPr>
              <w:t xml:space="preserve"> </w:t>
            </w:r>
            <w:r w:rsidRPr="00456C47">
              <w:rPr>
                <w:sz w:val="16"/>
              </w:rPr>
              <w:t>Johannesburg,</w:t>
            </w:r>
            <w:r w:rsidRPr="00456C47">
              <w:rPr>
                <w:spacing w:val="-5"/>
                <w:sz w:val="16"/>
              </w:rPr>
              <w:t xml:space="preserve"> </w:t>
            </w:r>
            <w:r w:rsidRPr="00456C47">
              <w:rPr>
                <w:sz w:val="16"/>
              </w:rPr>
              <w:t>South</w:t>
            </w:r>
            <w:r w:rsidRPr="00456C47">
              <w:rPr>
                <w:spacing w:val="-4"/>
                <w:sz w:val="16"/>
              </w:rPr>
              <w:t xml:space="preserve"> </w:t>
            </w:r>
            <w:r w:rsidRPr="00456C47">
              <w:rPr>
                <w:sz w:val="16"/>
              </w:rPr>
              <w:t>Africa</w:t>
            </w:r>
          </w:p>
        </w:tc>
        <w:tc>
          <w:tcPr>
            <w:tcW w:w="1276" w:type="dxa"/>
          </w:tcPr>
          <w:p w14:paraId="772D1124" w14:textId="5B845DA7" w:rsidR="005E1B98" w:rsidRPr="00456C47" w:rsidRDefault="005E1B98" w:rsidP="007E68D4">
            <w:pPr>
              <w:pStyle w:val="TableParagraph"/>
              <w:spacing w:line="183" w:lineRule="exact"/>
              <w:ind w:left="111"/>
              <w:rPr>
                <w:sz w:val="16"/>
              </w:rPr>
            </w:pPr>
            <w:r w:rsidRPr="00456C47">
              <w:rPr>
                <w:sz w:val="16"/>
              </w:rPr>
              <w:t>WHC</w:t>
            </w:r>
            <w:r w:rsidR="00CD0162">
              <w:rPr>
                <w:sz w:val="16"/>
              </w:rPr>
              <w:t xml:space="preserve"> </w:t>
            </w:r>
            <w:r w:rsidRPr="00456C47">
              <w:rPr>
                <w:sz w:val="16"/>
              </w:rPr>
              <w:t>studies</w:t>
            </w:r>
          </w:p>
        </w:tc>
        <w:tc>
          <w:tcPr>
            <w:tcW w:w="3118" w:type="dxa"/>
          </w:tcPr>
          <w:p w14:paraId="32E483A1" w14:textId="0009BEDE" w:rsidR="005E1B98" w:rsidRPr="00456C47" w:rsidRDefault="005E1B98" w:rsidP="007E68D4">
            <w:pPr>
              <w:pStyle w:val="TableParagraph"/>
              <w:spacing w:line="163" w:lineRule="exact"/>
              <w:ind w:left="107"/>
              <w:rPr>
                <w:sz w:val="16"/>
              </w:rPr>
            </w:pPr>
            <w:r w:rsidRPr="00456C47">
              <w:rPr>
                <w:sz w:val="16"/>
              </w:rPr>
              <w:t>Participants</w:t>
            </w:r>
            <w:r w:rsidRPr="00456C47">
              <w:rPr>
                <w:spacing w:val="6"/>
                <w:sz w:val="16"/>
              </w:rPr>
              <w:t xml:space="preserve"> </w:t>
            </w:r>
            <w:r w:rsidRPr="00456C47">
              <w:rPr>
                <w:sz w:val="16"/>
              </w:rPr>
              <w:t>are</w:t>
            </w:r>
            <w:r w:rsidRPr="00456C47">
              <w:rPr>
                <w:spacing w:val="7"/>
                <w:sz w:val="16"/>
              </w:rPr>
              <w:t xml:space="preserve"> </w:t>
            </w:r>
            <w:r w:rsidRPr="00456C47">
              <w:rPr>
                <w:sz w:val="16"/>
              </w:rPr>
              <w:t>followed</w:t>
            </w:r>
            <w:r w:rsidRPr="00456C47">
              <w:rPr>
                <w:spacing w:val="7"/>
                <w:sz w:val="16"/>
              </w:rPr>
              <w:t xml:space="preserve"> </w:t>
            </w:r>
            <w:r w:rsidRPr="00456C47">
              <w:rPr>
                <w:sz w:val="16"/>
              </w:rPr>
              <w:t>up</w:t>
            </w:r>
            <w:r w:rsidRPr="00456C47">
              <w:rPr>
                <w:spacing w:val="1"/>
                <w:sz w:val="16"/>
              </w:rPr>
              <w:t xml:space="preserve"> </w:t>
            </w:r>
            <w:r w:rsidRPr="00456C47">
              <w:rPr>
                <w:sz w:val="16"/>
              </w:rPr>
              <w:t>every 3-months for several years,</w:t>
            </w:r>
            <w:r w:rsidRPr="00456C47">
              <w:rPr>
                <w:spacing w:val="-43"/>
                <w:sz w:val="16"/>
              </w:rPr>
              <w:t xml:space="preserve"> </w:t>
            </w:r>
            <w:r w:rsidRPr="00456C47">
              <w:rPr>
                <w:sz w:val="16"/>
              </w:rPr>
              <w:t>with a multitude of physical</w:t>
            </w:r>
            <w:r w:rsidRPr="00456C47">
              <w:rPr>
                <w:spacing w:val="1"/>
                <w:sz w:val="16"/>
              </w:rPr>
              <w:t xml:space="preserve"> </w:t>
            </w:r>
            <w:r w:rsidRPr="00456C47">
              <w:rPr>
                <w:sz w:val="16"/>
              </w:rPr>
              <w:t>measurements, laboratory tests,</w:t>
            </w:r>
            <w:r w:rsidRPr="00456C47">
              <w:rPr>
                <w:spacing w:val="1"/>
                <w:sz w:val="16"/>
              </w:rPr>
              <w:t xml:space="preserve"> </w:t>
            </w:r>
            <w:r w:rsidRPr="00456C47">
              <w:rPr>
                <w:sz w:val="16"/>
              </w:rPr>
              <w:t>images</w:t>
            </w:r>
            <w:r w:rsidRPr="00456C47">
              <w:rPr>
                <w:spacing w:val="-1"/>
                <w:sz w:val="16"/>
              </w:rPr>
              <w:t xml:space="preserve"> </w:t>
            </w:r>
            <w:r w:rsidRPr="00456C47">
              <w:rPr>
                <w:sz w:val="16"/>
              </w:rPr>
              <w:t>and health</w:t>
            </w:r>
            <w:r w:rsidR="00CD0162">
              <w:rPr>
                <w:sz w:val="16"/>
              </w:rPr>
              <w:t xml:space="preserve"> </w:t>
            </w:r>
            <w:r w:rsidRPr="00456C47">
              <w:rPr>
                <w:sz w:val="16"/>
              </w:rPr>
              <w:t>questionnaires</w:t>
            </w:r>
          </w:p>
        </w:tc>
        <w:tc>
          <w:tcPr>
            <w:tcW w:w="2410" w:type="dxa"/>
          </w:tcPr>
          <w:p w14:paraId="039A978D" w14:textId="77777777" w:rsidR="005E1B98" w:rsidRPr="00456C47" w:rsidRDefault="005E1B98" w:rsidP="007E68D4">
            <w:pPr>
              <w:pStyle w:val="TableParagraph"/>
              <w:rPr>
                <w:rFonts w:ascii="Times New Roman"/>
                <w:sz w:val="14"/>
              </w:rPr>
            </w:pPr>
          </w:p>
        </w:tc>
        <w:tc>
          <w:tcPr>
            <w:tcW w:w="2977" w:type="dxa"/>
          </w:tcPr>
          <w:p w14:paraId="5CB4AA74" w14:textId="77777777" w:rsidR="005E1B98" w:rsidRPr="00456C47" w:rsidRDefault="005E1B98" w:rsidP="007E68D4">
            <w:pPr>
              <w:pStyle w:val="TableParagraph"/>
              <w:spacing w:before="89"/>
              <w:ind w:left="113" w:right="113"/>
              <w:rPr>
                <w:sz w:val="16"/>
              </w:rPr>
            </w:pPr>
            <w:r w:rsidRPr="00456C47">
              <w:rPr>
                <w:sz w:val="16"/>
              </w:rPr>
              <w:t>Research</w:t>
            </w:r>
            <w:r w:rsidRPr="00456C47">
              <w:rPr>
                <w:spacing w:val="10"/>
                <w:sz w:val="16"/>
              </w:rPr>
              <w:t xml:space="preserve"> </w:t>
            </w:r>
            <w:r w:rsidRPr="00456C47">
              <w:rPr>
                <w:sz w:val="16"/>
              </w:rPr>
              <w:t>Project</w:t>
            </w:r>
            <w:r w:rsidRPr="00456C47">
              <w:rPr>
                <w:spacing w:val="11"/>
                <w:sz w:val="16"/>
              </w:rPr>
              <w:t xml:space="preserve"> </w:t>
            </w:r>
            <w:r w:rsidRPr="00456C47">
              <w:rPr>
                <w:sz w:val="16"/>
              </w:rPr>
              <w:t>2:</w:t>
            </w:r>
            <w:r w:rsidRPr="00456C47">
              <w:rPr>
                <w:spacing w:val="1"/>
                <w:sz w:val="16"/>
              </w:rPr>
              <w:t xml:space="preserve"> </w:t>
            </w:r>
            <w:r w:rsidRPr="00456C47">
              <w:rPr>
                <w:sz w:val="16"/>
              </w:rPr>
              <w:t>The study population</w:t>
            </w:r>
            <w:r w:rsidRPr="00456C47">
              <w:rPr>
                <w:spacing w:val="1"/>
                <w:sz w:val="16"/>
              </w:rPr>
              <w:t xml:space="preserve"> </w:t>
            </w:r>
            <w:r w:rsidRPr="00456C47">
              <w:rPr>
                <w:sz w:val="16"/>
              </w:rPr>
              <w:t>has high rates of co-</w:t>
            </w:r>
            <w:r w:rsidRPr="00456C47">
              <w:rPr>
                <w:spacing w:val="1"/>
                <w:sz w:val="16"/>
              </w:rPr>
              <w:t xml:space="preserve"> </w:t>
            </w:r>
            <w:r w:rsidRPr="00456C47">
              <w:rPr>
                <w:sz w:val="16"/>
              </w:rPr>
              <w:t>morbidities and adverse</w:t>
            </w:r>
            <w:r w:rsidRPr="00456C47">
              <w:rPr>
                <w:spacing w:val="-42"/>
                <w:sz w:val="16"/>
              </w:rPr>
              <w:t xml:space="preserve"> </w:t>
            </w:r>
            <w:r w:rsidRPr="00456C47">
              <w:rPr>
                <w:sz w:val="16"/>
              </w:rPr>
              <w:t>health</w:t>
            </w:r>
            <w:r w:rsidRPr="00456C47">
              <w:rPr>
                <w:spacing w:val="-1"/>
                <w:sz w:val="16"/>
              </w:rPr>
              <w:t xml:space="preserve"> </w:t>
            </w:r>
            <w:r w:rsidRPr="00456C47">
              <w:rPr>
                <w:sz w:val="16"/>
              </w:rPr>
              <w:t>outcomes</w:t>
            </w:r>
          </w:p>
        </w:tc>
      </w:tr>
      <w:tr w:rsidR="005E1B98" w:rsidRPr="00456C47" w14:paraId="1CA393E8" w14:textId="77777777" w:rsidTr="00DE7A57">
        <w:trPr>
          <w:trHeight w:val="182"/>
        </w:trPr>
        <w:tc>
          <w:tcPr>
            <w:tcW w:w="14459" w:type="dxa"/>
            <w:gridSpan w:val="6"/>
            <w:shd w:val="clear" w:color="auto" w:fill="D9D9D9" w:themeFill="background1" w:themeFillShade="D9"/>
          </w:tcPr>
          <w:p w14:paraId="73B5B311" w14:textId="77777777" w:rsidR="005E1B98" w:rsidRPr="00456C47" w:rsidRDefault="005E1B98" w:rsidP="007E68D4">
            <w:pPr>
              <w:pStyle w:val="TableParagraph"/>
              <w:spacing w:line="162" w:lineRule="exact"/>
              <w:ind w:left="4536" w:right="4523"/>
              <w:jc w:val="center"/>
              <w:rPr>
                <w:sz w:val="16"/>
              </w:rPr>
            </w:pPr>
            <w:r w:rsidRPr="00456C47">
              <w:rPr>
                <w:sz w:val="16"/>
              </w:rPr>
              <w:t>Climate/</w:t>
            </w:r>
            <w:r w:rsidRPr="00456C47">
              <w:rPr>
                <w:spacing w:val="-4"/>
                <w:sz w:val="16"/>
              </w:rPr>
              <w:t xml:space="preserve"> </w:t>
            </w:r>
            <w:r w:rsidRPr="00456C47">
              <w:rPr>
                <w:sz w:val="16"/>
              </w:rPr>
              <w:t>weather</w:t>
            </w:r>
            <w:r w:rsidRPr="00456C47">
              <w:rPr>
                <w:spacing w:val="-4"/>
                <w:sz w:val="16"/>
              </w:rPr>
              <w:t xml:space="preserve"> </w:t>
            </w:r>
            <w:r w:rsidRPr="00456C47">
              <w:rPr>
                <w:sz w:val="16"/>
              </w:rPr>
              <w:t>data</w:t>
            </w:r>
          </w:p>
        </w:tc>
      </w:tr>
      <w:tr w:rsidR="005E1B98" w:rsidRPr="00456C47" w14:paraId="090CEEC5" w14:textId="77777777" w:rsidTr="00DE7A57">
        <w:trPr>
          <w:trHeight w:val="1290"/>
        </w:trPr>
        <w:tc>
          <w:tcPr>
            <w:tcW w:w="2127" w:type="dxa"/>
          </w:tcPr>
          <w:p w14:paraId="74638602" w14:textId="1880C4E8" w:rsidR="005E1B98" w:rsidRPr="00456C47" w:rsidRDefault="005E1B98" w:rsidP="007E68D4">
            <w:pPr>
              <w:pStyle w:val="TableParagraph"/>
              <w:spacing w:line="182" w:lineRule="exact"/>
              <w:ind w:left="110" w:right="134"/>
              <w:jc w:val="both"/>
              <w:rPr>
                <w:sz w:val="16"/>
              </w:rPr>
            </w:pPr>
            <w:r w:rsidRPr="00456C47">
              <w:rPr>
                <w:sz w:val="16"/>
              </w:rPr>
              <w:t>European Centre for</w:t>
            </w:r>
            <w:r w:rsidRPr="00456C47">
              <w:rPr>
                <w:spacing w:val="-43"/>
                <w:sz w:val="16"/>
              </w:rPr>
              <w:t xml:space="preserve"> </w:t>
            </w:r>
            <w:r w:rsidRPr="00456C47">
              <w:rPr>
                <w:sz w:val="16"/>
              </w:rPr>
              <w:t>Medium-Range</w:t>
            </w:r>
            <w:r w:rsidRPr="00456C47">
              <w:rPr>
                <w:spacing w:val="1"/>
                <w:sz w:val="16"/>
              </w:rPr>
              <w:t xml:space="preserve"> </w:t>
            </w:r>
            <w:r w:rsidRPr="00456C47">
              <w:rPr>
                <w:sz w:val="16"/>
              </w:rPr>
              <w:t>Weather Forecasts</w:t>
            </w:r>
            <w:r w:rsidRPr="00456C47">
              <w:rPr>
                <w:spacing w:val="1"/>
                <w:sz w:val="16"/>
              </w:rPr>
              <w:t xml:space="preserve"> </w:t>
            </w:r>
            <w:r w:rsidRPr="00456C47">
              <w:rPr>
                <w:sz w:val="16"/>
              </w:rPr>
              <w:t>(ECMWF)</w:t>
            </w:r>
            <w:r w:rsidRPr="00456C47">
              <w:rPr>
                <w:spacing w:val="-1"/>
                <w:sz w:val="16"/>
              </w:rPr>
              <w:t xml:space="preserve"> </w:t>
            </w:r>
            <w:r w:rsidRPr="00456C47">
              <w:rPr>
                <w:sz w:val="16"/>
              </w:rPr>
              <w:t>-</w:t>
            </w:r>
            <w:r w:rsidRPr="00456C47">
              <w:rPr>
                <w:color w:val="0000FF"/>
                <w:w w:val="95"/>
                <w:sz w:val="16"/>
                <w:u w:val="single" w:color="0000FF"/>
              </w:rPr>
              <w:t>https://</w:t>
            </w:r>
            <w:hyperlink r:id="rId52">
              <w:r w:rsidRPr="00456C47">
                <w:rPr>
                  <w:color w:val="0000FF"/>
                  <w:w w:val="95"/>
                  <w:sz w:val="16"/>
                  <w:u w:val="single" w:color="0000FF"/>
                </w:rPr>
                <w:t>www.ecmwf.i</w:t>
              </w:r>
            </w:hyperlink>
            <w:r w:rsidRPr="00AB2E7E">
              <w:rPr>
                <w:color w:val="0000FF"/>
                <w:spacing w:val="1"/>
                <w:w w:val="95"/>
                <w:sz w:val="16"/>
              </w:rPr>
              <w:t xml:space="preserve"> </w:t>
            </w:r>
            <w:proofErr w:type="spellStart"/>
            <w:r w:rsidRPr="00456C47">
              <w:rPr>
                <w:color w:val="0000FF"/>
                <w:sz w:val="16"/>
                <w:u w:val="single" w:color="0000FF"/>
              </w:rPr>
              <w:t>nt</w:t>
            </w:r>
            <w:proofErr w:type="spellEnd"/>
            <w:r w:rsidRPr="00456C47">
              <w:rPr>
                <w:color w:val="0000FF"/>
                <w:sz w:val="16"/>
                <w:u w:val="single" w:color="0000FF"/>
              </w:rPr>
              <w:t>/</w:t>
            </w:r>
            <w:proofErr w:type="spellStart"/>
            <w:r w:rsidRPr="00456C47">
              <w:rPr>
                <w:color w:val="0000FF"/>
                <w:sz w:val="16"/>
                <w:u w:val="single" w:color="0000FF"/>
              </w:rPr>
              <w:t>en</w:t>
            </w:r>
            <w:proofErr w:type="spellEnd"/>
            <w:r w:rsidRPr="00456C47">
              <w:rPr>
                <w:color w:val="0000FF"/>
                <w:sz w:val="16"/>
                <w:u w:val="single" w:color="0000FF"/>
              </w:rPr>
              <w:t>/forecasts/data</w:t>
            </w:r>
            <w:r w:rsidRPr="00456C47">
              <w:rPr>
                <w:color w:val="0000FF"/>
                <w:spacing w:val="-43"/>
                <w:sz w:val="16"/>
              </w:rPr>
              <w:t xml:space="preserve"> </w:t>
            </w:r>
            <w:r w:rsidRPr="00456C47">
              <w:rPr>
                <w:color w:val="0000FF"/>
                <w:sz w:val="16"/>
                <w:u w:val="single" w:color="0000FF"/>
              </w:rPr>
              <w:t>sets/set-</w:t>
            </w:r>
            <w:proofErr w:type="spellStart"/>
            <w:r w:rsidRPr="00456C47">
              <w:rPr>
                <w:color w:val="0000FF"/>
                <w:sz w:val="16"/>
              </w:rPr>
              <w:t>i</w:t>
            </w:r>
            <w:proofErr w:type="spellEnd"/>
          </w:p>
        </w:tc>
        <w:tc>
          <w:tcPr>
            <w:tcW w:w="2551" w:type="dxa"/>
          </w:tcPr>
          <w:p w14:paraId="3BCA2BF4" w14:textId="10EBED0B" w:rsidR="005E1B98" w:rsidRPr="00456C47" w:rsidRDefault="005E1B98" w:rsidP="007E68D4">
            <w:pPr>
              <w:pStyle w:val="TableParagraph"/>
              <w:spacing w:line="182" w:lineRule="exact"/>
              <w:ind w:left="105" w:right="278"/>
              <w:rPr>
                <w:sz w:val="16"/>
              </w:rPr>
            </w:pPr>
            <w:r w:rsidRPr="00456C47">
              <w:rPr>
                <w:sz w:val="16"/>
              </w:rPr>
              <w:t>Outputs from a numerical</w:t>
            </w:r>
            <w:r w:rsidRPr="00456C47">
              <w:rPr>
                <w:spacing w:val="1"/>
                <w:sz w:val="16"/>
              </w:rPr>
              <w:t xml:space="preserve"> </w:t>
            </w:r>
            <w:r w:rsidRPr="00456C47">
              <w:rPr>
                <w:sz w:val="16"/>
              </w:rPr>
              <w:t>weather prediction system,</w:t>
            </w:r>
            <w:r w:rsidRPr="00456C47">
              <w:rPr>
                <w:spacing w:val="1"/>
                <w:sz w:val="16"/>
              </w:rPr>
              <w:t xml:space="preserve"> </w:t>
            </w:r>
            <w:r w:rsidRPr="00456C47">
              <w:rPr>
                <w:sz w:val="16"/>
              </w:rPr>
              <w:t>run twice daily, designed to</w:t>
            </w:r>
            <w:r w:rsidRPr="00456C47">
              <w:rPr>
                <w:spacing w:val="-42"/>
                <w:sz w:val="16"/>
              </w:rPr>
              <w:t xml:space="preserve"> </w:t>
            </w:r>
            <w:r w:rsidRPr="00456C47">
              <w:rPr>
                <w:sz w:val="16"/>
              </w:rPr>
              <w:t>produce state-of-the-art</w:t>
            </w:r>
            <w:r w:rsidRPr="00456C47">
              <w:rPr>
                <w:spacing w:val="1"/>
                <w:sz w:val="16"/>
              </w:rPr>
              <w:t xml:space="preserve"> </w:t>
            </w:r>
            <w:r w:rsidRPr="00456C47">
              <w:rPr>
                <w:sz w:val="16"/>
              </w:rPr>
              <w:t>medium</w:t>
            </w:r>
            <w:r w:rsidRPr="00456C47">
              <w:rPr>
                <w:spacing w:val="-1"/>
                <w:sz w:val="16"/>
              </w:rPr>
              <w:t xml:space="preserve"> </w:t>
            </w:r>
            <w:r w:rsidRPr="00456C47">
              <w:rPr>
                <w:sz w:val="16"/>
              </w:rPr>
              <w:t>(10</w:t>
            </w:r>
            <w:r w:rsidRPr="00456C47">
              <w:rPr>
                <w:spacing w:val="-2"/>
                <w:sz w:val="16"/>
              </w:rPr>
              <w:t xml:space="preserve"> </w:t>
            </w:r>
            <w:r w:rsidRPr="00456C47">
              <w:rPr>
                <w:sz w:val="16"/>
              </w:rPr>
              <w:t>days)</w:t>
            </w:r>
            <w:r w:rsidRPr="00456C47">
              <w:rPr>
                <w:spacing w:val="-2"/>
                <w:sz w:val="16"/>
              </w:rPr>
              <w:t xml:space="preserve"> </w:t>
            </w:r>
            <w:r w:rsidRPr="00456C47">
              <w:rPr>
                <w:sz w:val="16"/>
              </w:rPr>
              <w:t>global</w:t>
            </w:r>
            <w:r w:rsidR="00CD0162">
              <w:rPr>
                <w:sz w:val="16"/>
              </w:rPr>
              <w:t xml:space="preserve"> </w:t>
            </w:r>
            <w:r w:rsidRPr="00456C47">
              <w:rPr>
                <w:sz w:val="16"/>
              </w:rPr>
              <w:t>forecasts (contains only the</w:t>
            </w:r>
            <w:r w:rsidRPr="00456C47">
              <w:rPr>
                <w:spacing w:val="-42"/>
                <w:sz w:val="16"/>
              </w:rPr>
              <w:t xml:space="preserve"> </w:t>
            </w:r>
            <w:r w:rsidRPr="00456C47">
              <w:rPr>
                <w:sz w:val="16"/>
              </w:rPr>
              <w:t>latest</w:t>
            </w:r>
            <w:r w:rsidRPr="00456C47">
              <w:rPr>
                <w:spacing w:val="-1"/>
                <w:sz w:val="16"/>
              </w:rPr>
              <w:t xml:space="preserve"> </w:t>
            </w:r>
            <w:r w:rsidRPr="00456C47">
              <w:rPr>
                <w:sz w:val="16"/>
              </w:rPr>
              <w:t>forecast)</w:t>
            </w:r>
          </w:p>
        </w:tc>
        <w:tc>
          <w:tcPr>
            <w:tcW w:w="1276" w:type="dxa"/>
          </w:tcPr>
          <w:p w14:paraId="6E39BE55" w14:textId="77777777" w:rsidR="005E1B98" w:rsidRPr="00456C47" w:rsidRDefault="005E1B98" w:rsidP="007E68D4">
            <w:pPr>
              <w:pStyle w:val="TableParagraph"/>
              <w:spacing w:before="136"/>
              <w:ind w:left="111"/>
              <w:rPr>
                <w:sz w:val="16"/>
              </w:rPr>
            </w:pPr>
            <w:r w:rsidRPr="00456C47">
              <w:rPr>
                <w:sz w:val="16"/>
              </w:rPr>
              <w:t>PAIRS</w:t>
            </w:r>
          </w:p>
        </w:tc>
        <w:tc>
          <w:tcPr>
            <w:tcW w:w="3118" w:type="dxa"/>
          </w:tcPr>
          <w:p w14:paraId="3847C63B" w14:textId="77777777" w:rsidR="005E1B98" w:rsidRPr="00456C47" w:rsidRDefault="005E1B98" w:rsidP="007E68D4">
            <w:pPr>
              <w:pStyle w:val="TableParagraph"/>
              <w:spacing w:before="94"/>
              <w:ind w:left="107" w:right="120"/>
              <w:rPr>
                <w:sz w:val="16"/>
              </w:rPr>
            </w:pPr>
            <w:r w:rsidRPr="00456C47">
              <w:rPr>
                <w:sz w:val="16"/>
              </w:rPr>
              <w:t>Temperature (Ground, Min, Max)</w:t>
            </w:r>
            <w:r w:rsidRPr="00456C47">
              <w:rPr>
                <w:spacing w:val="-42"/>
                <w:sz w:val="16"/>
              </w:rPr>
              <w:t xml:space="preserve"> </w:t>
            </w:r>
            <w:r w:rsidRPr="00456C47">
              <w:rPr>
                <w:sz w:val="16"/>
              </w:rPr>
              <w:t>at 2 m above ground; Solar</w:t>
            </w:r>
            <w:r w:rsidRPr="00456C47">
              <w:rPr>
                <w:spacing w:val="1"/>
                <w:sz w:val="16"/>
              </w:rPr>
              <w:t xml:space="preserve"> </w:t>
            </w:r>
            <w:r w:rsidRPr="00456C47">
              <w:rPr>
                <w:sz w:val="16"/>
              </w:rPr>
              <w:t>irradiance; Wind speed (toward</w:t>
            </w:r>
            <w:r w:rsidRPr="00456C47">
              <w:rPr>
                <w:spacing w:val="1"/>
                <w:sz w:val="16"/>
              </w:rPr>
              <w:t xml:space="preserve"> </w:t>
            </w:r>
            <w:r w:rsidRPr="00456C47">
              <w:rPr>
                <w:sz w:val="16"/>
              </w:rPr>
              <w:t>east, north) at 10 m above</w:t>
            </w:r>
            <w:r w:rsidRPr="00456C47">
              <w:rPr>
                <w:spacing w:val="1"/>
                <w:sz w:val="16"/>
              </w:rPr>
              <w:t xml:space="preserve"> </w:t>
            </w:r>
            <w:r w:rsidRPr="00456C47">
              <w:rPr>
                <w:sz w:val="16"/>
              </w:rPr>
              <w:t>ground; Daily precipitation (total,</w:t>
            </w:r>
            <w:r w:rsidRPr="00456C47">
              <w:rPr>
                <w:spacing w:val="1"/>
                <w:sz w:val="16"/>
              </w:rPr>
              <w:t xml:space="preserve"> </w:t>
            </w:r>
            <w:r w:rsidRPr="00456C47">
              <w:rPr>
                <w:sz w:val="16"/>
              </w:rPr>
              <w:t>rate);</w:t>
            </w:r>
            <w:r w:rsidRPr="00456C47">
              <w:rPr>
                <w:spacing w:val="-1"/>
                <w:sz w:val="16"/>
              </w:rPr>
              <w:t xml:space="preserve"> </w:t>
            </w:r>
            <w:r w:rsidRPr="00456C47">
              <w:rPr>
                <w:sz w:val="16"/>
              </w:rPr>
              <w:t>Dewpoint;</w:t>
            </w:r>
            <w:r w:rsidRPr="00456C47">
              <w:rPr>
                <w:spacing w:val="-1"/>
                <w:sz w:val="16"/>
              </w:rPr>
              <w:t xml:space="preserve"> </w:t>
            </w:r>
            <w:r w:rsidRPr="00456C47">
              <w:rPr>
                <w:sz w:val="16"/>
              </w:rPr>
              <w:t>Pressure</w:t>
            </w:r>
          </w:p>
        </w:tc>
        <w:tc>
          <w:tcPr>
            <w:tcW w:w="2410" w:type="dxa"/>
          </w:tcPr>
          <w:p w14:paraId="3F17056B" w14:textId="09C4B7FF" w:rsidR="005E1B98" w:rsidRPr="00456C47" w:rsidRDefault="005E1B98" w:rsidP="007E68D4">
            <w:pPr>
              <w:pStyle w:val="TableParagraph"/>
              <w:spacing w:line="168" w:lineRule="exact"/>
              <w:ind w:left="112"/>
              <w:rPr>
                <w:sz w:val="16"/>
              </w:rPr>
            </w:pPr>
            <w:r w:rsidRPr="00456C47">
              <w:rPr>
                <w:sz w:val="16"/>
              </w:rPr>
              <w:t>Spatial: Global</w:t>
            </w:r>
            <w:r w:rsidRPr="00456C47">
              <w:rPr>
                <w:spacing w:val="-43"/>
                <w:sz w:val="16"/>
              </w:rPr>
              <w:t xml:space="preserve"> </w:t>
            </w:r>
            <w:r w:rsidRPr="00456C47">
              <w:rPr>
                <w:sz w:val="16"/>
              </w:rPr>
              <w:t>coverage,</w:t>
            </w:r>
            <w:r w:rsidRPr="00456C47">
              <w:rPr>
                <w:spacing w:val="1"/>
                <w:sz w:val="16"/>
              </w:rPr>
              <w:t xml:space="preserve"> </w:t>
            </w:r>
            <w:r w:rsidRPr="00456C47">
              <w:rPr>
                <w:sz w:val="16"/>
              </w:rPr>
              <w:t>0.065536</w:t>
            </w:r>
            <w:r w:rsidRPr="00456C47">
              <w:rPr>
                <w:spacing w:val="-6"/>
                <w:sz w:val="16"/>
              </w:rPr>
              <w:t xml:space="preserve"> </w:t>
            </w:r>
            <w:proofErr w:type="spellStart"/>
            <w:r w:rsidRPr="00456C47">
              <w:rPr>
                <w:sz w:val="16"/>
              </w:rPr>
              <w:t>deg.Temporal</w:t>
            </w:r>
            <w:proofErr w:type="spellEnd"/>
            <w:r w:rsidRPr="00456C47">
              <w:rPr>
                <w:sz w:val="16"/>
              </w:rPr>
              <w:t>: 3 – 6</w:t>
            </w:r>
            <w:r w:rsidRPr="00456C47">
              <w:rPr>
                <w:spacing w:val="1"/>
                <w:sz w:val="16"/>
              </w:rPr>
              <w:t xml:space="preserve"> </w:t>
            </w:r>
            <w:r w:rsidRPr="00456C47">
              <w:rPr>
                <w:sz w:val="16"/>
              </w:rPr>
              <w:t>hourly &amp; daily res.;</w:t>
            </w:r>
            <w:r w:rsidRPr="00456C47">
              <w:rPr>
                <w:spacing w:val="-43"/>
                <w:sz w:val="16"/>
              </w:rPr>
              <w:t xml:space="preserve"> </w:t>
            </w:r>
            <w:r w:rsidRPr="00456C47">
              <w:rPr>
                <w:sz w:val="16"/>
              </w:rPr>
              <w:t>Jan</w:t>
            </w:r>
            <w:r w:rsidRPr="00456C47">
              <w:rPr>
                <w:spacing w:val="-1"/>
                <w:sz w:val="16"/>
              </w:rPr>
              <w:t xml:space="preserve"> </w:t>
            </w:r>
            <w:r w:rsidRPr="00456C47">
              <w:rPr>
                <w:sz w:val="16"/>
              </w:rPr>
              <w:t>2014</w:t>
            </w:r>
            <w:r w:rsidRPr="00456C47">
              <w:rPr>
                <w:spacing w:val="-2"/>
                <w:sz w:val="16"/>
              </w:rPr>
              <w:t xml:space="preserve"> </w:t>
            </w:r>
            <w:r w:rsidRPr="00456C47">
              <w:rPr>
                <w:sz w:val="16"/>
              </w:rPr>
              <w:t>–</w:t>
            </w:r>
            <w:r w:rsidRPr="00456C47">
              <w:rPr>
                <w:spacing w:val="-1"/>
                <w:sz w:val="16"/>
              </w:rPr>
              <w:t xml:space="preserve"> </w:t>
            </w:r>
            <w:r w:rsidRPr="00456C47">
              <w:rPr>
                <w:sz w:val="16"/>
              </w:rPr>
              <w:t>Oct2019</w:t>
            </w:r>
          </w:p>
        </w:tc>
        <w:tc>
          <w:tcPr>
            <w:tcW w:w="2977" w:type="dxa"/>
          </w:tcPr>
          <w:p w14:paraId="7FBCCCE2" w14:textId="77777777" w:rsidR="005E1B98" w:rsidRPr="00456C47" w:rsidRDefault="005E1B98" w:rsidP="007E68D4">
            <w:pPr>
              <w:pStyle w:val="TableParagraph"/>
              <w:ind w:left="113" w:right="265"/>
              <w:rPr>
                <w:sz w:val="16"/>
              </w:rPr>
            </w:pPr>
            <w:r w:rsidRPr="00456C47">
              <w:rPr>
                <w:sz w:val="16"/>
              </w:rPr>
              <w:t>Determination of heat</w:t>
            </w:r>
            <w:r w:rsidRPr="00456C47">
              <w:rPr>
                <w:spacing w:val="-42"/>
                <w:sz w:val="16"/>
              </w:rPr>
              <w:t xml:space="preserve"> </w:t>
            </w:r>
            <w:r w:rsidRPr="00456C47">
              <w:rPr>
                <w:sz w:val="16"/>
              </w:rPr>
              <w:t>hazard; Thermal</w:t>
            </w:r>
            <w:r w:rsidRPr="00456C47">
              <w:rPr>
                <w:spacing w:val="1"/>
                <w:sz w:val="16"/>
              </w:rPr>
              <w:t xml:space="preserve"> </w:t>
            </w:r>
            <w:r w:rsidRPr="00456C47">
              <w:rPr>
                <w:sz w:val="16"/>
              </w:rPr>
              <w:t>comfort metrics;</w:t>
            </w:r>
            <w:r w:rsidRPr="00456C47">
              <w:rPr>
                <w:spacing w:val="1"/>
                <w:sz w:val="16"/>
              </w:rPr>
              <w:t xml:space="preserve"> </w:t>
            </w:r>
            <w:r w:rsidRPr="00456C47">
              <w:rPr>
                <w:sz w:val="16"/>
              </w:rPr>
              <w:t>combined climate</w:t>
            </w:r>
            <w:r w:rsidRPr="00456C47">
              <w:rPr>
                <w:spacing w:val="1"/>
                <w:sz w:val="16"/>
              </w:rPr>
              <w:t xml:space="preserve"> </w:t>
            </w:r>
            <w:r w:rsidRPr="00456C47">
              <w:rPr>
                <w:sz w:val="16"/>
              </w:rPr>
              <w:t>exposures</w:t>
            </w:r>
            <w:r w:rsidRPr="00456C47">
              <w:rPr>
                <w:spacing w:val="-11"/>
                <w:sz w:val="16"/>
              </w:rPr>
              <w:t xml:space="preserve"> </w:t>
            </w:r>
            <w:r w:rsidRPr="00456C47">
              <w:rPr>
                <w:sz w:val="16"/>
              </w:rPr>
              <w:t>(forecasts)</w:t>
            </w:r>
          </w:p>
        </w:tc>
      </w:tr>
      <w:tr w:rsidR="005E1B98" w:rsidRPr="00456C47" w14:paraId="02856E94" w14:textId="77777777" w:rsidTr="00DE7A57">
        <w:trPr>
          <w:trHeight w:val="1103"/>
        </w:trPr>
        <w:tc>
          <w:tcPr>
            <w:tcW w:w="2127" w:type="dxa"/>
          </w:tcPr>
          <w:p w14:paraId="0FA339CB" w14:textId="62CAD8AB" w:rsidR="005E1B98" w:rsidRPr="00456C47" w:rsidRDefault="005E1B98" w:rsidP="007E68D4">
            <w:pPr>
              <w:pStyle w:val="TableParagraph"/>
              <w:spacing w:before="3"/>
              <w:ind w:left="110" w:right="142"/>
              <w:rPr>
                <w:sz w:val="16"/>
              </w:rPr>
            </w:pPr>
            <w:r w:rsidRPr="00456C47">
              <w:rPr>
                <w:sz w:val="16"/>
              </w:rPr>
              <w:t>IBM</w:t>
            </w:r>
            <w:r w:rsidRPr="00456C47">
              <w:rPr>
                <w:spacing w:val="-2"/>
                <w:sz w:val="16"/>
              </w:rPr>
              <w:t xml:space="preserve"> </w:t>
            </w:r>
            <w:r w:rsidRPr="00456C47">
              <w:rPr>
                <w:sz w:val="16"/>
              </w:rPr>
              <w:t>TWC</w:t>
            </w:r>
            <w:r w:rsidRPr="00456C47">
              <w:rPr>
                <w:spacing w:val="-1"/>
                <w:sz w:val="16"/>
              </w:rPr>
              <w:t xml:space="preserve"> </w:t>
            </w:r>
            <w:r w:rsidRPr="00456C47">
              <w:rPr>
                <w:sz w:val="16"/>
              </w:rPr>
              <w:t>(</w:t>
            </w:r>
            <w:proofErr w:type="spellStart"/>
            <w:r w:rsidRPr="00456C47">
              <w:rPr>
                <w:sz w:val="16"/>
              </w:rPr>
              <w:t>TheWeather</w:t>
            </w:r>
            <w:proofErr w:type="spellEnd"/>
            <w:r w:rsidRPr="00456C47">
              <w:rPr>
                <w:sz w:val="16"/>
              </w:rPr>
              <w:t xml:space="preserve"> Company)</w:t>
            </w:r>
            <w:r w:rsidRPr="00456C47">
              <w:rPr>
                <w:spacing w:val="-43"/>
                <w:sz w:val="16"/>
              </w:rPr>
              <w:t xml:space="preserve"> </w:t>
            </w:r>
            <w:r w:rsidRPr="00456C47">
              <w:rPr>
                <w:sz w:val="16"/>
              </w:rPr>
              <w:t>Current and</w:t>
            </w:r>
            <w:r w:rsidRPr="00456C47">
              <w:rPr>
                <w:spacing w:val="1"/>
                <w:sz w:val="16"/>
              </w:rPr>
              <w:t xml:space="preserve"> </w:t>
            </w:r>
            <w:r w:rsidRPr="00456C47">
              <w:rPr>
                <w:sz w:val="16"/>
              </w:rPr>
              <w:t>historical</w:t>
            </w:r>
            <w:r w:rsidRPr="00456C47">
              <w:rPr>
                <w:spacing w:val="-3"/>
                <w:sz w:val="16"/>
              </w:rPr>
              <w:t xml:space="preserve"> </w:t>
            </w:r>
            <w:r w:rsidRPr="00456C47">
              <w:rPr>
                <w:sz w:val="16"/>
              </w:rPr>
              <w:t>weather</w:t>
            </w:r>
          </w:p>
        </w:tc>
        <w:tc>
          <w:tcPr>
            <w:tcW w:w="2551" w:type="dxa"/>
          </w:tcPr>
          <w:p w14:paraId="2E546EDD" w14:textId="77777777" w:rsidR="005E1B98" w:rsidRPr="00456C47" w:rsidRDefault="005E1B98" w:rsidP="007E68D4">
            <w:pPr>
              <w:pStyle w:val="TableParagraph"/>
              <w:spacing w:before="161"/>
              <w:ind w:left="105" w:right="83"/>
              <w:rPr>
                <w:sz w:val="16"/>
              </w:rPr>
            </w:pPr>
            <w:r w:rsidRPr="00456C47">
              <w:rPr>
                <w:sz w:val="16"/>
              </w:rPr>
              <w:t>Data layers from The Weather</w:t>
            </w:r>
            <w:r w:rsidRPr="00456C47">
              <w:rPr>
                <w:spacing w:val="-43"/>
                <w:sz w:val="16"/>
              </w:rPr>
              <w:t xml:space="preserve"> </w:t>
            </w:r>
            <w:r w:rsidRPr="00456C47">
              <w:rPr>
                <w:sz w:val="16"/>
              </w:rPr>
              <w:t>Company,</w:t>
            </w:r>
            <w:r w:rsidRPr="00456C47">
              <w:rPr>
                <w:spacing w:val="-3"/>
                <w:sz w:val="16"/>
              </w:rPr>
              <w:t xml:space="preserve"> </w:t>
            </w:r>
            <w:r w:rsidRPr="00456C47">
              <w:rPr>
                <w:sz w:val="16"/>
              </w:rPr>
              <w:t>an</w:t>
            </w:r>
            <w:r w:rsidRPr="00456C47">
              <w:rPr>
                <w:spacing w:val="-2"/>
                <w:sz w:val="16"/>
              </w:rPr>
              <w:t xml:space="preserve"> </w:t>
            </w:r>
            <w:r w:rsidRPr="00456C47">
              <w:rPr>
                <w:sz w:val="16"/>
              </w:rPr>
              <w:t>IBM</w:t>
            </w:r>
            <w:r w:rsidRPr="00456C47">
              <w:rPr>
                <w:spacing w:val="-1"/>
                <w:sz w:val="16"/>
              </w:rPr>
              <w:t xml:space="preserve"> </w:t>
            </w:r>
            <w:r w:rsidRPr="00456C47">
              <w:rPr>
                <w:sz w:val="16"/>
              </w:rPr>
              <w:t>Business</w:t>
            </w:r>
          </w:p>
        </w:tc>
        <w:tc>
          <w:tcPr>
            <w:tcW w:w="1276" w:type="dxa"/>
          </w:tcPr>
          <w:p w14:paraId="335246E8" w14:textId="77777777" w:rsidR="005E1B98" w:rsidRPr="00456C47" w:rsidRDefault="005E1B98" w:rsidP="007E68D4">
            <w:pPr>
              <w:pStyle w:val="TableParagraph"/>
              <w:spacing w:before="1"/>
              <w:ind w:left="111"/>
              <w:rPr>
                <w:sz w:val="16"/>
              </w:rPr>
            </w:pPr>
            <w:r w:rsidRPr="00456C47">
              <w:rPr>
                <w:sz w:val="16"/>
              </w:rPr>
              <w:t>PAIRS</w:t>
            </w:r>
          </w:p>
        </w:tc>
        <w:tc>
          <w:tcPr>
            <w:tcW w:w="3118" w:type="dxa"/>
          </w:tcPr>
          <w:p w14:paraId="287F85C5" w14:textId="3919EBA6" w:rsidR="005E1B98" w:rsidRPr="00456C47" w:rsidRDefault="005E1B98" w:rsidP="007E68D4">
            <w:pPr>
              <w:pStyle w:val="TableParagraph"/>
              <w:spacing w:line="163" w:lineRule="exact"/>
              <w:ind w:left="107"/>
              <w:rPr>
                <w:sz w:val="16"/>
              </w:rPr>
            </w:pPr>
            <w:r w:rsidRPr="00456C47">
              <w:rPr>
                <w:sz w:val="16"/>
              </w:rPr>
              <w:t>Temperature (Change, Min, Max,</w:t>
            </w:r>
            <w:r w:rsidRPr="00456C47">
              <w:rPr>
                <w:spacing w:val="-43"/>
                <w:sz w:val="16"/>
              </w:rPr>
              <w:t xml:space="preserve"> </w:t>
            </w:r>
            <w:r w:rsidRPr="00456C47">
              <w:rPr>
                <w:sz w:val="16"/>
              </w:rPr>
              <w:t>Feels</w:t>
            </w:r>
            <w:r w:rsidRPr="00456C47">
              <w:rPr>
                <w:spacing w:val="3"/>
                <w:sz w:val="16"/>
              </w:rPr>
              <w:t xml:space="preserve"> </w:t>
            </w:r>
            <w:r w:rsidRPr="00456C47">
              <w:rPr>
                <w:sz w:val="16"/>
              </w:rPr>
              <w:t>like);</w:t>
            </w:r>
            <w:r w:rsidRPr="00456C47">
              <w:rPr>
                <w:spacing w:val="4"/>
                <w:sz w:val="16"/>
              </w:rPr>
              <w:t xml:space="preserve"> </w:t>
            </w:r>
            <w:r w:rsidRPr="00456C47">
              <w:rPr>
                <w:sz w:val="16"/>
              </w:rPr>
              <w:t>Solar</w:t>
            </w:r>
            <w:r w:rsidRPr="00456C47">
              <w:rPr>
                <w:spacing w:val="4"/>
                <w:sz w:val="16"/>
              </w:rPr>
              <w:t xml:space="preserve"> </w:t>
            </w:r>
            <w:r w:rsidRPr="00456C47">
              <w:rPr>
                <w:sz w:val="16"/>
              </w:rPr>
              <w:t>irradiance;</w:t>
            </w:r>
            <w:r w:rsidRPr="00456C47">
              <w:rPr>
                <w:spacing w:val="1"/>
                <w:sz w:val="16"/>
              </w:rPr>
              <w:t xml:space="preserve"> </w:t>
            </w:r>
            <w:r w:rsidRPr="00456C47">
              <w:rPr>
                <w:sz w:val="16"/>
              </w:rPr>
              <w:t>Wind</w:t>
            </w:r>
            <w:r w:rsidRPr="00456C47">
              <w:rPr>
                <w:spacing w:val="-2"/>
                <w:sz w:val="16"/>
              </w:rPr>
              <w:t xml:space="preserve"> </w:t>
            </w:r>
            <w:r w:rsidRPr="00456C47">
              <w:rPr>
                <w:sz w:val="16"/>
              </w:rPr>
              <w:t>(speed,</w:t>
            </w:r>
            <w:r w:rsidRPr="00456C47">
              <w:rPr>
                <w:spacing w:val="-2"/>
                <w:sz w:val="16"/>
              </w:rPr>
              <w:t xml:space="preserve"> </w:t>
            </w:r>
            <w:r w:rsidRPr="00456C47">
              <w:rPr>
                <w:sz w:val="16"/>
              </w:rPr>
              <w:t>gust</w:t>
            </w:r>
            <w:r w:rsidRPr="00456C47">
              <w:rPr>
                <w:spacing w:val="-1"/>
                <w:sz w:val="16"/>
              </w:rPr>
              <w:t xml:space="preserve"> </w:t>
            </w:r>
            <w:r w:rsidRPr="00456C47">
              <w:rPr>
                <w:sz w:val="16"/>
              </w:rPr>
              <w:t>&amp;</w:t>
            </w:r>
            <w:r w:rsidRPr="00456C47">
              <w:rPr>
                <w:spacing w:val="-1"/>
                <w:sz w:val="16"/>
              </w:rPr>
              <w:t xml:space="preserve"> </w:t>
            </w:r>
            <w:r w:rsidRPr="00456C47">
              <w:rPr>
                <w:sz w:val="16"/>
              </w:rPr>
              <w:t>dir.),</w:t>
            </w:r>
            <w:r w:rsidRPr="00456C47">
              <w:rPr>
                <w:spacing w:val="-2"/>
                <w:sz w:val="16"/>
              </w:rPr>
              <w:t xml:space="preserve"> </w:t>
            </w:r>
            <w:proofErr w:type="spellStart"/>
            <w:r w:rsidRPr="00456C47">
              <w:rPr>
                <w:sz w:val="16"/>
              </w:rPr>
              <w:t>Rel.Humidity</w:t>
            </w:r>
            <w:proofErr w:type="spellEnd"/>
            <w:r w:rsidRPr="00456C47">
              <w:rPr>
                <w:sz w:val="16"/>
              </w:rPr>
              <w:t>, Daily precipitation</w:t>
            </w:r>
            <w:r w:rsidRPr="00456C47">
              <w:rPr>
                <w:spacing w:val="1"/>
                <w:sz w:val="16"/>
              </w:rPr>
              <w:t xml:space="preserve"> </w:t>
            </w:r>
            <w:r w:rsidRPr="00456C47">
              <w:rPr>
                <w:sz w:val="16"/>
              </w:rPr>
              <w:t>(total,</w:t>
            </w:r>
            <w:r w:rsidRPr="00456C47">
              <w:rPr>
                <w:spacing w:val="-5"/>
                <w:sz w:val="16"/>
              </w:rPr>
              <w:t xml:space="preserve"> </w:t>
            </w:r>
            <w:r w:rsidRPr="00456C47">
              <w:rPr>
                <w:sz w:val="16"/>
              </w:rPr>
              <w:t>rate);</w:t>
            </w:r>
            <w:r w:rsidRPr="00456C47">
              <w:rPr>
                <w:spacing w:val="-5"/>
                <w:sz w:val="16"/>
              </w:rPr>
              <w:t xml:space="preserve"> </w:t>
            </w:r>
            <w:r w:rsidRPr="00456C47">
              <w:rPr>
                <w:sz w:val="16"/>
              </w:rPr>
              <w:t>Dewpoint;</w:t>
            </w:r>
            <w:r w:rsidRPr="00456C47">
              <w:rPr>
                <w:spacing w:val="-5"/>
                <w:sz w:val="16"/>
              </w:rPr>
              <w:t xml:space="preserve"> </w:t>
            </w:r>
            <w:r w:rsidRPr="00456C47">
              <w:rPr>
                <w:sz w:val="16"/>
              </w:rPr>
              <w:t>3-hrlyPressure</w:t>
            </w:r>
            <w:r w:rsidRPr="00456C47">
              <w:rPr>
                <w:spacing w:val="-5"/>
                <w:sz w:val="16"/>
              </w:rPr>
              <w:t xml:space="preserve"> </w:t>
            </w:r>
            <w:r w:rsidRPr="00456C47">
              <w:rPr>
                <w:sz w:val="16"/>
              </w:rPr>
              <w:t>Change</w:t>
            </w:r>
          </w:p>
        </w:tc>
        <w:tc>
          <w:tcPr>
            <w:tcW w:w="2410" w:type="dxa"/>
          </w:tcPr>
          <w:p w14:paraId="6F13C126" w14:textId="7836A1B9" w:rsidR="005E1B98" w:rsidRPr="00456C47" w:rsidRDefault="0265ADC5" w:rsidP="6AB5BE6C">
            <w:pPr>
              <w:pStyle w:val="TableParagraph"/>
              <w:spacing w:line="163" w:lineRule="exact"/>
              <w:ind w:left="112"/>
              <w:rPr>
                <w:sz w:val="16"/>
                <w:szCs w:val="16"/>
              </w:rPr>
            </w:pPr>
            <w:r w:rsidRPr="6AB5BE6C">
              <w:rPr>
                <w:sz w:val="16"/>
                <w:szCs w:val="16"/>
              </w:rPr>
              <w:t>Spatial: Global</w:t>
            </w:r>
            <w:r w:rsidRPr="6AB5BE6C">
              <w:rPr>
                <w:spacing w:val="1"/>
                <w:sz w:val="16"/>
                <w:szCs w:val="16"/>
              </w:rPr>
              <w:t xml:space="preserve"> </w:t>
            </w:r>
            <w:r w:rsidRPr="6AB5BE6C">
              <w:rPr>
                <w:sz w:val="16"/>
                <w:szCs w:val="16"/>
              </w:rPr>
              <w:t>coverage, 4km</w:t>
            </w:r>
            <w:r w:rsidRPr="6AB5BE6C">
              <w:rPr>
                <w:spacing w:val="1"/>
                <w:sz w:val="16"/>
                <w:szCs w:val="16"/>
              </w:rPr>
              <w:t xml:space="preserve"> </w:t>
            </w:r>
            <w:r w:rsidRPr="6AB5BE6C">
              <w:rPr>
                <w:sz w:val="16"/>
                <w:szCs w:val="16"/>
              </w:rPr>
              <w:t>landmass and</w:t>
            </w:r>
            <w:r w:rsidRPr="6AB5BE6C">
              <w:rPr>
                <w:spacing w:val="1"/>
                <w:sz w:val="16"/>
                <w:szCs w:val="16"/>
              </w:rPr>
              <w:t xml:space="preserve"> </w:t>
            </w:r>
            <w:r w:rsidRPr="6AB5BE6C">
              <w:rPr>
                <w:sz w:val="16"/>
                <w:szCs w:val="16"/>
              </w:rPr>
              <w:t>coastal waterways</w:t>
            </w:r>
            <w:r w:rsidRPr="6AB5BE6C">
              <w:rPr>
                <w:spacing w:val="-43"/>
                <w:sz w:val="16"/>
                <w:szCs w:val="16"/>
              </w:rPr>
              <w:t xml:space="preserve"> </w:t>
            </w:r>
            <w:r w:rsidRPr="6AB5BE6C">
              <w:rPr>
                <w:sz w:val="16"/>
                <w:szCs w:val="16"/>
              </w:rPr>
              <w:t>(hourly</w:t>
            </w:r>
            <w:r w:rsidRPr="6AB5BE6C">
              <w:rPr>
                <w:spacing w:val="-3"/>
                <w:sz w:val="16"/>
                <w:szCs w:val="16"/>
              </w:rPr>
              <w:t xml:space="preserve"> </w:t>
            </w:r>
            <w:r w:rsidRPr="6AB5BE6C">
              <w:rPr>
                <w:sz w:val="16"/>
                <w:szCs w:val="16"/>
              </w:rPr>
              <w:t>&amp;</w:t>
            </w:r>
            <w:r w:rsidRPr="6AB5BE6C">
              <w:rPr>
                <w:spacing w:val="-2"/>
                <w:sz w:val="16"/>
                <w:szCs w:val="16"/>
              </w:rPr>
              <w:t xml:space="preserve"> </w:t>
            </w:r>
            <w:r w:rsidRPr="6AB5BE6C">
              <w:rPr>
                <w:sz w:val="16"/>
                <w:szCs w:val="16"/>
              </w:rPr>
              <w:t>daily</w:t>
            </w:r>
            <w:r w:rsidRPr="6AB5BE6C">
              <w:rPr>
                <w:spacing w:val="-3"/>
                <w:sz w:val="16"/>
                <w:szCs w:val="16"/>
              </w:rPr>
              <w:t xml:space="preserve"> </w:t>
            </w:r>
            <w:r w:rsidRPr="6AB5BE6C">
              <w:rPr>
                <w:sz w:val="16"/>
                <w:szCs w:val="16"/>
              </w:rPr>
              <w:t>res from</w:t>
            </w:r>
            <w:r w:rsidRPr="6AB5BE6C">
              <w:rPr>
                <w:spacing w:val="-2"/>
                <w:sz w:val="16"/>
                <w:szCs w:val="16"/>
              </w:rPr>
              <w:t xml:space="preserve"> </w:t>
            </w:r>
            <w:r w:rsidRPr="6AB5BE6C">
              <w:rPr>
                <w:sz w:val="16"/>
                <w:szCs w:val="16"/>
              </w:rPr>
              <w:t>2015)</w:t>
            </w:r>
          </w:p>
        </w:tc>
        <w:tc>
          <w:tcPr>
            <w:tcW w:w="2977" w:type="dxa"/>
          </w:tcPr>
          <w:p w14:paraId="63E5D0BA" w14:textId="77777777" w:rsidR="005E1B98" w:rsidRPr="00456C47" w:rsidRDefault="005E1B98" w:rsidP="007E68D4">
            <w:pPr>
              <w:pStyle w:val="TableParagraph"/>
              <w:spacing w:before="89"/>
              <w:ind w:left="113" w:right="265"/>
              <w:rPr>
                <w:sz w:val="16"/>
              </w:rPr>
            </w:pPr>
            <w:r w:rsidRPr="00456C47">
              <w:rPr>
                <w:sz w:val="16"/>
              </w:rPr>
              <w:t>Determination of heat</w:t>
            </w:r>
            <w:r w:rsidRPr="00456C47">
              <w:rPr>
                <w:spacing w:val="-43"/>
                <w:sz w:val="16"/>
              </w:rPr>
              <w:t xml:space="preserve"> </w:t>
            </w:r>
            <w:r w:rsidRPr="00456C47">
              <w:rPr>
                <w:sz w:val="16"/>
              </w:rPr>
              <w:t>hazard; Thermal</w:t>
            </w:r>
            <w:r w:rsidRPr="00456C47">
              <w:rPr>
                <w:spacing w:val="1"/>
                <w:sz w:val="16"/>
              </w:rPr>
              <w:t xml:space="preserve"> </w:t>
            </w:r>
            <w:r w:rsidRPr="00456C47">
              <w:rPr>
                <w:sz w:val="16"/>
              </w:rPr>
              <w:t>comfort metrics;</w:t>
            </w:r>
            <w:r w:rsidRPr="00456C47">
              <w:rPr>
                <w:spacing w:val="1"/>
                <w:sz w:val="16"/>
              </w:rPr>
              <w:t xml:space="preserve"> </w:t>
            </w:r>
            <w:r w:rsidRPr="00456C47">
              <w:rPr>
                <w:sz w:val="16"/>
              </w:rPr>
              <w:t>combined climate</w:t>
            </w:r>
            <w:r w:rsidRPr="00456C47">
              <w:rPr>
                <w:spacing w:val="1"/>
                <w:sz w:val="16"/>
              </w:rPr>
              <w:t xml:space="preserve"> </w:t>
            </w:r>
            <w:r w:rsidRPr="00456C47">
              <w:rPr>
                <w:sz w:val="16"/>
              </w:rPr>
              <w:t>exposures</w:t>
            </w:r>
            <w:r w:rsidRPr="00456C47">
              <w:rPr>
                <w:spacing w:val="-10"/>
                <w:sz w:val="16"/>
              </w:rPr>
              <w:t xml:space="preserve"> </w:t>
            </w:r>
            <w:r w:rsidRPr="00456C47">
              <w:rPr>
                <w:sz w:val="16"/>
              </w:rPr>
              <w:t>(historical)</w:t>
            </w:r>
          </w:p>
        </w:tc>
      </w:tr>
      <w:tr w:rsidR="005E1B98" w:rsidRPr="00456C47" w14:paraId="5210DBF3" w14:textId="77777777" w:rsidTr="00DE7A57">
        <w:trPr>
          <w:trHeight w:val="1473"/>
        </w:trPr>
        <w:tc>
          <w:tcPr>
            <w:tcW w:w="2127" w:type="dxa"/>
          </w:tcPr>
          <w:p w14:paraId="3271DF16" w14:textId="77777777" w:rsidR="005E1B98" w:rsidRPr="00456C47" w:rsidRDefault="005E1B98" w:rsidP="007E68D4">
            <w:pPr>
              <w:pStyle w:val="TableParagraph"/>
              <w:ind w:left="110"/>
              <w:rPr>
                <w:sz w:val="16"/>
                <w:lang w:val="nl-NL"/>
              </w:rPr>
            </w:pPr>
            <w:r w:rsidRPr="00456C47">
              <w:rPr>
                <w:sz w:val="16"/>
              </w:rPr>
              <w:t>Fifth-generation</w:t>
            </w:r>
            <w:r w:rsidRPr="00456C47">
              <w:rPr>
                <w:spacing w:val="1"/>
                <w:sz w:val="16"/>
              </w:rPr>
              <w:t xml:space="preserve"> </w:t>
            </w:r>
            <w:r w:rsidRPr="00456C47">
              <w:rPr>
                <w:sz w:val="16"/>
              </w:rPr>
              <w:t>ECMWF high-res.</w:t>
            </w:r>
            <w:r w:rsidRPr="00456C47">
              <w:rPr>
                <w:spacing w:val="1"/>
                <w:sz w:val="16"/>
              </w:rPr>
              <w:t xml:space="preserve"> </w:t>
            </w:r>
            <w:r w:rsidRPr="00456C47">
              <w:rPr>
                <w:sz w:val="16"/>
                <w:lang w:val="nl-NL"/>
              </w:rPr>
              <w:t>Reanalysis (ERA5)</w:t>
            </w:r>
            <w:r w:rsidRPr="00456C47">
              <w:rPr>
                <w:spacing w:val="1"/>
                <w:sz w:val="16"/>
                <w:lang w:val="nl-NL"/>
              </w:rPr>
              <w:t xml:space="preserve"> </w:t>
            </w:r>
            <w:r w:rsidRPr="00456C47">
              <w:rPr>
                <w:color w:val="0000FF"/>
                <w:w w:val="95"/>
                <w:sz w:val="16"/>
                <w:u w:val="single" w:color="0000FF"/>
                <w:lang w:val="nl-NL"/>
              </w:rPr>
              <w:t>https://cds.climate.c</w:t>
            </w:r>
            <w:r w:rsidRPr="00456C47">
              <w:rPr>
                <w:color w:val="0000FF"/>
                <w:spacing w:val="1"/>
                <w:w w:val="95"/>
                <w:sz w:val="16"/>
                <w:lang w:val="nl-NL"/>
              </w:rPr>
              <w:t xml:space="preserve"> </w:t>
            </w:r>
            <w:r w:rsidRPr="00456C47">
              <w:rPr>
                <w:color w:val="0000FF"/>
                <w:sz w:val="16"/>
                <w:u w:val="single" w:color="0000FF"/>
                <w:lang w:val="nl-NL"/>
              </w:rPr>
              <w:t>opernicus.eu</w:t>
            </w:r>
          </w:p>
        </w:tc>
        <w:tc>
          <w:tcPr>
            <w:tcW w:w="2551" w:type="dxa"/>
          </w:tcPr>
          <w:p w14:paraId="64623BBD" w14:textId="77777777" w:rsidR="005E1B98" w:rsidRPr="00456C47" w:rsidRDefault="005E1B98" w:rsidP="007E68D4">
            <w:pPr>
              <w:pStyle w:val="TableParagraph"/>
              <w:ind w:left="105" w:right="109"/>
              <w:rPr>
                <w:sz w:val="16"/>
              </w:rPr>
            </w:pPr>
            <w:r w:rsidRPr="00456C47">
              <w:rPr>
                <w:sz w:val="16"/>
              </w:rPr>
              <w:t>A global reanalysis dataset</w:t>
            </w:r>
            <w:r w:rsidRPr="00456C47">
              <w:rPr>
                <w:spacing w:val="1"/>
                <w:sz w:val="16"/>
              </w:rPr>
              <w:t xml:space="preserve"> </w:t>
            </w:r>
            <w:r w:rsidRPr="00456C47">
              <w:rPr>
                <w:sz w:val="16"/>
              </w:rPr>
              <w:t>combining observed data with</w:t>
            </w:r>
            <w:r w:rsidRPr="00456C47">
              <w:rPr>
                <w:spacing w:val="-43"/>
                <w:sz w:val="16"/>
              </w:rPr>
              <w:t xml:space="preserve"> </w:t>
            </w:r>
            <w:r w:rsidRPr="00456C47">
              <w:rPr>
                <w:sz w:val="16"/>
              </w:rPr>
              <w:t>the output of meteorological</w:t>
            </w:r>
            <w:r w:rsidRPr="00456C47">
              <w:rPr>
                <w:spacing w:val="1"/>
                <w:sz w:val="16"/>
              </w:rPr>
              <w:t xml:space="preserve"> </w:t>
            </w:r>
            <w:r w:rsidRPr="00456C47">
              <w:rPr>
                <w:sz w:val="16"/>
              </w:rPr>
              <w:t>models. Contains data for</w:t>
            </w:r>
            <w:r w:rsidRPr="00456C47">
              <w:rPr>
                <w:spacing w:val="1"/>
                <w:sz w:val="16"/>
              </w:rPr>
              <w:t xml:space="preserve"> </w:t>
            </w:r>
            <w:r w:rsidRPr="00456C47">
              <w:rPr>
                <w:sz w:val="16"/>
              </w:rPr>
              <w:t>2000, 2005 and from 2009</w:t>
            </w:r>
            <w:r w:rsidRPr="00456C47">
              <w:rPr>
                <w:spacing w:val="1"/>
                <w:sz w:val="16"/>
              </w:rPr>
              <w:t xml:space="preserve"> </w:t>
            </w:r>
            <w:r w:rsidRPr="00456C47">
              <w:rPr>
                <w:sz w:val="16"/>
              </w:rPr>
              <w:t>onwards.</w:t>
            </w:r>
          </w:p>
        </w:tc>
        <w:tc>
          <w:tcPr>
            <w:tcW w:w="1276" w:type="dxa"/>
          </w:tcPr>
          <w:p w14:paraId="3CEEFF89" w14:textId="77777777" w:rsidR="005E1B98" w:rsidRPr="00456C47" w:rsidRDefault="005E1B98" w:rsidP="007E68D4">
            <w:pPr>
              <w:pStyle w:val="TableParagraph"/>
              <w:ind w:left="111"/>
              <w:rPr>
                <w:sz w:val="16"/>
              </w:rPr>
            </w:pPr>
            <w:r w:rsidRPr="00456C47">
              <w:rPr>
                <w:sz w:val="16"/>
              </w:rPr>
              <w:t>PAIRS</w:t>
            </w:r>
          </w:p>
        </w:tc>
        <w:tc>
          <w:tcPr>
            <w:tcW w:w="3118" w:type="dxa"/>
          </w:tcPr>
          <w:p w14:paraId="74E44E3B" w14:textId="564A5796" w:rsidR="005E1B98" w:rsidRPr="00456C47" w:rsidRDefault="0265ADC5" w:rsidP="6AB5BE6C">
            <w:pPr>
              <w:pStyle w:val="TableParagraph"/>
              <w:spacing w:line="167" w:lineRule="exact"/>
              <w:ind w:left="107"/>
              <w:rPr>
                <w:sz w:val="16"/>
                <w:szCs w:val="16"/>
              </w:rPr>
            </w:pPr>
            <w:r w:rsidRPr="6AB5BE6C">
              <w:rPr>
                <w:sz w:val="16"/>
                <w:szCs w:val="16"/>
              </w:rPr>
              <w:t>Temperature (2 m above ground,</w:t>
            </w:r>
            <w:r w:rsidRPr="6AB5BE6C">
              <w:rPr>
                <w:spacing w:val="-42"/>
                <w:sz w:val="16"/>
                <w:szCs w:val="16"/>
              </w:rPr>
              <w:t xml:space="preserve"> </w:t>
            </w:r>
            <w:r w:rsidRPr="6AB5BE6C">
              <w:rPr>
                <w:sz w:val="16"/>
                <w:szCs w:val="16"/>
              </w:rPr>
              <w:t>Min, Max); Wind speed (toward</w:t>
            </w:r>
            <w:r w:rsidRPr="6AB5BE6C">
              <w:rPr>
                <w:spacing w:val="1"/>
                <w:sz w:val="16"/>
                <w:szCs w:val="16"/>
              </w:rPr>
              <w:t xml:space="preserve"> </w:t>
            </w:r>
            <w:r w:rsidRPr="6AB5BE6C">
              <w:rPr>
                <w:sz w:val="16"/>
                <w:szCs w:val="16"/>
              </w:rPr>
              <w:t>east, north); Daily precipitation</w:t>
            </w:r>
            <w:r w:rsidRPr="6AB5BE6C">
              <w:rPr>
                <w:spacing w:val="1"/>
                <w:sz w:val="16"/>
                <w:szCs w:val="16"/>
              </w:rPr>
              <w:t xml:space="preserve"> </w:t>
            </w:r>
            <w:r w:rsidRPr="6AB5BE6C">
              <w:rPr>
                <w:sz w:val="16"/>
                <w:szCs w:val="16"/>
              </w:rPr>
              <w:t>(total, rate, type); Atmospheric</w:t>
            </w:r>
            <w:r w:rsidRPr="6AB5BE6C">
              <w:rPr>
                <w:spacing w:val="1"/>
                <w:sz w:val="16"/>
                <w:szCs w:val="16"/>
              </w:rPr>
              <w:t xml:space="preserve"> </w:t>
            </w:r>
            <w:r w:rsidRPr="6AB5BE6C">
              <w:rPr>
                <w:sz w:val="16"/>
                <w:szCs w:val="16"/>
              </w:rPr>
              <w:t>water/ water vapor content,</w:t>
            </w:r>
            <w:r w:rsidRPr="6AB5BE6C">
              <w:rPr>
                <w:spacing w:val="1"/>
                <w:sz w:val="16"/>
                <w:szCs w:val="16"/>
              </w:rPr>
              <w:t xml:space="preserve"> </w:t>
            </w:r>
            <w:r w:rsidRPr="6AB5BE6C">
              <w:rPr>
                <w:sz w:val="16"/>
                <w:szCs w:val="16"/>
              </w:rPr>
              <w:t>Thermal radiation; Soil</w:t>
            </w:r>
            <w:r w:rsidRPr="6AB5BE6C">
              <w:rPr>
                <w:spacing w:val="1"/>
                <w:sz w:val="16"/>
                <w:szCs w:val="16"/>
              </w:rPr>
              <w:t xml:space="preserve"> </w:t>
            </w:r>
            <w:r w:rsidRPr="6AB5BE6C">
              <w:rPr>
                <w:sz w:val="16"/>
                <w:szCs w:val="16"/>
              </w:rPr>
              <w:t>temperature;</w:t>
            </w:r>
            <w:r w:rsidRPr="6AB5BE6C">
              <w:rPr>
                <w:spacing w:val="-3"/>
                <w:sz w:val="16"/>
                <w:szCs w:val="16"/>
              </w:rPr>
              <w:t xml:space="preserve"> </w:t>
            </w:r>
            <w:r w:rsidRPr="6AB5BE6C">
              <w:rPr>
                <w:sz w:val="16"/>
                <w:szCs w:val="16"/>
              </w:rPr>
              <w:t>Vegetation</w:t>
            </w:r>
            <w:r w:rsidRPr="6AB5BE6C">
              <w:rPr>
                <w:spacing w:val="-3"/>
                <w:sz w:val="16"/>
                <w:szCs w:val="16"/>
              </w:rPr>
              <w:t xml:space="preserve"> </w:t>
            </w:r>
            <w:r w:rsidRPr="6AB5BE6C">
              <w:rPr>
                <w:sz w:val="16"/>
                <w:szCs w:val="16"/>
              </w:rPr>
              <w:t>types and</w:t>
            </w:r>
            <w:r w:rsidRPr="6AB5BE6C">
              <w:rPr>
                <w:spacing w:val="-3"/>
                <w:sz w:val="16"/>
                <w:szCs w:val="16"/>
              </w:rPr>
              <w:t xml:space="preserve"> </w:t>
            </w:r>
            <w:r w:rsidRPr="6AB5BE6C">
              <w:rPr>
                <w:sz w:val="16"/>
                <w:szCs w:val="16"/>
              </w:rPr>
              <w:t>cover</w:t>
            </w:r>
            <w:r w:rsidRPr="6AB5BE6C">
              <w:rPr>
                <w:spacing w:val="-3"/>
                <w:sz w:val="16"/>
                <w:szCs w:val="16"/>
              </w:rPr>
              <w:t xml:space="preserve"> </w:t>
            </w:r>
            <w:r w:rsidRPr="6AB5BE6C">
              <w:rPr>
                <w:sz w:val="16"/>
                <w:szCs w:val="16"/>
              </w:rPr>
              <w:t>(high,</w:t>
            </w:r>
            <w:r w:rsidRPr="6AB5BE6C">
              <w:rPr>
                <w:spacing w:val="-3"/>
                <w:sz w:val="16"/>
                <w:szCs w:val="16"/>
              </w:rPr>
              <w:t xml:space="preserve"> </w:t>
            </w:r>
            <w:r w:rsidRPr="6AB5BE6C">
              <w:rPr>
                <w:sz w:val="16"/>
                <w:szCs w:val="16"/>
              </w:rPr>
              <w:t>low)</w:t>
            </w:r>
          </w:p>
        </w:tc>
        <w:tc>
          <w:tcPr>
            <w:tcW w:w="2410" w:type="dxa"/>
          </w:tcPr>
          <w:p w14:paraId="34321648" w14:textId="56209256" w:rsidR="005E1B98" w:rsidRPr="00456C47" w:rsidRDefault="005E1B98" w:rsidP="007E68D4">
            <w:pPr>
              <w:pStyle w:val="TableParagraph"/>
              <w:spacing w:line="167" w:lineRule="exact"/>
              <w:ind w:left="112"/>
              <w:rPr>
                <w:sz w:val="16"/>
              </w:rPr>
            </w:pPr>
            <w:r w:rsidRPr="00456C47">
              <w:rPr>
                <w:sz w:val="16"/>
              </w:rPr>
              <w:t>Spatial: Global</w:t>
            </w:r>
            <w:r w:rsidRPr="00456C47">
              <w:rPr>
                <w:spacing w:val="1"/>
                <w:sz w:val="16"/>
              </w:rPr>
              <w:t xml:space="preserve"> </w:t>
            </w:r>
            <w:r w:rsidRPr="00456C47">
              <w:rPr>
                <w:sz w:val="16"/>
              </w:rPr>
              <w:t>coverage,</w:t>
            </w:r>
            <w:r w:rsidRPr="00456C47">
              <w:rPr>
                <w:spacing w:val="1"/>
                <w:sz w:val="16"/>
              </w:rPr>
              <w:t xml:space="preserve"> </w:t>
            </w:r>
            <w:r w:rsidRPr="00456C47">
              <w:rPr>
                <w:sz w:val="16"/>
              </w:rPr>
              <w:t>0.131072 degrees</w:t>
            </w:r>
            <w:r w:rsidRPr="00456C47">
              <w:rPr>
                <w:spacing w:val="-42"/>
                <w:sz w:val="16"/>
              </w:rPr>
              <w:t xml:space="preserve"> </w:t>
            </w:r>
            <w:r w:rsidRPr="00456C47">
              <w:rPr>
                <w:sz w:val="16"/>
              </w:rPr>
              <w:t>PAIRS resolution</w:t>
            </w:r>
            <w:r w:rsidRPr="00456C47">
              <w:rPr>
                <w:spacing w:val="1"/>
                <w:sz w:val="16"/>
              </w:rPr>
              <w:t xml:space="preserve"> </w:t>
            </w:r>
            <w:r w:rsidRPr="00456C47">
              <w:rPr>
                <w:sz w:val="16"/>
              </w:rPr>
              <w:t>(raw: 0.25 deg.)</w:t>
            </w:r>
            <w:r w:rsidRPr="00456C47">
              <w:rPr>
                <w:spacing w:val="1"/>
                <w:sz w:val="16"/>
              </w:rPr>
              <w:t xml:space="preserve"> </w:t>
            </w:r>
            <w:r w:rsidRPr="00456C47">
              <w:rPr>
                <w:sz w:val="16"/>
              </w:rPr>
              <w:t>Temporal: hourly;</w:t>
            </w:r>
            <w:r w:rsidRPr="00456C47">
              <w:rPr>
                <w:spacing w:val="1"/>
                <w:sz w:val="16"/>
              </w:rPr>
              <w:t xml:space="preserve"> </w:t>
            </w:r>
            <w:r w:rsidRPr="00456C47">
              <w:rPr>
                <w:sz w:val="16"/>
              </w:rPr>
              <w:t>coverage</w:t>
            </w:r>
            <w:r w:rsidRPr="00456C47">
              <w:rPr>
                <w:spacing w:val="-6"/>
                <w:sz w:val="16"/>
              </w:rPr>
              <w:t xml:space="preserve"> </w:t>
            </w:r>
            <w:r w:rsidRPr="00456C47">
              <w:rPr>
                <w:sz w:val="16"/>
              </w:rPr>
              <w:t>from</w:t>
            </w:r>
            <w:r w:rsidRPr="00456C47">
              <w:rPr>
                <w:spacing w:val="-4"/>
                <w:sz w:val="16"/>
              </w:rPr>
              <w:t xml:space="preserve"> </w:t>
            </w:r>
            <w:r w:rsidRPr="00456C47">
              <w:rPr>
                <w:sz w:val="16"/>
              </w:rPr>
              <w:t>Jan1980</w:t>
            </w:r>
            <w:r w:rsidRPr="00456C47">
              <w:rPr>
                <w:spacing w:val="-3"/>
                <w:sz w:val="16"/>
              </w:rPr>
              <w:t xml:space="preserve"> </w:t>
            </w:r>
            <w:r w:rsidRPr="00456C47">
              <w:rPr>
                <w:sz w:val="16"/>
              </w:rPr>
              <w:t>–</w:t>
            </w:r>
            <w:r w:rsidRPr="00456C47">
              <w:rPr>
                <w:spacing w:val="-3"/>
                <w:sz w:val="16"/>
              </w:rPr>
              <w:t xml:space="preserve"> </w:t>
            </w:r>
            <w:r w:rsidRPr="00456C47">
              <w:rPr>
                <w:sz w:val="16"/>
              </w:rPr>
              <w:t>Jun</w:t>
            </w:r>
            <w:r w:rsidRPr="00456C47">
              <w:rPr>
                <w:spacing w:val="-2"/>
                <w:sz w:val="16"/>
              </w:rPr>
              <w:t xml:space="preserve"> </w:t>
            </w:r>
            <w:r w:rsidRPr="00456C47">
              <w:rPr>
                <w:sz w:val="16"/>
              </w:rPr>
              <w:t>2019</w:t>
            </w:r>
          </w:p>
        </w:tc>
        <w:tc>
          <w:tcPr>
            <w:tcW w:w="2977" w:type="dxa"/>
          </w:tcPr>
          <w:p w14:paraId="5025B801" w14:textId="77777777" w:rsidR="005E1B98" w:rsidRPr="00456C47" w:rsidRDefault="005E1B98" w:rsidP="007E68D4">
            <w:pPr>
              <w:pStyle w:val="TableParagraph"/>
              <w:ind w:left="113" w:right="265"/>
              <w:rPr>
                <w:sz w:val="16"/>
              </w:rPr>
            </w:pPr>
            <w:r w:rsidRPr="00456C47">
              <w:rPr>
                <w:sz w:val="16"/>
              </w:rPr>
              <w:t>Determination of heat</w:t>
            </w:r>
            <w:r w:rsidRPr="00456C47">
              <w:rPr>
                <w:spacing w:val="-43"/>
                <w:sz w:val="16"/>
              </w:rPr>
              <w:t xml:space="preserve"> </w:t>
            </w:r>
            <w:r w:rsidRPr="00456C47">
              <w:rPr>
                <w:sz w:val="16"/>
              </w:rPr>
              <w:t>hazard; Thermal</w:t>
            </w:r>
            <w:r w:rsidRPr="00456C47">
              <w:rPr>
                <w:spacing w:val="1"/>
                <w:sz w:val="16"/>
              </w:rPr>
              <w:t xml:space="preserve"> </w:t>
            </w:r>
            <w:r w:rsidRPr="00456C47">
              <w:rPr>
                <w:sz w:val="16"/>
              </w:rPr>
              <w:t>comfort metrics;</w:t>
            </w:r>
            <w:r w:rsidRPr="00456C47">
              <w:rPr>
                <w:spacing w:val="1"/>
                <w:sz w:val="16"/>
              </w:rPr>
              <w:t xml:space="preserve"> </w:t>
            </w:r>
            <w:r w:rsidRPr="00456C47">
              <w:rPr>
                <w:sz w:val="16"/>
              </w:rPr>
              <w:t>combined climate</w:t>
            </w:r>
            <w:r w:rsidRPr="00456C47">
              <w:rPr>
                <w:spacing w:val="1"/>
                <w:sz w:val="16"/>
              </w:rPr>
              <w:t xml:space="preserve"> </w:t>
            </w:r>
            <w:r w:rsidRPr="00456C47">
              <w:rPr>
                <w:sz w:val="16"/>
              </w:rPr>
              <w:t>exposures</w:t>
            </w:r>
            <w:r w:rsidRPr="00456C47">
              <w:rPr>
                <w:spacing w:val="-10"/>
                <w:sz w:val="16"/>
              </w:rPr>
              <w:t xml:space="preserve"> </w:t>
            </w:r>
            <w:r w:rsidRPr="00456C47">
              <w:rPr>
                <w:sz w:val="16"/>
              </w:rPr>
              <w:t>(historical)</w:t>
            </w:r>
          </w:p>
        </w:tc>
      </w:tr>
      <w:tr w:rsidR="005E1B98" w:rsidRPr="00456C47" w14:paraId="6CFFB266" w14:textId="77777777" w:rsidTr="00DE7A57">
        <w:trPr>
          <w:trHeight w:val="1103"/>
        </w:trPr>
        <w:tc>
          <w:tcPr>
            <w:tcW w:w="2127" w:type="dxa"/>
          </w:tcPr>
          <w:p w14:paraId="12F12C74" w14:textId="77777777" w:rsidR="005E1B98" w:rsidRPr="00456C47" w:rsidRDefault="005E1B98" w:rsidP="007E68D4">
            <w:pPr>
              <w:pStyle w:val="TableParagraph"/>
              <w:ind w:left="110" w:right="275"/>
              <w:rPr>
                <w:sz w:val="16"/>
              </w:rPr>
            </w:pPr>
            <w:r w:rsidRPr="00456C47">
              <w:rPr>
                <w:sz w:val="16"/>
              </w:rPr>
              <w:t>Copernicus S2S</w:t>
            </w:r>
            <w:r w:rsidRPr="00456C47">
              <w:rPr>
                <w:spacing w:val="1"/>
                <w:sz w:val="16"/>
              </w:rPr>
              <w:t xml:space="preserve"> </w:t>
            </w:r>
            <w:r w:rsidRPr="00456C47">
              <w:rPr>
                <w:sz w:val="16"/>
              </w:rPr>
              <w:t>seasonal forecast</w:t>
            </w:r>
            <w:r w:rsidRPr="00456C47">
              <w:rPr>
                <w:spacing w:val="-43"/>
                <w:sz w:val="16"/>
              </w:rPr>
              <w:t xml:space="preserve"> </w:t>
            </w:r>
            <w:r w:rsidRPr="00456C47">
              <w:rPr>
                <w:sz w:val="16"/>
              </w:rPr>
              <w:t>data</w:t>
            </w:r>
          </w:p>
        </w:tc>
        <w:tc>
          <w:tcPr>
            <w:tcW w:w="2551" w:type="dxa"/>
          </w:tcPr>
          <w:p w14:paraId="2B97BCA0" w14:textId="77777777" w:rsidR="005E1B98" w:rsidRPr="00456C47" w:rsidRDefault="005E1B98" w:rsidP="007E68D4">
            <w:pPr>
              <w:pStyle w:val="TableParagraph"/>
              <w:ind w:left="105" w:right="331"/>
              <w:rPr>
                <w:sz w:val="16"/>
              </w:rPr>
            </w:pPr>
            <w:r w:rsidRPr="00456C47">
              <w:rPr>
                <w:sz w:val="16"/>
              </w:rPr>
              <w:t>Model outputs forecasting</w:t>
            </w:r>
            <w:r w:rsidRPr="00456C47">
              <w:rPr>
                <w:spacing w:val="1"/>
                <w:sz w:val="16"/>
              </w:rPr>
              <w:t xml:space="preserve"> </w:t>
            </w:r>
            <w:r w:rsidRPr="00456C47">
              <w:rPr>
                <w:sz w:val="16"/>
              </w:rPr>
              <w:t>climate conditions over the</w:t>
            </w:r>
            <w:r w:rsidRPr="00456C47">
              <w:rPr>
                <w:spacing w:val="-43"/>
                <w:sz w:val="16"/>
              </w:rPr>
              <w:t xml:space="preserve"> </w:t>
            </w:r>
            <w:r w:rsidRPr="00456C47">
              <w:rPr>
                <w:sz w:val="16"/>
              </w:rPr>
              <w:t>three months following the</w:t>
            </w:r>
            <w:r w:rsidRPr="00456C47">
              <w:rPr>
                <w:spacing w:val="-42"/>
                <w:sz w:val="16"/>
              </w:rPr>
              <w:t xml:space="preserve"> </w:t>
            </w:r>
            <w:r w:rsidRPr="00456C47">
              <w:rPr>
                <w:sz w:val="16"/>
              </w:rPr>
              <w:t>forecast</w:t>
            </w:r>
            <w:r w:rsidRPr="00456C47">
              <w:rPr>
                <w:spacing w:val="-2"/>
                <w:sz w:val="16"/>
              </w:rPr>
              <w:t xml:space="preserve"> </w:t>
            </w:r>
            <w:r w:rsidRPr="00456C47">
              <w:rPr>
                <w:sz w:val="16"/>
              </w:rPr>
              <w:t>initialization</w:t>
            </w:r>
          </w:p>
        </w:tc>
        <w:tc>
          <w:tcPr>
            <w:tcW w:w="1276" w:type="dxa"/>
          </w:tcPr>
          <w:p w14:paraId="6E809375" w14:textId="77777777" w:rsidR="005E1B98" w:rsidRPr="00456C47" w:rsidRDefault="005E1B98" w:rsidP="007E68D4">
            <w:pPr>
              <w:pStyle w:val="TableParagraph"/>
              <w:ind w:left="111"/>
              <w:rPr>
                <w:sz w:val="16"/>
              </w:rPr>
            </w:pPr>
            <w:r w:rsidRPr="00456C47">
              <w:rPr>
                <w:sz w:val="16"/>
              </w:rPr>
              <w:t>UCT</w:t>
            </w:r>
          </w:p>
        </w:tc>
        <w:tc>
          <w:tcPr>
            <w:tcW w:w="3118" w:type="dxa"/>
          </w:tcPr>
          <w:p w14:paraId="5668ECD9" w14:textId="77777777" w:rsidR="005E1B98" w:rsidRPr="00456C47" w:rsidRDefault="005E1B98" w:rsidP="007E68D4">
            <w:pPr>
              <w:pStyle w:val="TableParagraph"/>
              <w:ind w:left="107" w:right="253"/>
              <w:rPr>
                <w:sz w:val="16"/>
              </w:rPr>
            </w:pPr>
            <w:r w:rsidRPr="00456C47">
              <w:rPr>
                <w:sz w:val="16"/>
              </w:rPr>
              <w:t>Temperature 2m above ground</w:t>
            </w:r>
            <w:r w:rsidRPr="00456C47">
              <w:rPr>
                <w:spacing w:val="-42"/>
                <w:sz w:val="16"/>
              </w:rPr>
              <w:t xml:space="preserve"> </w:t>
            </w:r>
            <w:r w:rsidRPr="00456C47">
              <w:rPr>
                <w:sz w:val="16"/>
              </w:rPr>
              <w:t>(min, max), Daily precipitation</w:t>
            </w:r>
            <w:r w:rsidRPr="00456C47">
              <w:rPr>
                <w:spacing w:val="1"/>
                <w:sz w:val="16"/>
              </w:rPr>
              <w:t xml:space="preserve"> </w:t>
            </w:r>
            <w:r w:rsidRPr="00456C47">
              <w:rPr>
                <w:sz w:val="16"/>
              </w:rPr>
              <w:t>(total)</w:t>
            </w:r>
          </w:p>
        </w:tc>
        <w:tc>
          <w:tcPr>
            <w:tcW w:w="2410" w:type="dxa"/>
          </w:tcPr>
          <w:p w14:paraId="08A4A98C" w14:textId="77777777" w:rsidR="005E1B98" w:rsidRPr="00456C47" w:rsidRDefault="005E1B98" w:rsidP="007E68D4">
            <w:pPr>
              <w:pStyle w:val="TableParagraph"/>
              <w:ind w:left="112"/>
              <w:rPr>
                <w:sz w:val="16"/>
              </w:rPr>
            </w:pPr>
            <w:r w:rsidRPr="00456C47">
              <w:rPr>
                <w:sz w:val="16"/>
              </w:rPr>
              <w:t>Temporal:</w:t>
            </w:r>
            <w:r w:rsidRPr="00456C47">
              <w:rPr>
                <w:spacing w:val="-5"/>
                <w:sz w:val="16"/>
              </w:rPr>
              <w:t xml:space="preserve"> </w:t>
            </w:r>
            <w:r w:rsidRPr="00456C47">
              <w:rPr>
                <w:sz w:val="16"/>
              </w:rPr>
              <w:t>daily</w:t>
            </w:r>
          </w:p>
        </w:tc>
        <w:tc>
          <w:tcPr>
            <w:tcW w:w="2977" w:type="dxa"/>
          </w:tcPr>
          <w:p w14:paraId="67EF93A3" w14:textId="1B743FDC" w:rsidR="005E1B98" w:rsidRPr="00456C47" w:rsidRDefault="0265ADC5" w:rsidP="6AB5BE6C">
            <w:pPr>
              <w:pStyle w:val="TableParagraph"/>
              <w:spacing w:line="165" w:lineRule="exact"/>
              <w:ind w:left="113"/>
              <w:rPr>
                <w:sz w:val="16"/>
                <w:szCs w:val="16"/>
              </w:rPr>
            </w:pPr>
            <w:r w:rsidRPr="6AB5BE6C">
              <w:rPr>
                <w:sz w:val="16"/>
                <w:szCs w:val="16"/>
              </w:rPr>
              <w:t>Seasonal (weeks to 3</w:t>
            </w:r>
            <w:r w:rsidRPr="6AB5BE6C">
              <w:rPr>
                <w:spacing w:val="1"/>
                <w:sz w:val="16"/>
                <w:szCs w:val="16"/>
              </w:rPr>
              <w:t xml:space="preserve"> </w:t>
            </w:r>
            <w:r w:rsidRPr="6AB5BE6C">
              <w:rPr>
                <w:sz w:val="16"/>
                <w:szCs w:val="16"/>
              </w:rPr>
              <w:t>months) time horizon</w:t>
            </w:r>
            <w:r w:rsidRPr="6AB5BE6C">
              <w:rPr>
                <w:spacing w:val="1"/>
                <w:sz w:val="16"/>
                <w:szCs w:val="16"/>
              </w:rPr>
              <w:t xml:space="preserve"> </w:t>
            </w:r>
            <w:r w:rsidRPr="6AB5BE6C">
              <w:rPr>
                <w:sz w:val="16"/>
                <w:szCs w:val="16"/>
              </w:rPr>
              <w:t>forecasting of relevant</w:t>
            </w:r>
            <w:r w:rsidRPr="6AB5BE6C">
              <w:rPr>
                <w:spacing w:val="-43"/>
                <w:sz w:val="16"/>
                <w:szCs w:val="16"/>
              </w:rPr>
              <w:t xml:space="preserve"> </w:t>
            </w:r>
            <w:r w:rsidRPr="6AB5BE6C">
              <w:rPr>
                <w:sz w:val="16"/>
                <w:szCs w:val="16"/>
              </w:rPr>
              <w:t>weather conditions</w:t>
            </w:r>
            <w:r w:rsidRPr="6AB5BE6C">
              <w:rPr>
                <w:spacing w:val="1"/>
                <w:sz w:val="16"/>
                <w:szCs w:val="16"/>
              </w:rPr>
              <w:t xml:space="preserve"> </w:t>
            </w:r>
            <w:r w:rsidRPr="6AB5BE6C">
              <w:rPr>
                <w:sz w:val="16"/>
                <w:szCs w:val="16"/>
              </w:rPr>
              <w:t>(heat</w:t>
            </w:r>
            <w:r w:rsidRPr="6AB5BE6C">
              <w:rPr>
                <w:spacing w:val="-5"/>
                <w:sz w:val="16"/>
                <w:szCs w:val="16"/>
              </w:rPr>
              <w:t xml:space="preserve"> </w:t>
            </w:r>
            <w:r w:rsidRPr="6AB5BE6C">
              <w:rPr>
                <w:sz w:val="16"/>
                <w:szCs w:val="16"/>
              </w:rPr>
              <w:t>hazard)</w:t>
            </w:r>
            <w:r w:rsidRPr="6AB5BE6C">
              <w:rPr>
                <w:spacing w:val="-4"/>
                <w:sz w:val="16"/>
                <w:szCs w:val="16"/>
              </w:rPr>
              <w:t xml:space="preserve"> </w:t>
            </w:r>
            <w:r w:rsidRPr="6AB5BE6C">
              <w:rPr>
                <w:sz w:val="16"/>
                <w:szCs w:val="16"/>
              </w:rPr>
              <w:t>for</w:t>
            </w:r>
            <w:r w:rsidRPr="6AB5BE6C">
              <w:rPr>
                <w:spacing w:val="-4"/>
                <w:sz w:val="16"/>
                <w:szCs w:val="16"/>
              </w:rPr>
              <w:t xml:space="preserve"> </w:t>
            </w:r>
            <w:r w:rsidRPr="6AB5BE6C">
              <w:rPr>
                <w:sz w:val="16"/>
                <w:szCs w:val="16"/>
              </w:rPr>
              <w:t>early warning</w:t>
            </w:r>
          </w:p>
        </w:tc>
      </w:tr>
      <w:tr w:rsidR="005E1B98" w:rsidRPr="00456C47" w14:paraId="7934F528" w14:textId="77777777" w:rsidTr="00DE7A57">
        <w:trPr>
          <w:trHeight w:val="551"/>
        </w:trPr>
        <w:tc>
          <w:tcPr>
            <w:tcW w:w="2127" w:type="dxa"/>
          </w:tcPr>
          <w:p w14:paraId="286BD942" w14:textId="77777777" w:rsidR="005E1B98" w:rsidRPr="00456C47" w:rsidRDefault="005E1B98" w:rsidP="007E68D4">
            <w:pPr>
              <w:pStyle w:val="TableParagraph"/>
              <w:spacing w:before="89"/>
              <w:ind w:left="110" w:right="513"/>
              <w:rPr>
                <w:sz w:val="16"/>
              </w:rPr>
            </w:pPr>
            <w:r w:rsidRPr="00456C47">
              <w:rPr>
                <w:spacing w:val="-1"/>
                <w:sz w:val="16"/>
              </w:rPr>
              <w:lastRenderedPageBreak/>
              <w:t xml:space="preserve">CP4-A </w:t>
            </w:r>
            <w:r w:rsidRPr="00456C47">
              <w:rPr>
                <w:sz w:val="16"/>
              </w:rPr>
              <w:t>(NERC</w:t>
            </w:r>
            <w:r w:rsidRPr="00456C47">
              <w:rPr>
                <w:spacing w:val="-42"/>
                <w:sz w:val="16"/>
              </w:rPr>
              <w:t xml:space="preserve"> </w:t>
            </w:r>
            <w:r w:rsidRPr="00456C47">
              <w:rPr>
                <w:sz w:val="16"/>
              </w:rPr>
              <w:t>JASMIN)</w:t>
            </w:r>
          </w:p>
        </w:tc>
        <w:tc>
          <w:tcPr>
            <w:tcW w:w="2551" w:type="dxa"/>
          </w:tcPr>
          <w:p w14:paraId="4C7A8986" w14:textId="77777777" w:rsidR="005E1B98" w:rsidRPr="00456C47" w:rsidRDefault="005E1B98" w:rsidP="007E68D4">
            <w:pPr>
              <w:pStyle w:val="TableParagraph"/>
              <w:spacing w:line="182" w:lineRule="exact"/>
              <w:ind w:left="105" w:right="260"/>
              <w:rPr>
                <w:sz w:val="16"/>
              </w:rPr>
            </w:pPr>
            <w:r w:rsidRPr="00456C47">
              <w:rPr>
                <w:sz w:val="16"/>
              </w:rPr>
              <w:t>Very high resolution (4km)</w:t>
            </w:r>
            <w:r w:rsidRPr="00456C47">
              <w:rPr>
                <w:spacing w:val="1"/>
                <w:sz w:val="16"/>
              </w:rPr>
              <w:t xml:space="preserve"> </w:t>
            </w:r>
            <w:r w:rsidRPr="00456C47">
              <w:rPr>
                <w:sz w:val="16"/>
              </w:rPr>
              <w:t>simulations of historical and</w:t>
            </w:r>
            <w:r w:rsidRPr="00456C47">
              <w:rPr>
                <w:spacing w:val="-43"/>
                <w:sz w:val="16"/>
              </w:rPr>
              <w:t xml:space="preserve"> </w:t>
            </w:r>
            <w:r w:rsidRPr="00456C47">
              <w:rPr>
                <w:sz w:val="16"/>
              </w:rPr>
              <w:t>future</w:t>
            </w:r>
            <w:r w:rsidRPr="00456C47">
              <w:rPr>
                <w:spacing w:val="-2"/>
                <w:sz w:val="16"/>
              </w:rPr>
              <w:t xml:space="preserve"> </w:t>
            </w:r>
            <w:r w:rsidRPr="00456C47">
              <w:rPr>
                <w:sz w:val="16"/>
              </w:rPr>
              <w:t>climate</w:t>
            </w:r>
            <w:r w:rsidRPr="00456C47">
              <w:rPr>
                <w:spacing w:val="-2"/>
                <w:sz w:val="16"/>
              </w:rPr>
              <w:t xml:space="preserve"> </w:t>
            </w:r>
            <w:r w:rsidRPr="00456C47">
              <w:rPr>
                <w:sz w:val="16"/>
              </w:rPr>
              <w:t>over</w:t>
            </w:r>
            <w:r w:rsidRPr="00456C47">
              <w:rPr>
                <w:spacing w:val="-2"/>
                <w:sz w:val="16"/>
              </w:rPr>
              <w:t xml:space="preserve"> </w:t>
            </w:r>
            <w:r w:rsidRPr="00456C47">
              <w:rPr>
                <w:sz w:val="16"/>
              </w:rPr>
              <w:t>Africa</w:t>
            </w:r>
          </w:p>
        </w:tc>
        <w:tc>
          <w:tcPr>
            <w:tcW w:w="1276" w:type="dxa"/>
          </w:tcPr>
          <w:p w14:paraId="1549D588" w14:textId="77777777" w:rsidR="005E1B98" w:rsidRPr="00456C47" w:rsidRDefault="005E1B98" w:rsidP="007E68D4">
            <w:pPr>
              <w:pStyle w:val="TableParagraph"/>
              <w:ind w:left="111"/>
              <w:rPr>
                <w:sz w:val="16"/>
              </w:rPr>
            </w:pPr>
            <w:r w:rsidRPr="00456C47">
              <w:rPr>
                <w:sz w:val="16"/>
              </w:rPr>
              <w:t>UCT</w:t>
            </w:r>
          </w:p>
        </w:tc>
        <w:tc>
          <w:tcPr>
            <w:tcW w:w="3118" w:type="dxa"/>
          </w:tcPr>
          <w:p w14:paraId="4C91888A" w14:textId="77777777" w:rsidR="005E1B98" w:rsidRPr="00456C47" w:rsidRDefault="005E1B98" w:rsidP="007E68D4">
            <w:pPr>
              <w:pStyle w:val="TableParagraph"/>
              <w:spacing w:line="182" w:lineRule="exact"/>
              <w:ind w:left="107" w:right="253"/>
              <w:rPr>
                <w:sz w:val="16"/>
              </w:rPr>
            </w:pPr>
            <w:r w:rsidRPr="00456C47">
              <w:rPr>
                <w:sz w:val="16"/>
              </w:rPr>
              <w:t>Temperature 2m above ground</w:t>
            </w:r>
            <w:r w:rsidRPr="00456C47">
              <w:rPr>
                <w:spacing w:val="-42"/>
                <w:sz w:val="16"/>
              </w:rPr>
              <w:t xml:space="preserve"> </w:t>
            </w:r>
            <w:r w:rsidRPr="00456C47">
              <w:rPr>
                <w:sz w:val="16"/>
              </w:rPr>
              <w:t>(min, max), daily precipitation</w:t>
            </w:r>
            <w:r w:rsidRPr="00456C47">
              <w:rPr>
                <w:spacing w:val="1"/>
                <w:sz w:val="16"/>
              </w:rPr>
              <w:t xml:space="preserve"> </w:t>
            </w:r>
            <w:r w:rsidRPr="00456C47">
              <w:rPr>
                <w:sz w:val="16"/>
              </w:rPr>
              <w:t>(total),</w:t>
            </w:r>
            <w:r w:rsidRPr="00456C47">
              <w:rPr>
                <w:spacing w:val="-3"/>
                <w:sz w:val="16"/>
              </w:rPr>
              <w:t xml:space="preserve"> </w:t>
            </w:r>
            <w:r w:rsidRPr="00456C47">
              <w:rPr>
                <w:sz w:val="16"/>
              </w:rPr>
              <w:t>multi-level</w:t>
            </w:r>
            <w:r w:rsidRPr="00456C47">
              <w:rPr>
                <w:spacing w:val="-2"/>
                <w:sz w:val="16"/>
              </w:rPr>
              <w:t xml:space="preserve"> </w:t>
            </w:r>
            <w:r w:rsidRPr="00456C47">
              <w:rPr>
                <w:sz w:val="16"/>
              </w:rPr>
              <w:t>circulation</w:t>
            </w:r>
          </w:p>
        </w:tc>
        <w:tc>
          <w:tcPr>
            <w:tcW w:w="2410" w:type="dxa"/>
          </w:tcPr>
          <w:p w14:paraId="782CF417" w14:textId="77777777" w:rsidR="005E1B98" w:rsidRPr="00456C47" w:rsidRDefault="005E1B98" w:rsidP="007E68D4">
            <w:pPr>
              <w:pStyle w:val="TableParagraph"/>
              <w:ind w:left="112"/>
              <w:rPr>
                <w:sz w:val="16"/>
              </w:rPr>
            </w:pPr>
            <w:r w:rsidRPr="00456C47">
              <w:rPr>
                <w:sz w:val="16"/>
              </w:rPr>
              <w:t>Temporal:</w:t>
            </w:r>
            <w:r w:rsidRPr="00456C47">
              <w:rPr>
                <w:spacing w:val="-5"/>
                <w:sz w:val="16"/>
              </w:rPr>
              <w:t xml:space="preserve"> </w:t>
            </w:r>
            <w:r w:rsidRPr="00456C47">
              <w:rPr>
                <w:sz w:val="16"/>
              </w:rPr>
              <w:t>daily</w:t>
            </w:r>
          </w:p>
        </w:tc>
        <w:tc>
          <w:tcPr>
            <w:tcW w:w="2977" w:type="dxa"/>
          </w:tcPr>
          <w:p w14:paraId="6F9D1B80" w14:textId="77777777" w:rsidR="005E1B98" w:rsidRPr="00456C47" w:rsidRDefault="005E1B98" w:rsidP="007E68D4">
            <w:pPr>
              <w:pStyle w:val="TableParagraph"/>
              <w:spacing w:line="182" w:lineRule="exact"/>
              <w:ind w:left="113" w:right="123"/>
              <w:rPr>
                <w:sz w:val="16"/>
              </w:rPr>
            </w:pPr>
            <w:r w:rsidRPr="00456C47">
              <w:rPr>
                <w:sz w:val="16"/>
              </w:rPr>
              <w:t>Dynamical downscaling</w:t>
            </w:r>
            <w:r w:rsidRPr="00456C47">
              <w:rPr>
                <w:spacing w:val="-43"/>
                <w:sz w:val="16"/>
              </w:rPr>
              <w:t xml:space="preserve"> </w:t>
            </w:r>
            <w:r w:rsidRPr="00456C47">
              <w:rPr>
                <w:sz w:val="16"/>
              </w:rPr>
              <w:t>to support sub-urban</w:t>
            </w:r>
            <w:r w:rsidRPr="00456C47">
              <w:rPr>
                <w:spacing w:val="1"/>
                <w:sz w:val="16"/>
              </w:rPr>
              <w:t xml:space="preserve"> </w:t>
            </w:r>
            <w:r w:rsidRPr="00456C47">
              <w:rPr>
                <w:sz w:val="16"/>
              </w:rPr>
              <w:t>temp</w:t>
            </w:r>
            <w:r w:rsidRPr="00456C47">
              <w:rPr>
                <w:spacing w:val="-3"/>
                <w:sz w:val="16"/>
              </w:rPr>
              <w:t xml:space="preserve"> </w:t>
            </w:r>
            <w:r w:rsidRPr="00456C47">
              <w:rPr>
                <w:sz w:val="16"/>
              </w:rPr>
              <w:t>hazard</w:t>
            </w:r>
            <w:r w:rsidRPr="00456C47">
              <w:rPr>
                <w:spacing w:val="-2"/>
                <w:sz w:val="16"/>
              </w:rPr>
              <w:t xml:space="preserve"> </w:t>
            </w:r>
            <w:r w:rsidRPr="00456C47">
              <w:rPr>
                <w:sz w:val="16"/>
              </w:rPr>
              <w:t>mapping</w:t>
            </w:r>
          </w:p>
        </w:tc>
      </w:tr>
      <w:tr w:rsidR="005E1B98" w:rsidRPr="00456C47" w14:paraId="3DC6BA12" w14:textId="77777777" w:rsidTr="00DE7A57">
        <w:trPr>
          <w:trHeight w:val="733"/>
        </w:trPr>
        <w:tc>
          <w:tcPr>
            <w:tcW w:w="2127" w:type="dxa"/>
          </w:tcPr>
          <w:p w14:paraId="51B15B9C" w14:textId="77777777" w:rsidR="005E1B98" w:rsidRPr="00456C47" w:rsidRDefault="005E1B98" w:rsidP="007E68D4">
            <w:pPr>
              <w:pStyle w:val="TableParagraph"/>
              <w:ind w:left="110" w:right="399"/>
              <w:rPr>
                <w:sz w:val="16"/>
              </w:rPr>
            </w:pPr>
            <w:r w:rsidRPr="00456C47">
              <w:rPr>
                <w:spacing w:val="-1"/>
                <w:sz w:val="16"/>
              </w:rPr>
              <w:t xml:space="preserve">CORDEX </w:t>
            </w:r>
            <w:r w:rsidRPr="00456C47">
              <w:rPr>
                <w:sz w:val="16"/>
              </w:rPr>
              <w:t>Africa</w:t>
            </w:r>
            <w:r w:rsidRPr="00456C47">
              <w:rPr>
                <w:spacing w:val="-42"/>
                <w:sz w:val="16"/>
              </w:rPr>
              <w:t xml:space="preserve"> </w:t>
            </w:r>
            <w:r w:rsidRPr="00456C47">
              <w:rPr>
                <w:sz w:val="16"/>
              </w:rPr>
              <w:t>(ESGF)</w:t>
            </w:r>
          </w:p>
        </w:tc>
        <w:tc>
          <w:tcPr>
            <w:tcW w:w="2551" w:type="dxa"/>
          </w:tcPr>
          <w:p w14:paraId="55208C8C" w14:textId="1321D9E2" w:rsidR="005E1B98" w:rsidRPr="00456C47" w:rsidRDefault="005E1B98" w:rsidP="007E68D4">
            <w:pPr>
              <w:pStyle w:val="TableParagraph"/>
              <w:spacing w:line="163" w:lineRule="exact"/>
              <w:ind w:left="105"/>
              <w:rPr>
                <w:sz w:val="16"/>
              </w:rPr>
            </w:pPr>
            <w:r w:rsidRPr="00456C47">
              <w:rPr>
                <w:sz w:val="16"/>
              </w:rPr>
              <w:t>Ensemble of dynamically</w:t>
            </w:r>
            <w:r w:rsidRPr="00456C47">
              <w:rPr>
                <w:spacing w:val="1"/>
                <w:sz w:val="16"/>
              </w:rPr>
              <w:t xml:space="preserve"> </w:t>
            </w:r>
            <w:r w:rsidRPr="00456C47">
              <w:rPr>
                <w:sz w:val="16"/>
              </w:rPr>
              <w:t>downscaled simulations of</w:t>
            </w:r>
            <w:r w:rsidRPr="00456C47">
              <w:rPr>
                <w:spacing w:val="-42"/>
                <w:sz w:val="16"/>
              </w:rPr>
              <w:t xml:space="preserve"> </w:t>
            </w:r>
            <w:r w:rsidRPr="00456C47">
              <w:rPr>
                <w:sz w:val="16"/>
              </w:rPr>
              <w:t>African</w:t>
            </w:r>
            <w:r w:rsidRPr="00456C47">
              <w:rPr>
                <w:spacing w:val="-2"/>
                <w:sz w:val="16"/>
              </w:rPr>
              <w:t xml:space="preserve"> </w:t>
            </w:r>
            <w:r w:rsidRPr="00456C47">
              <w:rPr>
                <w:sz w:val="16"/>
              </w:rPr>
              <w:t>climate</w:t>
            </w:r>
            <w:r w:rsidRPr="00456C47">
              <w:rPr>
                <w:spacing w:val="-2"/>
                <w:sz w:val="16"/>
              </w:rPr>
              <w:t xml:space="preserve"> </w:t>
            </w:r>
            <w:r w:rsidRPr="00456C47">
              <w:rPr>
                <w:sz w:val="16"/>
              </w:rPr>
              <w:t>to</w:t>
            </w:r>
            <w:r w:rsidRPr="00456C47">
              <w:rPr>
                <w:spacing w:val="-2"/>
                <w:sz w:val="16"/>
              </w:rPr>
              <w:t xml:space="preserve"> </w:t>
            </w:r>
            <w:r w:rsidRPr="00456C47">
              <w:rPr>
                <w:sz w:val="16"/>
              </w:rPr>
              <w:t>50km,25km,</w:t>
            </w:r>
            <w:r w:rsidRPr="00456C47">
              <w:rPr>
                <w:spacing w:val="-4"/>
                <w:sz w:val="16"/>
              </w:rPr>
              <w:t xml:space="preserve"> </w:t>
            </w:r>
            <w:r w:rsidRPr="00456C47">
              <w:rPr>
                <w:sz w:val="16"/>
              </w:rPr>
              <w:t>and</w:t>
            </w:r>
            <w:r w:rsidRPr="00456C47">
              <w:rPr>
                <w:spacing w:val="-4"/>
                <w:sz w:val="16"/>
              </w:rPr>
              <w:t xml:space="preserve"> </w:t>
            </w:r>
            <w:r w:rsidRPr="00456C47">
              <w:rPr>
                <w:sz w:val="16"/>
              </w:rPr>
              <w:t>10km</w:t>
            </w:r>
            <w:r w:rsidRPr="00456C47">
              <w:rPr>
                <w:spacing w:val="-4"/>
                <w:sz w:val="16"/>
              </w:rPr>
              <w:t xml:space="preserve"> </w:t>
            </w:r>
            <w:r w:rsidRPr="00456C47">
              <w:rPr>
                <w:sz w:val="16"/>
              </w:rPr>
              <w:t>resolution</w:t>
            </w:r>
          </w:p>
        </w:tc>
        <w:tc>
          <w:tcPr>
            <w:tcW w:w="1276" w:type="dxa"/>
          </w:tcPr>
          <w:p w14:paraId="51BBE7B1" w14:textId="77777777" w:rsidR="005E1B98" w:rsidRPr="00456C47" w:rsidRDefault="005E1B98" w:rsidP="007E68D4">
            <w:pPr>
              <w:pStyle w:val="TableParagraph"/>
              <w:ind w:left="111"/>
              <w:rPr>
                <w:sz w:val="16"/>
              </w:rPr>
            </w:pPr>
            <w:r w:rsidRPr="00456C47">
              <w:rPr>
                <w:sz w:val="16"/>
              </w:rPr>
              <w:t>UCT</w:t>
            </w:r>
          </w:p>
        </w:tc>
        <w:tc>
          <w:tcPr>
            <w:tcW w:w="3118" w:type="dxa"/>
          </w:tcPr>
          <w:p w14:paraId="132E8DA9" w14:textId="2195CF6F" w:rsidR="005E1B98" w:rsidRPr="00456C47" w:rsidRDefault="0265ADC5" w:rsidP="6AB5BE6C">
            <w:pPr>
              <w:pStyle w:val="TableParagraph"/>
              <w:spacing w:line="163" w:lineRule="exact"/>
              <w:ind w:left="107"/>
              <w:rPr>
                <w:sz w:val="16"/>
                <w:szCs w:val="16"/>
              </w:rPr>
            </w:pPr>
            <w:r w:rsidRPr="6AB5BE6C">
              <w:rPr>
                <w:sz w:val="16"/>
                <w:szCs w:val="16"/>
              </w:rPr>
              <w:t>Temperature 2m above ground</w:t>
            </w:r>
            <w:r w:rsidRPr="6AB5BE6C">
              <w:rPr>
                <w:spacing w:val="-42"/>
                <w:sz w:val="16"/>
                <w:szCs w:val="16"/>
              </w:rPr>
              <w:t xml:space="preserve"> </w:t>
            </w:r>
            <w:r w:rsidRPr="6AB5BE6C">
              <w:rPr>
                <w:sz w:val="16"/>
                <w:szCs w:val="16"/>
              </w:rPr>
              <w:t>(min, max), daily precipitation</w:t>
            </w:r>
            <w:r w:rsidRPr="6AB5BE6C">
              <w:rPr>
                <w:spacing w:val="1"/>
                <w:sz w:val="16"/>
                <w:szCs w:val="16"/>
              </w:rPr>
              <w:t xml:space="preserve"> </w:t>
            </w:r>
            <w:r w:rsidRPr="6AB5BE6C">
              <w:rPr>
                <w:sz w:val="16"/>
                <w:szCs w:val="16"/>
              </w:rPr>
              <w:t>(total),</w:t>
            </w:r>
            <w:r w:rsidRPr="6AB5BE6C">
              <w:rPr>
                <w:spacing w:val="-3"/>
                <w:sz w:val="16"/>
                <w:szCs w:val="16"/>
              </w:rPr>
              <w:t xml:space="preserve"> </w:t>
            </w:r>
            <w:r w:rsidRPr="6AB5BE6C">
              <w:rPr>
                <w:sz w:val="16"/>
                <w:szCs w:val="16"/>
              </w:rPr>
              <w:t>multi-level</w:t>
            </w:r>
            <w:r w:rsidRPr="6AB5BE6C">
              <w:rPr>
                <w:spacing w:val="-2"/>
                <w:sz w:val="16"/>
                <w:szCs w:val="16"/>
              </w:rPr>
              <w:t xml:space="preserve"> </w:t>
            </w:r>
            <w:r w:rsidRPr="6AB5BE6C">
              <w:rPr>
                <w:sz w:val="16"/>
                <w:szCs w:val="16"/>
              </w:rPr>
              <w:t>circulation fields</w:t>
            </w:r>
          </w:p>
        </w:tc>
        <w:tc>
          <w:tcPr>
            <w:tcW w:w="2410" w:type="dxa"/>
          </w:tcPr>
          <w:p w14:paraId="7BFD5A3E" w14:textId="77777777" w:rsidR="005E1B98" w:rsidRPr="00456C47" w:rsidRDefault="005E1B98" w:rsidP="007E68D4">
            <w:pPr>
              <w:pStyle w:val="TableParagraph"/>
              <w:spacing w:before="89"/>
              <w:ind w:left="112" w:right="296"/>
              <w:jc w:val="both"/>
              <w:rPr>
                <w:sz w:val="16"/>
              </w:rPr>
            </w:pPr>
            <w:r w:rsidRPr="00456C47">
              <w:rPr>
                <w:sz w:val="16"/>
              </w:rPr>
              <w:t>Temporal: daily</w:t>
            </w:r>
            <w:r w:rsidRPr="00456C47">
              <w:rPr>
                <w:spacing w:val="1"/>
                <w:sz w:val="16"/>
              </w:rPr>
              <w:t xml:space="preserve"> </w:t>
            </w:r>
            <w:r w:rsidRPr="00456C47">
              <w:rPr>
                <w:sz w:val="16"/>
              </w:rPr>
              <w:t>and sub-daily (6</w:t>
            </w:r>
            <w:r w:rsidRPr="00456C47">
              <w:rPr>
                <w:spacing w:val="-43"/>
                <w:sz w:val="16"/>
              </w:rPr>
              <w:t xml:space="preserve"> </w:t>
            </w:r>
            <w:r w:rsidRPr="00456C47">
              <w:rPr>
                <w:sz w:val="16"/>
              </w:rPr>
              <w:t>hourly)</w:t>
            </w:r>
          </w:p>
        </w:tc>
        <w:tc>
          <w:tcPr>
            <w:tcW w:w="2977" w:type="dxa"/>
          </w:tcPr>
          <w:p w14:paraId="4B05EFA0" w14:textId="58192CFC" w:rsidR="005E1B98" w:rsidRPr="00456C47" w:rsidRDefault="0265ADC5" w:rsidP="6AB5BE6C">
            <w:pPr>
              <w:pStyle w:val="TableParagraph"/>
              <w:spacing w:line="163" w:lineRule="exact"/>
              <w:ind w:left="113"/>
              <w:rPr>
                <w:sz w:val="16"/>
                <w:szCs w:val="16"/>
              </w:rPr>
            </w:pPr>
            <w:r w:rsidRPr="6AB5BE6C">
              <w:rPr>
                <w:sz w:val="16"/>
                <w:szCs w:val="16"/>
              </w:rPr>
              <w:t>Dynamical downscaling</w:t>
            </w:r>
            <w:r w:rsidRPr="6AB5BE6C">
              <w:rPr>
                <w:spacing w:val="-43"/>
                <w:sz w:val="16"/>
                <w:szCs w:val="16"/>
              </w:rPr>
              <w:t xml:space="preserve"> </w:t>
            </w:r>
            <w:r w:rsidRPr="6AB5BE6C">
              <w:rPr>
                <w:sz w:val="16"/>
                <w:szCs w:val="16"/>
              </w:rPr>
              <w:t>of climate to support</w:t>
            </w:r>
            <w:r w:rsidRPr="6AB5BE6C">
              <w:rPr>
                <w:spacing w:val="1"/>
                <w:sz w:val="16"/>
                <w:szCs w:val="16"/>
              </w:rPr>
              <w:t xml:space="preserve"> </w:t>
            </w:r>
            <w:r w:rsidRPr="6AB5BE6C">
              <w:rPr>
                <w:sz w:val="16"/>
                <w:szCs w:val="16"/>
              </w:rPr>
              <w:t>sub-urban</w:t>
            </w:r>
            <w:r w:rsidRPr="6AB5BE6C">
              <w:rPr>
                <w:spacing w:val="-7"/>
                <w:sz w:val="16"/>
                <w:szCs w:val="16"/>
              </w:rPr>
              <w:t xml:space="preserve"> </w:t>
            </w:r>
            <w:r w:rsidRPr="6AB5BE6C">
              <w:rPr>
                <w:sz w:val="16"/>
                <w:szCs w:val="16"/>
              </w:rPr>
              <w:t>temperature hazard</w:t>
            </w:r>
            <w:r w:rsidRPr="6AB5BE6C">
              <w:rPr>
                <w:spacing w:val="-5"/>
                <w:sz w:val="16"/>
                <w:szCs w:val="16"/>
              </w:rPr>
              <w:t xml:space="preserve"> </w:t>
            </w:r>
            <w:r w:rsidRPr="6AB5BE6C">
              <w:rPr>
                <w:sz w:val="16"/>
                <w:szCs w:val="16"/>
              </w:rPr>
              <w:t>mapping</w:t>
            </w:r>
          </w:p>
        </w:tc>
      </w:tr>
      <w:tr w:rsidR="005E1B98" w:rsidRPr="00456C47" w14:paraId="680E3082" w14:textId="77777777" w:rsidTr="00DE7A57">
        <w:trPr>
          <w:trHeight w:val="551"/>
        </w:trPr>
        <w:tc>
          <w:tcPr>
            <w:tcW w:w="2127" w:type="dxa"/>
          </w:tcPr>
          <w:p w14:paraId="0BDD226D" w14:textId="77777777" w:rsidR="005E1B98" w:rsidRPr="00456C47" w:rsidRDefault="005E1B98" w:rsidP="007E68D4">
            <w:pPr>
              <w:pStyle w:val="TableParagraph"/>
              <w:spacing w:before="89" w:line="244" w:lineRule="auto"/>
              <w:ind w:left="110" w:right="187"/>
              <w:rPr>
                <w:sz w:val="16"/>
              </w:rPr>
            </w:pPr>
            <w:r w:rsidRPr="00456C47">
              <w:rPr>
                <w:sz w:val="16"/>
              </w:rPr>
              <w:t>GHCN station data</w:t>
            </w:r>
            <w:r w:rsidRPr="00456C47">
              <w:rPr>
                <w:spacing w:val="-43"/>
                <w:sz w:val="16"/>
              </w:rPr>
              <w:t xml:space="preserve"> </w:t>
            </w:r>
            <w:r w:rsidRPr="00456C47">
              <w:rPr>
                <w:sz w:val="16"/>
              </w:rPr>
              <w:t>(NOAA</w:t>
            </w:r>
            <w:r w:rsidRPr="00456C47">
              <w:rPr>
                <w:spacing w:val="-1"/>
                <w:sz w:val="16"/>
              </w:rPr>
              <w:t xml:space="preserve"> </w:t>
            </w:r>
            <w:r w:rsidRPr="00456C47">
              <w:rPr>
                <w:sz w:val="16"/>
              </w:rPr>
              <w:t>GHCN)</w:t>
            </w:r>
          </w:p>
        </w:tc>
        <w:tc>
          <w:tcPr>
            <w:tcW w:w="2551" w:type="dxa"/>
          </w:tcPr>
          <w:p w14:paraId="3D7E79ED" w14:textId="77777777" w:rsidR="005E1B98" w:rsidRPr="00456C47" w:rsidRDefault="005E1B98" w:rsidP="007E68D4">
            <w:pPr>
              <w:pStyle w:val="TableParagraph"/>
              <w:spacing w:before="89" w:line="244" w:lineRule="auto"/>
              <w:ind w:left="105" w:right="651"/>
              <w:rPr>
                <w:sz w:val="16"/>
              </w:rPr>
            </w:pPr>
            <w:r w:rsidRPr="00456C47">
              <w:rPr>
                <w:sz w:val="16"/>
              </w:rPr>
              <w:t>Global archive of daily</w:t>
            </w:r>
            <w:r w:rsidRPr="00456C47">
              <w:rPr>
                <w:spacing w:val="-43"/>
                <w:sz w:val="16"/>
              </w:rPr>
              <w:t xml:space="preserve"> </w:t>
            </w:r>
            <w:r w:rsidRPr="00456C47">
              <w:rPr>
                <w:sz w:val="16"/>
              </w:rPr>
              <w:t>weather</w:t>
            </w:r>
            <w:r w:rsidRPr="00456C47">
              <w:rPr>
                <w:spacing w:val="-3"/>
                <w:sz w:val="16"/>
              </w:rPr>
              <w:t xml:space="preserve"> </w:t>
            </w:r>
            <w:r w:rsidRPr="00456C47">
              <w:rPr>
                <w:sz w:val="16"/>
              </w:rPr>
              <w:t>station</w:t>
            </w:r>
            <w:r w:rsidRPr="00456C47">
              <w:rPr>
                <w:spacing w:val="-2"/>
                <w:sz w:val="16"/>
              </w:rPr>
              <w:t xml:space="preserve"> </w:t>
            </w:r>
            <w:r w:rsidRPr="00456C47">
              <w:rPr>
                <w:sz w:val="16"/>
              </w:rPr>
              <w:t>data</w:t>
            </w:r>
          </w:p>
        </w:tc>
        <w:tc>
          <w:tcPr>
            <w:tcW w:w="1276" w:type="dxa"/>
          </w:tcPr>
          <w:p w14:paraId="19468672" w14:textId="77777777" w:rsidR="005E1B98" w:rsidRPr="00456C47" w:rsidRDefault="005E1B98" w:rsidP="007E68D4">
            <w:pPr>
              <w:pStyle w:val="TableParagraph"/>
              <w:ind w:left="111"/>
              <w:rPr>
                <w:sz w:val="16"/>
              </w:rPr>
            </w:pPr>
            <w:r w:rsidRPr="00456C47">
              <w:rPr>
                <w:sz w:val="16"/>
              </w:rPr>
              <w:t>UCT</w:t>
            </w:r>
          </w:p>
        </w:tc>
        <w:tc>
          <w:tcPr>
            <w:tcW w:w="3118" w:type="dxa"/>
          </w:tcPr>
          <w:p w14:paraId="41A090D1" w14:textId="77777777" w:rsidR="005E1B98" w:rsidRPr="00456C47" w:rsidRDefault="005E1B98" w:rsidP="007E68D4">
            <w:pPr>
              <w:pStyle w:val="TableParagraph"/>
              <w:spacing w:before="89" w:line="244" w:lineRule="auto"/>
              <w:ind w:left="107" w:right="208"/>
              <w:rPr>
                <w:sz w:val="16"/>
              </w:rPr>
            </w:pPr>
            <w:r w:rsidRPr="00456C47">
              <w:rPr>
                <w:sz w:val="16"/>
              </w:rPr>
              <w:t>Temperature 2m above ground,</w:t>
            </w:r>
            <w:r w:rsidRPr="00456C47">
              <w:rPr>
                <w:spacing w:val="-42"/>
                <w:sz w:val="16"/>
              </w:rPr>
              <w:t xml:space="preserve"> </w:t>
            </w:r>
            <w:r w:rsidRPr="00456C47">
              <w:rPr>
                <w:sz w:val="16"/>
              </w:rPr>
              <w:t>daily</w:t>
            </w:r>
            <w:r w:rsidRPr="00456C47">
              <w:rPr>
                <w:spacing w:val="-2"/>
                <w:sz w:val="16"/>
              </w:rPr>
              <w:t xml:space="preserve"> </w:t>
            </w:r>
            <w:r w:rsidRPr="00456C47">
              <w:rPr>
                <w:sz w:val="16"/>
              </w:rPr>
              <w:t>precipitation</w:t>
            </w:r>
            <w:r w:rsidRPr="00456C47">
              <w:rPr>
                <w:spacing w:val="-1"/>
                <w:sz w:val="16"/>
              </w:rPr>
              <w:t xml:space="preserve"> </w:t>
            </w:r>
            <w:r w:rsidRPr="00456C47">
              <w:rPr>
                <w:sz w:val="16"/>
              </w:rPr>
              <w:t>(total)</w:t>
            </w:r>
          </w:p>
        </w:tc>
        <w:tc>
          <w:tcPr>
            <w:tcW w:w="2410" w:type="dxa"/>
          </w:tcPr>
          <w:p w14:paraId="47E06DC1" w14:textId="77777777" w:rsidR="005E1B98" w:rsidRPr="00456C47" w:rsidRDefault="005E1B98" w:rsidP="007E68D4">
            <w:pPr>
              <w:pStyle w:val="TableParagraph"/>
              <w:spacing w:before="89" w:line="244" w:lineRule="auto"/>
              <w:ind w:left="112" w:right="278"/>
              <w:rPr>
                <w:sz w:val="16"/>
              </w:rPr>
            </w:pPr>
            <w:r w:rsidRPr="00456C47">
              <w:rPr>
                <w:sz w:val="16"/>
              </w:rPr>
              <w:t>Temporal: daily,</w:t>
            </w:r>
            <w:r w:rsidRPr="00456C47">
              <w:rPr>
                <w:spacing w:val="-42"/>
                <w:sz w:val="16"/>
              </w:rPr>
              <w:t xml:space="preserve"> </w:t>
            </w:r>
            <w:r w:rsidRPr="00456C47">
              <w:rPr>
                <w:sz w:val="16"/>
              </w:rPr>
              <w:t>station</w:t>
            </w:r>
            <w:r w:rsidRPr="00456C47">
              <w:rPr>
                <w:spacing w:val="-9"/>
                <w:sz w:val="16"/>
              </w:rPr>
              <w:t xml:space="preserve"> </w:t>
            </w:r>
            <w:r w:rsidRPr="00456C47">
              <w:rPr>
                <w:sz w:val="16"/>
              </w:rPr>
              <w:t>locations</w:t>
            </w:r>
          </w:p>
        </w:tc>
        <w:tc>
          <w:tcPr>
            <w:tcW w:w="2977" w:type="dxa"/>
          </w:tcPr>
          <w:p w14:paraId="1E421436" w14:textId="7318B86C" w:rsidR="005E1B98" w:rsidRPr="00456C47" w:rsidRDefault="0265ADC5" w:rsidP="6AB5BE6C">
            <w:pPr>
              <w:pStyle w:val="TableParagraph"/>
              <w:spacing w:line="182" w:lineRule="exact"/>
              <w:ind w:left="113" w:right="408"/>
              <w:rPr>
                <w:sz w:val="16"/>
                <w:szCs w:val="16"/>
              </w:rPr>
            </w:pPr>
            <w:r w:rsidRPr="6AB5BE6C">
              <w:rPr>
                <w:sz w:val="16"/>
                <w:szCs w:val="16"/>
              </w:rPr>
              <w:t>To</w:t>
            </w:r>
            <w:r w:rsidRPr="6AB5BE6C">
              <w:rPr>
                <w:spacing w:val="-5"/>
                <w:sz w:val="16"/>
                <w:szCs w:val="16"/>
              </w:rPr>
              <w:t xml:space="preserve"> </w:t>
            </w:r>
            <w:r w:rsidRPr="6AB5BE6C">
              <w:rPr>
                <w:sz w:val="16"/>
                <w:szCs w:val="16"/>
              </w:rPr>
              <w:t>support</w:t>
            </w:r>
            <w:r w:rsidRPr="6AB5BE6C">
              <w:rPr>
                <w:spacing w:val="-4"/>
                <w:sz w:val="16"/>
                <w:szCs w:val="16"/>
              </w:rPr>
              <w:t xml:space="preserve"> </w:t>
            </w:r>
            <w:r w:rsidRPr="6AB5BE6C">
              <w:rPr>
                <w:sz w:val="16"/>
                <w:szCs w:val="16"/>
              </w:rPr>
              <w:t>statistical downscaling of</w:t>
            </w:r>
            <w:r w:rsidRPr="6AB5BE6C">
              <w:rPr>
                <w:spacing w:val="1"/>
                <w:sz w:val="16"/>
                <w:szCs w:val="16"/>
              </w:rPr>
              <w:t xml:space="preserve"> </w:t>
            </w:r>
            <w:r w:rsidRPr="6AB5BE6C">
              <w:rPr>
                <w:sz w:val="16"/>
                <w:szCs w:val="16"/>
              </w:rPr>
              <w:t>temperature</w:t>
            </w:r>
            <w:r w:rsidRPr="6AB5BE6C">
              <w:rPr>
                <w:spacing w:val="-10"/>
                <w:sz w:val="16"/>
                <w:szCs w:val="16"/>
              </w:rPr>
              <w:t xml:space="preserve"> </w:t>
            </w:r>
            <w:r w:rsidRPr="6AB5BE6C">
              <w:rPr>
                <w:sz w:val="16"/>
                <w:szCs w:val="16"/>
              </w:rPr>
              <w:t>hazard</w:t>
            </w:r>
          </w:p>
        </w:tc>
      </w:tr>
      <w:tr w:rsidR="005E1B98" w:rsidRPr="00456C47" w14:paraId="439799F4" w14:textId="77777777" w:rsidTr="00DE7A57">
        <w:trPr>
          <w:trHeight w:val="186"/>
        </w:trPr>
        <w:tc>
          <w:tcPr>
            <w:tcW w:w="14459" w:type="dxa"/>
            <w:gridSpan w:val="6"/>
            <w:shd w:val="clear" w:color="auto" w:fill="D9D9D9" w:themeFill="background1" w:themeFillShade="D9"/>
          </w:tcPr>
          <w:p w14:paraId="0367E3B7" w14:textId="77777777" w:rsidR="005E1B98" w:rsidRPr="00456C47" w:rsidRDefault="005E1B98" w:rsidP="007E68D4">
            <w:pPr>
              <w:pStyle w:val="TableParagraph"/>
              <w:spacing w:line="167" w:lineRule="exact"/>
              <w:ind w:left="4537" w:right="4523"/>
              <w:jc w:val="center"/>
              <w:rPr>
                <w:sz w:val="16"/>
              </w:rPr>
            </w:pPr>
            <w:r w:rsidRPr="00456C47">
              <w:rPr>
                <w:sz w:val="16"/>
              </w:rPr>
              <w:t>Other</w:t>
            </w:r>
            <w:r w:rsidRPr="00456C47">
              <w:rPr>
                <w:spacing w:val="-5"/>
                <w:sz w:val="16"/>
              </w:rPr>
              <w:t xml:space="preserve"> </w:t>
            </w:r>
            <w:r w:rsidRPr="00456C47">
              <w:rPr>
                <w:sz w:val="16"/>
              </w:rPr>
              <w:t>relevant</w:t>
            </w:r>
            <w:r w:rsidRPr="00456C47">
              <w:rPr>
                <w:spacing w:val="-4"/>
                <w:sz w:val="16"/>
              </w:rPr>
              <w:t xml:space="preserve"> </w:t>
            </w:r>
            <w:r w:rsidRPr="00456C47">
              <w:rPr>
                <w:sz w:val="16"/>
              </w:rPr>
              <w:t>data</w:t>
            </w:r>
            <w:r w:rsidRPr="00456C47">
              <w:rPr>
                <w:spacing w:val="-4"/>
                <w:sz w:val="16"/>
              </w:rPr>
              <w:t xml:space="preserve"> </w:t>
            </w:r>
            <w:r w:rsidRPr="00456C47">
              <w:rPr>
                <w:sz w:val="16"/>
              </w:rPr>
              <w:t>domains</w:t>
            </w:r>
          </w:p>
        </w:tc>
      </w:tr>
      <w:tr w:rsidR="005E1B98" w:rsidRPr="00456C47" w14:paraId="0961FF95" w14:textId="77777777" w:rsidTr="00DE7A57">
        <w:trPr>
          <w:trHeight w:val="733"/>
        </w:trPr>
        <w:tc>
          <w:tcPr>
            <w:tcW w:w="2127" w:type="dxa"/>
          </w:tcPr>
          <w:p w14:paraId="01EE1E80" w14:textId="7BB5595E" w:rsidR="005E1B98" w:rsidRPr="00456C47" w:rsidRDefault="005E1B98" w:rsidP="007E68D4">
            <w:pPr>
              <w:pStyle w:val="TableParagraph"/>
              <w:spacing w:before="1" w:line="163" w:lineRule="exact"/>
              <w:ind w:left="110"/>
              <w:rPr>
                <w:sz w:val="16"/>
              </w:rPr>
            </w:pPr>
            <w:r w:rsidRPr="00456C47">
              <w:rPr>
                <w:sz w:val="16"/>
              </w:rPr>
              <w:t>30 m res Elevation</w:t>
            </w:r>
            <w:r w:rsidRPr="00456C47">
              <w:rPr>
                <w:spacing w:val="-43"/>
                <w:sz w:val="16"/>
              </w:rPr>
              <w:t xml:space="preserve"> </w:t>
            </w:r>
            <w:r w:rsidRPr="00456C47">
              <w:rPr>
                <w:sz w:val="16"/>
              </w:rPr>
              <w:t>(SRTM)</w:t>
            </w:r>
            <w:r w:rsidRPr="00456C47">
              <w:rPr>
                <w:spacing w:val="-1"/>
                <w:sz w:val="16"/>
              </w:rPr>
              <w:t xml:space="preserve"> </w:t>
            </w:r>
            <w:r w:rsidRPr="00456C47">
              <w:rPr>
                <w:sz w:val="16"/>
              </w:rPr>
              <w:t>(NASA</w:t>
            </w:r>
            <w:r w:rsidRPr="00456C47">
              <w:rPr>
                <w:color w:val="0000FF"/>
                <w:sz w:val="16"/>
                <w:u w:val="single" w:color="0000FF"/>
              </w:rPr>
              <w:t>https://www2.jpl.nasa.gov/srtm/</w:t>
            </w:r>
            <w:r w:rsidRPr="00456C47">
              <w:rPr>
                <w:sz w:val="16"/>
              </w:rPr>
              <w:t>)</w:t>
            </w:r>
          </w:p>
        </w:tc>
        <w:tc>
          <w:tcPr>
            <w:tcW w:w="2551" w:type="dxa"/>
          </w:tcPr>
          <w:p w14:paraId="2714C67B" w14:textId="77777777" w:rsidR="005E1B98" w:rsidRPr="00456C47" w:rsidRDefault="005E1B98" w:rsidP="007E68D4">
            <w:pPr>
              <w:pStyle w:val="TableParagraph"/>
              <w:spacing w:before="89"/>
              <w:ind w:left="105" w:right="91"/>
              <w:rPr>
                <w:sz w:val="16"/>
              </w:rPr>
            </w:pPr>
            <w:r w:rsidRPr="00456C47">
              <w:rPr>
                <w:sz w:val="16"/>
              </w:rPr>
              <w:t>Global elevation data from the</w:t>
            </w:r>
            <w:r w:rsidRPr="00456C47">
              <w:rPr>
                <w:spacing w:val="-43"/>
                <w:sz w:val="16"/>
              </w:rPr>
              <w:t xml:space="preserve"> </w:t>
            </w:r>
            <w:r w:rsidRPr="00456C47">
              <w:rPr>
                <w:sz w:val="16"/>
              </w:rPr>
              <w:t>Shuttle Radar Topography</w:t>
            </w:r>
            <w:r w:rsidRPr="00456C47">
              <w:rPr>
                <w:spacing w:val="1"/>
                <w:sz w:val="16"/>
              </w:rPr>
              <w:t xml:space="preserve"> </w:t>
            </w:r>
            <w:r w:rsidRPr="00456C47">
              <w:rPr>
                <w:sz w:val="16"/>
              </w:rPr>
              <w:t>Mission</w:t>
            </w:r>
            <w:r w:rsidRPr="00456C47">
              <w:rPr>
                <w:spacing w:val="-1"/>
                <w:sz w:val="16"/>
              </w:rPr>
              <w:t xml:space="preserve"> </w:t>
            </w:r>
            <w:r w:rsidRPr="00456C47">
              <w:rPr>
                <w:sz w:val="16"/>
              </w:rPr>
              <w:t>(SRTM).</w:t>
            </w:r>
          </w:p>
        </w:tc>
        <w:tc>
          <w:tcPr>
            <w:tcW w:w="1276" w:type="dxa"/>
          </w:tcPr>
          <w:p w14:paraId="54CEF35A" w14:textId="77777777" w:rsidR="005E1B98" w:rsidRPr="00456C47" w:rsidRDefault="005E1B98" w:rsidP="007E68D4">
            <w:pPr>
              <w:pStyle w:val="TableParagraph"/>
              <w:ind w:left="111"/>
              <w:rPr>
                <w:sz w:val="16"/>
              </w:rPr>
            </w:pPr>
            <w:r w:rsidRPr="00456C47">
              <w:rPr>
                <w:sz w:val="16"/>
              </w:rPr>
              <w:t>PAIRS</w:t>
            </w:r>
          </w:p>
        </w:tc>
        <w:tc>
          <w:tcPr>
            <w:tcW w:w="3118" w:type="dxa"/>
          </w:tcPr>
          <w:p w14:paraId="0AE150DB" w14:textId="77777777" w:rsidR="005E1B98" w:rsidRPr="00456C47" w:rsidRDefault="005E1B98" w:rsidP="007E68D4">
            <w:pPr>
              <w:pStyle w:val="TableParagraph"/>
              <w:ind w:left="107"/>
              <w:rPr>
                <w:sz w:val="16"/>
              </w:rPr>
            </w:pPr>
            <w:r w:rsidRPr="00456C47">
              <w:rPr>
                <w:sz w:val="16"/>
              </w:rPr>
              <w:t>Elevation</w:t>
            </w:r>
          </w:p>
        </w:tc>
        <w:tc>
          <w:tcPr>
            <w:tcW w:w="2410" w:type="dxa"/>
          </w:tcPr>
          <w:p w14:paraId="517AF2DA" w14:textId="77777777" w:rsidR="005E1B98" w:rsidRPr="00456C47" w:rsidRDefault="005E1B98" w:rsidP="007E68D4">
            <w:pPr>
              <w:pStyle w:val="TableParagraph"/>
              <w:ind w:left="112"/>
              <w:rPr>
                <w:sz w:val="16"/>
              </w:rPr>
            </w:pPr>
            <w:r w:rsidRPr="00456C47">
              <w:rPr>
                <w:sz w:val="16"/>
              </w:rPr>
              <w:t>Released</w:t>
            </w:r>
            <w:r w:rsidRPr="00456C47">
              <w:rPr>
                <w:spacing w:val="-4"/>
                <w:sz w:val="16"/>
              </w:rPr>
              <w:t xml:space="preserve"> </w:t>
            </w:r>
            <w:r w:rsidRPr="00456C47">
              <w:rPr>
                <w:sz w:val="16"/>
              </w:rPr>
              <w:t>in</w:t>
            </w:r>
            <w:r w:rsidRPr="00456C47">
              <w:rPr>
                <w:spacing w:val="-3"/>
                <w:sz w:val="16"/>
              </w:rPr>
              <w:t xml:space="preserve"> </w:t>
            </w:r>
            <w:r w:rsidRPr="00456C47">
              <w:rPr>
                <w:sz w:val="16"/>
              </w:rPr>
              <w:t>2013</w:t>
            </w:r>
          </w:p>
        </w:tc>
        <w:tc>
          <w:tcPr>
            <w:tcW w:w="2977" w:type="dxa"/>
          </w:tcPr>
          <w:p w14:paraId="74C374BA" w14:textId="77777777" w:rsidR="005E1B98" w:rsidRPr="00456C47" w:rsidRDefault="005E1B98" w:rsidP="007E68D4">
            <w:pPr>
              <w:pStyle w:val="TableParagraph"/>
              <w:spacing w:before="89"/>
              <w:ind w:left="113" w:right="265"/>
              <w:rPr>
                <w:sz w:val="16"/>
              </w:rPr>
            </w:pPr>
            <w:r w:rsidRPr="00456C47">
              <w:rPr>
                <w:sz w:val="16"/>
              </w:rPr>
              <w:t>Determination of heat</w:t>
            </w:r>
            <w:r w:rsidRPr="00456C47">
              <w:rPr>
                <w:spacing w:val="-42"/>
                <w:sz w:val="16"/>
              </w:rPr>
              <w:t xml:space="preserve"> </w:t>
            </w:r>
            <w:r w:rsidRPr="00456C47">
              <w:rPr>
                <w:sz w:val="16"/>
              </w:rPr>
              <w:t>hazard; Urban heat</w:t>
            </w:r>
            <w:r w:rsidRPr="00456C47">
              <w:rPr>
                <w:spacing w:val="1"/>
                <w:sz w:val="16"/>
              </w:rPr>
              <w:t xml:space="preserve"> </w:t>
            </w:r>
            <w:r w:rsidRPr="00456C47">
              <w:rPr>
                <w:sz w:val="16"/>
              </w:rPr>
              <w:t>Island</w:t>
            </w:r>
            <w:r w:rsidRPr="00456C47">
              <w:rPr>
                <w:spacing w:val="-1"/>
                <w:sz w:val="16"/>
              </w:rPr>
              <w:t xml:space="preserve"> </w:t>
            </w:r>
            <w:r w:rsidRPr="00456C47">
              <w:rPr>
                <w:sz w:val="16"/>
              </w:rPr>
              <w:t>Effect</w:t>
            </w:r>
          </w:p>
        </w:tc>
      </w:tr>
      <w:tr w:rsidR="005E1B98" w:rsidRPr="00456C47" w14:paraId="3F1221B5" w14:textId="77777777" w:rsidTr="00DE7A57">
        <w:trPr>
          <w:trHeight w:val="1286"/>
        </w:trPr>
        <w:tc>
          <w:tcPr>
            <w:tcW w:w="2127" w:type="dxa"/>
          </w:tcPr>
          <w:p w14:paraId="1FE86755" w14:textId="50BDB526" w:rsidR="005E1B98" w:rsidRPr="00456C47" w:rsidRDefault="005E1B98" w:rsidP="007E68D4">
            <w:pPr>
              <w:pStyle w:val="TableParagraph"/>
              <w:spacing w:line="163" w:lineRule="exact"/>
              <w:ind w:left="110"/>
              <w:rPr>
                <w:sz w:val="16"/>
              </w:rPr>
            </w:pPr>
            <w:r w:rsidRPr="00456C47">
              <w:rPr>
                <w:sz w:val="16"/>
              </w:rPr>
              <w:t>High res imagery</w:t>
            </w:r>
            <w:r w:rsidRPr="00456C47">
              <w:rPr>
                <w:spacing w:val="1"/>
                <w:sz w:val="16"/>
              </w:rPr>
              <w:t xml:space="preserve"> </w:t>
            </w:r>
            <w:r w:rsidRPr="00456C47">
              <w:rPr>
                <w:sz w:val="16"/>
              </w:rPr>
              <w:t>(ESA Sentinel 2)</w:t>
            </w:r>
            <w:r w:rsidRPr="00456C47">
              <w:rPr>
                <w:spacing w:val="1"/>
                <w:sz w:val="16"/>
              </w:rPr>
              <w:t xml:space="preserve"> </w:t>
            </w:r>
            <w:r w:rsidRPr="00456C47">
              <w:rPr>
                <w:sz w:val="16"/>
              </w:rPr>
              <w:t>European Space</w:t>
            </w:r>
            <w:r w:rsidRPr="00456C47">
              <w:rPr>
                <w:spacing w:val="1"/>
                <w:sz w:val="16"/>
              </w:rPr>
              <w:t xml:space="preserve"> </w:t>
            </w:r>
            <w:r w:rsidRPr="00456C47">
              <w:rPr>
                <w:sz w:val="16"/>
              </w:rPr>
              <w:t>Agency</w:t>
            </w:r>
            <w:r w:rsidRPr="00456C47">
              <w:rPr>
                <w:spacing w:val="1"/>
                <w:sz w:val="16"/>
              </w:rPr>
              <w:t xml:space="preserve"> </w:t>
            </w:r>
            <w:r w:rsidRPr="00456C47">
              <w:rPr>
                <w:color w:val="0000FF"/>
                <w:sz w:val="16"/>
                <w:u w:val="single" w:color="0000FF"/>
              </w:rPr>
              <w:t>https://sentinel.esa.</w:t>
            </w:r>
            <w:r w:rsidRPr="00456C47">
              <w:rPr>
                <w:color w:val="0000FF"/>
                <w:sz w:val="16"/>
              </w:rPr>
              <w:t>i</w:t>
            </w:r>
            <w:r w:rsidRPr="00456C47">
              <w:rPr>
                <w:color w:val="0000FF"/>
                <w:spacing w:val="-42"/>
                <w:sz w:val="16"/>
              </w:rPr>
              <w:t xml:space="preserve"> </w:t>
            </w:r>
            <w:proofErr w:type="spellStart"/>
            <w:r w:rsidRPr="00456C47">
              <w:rPr>
                <w:color w:val="0000FF"/>
                <w:w w:val="95"/>
                <w:sz w:val="16"/>
                <w:u w:val="single" w:color="0000FF"/>
              </w:rPr>
              <w:t>nt</w:t>
            </w:r>
            <w:proofErr w:type="spellEnd"/>
            <w:r w:rsidRPr="00456C47">
              <w:rPr>
                <w:color w:val="0000FF"/>
                <w:w w:val="95"/>
                <w:sz w:val="16"/>
                <w:u w:val="single" w:color="0000FF"/>
              </w:rPr>
              <w:t>/web/sentinel/sent</w:t>
            </w:r>
            <w:r w:rsidRPr="00456C47">
              <w:rPr>
                <w:color w:val="0000FF"/>
                <w:w w:val="95"/>
                <w:sz w:val="16"/>
              </w:rPr>
              <w:t>i</w:t>
            </w:r>
            <w:r w:rsidRPr="00456C47">
              <w:rPr>
                <w:color w:val="0000FF"/>
                <w:sz w:val="16"/>
                <w:u w:val="single" w:color="0000FF"/>
              </w:rPr>
              <w:t>nel-data-access</w:t>
            </w:r>
          </w:p>
        </w:tc>
        <w:tc>
          <w:tcPr>
            <w:tcW w:w="2551" w:type="dxa"/>
          </w:tcPr>
          <w:p w14:paraId="34BB40E3" w14:textId="77777777" w:rsidR="005E1B98" w:rsidRPr="00456C47" w:rsidRDefault="005E1B98" w:rsidP="007E68D4">
            <w:pPr>
              <w:pStyle w:val="TableParagraph"/>
              <w:spacing w:before="1"/>
              <w:ind w:left="105" w:right="136"/>
              <w:rPr>
                <w:sz w:val="16"/>
              </w:rPr>
            </w:pPr>
            <w:r w:rsidRPr="00456C47">
              <w:rPr>
                <w:sz w:val="16"/>
              </w:rPr>
              <w:t>Images from the Sentinel 2</w:t>
            </w:r>
            <w:r w:rsidRPr="00456C47">
              <w:rPr>
                <w:spacing w:val="1"/>
                <w:sz w:val="16"/>
              </w:rPr>
              <w:t xml:space="preserve"> </w:t>
            </w:r>
            <w:r w:rsidRPr="00456C47">
              <w:rPr>
                <w:sz w:val="16"/>
              </w:rPr>
              <w:t>satellite pair which view land</w:t>
            </w:r>
            <w:r w:rsidRPr="00456C47">
              <w:rPr>
                <w:spacing w:val="1"/>
                <w:sz w:val="16"/>
              </w:rPr>
              <w:t xml:space="preserve"> </w:t>
            </w:r>
            <w:r w:rsidRPr="00456C47">
              <w:rPr>
                <w:sz w:val="16"/>
              </w:rPr>
              <w:t>surface regions in 13 spectral</w:t>
            </w:r>
            <w:r w:rsidRPr="00456C47">
              <w:rPr>
                <w:spacing w:val="-43"/>
                <w:sz w:val="16"/>
              </w:rPr>
              <w:t xml:space="preserve"> </w:t>
            </w:r>
            <w:r w:rsidRPr="00456C47">
              <w:rPr>
                <w:sz w:val="16"/>
              </w:rPr>
              <w:t>bands.</w:t>
            </w:r>
          </w:p>
        </w:tc>
        <w:tc>
          <w:tcPr>
            <w:tcW w:w="1276" w:type="dxa"/>
          </w:tcPr>
          <w:p w14:paraId="06CB831D" w14:textId="77777777" w:rsidR="005E1B98" w:rsidRPr="00456C47" w:rsidRDefault="005E1B98" w:rsidP="007E68D4">
            <w:pPr>
              <w:pStyle w:val="TableParagraph"/>
              <w:spacing w:before="136"/>
              <w:ind w:left="111"/>
              <w:rPr>
                <w:sz w:val="16"/>
              </w:rPr>
            </w:pPr>
            <w:r w:rsidRPr="00456C47">
              <w:rPr>
                <w:sz w:val="16"/>
              </w:rPr>
              <w:t>PAIRS</w:t>
            </w:r>
          </w:p>
        </w:tc>
        <w:tc>
          <w:tcPr>
            <w:tcW w:w="3118" w:type="dxa"/>
          </w:tcPr>
          <w:p w14:paraId="179C1D2F" w14:textId="4D60C9FE" w:rsidR="005E1B98" w:rsidRPr="00456C47" w:rsidRDefault="0265ADC5" w:rsidP="6AB5BE6C">
            <w:pPr>
              <w:pStyle w:val="TableParagraph"/>
              <w:spacing w:line="182" w:lineRule="exact"/>
              <w:ind w:left="107" w:right="99"/>
              <w:rPr>
                <w:sz w:val="16"/>
                <w:szCs w:val="16"/>
              </w:rPr>
            </w:pPr>
            <w:r w:rsidRPr="6AB5BE6C">
              <w:rPr>
                <w:sz w:val="16"/>
                <w:szCs w:val="16"/>
              </w:rPr>
              <w:t>Urban land cover – vegetation</w:t>
            </w:r>
            <w:r w:rsidRPr="6AB5BE6C">
              <w:rPr>
                <w:spacing w:val="1"/>
                <w:sz w:val="16"/>
                <w:szCs w:val="16"/>
              </w:rPr>
              <w:t xml:space="preserve"> </w:t>
            </w:r>
            <w:r w:rsidRPr="6AB5BE6C">
              <w:rPr>
                <w:sz w:val="16"/>
                <w:szCs w:val="16"/>
              </w:rPr>
              <w:t>coverage, morphological</w:t>
            </w:r>
            <w:r w:rsidRPr="6AB5BE6C">
              <w:rPr>
                <w:spacing w:val="1"/>
                <w:sz w:val="16"/>
                <w:szCs w:val="16"/>
              </w:rPr>
              <w:t xml:space="preserve"> </w:t>
            </w:r>
            <w:r w:rsidRPr="6AB5BE6C">
              <w:rPr>
                <w:sz w:val="16"/>
                <w:szCs w:val="16"/>
              </w:rPr>
              <w:t>features, possibly pollution levels</w:t>
            </w:r>
            <w:r w:rsidRPr="6AB5BE6C">
              <w:rPr>
                <w:spacing w:val="-43"/>
                <w:sz w:val="16"/>
                <w:szCs w:val="16"/>
              </w:rPr>
              <w:t xml:space="preserve"> </w:t>
            </w:r>
            <w:r w:rsidRPr="6AB5BE6C">
              <w:rPr>
                <w:sz w:val="16"/>
                <w:szCs w:val="16"/>
              </w:rPr>
              <w:t>(AOT).</w:t>
            </w:r>
            <w:r w:rsidRPr="6AB5BE6C">
              <w:rPr>
                <w:spacing w:val="-2"/>
                <w:sz w:val="16"/>
                <w:szCs w:val="16"/>
              </w:rPr>
              <w:t xml:space="preserve"> </w:t>
            </w:r>
            <w:r w:rsidRPr="6AB5BE6C">
              <w:rPr>
                <w:sz w:val="16"/>
                <w:szCs w:val="16"/>
              </w:rPr>
              <w:t>Bands</w:t>
            </w:r>
            <w:r w:rsidRPr="6AB5BE6C">
              <w:rPr>
                <w:spacing w:val="-1"/>
                <w:sz w:val="16"/>
                <w:szCs w:val="16"/>
              </w:rPr>
              <w:t xml:space="preserve"> </w:t>
            </w:r>
            <w:r w:rsidRPr="6AB5BE6C">
              <w:rPr>
                <w:sz w:val="16"/>
                <w:szCs w:val="16"/>
              </w:rPr>
              <w:t>4</w:t>
            </w:r>
            <w:r w:rsidRPr="6AB5BE6C">
              <w:rPr>
                <w:spacing w:val="-1"/>
                <w:sz w:val="16"/>
                <w:szCs w:val="16"/>
              </w:rPr>
              <w:t xml:space="preserve"> </w:t>
            </w:r>
            <w:r w:rsidRPr="6AB5BE6C">
              <w:rPr>
                <w:sz w:val="16"/>
                <w:szCs w:val="16"/>
              </w:rPr>
              <w:t>(red),</w:t>
            </w:r>
            <w:r w:rsidRPr="6AB5BE6C">
              <w:rPr>
                <w:spacing w:val="-1"/>
                <w:sz w:val="16"/>
                <w:szCs w:val="16"/>
              </w:rPr>
              <w:t xml:space="preserve"> </w:t>
            </w:r>
            <w:r w:rsidRPr="6AB5BE6C">
              <w:rPr>
                <w:sz w:val="16"/>
                <w:szCs w:val="16"/>
              </w:rPr>
              <w:t>8</w:t>
            </w:r>
            <w:r w:rsidRPr="6AB5BE6C">
              <w:rPr>
                <w:spacing w:val="-1"/>
                <w:sz w:val="16"/>
                <w:szCs w:val="16"/>
              </w:rPr>
              <w:t xml:space="preserve"> </w:t>
            </w:r>
            <w:r w:rsidRPr="6AB5BE6C">
              <w:rPr>
                <w:sz w:val="16"/>
                <w:szCs w:val="16"/>
              </w:rPr>
              <w:t>(NIR)and</w:t>
            </w:r>
            <w:r w:rsidRPr="6AB5BE6C">
              <w:rPr>
                <w:spacing w:val="-5"/>
                <w:sz w:val="16"/>
                <w:szCs w:val="16"/>
              </w:rPr>
              <w:t xml:space="preserve"> </w:t>
            </w:r>
            <w:r w:rsidRPr="6AB5BE6C">
              <w:rPr>
                <w:sz w:val="16"/>
                <w:szCs w:val="16"/>
              </w:rPr>
              <w:t>SCL</w:t>
            </w:r>
            <w:r w:rsidRPr="6AB5BE6C">
              <w:rPr>
                <w:spacing w:val="-4"/>
                <w:sz w:val="16"/>
                <w:szCs w:val="16"/>
              </w:rPr>
              <w:t xml:space="preserve"> </w:t>
            </w:r>
            <w:r w:rsidRPr="6AB5BE6C">
              <w:rPr>
                <w:sz w:val="16"/>
                <w:szCs w:val="16"/>
              </w:rPr>
              <w:t>(Scene</w:t>
            </w:r>
            <w:r w:rsidRPr="6AB5BE6C">
              <w:rPr>
                <w:spacing w:val="-4"/>
                <w:sz w:val="16"/>
                <w:szCs w:val="16"/>
              </w:rPr>
              <w:t xml:space="preserve"> </w:t>
            </w:r>
            <w:r w:rsidRPr="6AB5BE6C">
              <w:rPr>
                <w:sz w:val="16"/>
                <w:szCs w:val="16"/>
              </w:rPr>
              <w:t>Classification); Aerosol</w:t>
            </w:r>
            <w:r w:rsidRPr="6AB5BE6C">
              <w:rPr>
                <w:spacing w:val="-5"/>
                <w:sz w:val="16"/>
                <w:szCs w:val="16"/>
              </w:rPr>
              <w:t xml:space="preserve"> </w:t>
            </w:r>
            <w:r w:rsidRPr="6AB5BE6C">
              <w:rPr>
                <w:sz w:val="16"/>
                <w:szCs w:val="16"/>
              </w:rPr>
              <w:t>Optical</w:t>
            </w:r>
            <w:r w:rsidRPr="6AB5BE6C">
              <w:rPr>
                <w:spacing w:val="-5"/>
                <w:sz w:val="16"/>
                <w:szCs w:val="16"/>
              </w:rPr>
              <w:t xml:space="preserve"> </w:t>
            </w:r>
            <w:r w:rsidRPr="6AB5BE6C">
              <w:rPr>
                <w:sz w:val="16"/>
                <w:szCs w:val="16"/>
              </w:rPr>
              <w:t>Thickness;</w:t>
            </w:r>
            <w:r w:rsidRPr="6AB5BE6C">
              <w:rPr>
                <w:spacing w:val="-5"/>
                <w:sz w:val="16"/>
                <w:szCs w:val="16"/>
              </w:rPr>
              <w:t xml:space="preserve"> </w:t>
            </w:r>
            <w:r w:rsidRPr="6AB5BE6C">
              <w:rPr>
                <w:sz w:val="16"/>
                <w:szCs w:val="16"/>
              </w:rPr>
              <w:t>NDVI-</w:t>
            </w:r>
            <w:r w:rsidRPr="6AB5BE6C">
              <w:rPr>
                <w:spacing w:val="-41"/>
                <w:sz w:val="16"/>
                <w:szCs w:val="16"/>
              </w:rPr>
              <w:t xml:space="preserve"> </w:t>
            </w:r>
            <w:proofErr w:type="spellStart"/>
            <w:r w:rsidRPr="6AB5BE6C">
              <w:rPr>
                <w:sz w:val="16"/>
                <w:szCs w:val="16"/>
              </w:rPr>
              <w:t>sh</w:t>
            </w:r>
            <w:proofErr w:type="spellEnd"/>
            <w:r w:rsidRPr="6AB5BE6C">
              <w:rPr>
                <w:spacing w:val="-1"/>
                <w:sz w:val="16"/>
                <w:szCs w:val="16"/>
              </w:rPr>
              <w:t xml:space="preserve"> </w:t>
            </w:r>
            <w:r w:rsidRPr="6AB5BE6C">
              <w:rPr>
                <w:sz w:val="16"/>
                <w:szCs w:val="16"/>
              </w:rPr>
              <w:t>layer.</w:t>
            </w:r>
          </w:p>
        </w:tc>
        <w:tc>
          <w:tcPr>
            <w:tcW w:w="2410" w:type="dxa"/>
          </w:tcPr>
          <w:p w14:paraId="34F64A4C" w14:textId="0A7F4288" w:rsidR="005E1B98" w:rsidRPr="00456C47" w:rsidRDefault="0265ADC5" w:rsidP="6AB5BE6C">
            <w:pPr>
              <w:pStyle w:val="TableParagraph"/>
              <w:spacing w:line="163" w:lineRule="exact"/>
              <w:ind w:left="112"/>
              <w:rPr>
                <w:sz w:val="16"/>
                <w:szCs w:val="16"/>
              </w:rPr>
            </w:pPr>
            <w:r w:rsidRPr="6AB5BE6C">
              <w:rPr>
                <w:sz w:val="16"/>
                <w:szCs w:val="16"/>
              </w:rPr>
              <w:t>Spatial: Global</w:t>
            </w:r>
            <w:r w:rsidRPr="6AB5BE6C">
              <w:rPr>
                <w:spacing w:val="1"/>
                <w:sz w:val="16"/>
                <w:szCs w:val="16"/>
              </w:rPr>
              <w:t xml:space="preserve"> </w:t>
            </w:r>
            <w:r w:rsidRPr="6AB5BE6C">
              <w:rPr>
                <w:sz w:val="16"/>
                <w:szCs w:val="16"/>
              </w:rPr>
              <w:t>coverage;</w:t>
            </w:r>
            <w:r w:rsidRPr="6AB5BE6C">
              <w:rPr>
                <w:spacing w:val="1"/>
                <w:sz w:val="16"/>
                <w:szCs w:val="16"/>
              </w:rPr>
              <w:t xml:space="preserve"> </w:t>
            </w:r>
            <w:r w:rsidRPr="6AB5BE6C">
              <w:rPr>
                <w:sz w:val="16"/>
                <w:szCs w:val="16"/>
              </w:rPr>
              <w:t>0.000064</w:t>
            </w:r>
            <w:r w:rsidRPr="6AB5BE6C">
              <w:rPr>
                <w:spacing w:val="-5"/>
                <w:sz w:val="16"/>
                <w:szCs w:val="16"/>
              </w:rPr>
              <w:t xml:space="preserve"> </w:t>
            </w:r>
            <w:r w:rsidRPr="6AB5BE6C">
              <w:rPr>
                <w:sz w:val="16"/>
                <w:szCs w:val="16"/>
              </w:rPr>
              <w:t>deg</w:t>
            </w:r>
            <w:r w:rsidRPr="6AB5BE6C">
              <w:rPr>
                <w:spacing w:val="-5"/>
                <w:sz w:val="16"/>
                <w:szCs w:val="16"/>
              </w:rPr>
              <w:t xml:space="preserve"> </w:t>
            </w:r>
            <w:r w:rsidRPr="6AB5BE6C">
              <w:rPr>
                <w:sz w:val="16"/>
                <w:szCs w:val="16"/>
              </w:rPr>
              <w:t>res Temporal: every 5</w:t>
            </w:r>
            <w:r w:rsidRPr="6AB5BE6C">
              <w:rPr>
                <w:spacing w:val="-43"/>
                <w:sz w:val="16"/>
                <w:szCs w:val="16"/>
              </w:rPr>
              <w:t xml:space="preserve"> </w:t>
            </w:r>
            <w:r w:rsidRPr="6AB5BE6C">
              <w:rPr>
                <w:sz w:val="16"/>
                <w:szCs w:val="16"/>
              </w:rPr>
              <w:t>days or faster;</w:t>
            </w:r>
            <w:r w:rsidRPr="6AB5BE6C">
              <w:rPr>
                <w:spacing w:val="1"/>
                <w:sz w:val="16"/>
                <w:szCs w:val="16"/>
              </w:rPr>
              <w:t xml:space="preserve"> </w:t>
            </w:r>
            <w:r w:rsidRPr="6AB5BE6C">
              <w:rPr>
                <w:sz w:val="16"/>
                <w:szCs w:val="16"/>
              </w:rPr>
              <w:t>from</w:t>
            </w:r>
            <w:r w:rsidRPr="6AB5BE6C">
              <w:rPr>
                <w:spacing w:val="-1"/>
                <w:sz w:val="16"/>
                <w:szCs w:val="16"/>
              </w:rPr>
              <w:t xml:space="preserve"> </w:t>
            </w:r>
            <w:r w:rsidRPr="6AB5BE6C">
              <w:rPr>
                <w:sz w:val="16"/>
                <w:szCs w:val="16"/>
              </w:rPr>
              <w:t>Aug</w:t>
            </w:r>
            <w:r w:rsidRPr="6AB5BE6C">
              <w:rPr>
                <w:spacing w:val="-2"/>
                <w:sz w:val="16"/>
                <w:szCs w:val="16"/>
              </w:rPr>
              <w:t xml:space="preserve"> </w:t>
            </w:r>
            <w:r w:rsidRPr="6AB5BE6C">
              <w:rPr>
                <w:sz w:val="16"/>
                <w:szCs w:val="16"/>
              </w:rPr>
              <w:t>2015</w:t>
            </w:r>
            <w:r w:rsidRPr="6AB5BE6C">
              <w:rPr>
                <w:spacing w:val="-1"/>
                <w:sz w:val="16"/>
                <w:szCs w:val="16"/>
              </w:rPr>
              <w:t xml:space="preserve"> </w:t>
            </w:r>
            <w:r w:rsidRPr="6AB5BE6C">
              <w:rPr>
                <w:sz w:val="16"/>
                <w:szCs w:val="16"/>
              </w:rPr>
              <w:t>–Nov</w:t>
            </w:r>
            <w:r w:rsidRPr="6AB5BE6C">
              <w:rPr>
                <w:spacing w:val="-3"/>
                <w:sz w:val="16"/>
                <w:szCs w:val="16"/>
              </w:rPr>
              <w:t xml:space="preserve"> </w:t>
            </w:r>
            <w:r w:rsidRPr="6AB5BE6C">
              <w:rPr>
                <w:sz w:val="16"/>
                <w:szCs w:val="16"/>
              </w:rPr>
              <w:t>2020.</w:t>
            </w:r>
          </w:p>
        </w:tc>
        <w:tc>
          <w:tcPr>
            <w:tcW w:w="2977" w:type="dxa"/>
          </w:tcPr>
          <w:p w14:paraId="2A7E01A7" w14:textId="77777777" w:rsidR="005E1B98" w:rsidRPr="00456C47" w:rsidRDefault="005E1B98" w:rsidP="007E68D4">
            <w:pPr>
              <w:pStyle w:val="TableParagraph"/>
              <w:ind w:left="113" w:right="113"/>
              <w:rPr>
                <w:sz w:val="16"/>
              </w:rPr>
            </w:pPr>
            <w:r w:rsidRPr="00456C47">
              <w:rPr>
                <w:sz w:val="16"/>
              </w:rPr>
              <w:t>if</w:t>
            </w:r>
            <w:r w:rsidRPr="00456C47">
              <w:rPr>
                <w:spacing w:val="7"/>
                <w:sz w:val="16"/>
              </w:rPr>
              <w:t xml:space="preserve"> </w:t>
            </w:r>
            <w:r w:rsidRPr="00456C47">
              <w:rPr>
                <w:sz w:val="16"/>
              </w:rPr>
              <w:t>there</w:t>
            </w:r>
            <w:r w:rsidRPr="00456C47">
              <w:rPr>
                <w:spacing w:val="7"/>
                <w:sz w:val="16"/>
              </w:rPr>
              <w:t xml:space="preserve"> </w:t>
            </w:r>
            <w:r w:rsidRPr="00456C47">
              <w:rPr>
                <w:sz w:val="16"/>
              </w:rPr>
              <w:t>is</w:t>
            </w:r>
            <w:r w:rsidRPr="00456C47">
              <w:rPr>
                <w:spacing w:val="7"/>
                <w:sz w:val="16"/>
              </w:rPr>
              <w:t xml:space="preserve"> </w:t>
            </w:r>
            <w:r w:rsidRPr="00456C47">
              <w:rPr>
                <w:sz w:val="16"/>
              </w:rPr>
              <w:t>requirement</w:t>
            </w:r>
            <w:r w:rsidRPr="00456C47">
              <w:rPr>
                <w:spacing w:val="1"/>
                <w:sz w:val="16"/>
              </w:rPr>
              <w:t xml:space="preserve"> </w:t>
            </w:r>
            <w:r w:rsidRPr="00456C47">
              <w:rPr>
                <w:sz w:val="16"/>
              </w:rPr>
              <w:t>to control for pollution</w:t>
            </w:r>
            <w:r w:rsidRPr="00456C47">
              <w:rPr>
                <w:spacing w:val="1"/>
                <w:sz w:val="16"/>
              </w:rPr>
              <w:t xml:space="preserve"> </w:t>
            </w:r>
            <w:r w:rsidRPr="00456C47">
              <w:rPr>
                <w:sz w:val="16"/>
              </w:rPr>
              <w:t>effects or to look at</w:t>
            </w:r>
            <w:r w:rsidRPr="00456C47">
              <w:rPr>
                <w:spacing w:val="1"/>
                <w:sz w:val="16"/>
              </w:rPr>
              <w:t xml:space="preserve"> </w:t>
            </w:r>
            <w:r w:rsidRPr="00456C47">
              <w:rPr>
                <w:sz w:val="16"/>
              </w:rPr>
              <w:t>combined heat-pollution</w:t>
            </w:r>
            <w:r w:rsidRPr="00456C47">
              <w:rPr>
                <w:spacing w:val="-42"/>
                <w:sz w:val="16"/>
              </w:rPr>
              <w:t xml:space="preserve"> </w:t>
            </w:r>
            <w:r w:rsidRPr="00456C47">
              <w:rPr>
                <w:sz w:val="16"/>
              </w:rPr>
              <w:t>exposures</w:t>
            </w:r>
          </w:p>
        </w:tc>
      </w:tr>
      <w:tr w:rsidR="005E1B98" w:rsidRPr="00456C47" w14:paraId="138E72BE" w14:textId="77777777" w:rsidTr="00DE7A57">
        <w:trPr>
          <w:trHeight w:val="1290"/>
        </w:trPr>
        <w:tc>
          <w:tcPr>
            <w:tcW w:w="2127" w:type="dxa"/>
          </w:tcPr>
          <w:p w14:paraId="70825C81" w14:textId="7E13747A" w:rsidR="005E1B98" w:rsidRPr="00456C47" w:rsidRDefault="005E1B98" w:rsidP="007E68D4">
            <w:pPr>
              <w:pStyle w:val="TableParagraph"/>
              <w:spacing w:line="182" w:lineRule="exact"/>
              <w:ind w:left="110" w:right="116"/>
              <w:rPr>
                <w:sz w:val="16"/>
              </w:rPr>
            </w:pPr>
            <w:r w:rsidRPr="00456C47">
              <w:rPr>
                <w:sz w:val="16"/>
              </w:rPr>
              <w:t>Global population</w:t>
            </w:r>
            <w:r w:rsidRPr="00456C47">
              <w:rPr>
                <w:spacing w:val="1"/>
                <w:sz w:val="16"/>
              </w:rPr>
              <w:t xml:space="preserve"> </w:t>
            </w:r>
            <w:r w:rsidRPr="00456C47">
              <w:rPr>
                <w:sz w:val="16"/>
              </w:rPr>
              <w:t>(SEDAC) - Gridded</w:t>
            </w:r>
            <w:r w:rsidRPr="00456C47">
              <w:rPr>
                <w:spacing w:val="1"/>
                <w:sz w:val="16"/>
              </w:rPr>
              <w:t xml:space="preserve"> </w:t>
            </w:r>
            <w:r w:rsidRPr="00456C47">
              <w:rPr>
                <w:sz w:val="16"/>
              </w:rPr>
              <w:t>Population of the</w:t>
            </w:r>
            <w:r w:rsidRPr="00456C47">
              <w:rPr>
                <w:spacing w:val="1"/>
                <w:sz w:val="16"/>
              </w:rPr>
              <w:t xml:space="preserve"> </w:t>
            </w:r>
            <w:r w:rsidRPr="00456C47">
              <w:rPr>
                <w:sz w:val="16"/>
              </w:rPr>
              <w:t>World (GPW), v4</w:t>
            </w:r>
            <w:r w:rsidRPr="00456C47">
              <w:rPr>
                <w:spacing w:val="1"/>
                <w:sz w:val="16"/>
              </w:rPr>
              <w:t xml:space="preserve"> </w:t>
            </w:r>
            <w:r w:rsidRPr="00456C47">
              <w:rPr>
                <w:color w:val="0000FF"/>
                <w:sz w:val="16"/>
                <w:u w:val="single" w:color="0000FF"/>
              </w:rPr>
              <w:t>https://sedac.ciesin.</w:t>
            </w:r>
            <w:r w:rsidRPr="00456C47">
              <w:rPr>
                <w:color w:val="0000FF"/>
                <w:w w:val="95"/>
                <w:sz w:val="16"/>
                <w:u w:val="single" w:color="0000FF"/>
              </w:rPr>
              <w:t>columbia.edu/data/c</w:t>
            </w:r>
            <w:r w:rsidRPr="00456C47">
              <w:rPr>
                <w:color w:val="0000FF"/>
                <w:spacing w:val="1"/>
                <w:w w:val="95"/>
                <w:sz w:val="16"/>
              </w:rPr>
              <w:t xml:space="preserve"> </w:t>
            </w:r>
            <w:proofErr w:type="spellStart"/>
            <w:r w:rsidRPr="00456C47">
              <w:rPr>
                <w:color w:val="0000FF"/>
                <w:sz w:val="16"/>
                <w:u w:val="single" w:color="0000FF"/>
              </w:rPr>
              <w:t>ollection</w:t>
            </w:r>
            <w:proofErr w:type="spellEnd"/>
            <w:r w:rsidRPr="00456C47">
              <w:rPr>
                <w:color w:val="0000FF"/>
                <w:sz w:val="16"/>
                <w:u w:val="single" w:color="0000FF"/>
              </w:rPr>
              <w:t>/gpw-v4</w:t>
            </w:r>
          </w:p>
        </w:tc>
        <w:tc>
          <w:tcPr>
            <w:tcW w:w="2551" w:type="dxa"/>
          </w:tcPr>
          <w:p w14:paraId="7B1FB601" w14:textId="5AF64C89" w:rsidR="005E1B98" w:rsidRPr="00456C47" w:rsidRDefault="005E1B98" w:rsidP="007E68D4">
            <w:pPr>
              <w:pStyle w:val="TableParagraph"/>
              <w:spacing w:line="182" w:lineRule="exact"/>
              <w:ind w:left="105" w:right="135"/>
              <w:rPr>
                <w:sz w:val="16"/>
              </w:rPr>
            </w:pPr>
            <w:r w:rsidRPr="00456C47">
              <w:rPr>
                <w:sz w:val="16"/>
              </w:rPr>
              <w:t>Distribution of human</w:t>
            </w:r>
            <w:r w:rsidRPr="00456C47">
              <w:rPr>
                <w:spacing w:val="1"/>
                <w:sz w:val="16"/>
              </w:rPr>
              <w:t xml:space="preserve"> </w:t>
            </w:r>
            <w:r w:rsidRPr="00456C47">
              <w:rPr>
                <w:sz w:val="16"/>
              </w:rPr>
              <w:t>population (counts and</w:t>
            </w:r>
            <w:r w:rsidRPr="00456C47">
              <w:rPr>
                <w:spacing w:val="1"/>
                <w:sz w:val="16"/>
              </w:rPr>
              <w:t xml:space="preserve"> </w:t>
            </w:r>
            <w:r w:rsidRPr="00456C47">
              <w:rPr>
                <w:sz w:val="16"/>
              </w:rPr>
              <w:t>densities) on continuous</w:t>
            </w:r>
            <w:r w:rsidRPr="00456C47">
              <w:rPr>
                <w:spacing w:val="1"/>
                <w:sz w:val="16"/>
              </w:rPr>
              <w:t xml:space="preserve"> </w:t>
            </w:r>
            <w:r w:rsidRPr="00456C47">
              <w:rPr>
                <w:sz w:val="16"/>
              </w:rPr>
              <w:t>global raster surface. Input</w:t>
            </w:r>
            <w:r w:rsidRPr="00456C47">
              <w:rPr>
                <w:spacing w:val="1"/>
                <w:sz w:val="16"/>
              </w:rPr>
              <w:t xml:space="preserve"> </w:t>
            </w:r>
            <w:r w:rsidRPr="00456C47">
              <w:rPr>
                <w:sz w:val="16"/>
              </w:rPr>
              <w:t>data</w:t>
            </w:r>
            <w:r w:rsidRPr="00456C47">
              <w:rPr>
                <w:spacing w:val="-2"/>
                <w:sz w:val="16"/>
              </w:rPr>
              <w:t xml:space="preserve"> </w:t>
            </w:r>
            <w:r w:rsidRPr="00456C47">
              <w:rPr>
                <w:sz w:val="16"/>
              </w:rPr>
              <w:t>are</w:t>
            </w:r>
            <w:r w:rsidRPr="00456C47">
              <w:rPr>
                <w:spacing w:val="-1"/>
                <w:sz w:val="16"/>
              </w:rPr>
              <w:t xml:space="preserve"> </w:t>
            </w:r>
            <w:r w:rsidRPr="00456C47">
              <w:rPr>
                <w:sz w:val="16"/>
              </w:rPr>
              <w:t>extrapolated</w:t>
            </w:r>
            <w:r w:rsidRPr="00456C47">
              <w:rPr>
                <w:spacing w:val="-1"/>
                <w:sz w:val="16"/>
              </w:rPr>
              <w:t xml:space="preserve"> </w:t>
            </w:r>
            <w:proofErr w:type="spellStart"/>
            <w:r w:rsidRPr="00456C47">
              <w:rPr>
                <w:sz w:val="16"/>
              </w:rPr>
              <w:t>toproduce</w:t>
            </w:r>
            <w:proofErr w:type="spellEnd"/>
            <w:r w:rsidRPr="00456C47">
              <w:rPr>
                <w:sz w:val="16"/>
              </w:rPr>
              <w:t xml:space="preserve"> population estimates</w:t>
            </w:r>
            <w:r w:rsidRPr="00456C47">
              <w:rPr>
                <w:spacing w:val="-42"/>
                <w:sz w:val="16"/>
              </w:rPr>
              <w:t xml:space="preserve"> </w:t>
            </w:r>
            <w:r w:rsidRPr="00456C47">
              <w:rPr>
                <w:sz w:val="16"/>
              </w:rPr>
              <w:t>for</w:t>
            </w:r>
            <w:r w:rsidRPr="00456C47">
              <w:rPr>
                <w:spacing w:val="-1"/>
                <w:sz w:val="16"/>
              </w:rPr>
              <w:t xml:space="preserve"> </w:t>
            </w:r>
            <w:r w:rsidRPr="00456C47">
              <w:rPr>
                <w:sz w:val="16"/>
              </w:rPr>
              <w:t>5-year</w:t>
            </w:r>
            <w:r w:rsidRPr="00456C47">
              <w:rPr>
                <w:spacing w:val="-1"/>
                <w:sz w:val="16"/>
              </w:rPr>
              <w:t xml:space="preserve"> </w:t>
            </w:r>
            <w:r w:rsidRPr="00456C47">
              <w:rPr>
                <w:sz w:val="16"/>
              </w:rPr>
              <w:t>intervals</w:t>
            </w:r>
          </w:p>
        </w:tc>
        <w:tc>
          <w:tcPr>
            <w:tcW w:w="1276" w:type="dxa"/>
          </w:tcPr>
          <w:p w14:paraId="75FF0CCC" w14:textId="77777777" w:rsidR="005E1B98" w:rsidRPr="00456C47" w:rsidRDefault="005E1B98" w:rsidP="007E68D4">
            <w:pPr>
              <w:pStyle w:val="TableParagraph"/>
              <w:spacing w:before="136"/>
              <w:ind w:left="111"/>
              <w:rPr>
                <w:sz w:val="16"/>
              </w:rPr>
            </w:pPr>
            <w:r w:rsidRPr="00456C47">
              <w:rPr>
                <w:sz w:val="16"/>
              </w:rPr>
              <w:t>PAIRS</w:t>
            </w:r>
          </w:p>
        </w:tc>
        <w:tc>
          <w:tcPr>
            <w:tcW w:w="3118" w:type="dxa"/>
          </w:tcPr>
          <w:p w14:paraId="577E7BC1" w14:textId="77777777" w:rsidR="005E1B98" w:rsidRPr="00456C47" w:rsidRDefault="005E1B98" w:rsidP="007E68D4">
            <w:pPr>
              <w:pStyle w:val="TableParagraph"/>
              <w:spacing w:before="161"/>
              <w:ind w:left="107" w:right="341"/>
              <w:rPr>
                <w:sz w:val="16"/>
              </w:rPr>
            </w:pPr>
            <w:r w:rsidRPr="00456C47">
              <w:rPr>
                <w:sz w:val="16"/>
              </w:rPr>
              <w:t>Population</w:t>
            </w:r>
            <w:r w:rsidRPr="00456C47">
              <w:rPr>
                <w:spacing w:val="-6"/>
                <w:sz w:val="16"/>
              </w:rPr>
              <w:t xml:space="preserve"> </w:t>
            </w:r>
            <w:r w:rsidRPr="00456C47">
              <w:rPr>
                <w:sz w:val="16"/>
              </w:rPr>
              <w:t>counts</w:t>
            </w:r>
            <w:r w:rsidRPr="00456C47">
              <w:rPr>
                <w:spacing w:val="-6"/>
                <w:sz w:val="16"/>
              </w:rPr>
              <w:t xml:space="preserve"> </w:t>
            </w:r>
            <w:r w:rsidRPr="00456C47">
              <w:rPr>
                <w:sz w:val="16"/>
              </w:rPr>
              <w:t>and</w:t>
            </w:r>
            <w:r w:rsidRPr="00456C47">
              <w:rPr>
                <w:spacing w:val="-5"/>
                <w:sz w:val="16"/>
              </w:rPr>
              <w:t xml:space="preserve"> </w:t>
            </w:r>
            <w:r w:rsidRPr="00456C47">
              <w:rPr>
                <w:sz w:val="16"/>
              </w:rPr>
              <w:t>density</w:t>
            </w:r>
            <w:r w:rsidRPr="00456C47">
              <w:rPr>
                <w:spacing w:val="-41"/>
                <w:sz w:val="16"/>
              </w:rPr>
              <w:t xml:space="preserve"> </w:t>
            </w:r>
            <w:r w:rsidRPr="00456C47">
              <w:rPr>
                <w:sz w:val="16"/>
              </w:rPr>
              <w:t>estimates</w:t>
            </w:r>
          </w:p>
        </w:tc>
        <w:tc>
          <w:tcPr>
            <w:tcW w:w="2410" w:type="dxa"/>
          </w:tcPr>
          <w:p w14:paraId="0876BB40" w14:textId="217B4B13" w:rsidR="005E1B98" w:rsidRPr="00456C47" w:rsidRDefault="0265ADC5" w:rsidP="6AB5BE6C">
            <w:pPr>
              <w:pStyle w:val="TableParagraph"/>
              <w:spacing w:line="182" w:lineRule="exact"/>
              <w:ind w:left="112" w:right="216"/>
              <w:rPr>
                <w:sz w:val="16"/>
                <w:szCs w:val="16"/>
              </w:rPr>
            </w:pPr>
            <w:r w:rsidRPr="6AB5BE6C">
              <w:rPr>
                <w:sz w:val="16"/>
                <w:szCs w:val="16"/>
              </w:rPr>
              <w:t>Spatial: Global</w:t>
            </w:r>
            <w:r w:rsidRPr="6AB5BE6C">
              <w:rPr>
                <w:spacing w:val="1"/>
                <w:sz w:val="16"/>
                <w:szCs w:val="16"/>
              </w:rPr>
              <w:t xml:space="preserve"> </w:t>
            </w:r>
            <w:r w:rsidRPr="6AB5BE6C">
              <w:rPr>
                <w:sz w:val="16"/>
                <w:szCs w:val="16"/>
              </w:rPr>
              <w:t>coverage, 1km</w:t>
            </w:r>
            <w:r w:rsidRPr="6AB5BE6C">
              <w:rPr>
                <w:spacing w:val="1"/>
                <w:sz w:val="16"/>
                <w:szCs w:val="16"/>
              </w:rPr>
              <w:t xml:space="preserve"> </w:t>
            </w:r>
            <w:r w:rsidRPr="6AB5BE6C">
              <w:rPr>
                <w:sz w:val="16"/>
                <w:szCs w:val="16"/>
              </w:rPr>
              <w:t>grid res</w:t>
            </w:r>
            <w:r w:rsidRPr="6AB5BE6C">
              <w:rPr>
                <w:spacing w:val="1"/>
                <w:sz w:val="16"/>
                <w:szCs w:val="16"/>
              </w:rPr>
              <w:t xml:space="preserve"> </w:t>
            </w:r>
            <w:r w:rsidRPr="6AB5BE6C">
              <w:rPr>
                <w:sz w:val="16"/>
                <w:szCs w:val="16"/>
              </w:rPr>
              <w:t>Temporal: 5-</w:t>
            </w:r>
            <w:r w:rsidRPr="6AB5BE6C">
              <w:rPr>
                <w:spacing w:val="1"/>
                <w:sz w:val="16"/>
                <w:szCs w:val="16"/>
              </w:rPr>
              <w:t xml:space="preserve"> </w:t>
            </w:r>
            <w:r w:rsidRPr="6AB5BE6C">
              <w:rPr>
                <w:sz w:val="16"/>
                <w:szCs w:val="16"/>
              </w:rPr>
              <w:t>yearly;</w:t>
            </w:r>
            <w:r w:rsidRPr="6AB5BE6C">
              <w:rPr>
                <w:spacing w:val="-6"/>
                <w:sz w:val="16"/>
                <w:szCs w:val="16"/>
              </w:rPr>
              <w:t xml:space="preserve"> </w:t>
            </w:r>
            <w:r w:rsidRPr="6AB5BE6C">
              <w:rPr>
                <w:sz w:val="16"/>
                <w:szCs w:val="16"/>
              </w:rPr>
              <w:t>coverage from Jan 2000 to</w:t>
            </w:r>
            <w:r w:rsidRPr="6AB5BE6C">
              <w:rPr>
                <w:spacing w:val="-43"/>
                <w:sz w:val="16"/>
                <w:szCs w:val="16"/>
              </w:rPr>
              <w:t xml:space="preserve"> </w:t>
            </w:r>
            <w:r w:rsidRPr="6AB5BE6C">
              <w:rPr>
                <w:sz w:val="16"/>
                <w:szCs w:val="16"/>
              </w:rPr>
              <w:t>Jan</w:t>
            </w:r>
            <w:r w:rsidRPr="6AB5BE6C">
              <w:rPr>
                <w:spacing w:val="-1"/>
                <w:sz w:val="16"/>
                <w:szCs w:val="16"/>
              </w:rPr>
              <w:t xml:space="preserve"> </w:t>
            </w:r>
            <w:r w:rsidRPr="6AB5BE6C">
              <w:rPr>
                <w:sz w:val="16"/>
                <w:szCs w:val="16"/>
              </w:rPr>
              <w:t>2020</w:t>
            </w:r>
          </w:p>
        </w:tc>
        <w:tc>
          <w:tcPr>
            <w:tcW w:w="2977" w:type="dxa"/>
          </w:tcPr>
          <w:p w14:paraId="50381BC7" w14:textId="77777777" w:rsidR="005E1B98" w:rsidRPr="00456C47" w:rsidRDefault="005E1B98" w:rsidP="007E68D4">
            <w:pPr>
              <w:pStyle w:val="TableParagraph"/>
              <w:spacing w:before="1" w:line="244" w:lineRule="auto"/>
              <w:ind w:left="113" w:right="417"/>
              <w:rPr>
                <w:sz w:val="16"/>
              </w:rPr>
            </w:pPr>
            <w:r w:rsidRPr="00456C47">
              <w:rPr>
                <w:sz w:val="16"/>
              </w:rPr>
              <w:t>Accounting for the</w:t>
            </w:r>
            <w:r w:rsidRPr="00456C47">
              <w:rPr>
                <w:spacing w:val="1"/>
                <w:sz w:val="16"/>
              </w:rPr>
              <w:t xml:space="preserve"> </w:t>
            </w:r>
            <w:r w:rsidRPr="00456C47">
              <w:rPr>
                <w:sz w:val="16"/>
              </w:rPr>
              <w:t>population</w:t>
            </w:r>
            <w:r w:rsidRPr="00456C47">
              <w:rPr>
                <w:spacing w:val="-10"/>
                <w:sz w:val="16"/>
              </w:rPr>
              <w:t xml:space="preserve"> </w:t>
            </w:r>
            <w:r w:rsidRPr="00456C47">
              <w:rPr>
                <w:sz w:val="16"/>
              </w:rPr>
              <w:t>exposed</w:t>
            </w:r>
          </w:p>
        </w:tc>
      </w:tr>
      <w:tr w:rsidR="005E1B98" w:rsidRPr="00456C47" w14:paraId="1B6FEEE0" w14:textId="77777777" w:rsidTr="00DE7A57">
        <w:trPr>
          <w:trHeight w:val="551"/>
        </w:trPr>
        <w:tc>
          <w:tcPr>
            <w:tcW w:w="2127" w:type="dxa"/>
          </w:tcPr>
          <w:p w14:paraId="2B2B00D1" w14:textId="5AC9FB7F" w:rsidR="005E1B98" w:rsidRPr="00456C47" w:rsidRDefault="005E1B98" w:rsidP="007E68D4">
            <w:pPr>
              <w:pStyle w:val="TableParagraph"/>
              <w:spacing w:line="163" w:lineRule="exact"/>
              <w:ind w:left="110"/>
              <w:rPr>
                <w:sz w:val="16"/>
              </w:rPr>
            </w:pPr>
            <w:r w:rsidRPr="00456C47">
              <w:rPr>
                <w:sz w:val="16"/>
              </w:rPr>
              <w:t>News coverage</w:t>
            </w:r>
            <w:r w:rsidRPr="00456C47">
              <w:rPr>
                <w:spacing w:val="1"/>
                <w:sz w:val="16"/>
              </w:rPr>
              <w:t xml:space="preserve"> </w:t>
            </w:r>
            <w:r w:rsidRPr="00456C47">
              <w:rPr>
                <w:w w:val="95"/>
                <w:sz w:val="16"/>
              </w:rPr>
              <w:t>(</w:t>
            </w:r>
            <w:r w:rsidRPr="00456C47">
              <w:rPr>
                <w:color w:val="0000FF"/>
                <w:w w:val="95"/>
                <w:sz w:val="16"/>
                <w:u w:val="single" w:color="0000FF"/>
              </w:rPr>
              <w:t>https://www.gdeltpr</w:t>
            </w:r>
            <w:r w:rsidRPr="00456C47">
              <w:rPr>
                <w:color w:val="0000FF"/>
                <w:sz w:val="16"/>
                <w:u w:val="single" w:color="0000FF"/>
              </w:rPr>
              <w:t>oject.org/</w:t>
            </w:r>
            <w:r w:rsidRPr="00456C47">
              <w:rPr>
                <w:sz w:val="16"/>
              </w:rPr>
              <w:t>)</w:t>
            </w:r>
          </w:p>
        </w:tc>
        <w:tc>
          <w:tcPr>
            <w:tcW w:w="2551" w:type="dxa"/>
          </w:tcPr>
          <w:p w14:paraId="2A134A21" w14:textId="432C115C" w:rsidR="005E1B98" w:rsidRPr="00456C47" w:rsidRDefault="005E1B98" w:rsidP="1AC48E76">
            <w:pPr>
              <w:pStyle w:val="TableParagraph"/>
              <w:spacing w:line="163" w:lineRule="exact"/>
              <w:ind w:left="105"/>
              <w:rPr>
                <w:sz w:val="16"/>
                <w:szCs w:val="16"/>
              </w:rPr>
            </w:pPr>
            <w:r w:rsidRPr="1AC48E76">
              <w:rPr>
                <w:sz w:val="16"/>
                <w:szCs w:val="16"/>
              </w:rPr>
              <w:t>GDELT; Portion of news</w:t>
            </w:r>
            <w:r w:rsidRPr="1AC48E76">
              <w:rPr>
                <w:spacing w:val="1"/>
                <w:sz w:val="16"/>
                <w:szCs w:val="16"/>
              </w:rPr>
              <w:t xml:space="preserve"> </w:t>
            </w:r>
            <w:r w:rsidRPr="1AC48E76">
              <w:rPr>
                <w:sz w:val="16"/>
                <w:szCs w:val="16"/>
              </w:rPr>
              <w:t>coverage</w:t>
            </w:r>
            <w:r w:rsidRPr="1AC48E76">
              <w:rPr>
                <w:spacing w:val="-7"/>
                <w:sz w:val="16"/>
                <w:szCs w:val="16"/>
              </w:rPr>
              <w:t xml:space="preserve"> </w:t>
            </w:r>
            <w:r w:rsidRPr="1AC48E76">
              <w:rPr>
                <w:sz w:val="16"/>
                <w:szCs w:val="16"/>
              </w:rPr>
              <w:t>about</w:t>
            </w:r>
            <w:r w:rsidRPr="1AC48E76">
              <w:rPr>
                <w:spacing w:val="-6"/>
                <w:sz w:val="16"/>
                <w:szCs w:val="16"/>
              </w:rPr>
              <w:t xml:space="preserve"> </w:t>
            </w:r>
            <w:r w:rsidRPr="1AC48E76">
              <w:rPr>
                <w:sz w:val="16"/>
                <w:szCs w:val="16"/>
              </w:rPr>
              <w:t>specific</w:t>
            </w:r>
            <w:r w:rsidRPr="1AC48E76">
              <w:rPr>
                <w:spacing w:val="-7"/>
                <w:sz w:val="16"/>
                <w:szCs w:val="16"/>
              </w:rPr>
              <w:t xml:space="preserve"> </w:t>
            </w:r>
            <w:r w:rsidRPr="1AC48E76">
              <w:rPr>
                <w:sz w:val="16"/>
                <w:szCs w:val="16"/>
              </w:rPr>
              <w:t>area and</w:t>
            </w:r>
            <w:r w:rsidRPr="1AC48E76">
              <w:rPr>
                <w:spacing w:val="-5"/>
                <w:sz w:val="16"/>
                <w:szCs w:val="16"/>
              </w:rPr>
              <w:t xml:space="preserve"> </w:t>
            </w:r>
            <w:r w:rsidRPr="1AC48E76">
              <w:rPr>
                <w:sz w:val="16"/>
                <w:szCs w:val="16"/>
              </w:rPr>
              <w:t>time</w:t>
            </w:r>
            <w:r w:rsidRPr="1AC48E76">
              <w:rPr>
                <w:spacing w:val="-4"/>
                <w:sz w:val="16"/>
                <w:szCs w:val="16"/>
              </w:rPr>
              <w:t xml:space="preserve"> </w:t>
            </w:r>
            <w:r w:rsidRPr="1AC48E76">
              <w:rPr>
                <w:sz w:val="16"/>
                <w:szCs w:val="16"/>
              </w:rPr>
              <w:t>related</w:t>
            </w:r>
            <w:r w:rsidRPr="1AC48E76">
              <w:rPr>
                <w:spacing w:val="-4"/>
                <w:sz w:val="16"/>
                <w:szCs w:val="16"/>
              </w:rPr>
              <w:t xml:space="preserve"> </w:t>
            </w:r>
            <w:r w:rsidRPr="1AC48E76">
              <w:rPr>
                <w:sz w:val="16"/>
                <w:szCs w:val="16"/>
              </w:rPr>
              <w:t>to</w:t>
            </w:r>
            <w:r w:rsidRPr="1AC48E76">
              <w:rPr>
                <w:spacing w:val="-4"/>
                <w:sz w:val="16"/>
                <w:szCs w:val="16"/>
              </w:rPr>
              <w:t xml:space="preserve"> </w:t>
            </w:r>
            <w:r w:rsidRPr="1AC48E76">
              <w:rPr>
                <w:sz w:val="16"/>
                <w:szCs w:val="16"/>
              </w:rPr>
              <w:t>Covid-19.</w:t>
            </w:r>
          </w:p>
        </w:tc>
        <w:tc>
          <w:tcPr>
            <w:tcW w:w="1276" w:type="dxa"/>
          </w:tcPr>
          <w:p w14:paraId="105E9D45" w14:textId="77777777" w:rsidR="005E1B98" w:rsidRPr="00456C47" w:rsidRDefault="005E1B98" w:rsidP="007E68D4">
            <w:pPr>
              <w:pStyle w:val="TableParagraph"/>
              <w:ind w:left="111"/>
              <w:rPr>
                <w:sz w:val="16"/>
              </w:rPr>
            </w:pPr>
            <w:r w:rsidRPr="00456C47">
              <w:rPr>
                <w:sz w:val="16"/>
              </w:rPr>
              <w:t>PAIRS</w:t>
            </w:r>
          </w:p>
        </w:tc>
        <w:tc>
          <w:tcPr>
            <w:tcW w:w="3118" w:type="dxa"/>
          </w:tcPr>
          <w:p w14:paraId="18C41DCF" w14:textId="77777777" w:rsidR="005E1B98" w:rsidRPr="00456C47" w:rsidRDefault="005E1B98" w:rsidP="007E68D4">
            <w:pPr>
              <w:pStyle w:val="TableParagraph"/>
              <w:spacing w:before="89"/>
              <w:ind w:left="107" w:right="561"/>
              <w:rPr>
                <w:sz w:val="16"/>
              </w:rPr>
            </w:pPr>
            <w:r w:rsidRPr="00456C47">
              <w:rPr>
                <w:sz w:val="16"/>
              </w:rPr>
              <w:t>Global</w:t>
            </w:r>
            <w:r w:rsidRPr="00456C47">
              <w:rPr>
                <w:spacing w:val="-5"/>
                <w:sz w:val="16"/>
              </w:rPr>
              <w:t xml:space="preserve"> </w:t>
            </w:r>
            <w:r w:rsidRPr="00456C47">
              <w:rPr>
                <w:sz w:val="16"/>
              </w:rPr>
              <w:t>events</w:t>
            </w:r>
            <w:r w:rsidRPr="00456C47">
              <w:rPr>
                <w:spacing w:val="-5"/>
                <w:sz w:val="16"/>
              </w:rPr>
              <w:t xml:space="preserve"> </w:t>
            </w:r>
            <w:r w:rsidRPr="00456C47">
              <w:rPr>
                <w:sz w:val="16"/>
              </w:rPr>
              <w:t>derived</w:t>
            </w:r>
            <w:r w:rsidRPr="00456C47">
              <w:rPr>
                <w:spacing w:val="-5"/>
                <w:sz w:val="16"/>
              </w:rPr>
              <w:t xml:space="preserve"> </w:t>
            </w:r>
            <w:r w:rsidRPr="00456C47">
              <w:rPr>
                <w:sz w:val="16"/>
              </w:rPr>
              <w:t>from</w:t>
            </w:r>
            <w:r w:rsidRPr="00456C47">
              <w:rPr>
                <w:spacing w:val="-42"/>
                <w:sz w:val="16"/>
              </w:rPr>
              <w:t xml:space="preserve"> </w:t>
            </w:r>
            <w:r w:rsidRPr="00456C47">
              <w:rPr>
                <w:sz w:val="16"/>
              </w:rPr>
              <w:t>worldwide</w:t>
            </w:r>
            <w:r w:rsidRPr="00456C47">
              <w:rPr>
                <w:spacing w:val="-5"/>
                <w:sz w:val="16"/>
              </w:rPr>
              <w:t xml:space="preserve"> </w:t>
            </w:r>
            <w:r w:rsidRPr="00456C47">
              <w:rPr>
                <w:sz w:val="16"/>
              </w:rPr>
              <w:t>news</w:t>
            </w:r>
            <w:r w:rsidRPr="00456C47">
              <w:rPr>
                <w:spacing w:val="-4"/>
                <w:sz w:val="16"/>
              </w:rPr>
              <w:t xml:space="preserve"> </w:t>
            </w:r>
            <w:r w:rsidRPr="00456C47">
              <w:rPr>
                <w:sz w:val="16"/>
              </w:rPr>
              <w:t>coverage.</w:t>
            </w:r>
          </w:p>
        </w:tc>
        <w:tc>
          <w:tcPr>
            <w:tcW w:w="2410" w:type="dxa"/>
          </w:tcPr>
          <w:p w14:paraId="59992F08" w14:textId="6B8C21C4" w:rsidR="005E1B98" w:rsidRPr="00456C47" w:rsidRDefault="005E1B98" w:rsidP="007E68D4">
            <w:pPr>
              <w:pStyle w:val="TableParagraph"/>
              <w:spacing w:line="163" w:lineRule="exact"/>
              <w:ind w:left="112"/>
              <w:rPr>
                <w:sz w:val="16"/>
              </w:rPr>
            </w:pPr>
            <w:r w:rsidRPr="00456C47">
              <w:rPr>
                <w:sz w:val="16"/>
              </w:rPr>
              <w:t>Spatial: Global</w:t>
            </w:r>
            <w:r w:rsidRPr="00456C47">
              <w:rPr>
                <w:spacing w:val="-43"/>
                <w:sz w:val="16"/>
              </w:rPr>
              <w:t xml:space="preserve"> </w:t>
            </w:r>
            <w:r w:rsidRPr="00456C47">
              <w:rPr>
                <w:sz w:val="16"/>
              </w:rPr>
              <w:t>coverage,0.008192</w:t>
            </w:r>
            <w:r w:rsidRPr="00456C47">
              <w:rPr>
                <w:spacing w:val="-4"/>
                <w:sz w:val="16"/>
              </w:rPr>
              <w:t xml:space="preserve"> </w:t>
            </w:r>
            <w:r w:rsidRPr="00456C47">
              <w:rPr>
                <w:sz w:val="16"/>
              </w:rPr>
              <w:t>deg.</w:t>
            </w:r>
            <w:r w:rsidRPr="00456C47">
              <w:rPr>
                <w:spacing w:val="-4"/>
                <w:sz w:val="16"/>
              </w:rPr>
              <w:t xml:space="preserve"> </w:t>
            </w:r>
            <w:r w:rsidRPr="00456C47">
              <w:rPr>
                <w:sz w:val="16"/>
              </w:rPr>
              <w:t>res</w:t>
            </w:r>
          </w:p>
        </w:tc>
        <w:tc>
          <w:tcPr>
            <w:tcW w:w="2977" w:type="dxa"/>
          </w:tcPr>
          <w:p w14:paraId="073871BC" w14:textId="49227CC5" w:rsidR="005E1B98" w:rsidRPr="00456C47" w:rsidRDefault="0265ADC5" w:rsidP="6AB5BE6C">
            <w:pPr>
              <w:pStyle w:val="TableParagraph"/>
              <w:spacing w:line="163" w:lineRule="exact"/>
              <w:ind w:left="113"/>
              <w:rPr>
                <w:sz w:val="16"/>
                <w:szCs w:val="16"/>
              </w:rPr>
            </w:pPr>
            <w:r w:rsidRPr="6AB5BE6C">
              <w:rPr>
                <w:sz w:val="16"/>
                <w:szCs w:val="16"/>
              </w:rPr>
              <w:t>Example for production</w:t>
            </w:r>
            <w:r w:rsidRPr="6AB5BE6C">
              <w:rPr>
                <w:spacing w:val="-43"/>
                <w:sz w:val="16"/>
                <w:szCs w:val="16"/>
              </w:rPr>
              <w:t xml:space="preserve"> </w:t>
            </w:r>
            <w:r w:rsidRPr="6AB5BE6C">
              <w:rPr>
                <w:sz w:val="16"/>
                <w:szCs w:val="16"/>
              </w:rPr>
              <w:t>of</w:t>
            </w:r>
            <w:r w:rsidRPr="6AB5BE6C">
              <w:rPr>
                <w:spacing w:val="-3"/>
                <w:sz w:val="16"/>
                <w:szCs w:val="16"/>
              </w:rPr>
              <w:t xml:space="preserve"> </w:t>
            </w:r>
            <w:r w:rsidRPr="6AB5BE6C">
              <w:rPr>
                <w:sz w:val="16"/>
                <w:szCs w:val="16"/>
              </w:rPr>
              <w:t>spatial</w:t>
            </w:r>
            <w:r w:rsidRPr="6AB5BE6C">
              <w:rPr>
                <w:spacing w:val="-3"/>
                <w:sz w:val="16"/>
                <w:szCs w:val="16"/>
              </w:rPr>
              <w:t xml:space="preserve"> </w:t>
            </w:r>
            <w:r w:rsidRPr="6AB5BE6C">
              <w:rPr>
                <w:sz w:val="16"/>
                <w:szCs w:val="16"/>
              </w:rPr>
              <w:t>data</w:t>
            </w:r>
            <w:r w:rsidRPr="6AB5BE6C">
              <w:rPr>
                <w:spacing w:val="-3"/>
                <w:sz w:val="16"/>
                <w:szCs w:val="16"/>
              </w:rPr>
              <w:t xml:space="preserve"> </w:t>
            </w:r>
            <w:r w:rsidRPr="6AB5BE6C">
              <w:rPr>
                <w:sz w:val="16"/>
                <w:szCs w:val="16"/>
              </w:rPr>
              <w:t>layer</w:t>
            </w:r>
            <w:r w:rsidRPr="6AB5BE6C">
              <w:rPr>
                <w:spacing w:val="-3"/>
                <w:sz w:val="16"/>
                <w:szCs w:val="16"/>
              </w:rPr>
              <w:t xml:space="preserve"> </w:t>
            </w:r>
            <w:r w:rsidRPr="6AB5BE6C">
              <w:rPr>
                <w:sz w:val="16"/>
                <w:szCs w:val="16"/>
              </w:rPr>
              <w:t>for news</w:t>
            </w:r>
            <w:r w:rsidRPr="6AB5BE6C">
              <w:rPr>
                <w:spacing w:val="-4"/>
                <w:sz w:val="16"/>
                <w:szCs w:val="16"/>
              </w:rPr>
              <w:t xml:space="preserve"> </w:t>
            </w:r>
            <w:r w:rsidRPr="6AB5BE6C">
              <w:rPr>
                <w:sz w:val="16"/>
                <w:szCs w:val="16"/>
              </w:rPr>
              <w:t>events</w:t>
            </w:r>
          </w:p>
        </w:tc>
      </w:tr>
    </w:tbl>
    <w:p w14:paraId="12F6604C" w14:textId="77777777" w:rsidR="005E1F70" w:rsidRDefault="005E1F70">
      <w:pPr>
        <w:rPr>
          <w:sz w:val="16"/>
        </w:rPr>
        <w:sectPr w:rsidR="005E1F70" w:rsidSect="00341A39">
          <w:headerReference w:type="default" r:id="rId53"/>
          <w:pgSz w:w="16838" w:h="11906" w:orient="landscape"/>
          <w:pgMar w:top="1440" w:right="1440" w:bottom="1440" w:left="1440" w:header="709" w:footer="709" w:gutter="0"/>
          <w:cols w:space="708"/>
          <w:docGrid w:linePitch="360"/>
        </w:sectPr>
      </w:pPr>
    </w:p>
    <w:p w14:paraId="3E26B176" w14:textId="77777777" w:rsidR="001A2D36" w:rsidRDefault="001A2D36" w:rsidP="00A51FC5">
      <w:pPr>
        <w:pStyle w:val="Heading2"/>
        <w:rPr>
          <w:rFonts w:cstheme="minorHAnsi"/>
        </w:rPr>
      </w:pPr>
    </w:p>
    <w:p w14:paraId="15BA0E73" w14:textId="0D4F8179" w:rsidR="00A51FC5" w:rsidRDefault="00A51FC5" w:rsidP="00A51FC5">
      <w:pPr>
        <w:pStyle w:val="Heading2"/>
        <w:rPr>
          <w:rFonts w:cstheme="minorHAnsi"/>
        </w:rPr>
      </w:pPr>
      <w:bookmarkStart w:id="408" w:name="_Toc105168555"/>
      <w:r>
        <w:rPr>
          <w:rFonts w:cstheme="minorHAnsi"/>
        </w:rPr>
        <w:t xml:space="preserve">Annex 2: </w:t>
      </w:r>
      <w:r w:rsidR="009243B3">
        <w:rPr>
          <w:rFonts w:cstheme="minorHAnsi"/>
        </w:rPr>
        <w:t xml:space="preserve">Characteristics of the </w:t>
      </w:r>
      <w:r w:rsidR="007516BF">
        <w:rPr>
          <w:rFonts w:cstheme="minorHAnsi"/>
        </w:rPr>
        <w:t>s</w:t>
      </w:r>
      <w:r>
        <w:rPr>
          <w:rFonts w:cstheme="minorHAnsi"/>
        </w:rPr>
        <w:t>tud</w:t>
      </w:r>
      <w:r w:rsidR="007516BF">
        <w:rPr>
          <w:rFonts w:cstheme="minorHAnsi"/>
        </w:rPr>
        <w:t>ies</w:t>
      </w:r>
      <w:bookmarkEnd w:id="408"/>
    </w:p>
    <w:p w14:paraId="3998DC3A" w14:textId="3BFCD74C" w:rsidR="00C844DB" w:rsidRDefault="00C844DB" w:rsidP="00C844DB">
      <w:r>
        <w:t xml:space="preserve">These are the </w:t>
      </w:r>
      <w:r w:rsidR="007516BF">
        <w:t xml:space="preserve">characteristics of each of the </w:t>
      </w:r>
      <w:r w:rsidR="001600EA">
        <w:t>trials</w:t>
      </w:r>
      <w:r w:rsidR="0033500E">
        <w:t xml:space="preserve"> or cohorts that are </w:t>
      </w:r>
      <w:r w:rsidR="007516BF">
        <w:t xml:space="preserve">included in the </w:t>
      </w:r>
      <w:r w:rsidR="0033500E">
        <w:t>study</w:t>
      </w:r>
    </w:p>
    <w:p w14:paraId="6E556FB1" w14:textId="3BB4874F" w:rsidR="00B969B6" w:rsidRDefault="00B969B6" w:rsidP="00AB430D">
      <w:bookmarkStart w:id="409" w:name="_Toc102836999"/>
      <w:r>
        <w:t>Revised Cochrane risk-of-bias tool for randomized trials (</w:t>
      </w:r>
      <w:proofErr w:type="spellStart"/>
      <w:r>
        <w:t>RoB</w:t>
      </w:r>
      <w:proofErr w:type="spellEnd"/>
      <w:r>
        <w:t xml:space="preserve"> 2) </w:t>
      </w:r>
      <w:r>
        <w:fldChar w:fldCharType="begin"/>
      </w:r>
      <w:r w:rsidR="005B13EA">
        <w:instrText xml:space="preserve"> ADDIN EN.CITE &lt;EndNote&gt;&lt;Cite&gt;&lt;Author&gt;Sterne&lt;/Author&gt;&lt;Year&gt;2019&lt;/Year&gt;&lt;RecNum&gt;153&lt;/RecNum&gt;&lt;DisplayText&gt;[82]&lt;/DisplayText&gt;&lt;record&gt;&lt;rec-number&gt;153&lt;/rec-number&gt;&lt;foreign-keys&gt;&lt;key app="EN" db-id="wzafar5vba950zetwdpxsz5rrftffzfx92rt" timestamp="1651825259" guid="dd127112-48d1-49b5-98c7-3ad60a05b386"&gt;153&lt;/key&gt;&lt;/foreign-keys&gt;&lt;ref-type name="Journal Article"&gt;17&lt;/ref-type&gt;&lt;contributors&gt;&lt;authors&gt;&lt;author&gt;Sterne, Jonathan A C&lt;/author&gt;&lt;author&gt;Savović, Jelena&lt;/author&gt;&lt;author&gt;Page, Matthew J&lt;/author&gt;&lt;author&gt;Elbers, Roy G&lt;/author&gt;&lt;author&gt;Blencowe, Natalie S&lt;/author&gt;&lt;author&gt;Boutron, Isabelle&lt;/author&gt;&lt;author&gt;Cates, Christopher J&lt;/author&gt;&lt;author&gt;Cheng, Hung-Yuan&lt;/author&gt;&lt;author&gt;Corbett, Mark S&lt;/author&gt;&lt;author&gt;Eldridge, Sandra M&lt;/author&gt;&lt;author&gt;Emberson, Jonathan R&lt;/author&gt;&lt;author&gt;Hernán, Miguel A&lt;/author&gt;&lt;author&gt;Hopewell, Sally&lt;/author&gt;&lt;author&gt;Hróbjartsson, Asbjørn&lt;/author&gt;&lt;author&gt;Junqueira, Daniela R&lt;/author&gt;&lt;author&gt;Jüni, Peter&lt;/author&gt;&lt;author&gt;Kirkham, Jamie J&lt;/author&gt;&lt;author&gt;Lasserson, Toby&lt;/author&gt;&lt;author&gt;Li, Tianjing&lt;/author&gt;&lt;author&gt;McAleenan, Alexandra&lt;/author&gt;&lt;author&gt;Reeves, Barnaby C&lt;/author&gt;&lt;author&gt;Shepperd, Sasha&lt;/author&gt;&lt;author&gt;Shrier, Ian&lt;/author&gt;&lt;author&gt;Stewart, Lesley A&lt;/author&gt;&lt;author&gt;Tilling, Kate&lt;/author&gt;&lt;author&gt;White, Ian R&lt;/author&gt;&lt;author&gt;Whiting, Penny F&lt;/author&gt;&lt;author&gt;Higgins, Julian P T&lt;/author&gt;&lt;/authors&gt;&lt;/contributors&gt;&lt;titles&gt;&lt;title&gt;RoB 2: a revised tool for assessing risk of bias in randomised trials&lt;/title&gt;&lt;secondary-title&gt;BMJ&lt;/secondary-title&gt;&lt;/titles&gt;&lt;periodical&gt;&lt;full-title&gt;BMJ&lt;/full-title&gt;&lt;/periodical&gt;&lt;pages&gt;l4898&lt;/pages&gt;&lt;volume&gt;366&lt;/volume&gt;&lt;dates&gt;&lt;year&gt;2019&lt;/year&gt;&lt;/dates&gt;&lt;urls&gt;&lt;related-urls&gt;&lt;url&gt;https://www.bmj.com/content/bmj/366/bmj.l4898.full.pdf&lt;/url&gt;&lt;/related-urls&gt;&lt;/urls&gt;&lt;electronic-resource-num&gt;10.1136/bmj.l4898&lt;/electronic-resource-num&gt;&lt;/record&gt;&lt;/Cite&gt;&lt;/EndNote&gt;</w:instrText>
      </w:r>
      <w:r>
        <w:fldChar w:fldCharType="separate"/>
      </w:r>
      <w:bookmarkEnd w:id="409"/>
      <w:r w:rsidR="005B13EA">
        <w:rPr>
          <w:noProof/>
        </w:rPr>
        <w:t>[82]</w:t>
      </w:r>
      <w:r>
        <w:fldChar w:fldCharType="end"/>
      </w:r>
    </w:p>
    <w:p w14:paraId="5EAAC32C" w14:textId="77777777" w:rsidR="00B969B6" w:rsidRDefault="00B969B6" w:rsidP="00490ABD">
      <w:pPr>
        <w:pStyle w:val="Title"/>
      </w:pPr>
      <w:r>
        <w:t xml:space="preserve">Revised </w:t>
      </w:r>
      <w:r w:rsidRPr="00C1728A">
        <w:t xml:space="preserve">Cochrane </w:t>
      </w:r>
      <w:r>
        <w:t>risk-of-bias to</w:t>
      </w:r>
      <w:r w:rsidRPr="009D403B">
        <w:t>ol</w:t>
      </w:r>
      <w:r w:rsidRPr="00C1728A">
        <w:t xml:space="preserve"> for </w:t>
      </w:r>
      <w:r>
        <w:t>r</w:t>
      </w:r>
      <w:r w:rsidRPr="00C1728A">
        <w:t xml:space="preserve">andomized </w:t>
      </w:r>
      <w:r>
        <w:t xml:space="preserve">trials </w:t>
      </w:r>
      <w:r w:rsidRPr="00C1728A">
        <w:t>(</w:t>
      </w:r>
      <w:proofErr w:type="spellStart"/>
      <w:r>
        <w:t>RoB</w:t>
      </w:r>
      <w:proofErr w:type="spellEnd"/>
      <w:r>
        <w:t xml:space="preserve"> 2</w:t>
      </w:r>
      <w:r w:rsidRPr="00C1728A">
        <w:t>)</w:t>
      </w:r>
    </w:p>
    <w:p w14:paraId="580E6226" w14:textId="77777777" w:rsidR="00B969B6" w:rsidRPr="00541655" w:rsidRDefault="00B969B6" w:rsidP="00490ABD">
      <w:pPr>
        <w:pStyle w:val="Title"/>
      </w:pPr>
      <w:r>
        <w:t>TEMPLATE FOR COMPLETION</w:t>
      </w:r>
    </w:p>
    <w:p w14:paraId="3AD82C9D" w14:textId="77777777" w:rsidR="00B969B6" w:rsidRPr="00076212" w:rsidRDefault="00B969B6" w:rsidP="00490ABD">
      <w:pPr>
        <w:jc w:val="center"/>
      </w:pPr>
      <w:r w:rsidRPr="00076212">
        <w:t>Edited by Julian PT Higgins, Jelena Savović, Matthew J Page, Jonathan AC Sterne</w:t>
      </w:r>
      <w:r w:rsidRPr="00076212">
        <w:br/>
        <w:t>on behalf of the R</w:t>
      </w:r>
      <w:r>
        <w:t>o</w:t>
      </w:r>
      <w:r w:rsidRPr="00076212">
        <w:t>B2 Development Group</w:t>
      </w:r>
    </w:p>
    <w:p w14:paraId="12345097" w14:textId="77777777" w:rsidR="00B969B6" w:rsidRDefault="00B969B6" w:rsidP="00490ABD">
      <w:pPr>
        <w:jc w:val="center"/>
        <w:rPr>
          <w:b/>
        </w:rPr>
      </w:pPr>
      <w:r>
        <w:rPr>
          <w:b/>
        </w:rPr>
        <w:t>Version of 22 August 2019</w:t>
      </w:r>
    </w:p>
    <w:p w14:paraId="7C046441" w14:textId="77777777" w:rsidR="00B969B6" w:rsidRDefault="00B969B6" w:rsidP="00490ABD"/>
    <w:p w14:paraId="4F8702AE" w14:textId="77777777" w:rsidR="00B969B6" w:rsidRDefault="00B969B6" w:rsidP="00490ABD"/>
    <w:p w14:paraId="097EAACD" w14:textId="77777777" w:rsidR="00B969B6" w:rsidRDefault="00B969B6" w:rsidP="00490ABD"/>
    <w:p w14:paraId="5B6B28ED" w14:textId="77777777" w:rsidR="00B969B6" w:rsidRDefault="00B969B6" w:rsidP="00490ABD"/>
    <w:p w14:paraId="390DFD9D" w14:textId="77777777" w:rsidR="00B969B6" w:rsidRDefault="00B969B6" w:rsidP="00490ABD"/>
    <w:p w14:paraId="68C750FD" w14:textId="77777777" w:rsidR="00B969B6" w:rsidRDefault="00B969B6" w:rsidP="00490ABD"/>
    <w:p w14:paraId="417AFBC3" w14:textId="77777777" w:rsidR="00B969B6" w:rsidRDefault="00B969B6" w:rsidP="00490ABD"/>
    <w:p w14:paraId="2619395D" w14:textId="77777777" w:rsidR="00B969B6" w:rsidRDefault="00B969B6" w:rsidP="00490ABD">
      <w:bookmarkStart w:id="410" w:name="_Hlk526850279"/>
      <w:r w:rsidRPr="008449E5">
        <w:t xml:space="preserve">The development of the </w:t>
      </w:r>
      <w:proofErr w:type="spellStart"/>
      <w:r w:rsidRPr="008449E5">
        <w:t>RoB</w:t>
      </w:r>
      <w:proofErr w:type="spellEnd"/>
      <w:r w:rsidRPr="008449E5">
        <w:t xml:space="preserve"> 2 tool was supported by the MRC Network of Hubs for Trials Methodology Research (MR/L004933/2- N61), with the support of the host MRC </w:t>
      </w:r>
      <w:proofErr w:type="spellStart"/>
      <w:r w:rsidRPr="008449E5">
        <w:t>ConDuCT</w:t>
      </w:r>
      <w:proofErr w:type="spellEnd"/>
      <w:r w:rsidRPr="008449E5">
        <w:t>-II Hub (Collaboration and innovation for Difficult and Complex randomised controlled Trials In Invasive procedures - MR/K025643/1), by MRC research grant MR/M025209/1, and by a grant from The Cochrane Collaboration.</w:t>
      </w:r>
    </w:p>
    <w:bookmarkEnd w:id="410"/>
    <w:p w14:paraId="30BA703D" w14:textId="77777777" w:rsidR="00B969B6" w:rsidRPr="00076212" w:rsidRDefault="00B969B6" w:rsidP="00490ABD"/>
    <w:sdt>
      <w:sdtPr>
        <w:alias w:val="Creative Commons License"/>
        <w:tag w:val="Creative Commons License"/>
        <w:id w:val="-2109571026"/>
        <w:lock w:val="contentLocked"/>
        <w:placeholder>
          <w:docPart w:val="87DBB27771E147C79B1B934A219C1212"/>
        </w:placeholder>
      </w:sdtPr>
      <w:sdtContent>
        <w:p w14:paraId="7B70AAA0" w14:textId="77777777" w:rsidR="00B969B6" w:rsidRDefault="00B969B6" w:rsidP="00490ABD">
          <w:r>
            <w:rPr>
              <w:noProof/>
            </w:rPr>
            <w:drawing>
              <wp:inline distT="0" distB="0" distL="0" distR="0" wp14:anchorId="625786C0" wp14:editId="52D954DB">
                <wp:extent cx="809625" cy="266700"/>
                <wp:effectExtent l="0" t="0" r="9525"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09625" cy="266700"/>
                        </a:xfrm>
                        <a:prstGeom prst="rect">
                          <a:avLst/>
                        </a:prstGeom>
                        <a:solidFill>
                          <a:srgbClr val="FFFFFF"/>
                        </a:solidFill>
                        <a:ln>
                          <a:noFill/>
                        </a:ln>
                      </pic:spPr>
                    </pic:pic>
                  </a:graphicData>
                </a:graphic>
              </wp:inline>
            </w:drawing>
          </w:r>
        </w:p>
        <w:p w14:paraId="2C4EAD7E" w14:textId="4A81276A" w:rsidR="00B969B6" w:rsidRDefault="00B969B6" w:rsidP="00490ABD">
          <w:r>
            <w:t xml:space="preserve">This work is licensed under a </w:t>
          </w:r>
          <w:hyperlink r:id="rId55" w:history="1">
            <w:r>
              <w:rPr>
                <w:rStyle w:val="Hyperlink"/>
              </w:rPr>
              <w:t>Creative Commons Attribution-NonCommercial-NoDerivatives 4.0 International License</w:t>
            </w:r>
          </w:hyperlink>
          <w:r>
            <w:t>.</w:t>
          </w:r>
        </w:p>
      </w:sdtContent>
    </w:sdt>
    <w:tbl>
      <w:tblPr>
        <w:tblStyle w:val="TableGrid"/>
        <w:tblW w:w="13887" w:type="dxa"/>
        <w:tblLook w:val="04A0" w:firstRow="1" w:lastRow="0" w:firstColumn="1" w:lastColumn="0" w:noHBand="0" w:noVBand="1"/>
      </w:tblPr>
      <w:tblGrid>
        <w:gridCol w:w="13887"/>
      </w:tblGrid>
      <w:tr w:rsidR="00B969B6" w:rsidRPr="004B666A" w14:paraId="6D5BE0C0" w14:textId="77777777" w:rsidTr="00490ABD">
        <w:tc>
          <w:tcPr>
            <w:tcW w:w="13887" w:type="dxa"/>
            <w:shd w:val="clear" w:color="auto" w:fill="auto"/>
          </w:tcPr>
          <w:p w14:paraId="61628DDE" w14:textId="77777777" w:rsidR="00B969B6" w:rsidRDefault="00B969B6" w:rsidP="00490ABD">
            <w:pPr>
              <w:rPr>
                <w:rFonts w:cstheme="minorHAnsi"/>
                <w:b/>
              </w:rPr>
            </w:pPr>
            <w:r w:rsidRPr="004B666A">
              <w:rPr>
                <w:rFonts w:cstheme="minorHAnsi"/>
                <w:b/>
              </w:rPr>
              <w:t>Study de</w:t>
            </w:r>
            <w:r>
              <w:rPr>
                <w:rFonts w:cstheme="minorHAnsi"/>
                <w:b/>
              </w:rPr>
              <w:t>tails</w:t>
            </w:r>
          </w:p>
          <w:tbl>
            <w:tblPr>
              <w:tblStyle w:val="TableGrid"/>
              <w:tblW w:w="13488" w:type="dxa"/>
              <w:tblLook w:val="04A0" w:firstRow="1" w:lastRow="0" w:firstColumn="1" w:lastColumn="0" w:noHBand="0" w:noVBand="1"/>
            </w:tblPr>
            <w:tblGrid>
              <w:gridCol w:w="1581"/>
              <w:gridCol w:w="11907"/>
            </w:tblGrid>
            <w:tr w:rsidR="00B969B6" w:rsidRPr="004B666A" w14:paraId="71C7986A" w14:textId="77777777" w:rsidTr="00490ABD">
              <w:trPr>
                <w:trHeight w:val="1297"/>
              </w:trPr>
              <w:tc>
                <w:tcPr>
                  <w:tcW w:w="1581" w:type="dxa"/>
                  <w:tcBorders>
                    <w:top w:val="nil"/>
                    <w:left w:val="nil"/>
                    <w:bottom w:val="nil"/>
                    <w:right w:val="single" w:sz="4" w:space="0" w:color="auto"/>
                  </w:tcBorders>
                  <w:vAlign w:val="center"/>
                </w:tcPr>
                <w:p w14:paraId="1CE96859" w14:textId="77777777" w:rsidR="00B969B6" w:rsidRPr="004B666A" w:rsidRDefault="00B969B6" w:rsidP="00490ABD">
                  <w:pPr>
                    <w:rPr>
                      <w:rFonts w:cstheme="minorHAnsi"/>
                      <w:b/>
                    </w:rPr>
                  </w:pPr>
                  <w:r w:rsidRPr="004B666A">
                    <w:rPr>
                      <w:rFonts w:cstheme="minorHAnsi"/>
                      <w:b/>
                    </w:rPr>
                    <w:t>Reference</w:t>
                  </w:r>
                </w:p>
              </w:tc>
              <w:tc>
                <w:tcPr>
                  <w:tcW w:w="11907" w:type="dxa"/>
                  <w:tcBorders>
                    <w:top w:val="single" w:sz="4" w:space="0" w:color="auto"/>
                    <w:left w:val="single" w:sz="4" w:space="0" w:color="auto"/>
                    <w:bottom w:val="single" w:sz="4" w:space="0" w:color="auto"/>
                    <w:right w:val="single" w:sz="4" w:space="0" w:color="auto"/>
                  </w:tcBorders>
                  <w:vAlign w:val="center"/>
                </w:tcPr>
                <w:p w14:paraId="4154EAFC" w14:textId="77777777" w:rsidR="00B969B6" w:rsidRPr="004B666A" w:rsidRDefault="00B969B6" w:rsidP="00490ABD">
                  <w:pPr>
                    <w:rPr>
                      <w:rFonts w:cstheme="minorHAnsi"/>
                    </w:rPr>
                  </w:pPr>
                </w:p>
              </w:tc>
            </w:tr>
          </w:tbl>
          <w:p w14:paraId="112F16AB" w14:textId="77777777" w:rsidR="00B969B6" w:rsidRDefault="00B969B6" w:rsidP="00490ABD">
            <w:pPr>
              <w:rPr>
                <w:rFonts w:cstheme="minorHAnsi"/>
                <w:b/>
              </w:rPr>
            </w:pPr>
          </w:p>
          <w:p w14:paraId="568550D9" w14:textId="77777777" w:rsidR="00B969B6" w:rsidRPr="004B666A" w:rsidRDefault="00B969B6" w:rsidP="00490ABD">
            <w:pPr>
              <w:rPr>
                <w:rFonts w:cstheme="minorHAnsi"/>
                <w:b/>
              </w:rPr>
            </w:pPr>
            <w:r>
              <w:rPr>
                <w:rFonts w:cstheme="minorHAnsi"/>
                <w:b/>
              </w:rPr>
              <w:t>Study design</w:t>
            </w:r>
          </w:p>
          <w:tbl>
            <w:tblPr>
              <w:tblStyle w:val="TableGrid"/>
              <w:tblW w:w="13488" w:type="dxa"/>
              <w:tblLook w:val="04A0" w:firstRow="1" w:lastRow="0" w:firstColumn="1" w:lastColumn="0" w:noHBand="0" w:noVBand="1"/>
            </w:tblPr>
            <w:tblGrid>
              <w:gridCol w:w="675"/>
              <w:gridCol w:w="12813"/>
            </w:tblGrid>
            <w:tr w:rsidR="00B969B6" w:rsidRPr="004B666A" w14:paraId="7AA7398F" w14:textId="77777777" w:rsidTr="00490ABD">
              <w:tc>
                <w:tcPr>
                  <w:tcW w:w="675" w:type="dxa"/>
                  <w:tcBorders>
                    <w:top w:val="nil"/>
                    <w:left w:val="nil"/>
                    <w:bottom w:val="nil"/>
                    <w:right w:val="nil"/>
                  </w:tcBorders>
                  <w:vAlign w:val="center"/>
                </w:tcPr>
                <w:p w14:paraId="537B6D8C" w14:textId="77777777" w:rsidR="00B969B6" w:rsidRPr="004B666A" w:rsidRDefault="00B969B6" w:rsidP="00490ABD">
                  <w:pPr>
                    <w:jc w:val="center"/>
                    <w:rPr>
                      <w:rFonts w:cstheme="minorHAnsi"/>
                    </w:rPr>
                  </w:pPr>
                  <w:r>
                    <w:rPr>
                      <w:rFonts w:cstheme="minorHAnsi"/>
                    </w:rPr>
                    <w:t>X</w:t>
                  </w:r>
                </w:p>
              </w:tc>
              <w:tc>
                <w:tcPr>
                  <w:tcW w:w="12813" w:type="dxa"/>
                  <w:tcBorders>
                    <w:top w:val="nil"/>
                    <w:left w:val="nil"/>
                    <w:bottom w:val="nil"/>
                    <w:right w:val="nil"/>
                  </w:tcBorders>
                  <w:vAlign w:val="center"/>
                </w:tcPr>
                <w:p w14:paraId="41267019" w14:textId="77777777" w:rsidR="00B969B6" w:rsidRPr="004B666A" w:rsidRDefault="00B969B6" w:rsidP="00490ABD">
                  <w:pPr>
                    <w:rPr>
                      <w:rFonts w:cstheme="minorHAnsi"/>
                    </w:rPr>
                  </w:pPr>
                  <w:r w:rsidRPr="004B666A">
                    <w:rPr>
                      <w:rFonts w:cstheme="minorHAnsi"/>
                    </w:rPr>
                    <w:t>Individually-randomized parallel-group trial</w:t>
                  </w:r>
                </w:p>
              </w:tc>
            </w:tr>
            <w:tr w:rsidR="00B969B6" w:rsidRPr="004B666A" w14:paraId="72D4AE96" w14:textId="77777777" w:rsidTr="00490ABD">
              <w:tc>
                <w:tcPr>
                  <w:tcW w:w="675" w:type="dxa"/>
                  <w:tcBorders>
                    <w:top w:val="nil"/>
                    <w:left w:val="nil"/>
                    <w:bottom w:val="nil"/>
                    <w:right w:val="nil"/>
                  </w:tcBorders>
                  <w:vAlign w:val="center"/>
                </w:tcPr>
                <w:p w14:paraId="7C5811EA" w14:textId="77777777" w:rsidR="00B969B6" w:rsidRPr="004B666A" w:rsidRDefault="00B969B6" w:rsidP="00490ABD">
                  <w:pPr>
                    <w:jc w:val="center"/>
                    <w:rPr>
                      <w:rFonts w:cstheme="minorHAnsi"/>
                    </w:rPr>
                  </w:pPr>
                  <w:r w:rsidRPr="004B666A">
                    <w:rPr>
                      <w:rFonts w:ascii="Wingdings 2" w:eastAsia="Wingdings 2" w:hAnsi="Wingdings 2" w:cstheme="minorHAnsi"/>
                    </w:rPr>
                    <w:t>£</w:t>
                  </w:r>
                </w:p>
              </w:tc>
              <w:tc>
                <w:tcPr>
                  <w:tcW w:w="12813" w:type="dxa"/>
                  <w:tcBorders>
                    <w:top w:val="nil"/>
                    <w:left w:val="nil"/>
                    <w:bottom w:val="nil"/>
                    <w:right w:val="nil"/>
                  </w:tcBorders>
                  <w:vAlign w:val="center"/>
                </w:tcPr>
                <w:p w14:paraId="59B43EA9" w14:textId="77777777" w:rsidR="00B969B6" w:rsidRPr="004B666A" w:rsidRDefault="00B969B6" w:rsidP="00490ABD">
                  <w:pPr>
                    <w:rPr>
                      <w:rFonts w:cstheme="minorHAnsi"/>
                    </w:rPr>
                  </w:pPr>
                  <w:r w:rsidRPr="004B666A">
                    <w:rPr>
                      <w:rFonts w:cstheme="minorHAnsi"/>
                    </w:rPr>
                    <w:t>Cluster-randomized parallel-group trial</w:t>
                  </w:r>
                </w:p>
              </w:tc>
            </w:tr>
            <w:tr w:rsidR="00B969B6" w:rsidRPr="004B666A" w14:paraId="7E542F32" w14:textId="77777777" w:rsidTr="00490ABD">
              <w:tc>
                <w:tcPr>
                  <w:tcW w:w="675" w:type="dxa"/>
                  <w:tcBorders>
                    <w:top w:val="nil"/>
                    <w:left w:val="nil"/>
                    <w:bottom w:val="nil"/>
                    <w:right w:val="nil"/>
                  </w:tcBorders>
                  <w:vAlign w:val="center"/>
                </w:tcPr>
                <w:p w14:paraId="643A9E7C" w14:textId="77777777" w:rsidR="00B969B6" w:rsidRPr="004B666A" w:rsidRDefault="00B969B6" w:rsidP="00490ABD">
                  <w:pPr>
                    <w:jc w:val="center"/>
                    <w:rPr>
                      <w:rFonts w:cstheme="minorHAnsi"/>
                    </w:rPr>
                  </w:pPr>
                  <w:r w:rsidRPr="004B666A">
                    <w:rPr>
                      <w:rFonts w:ascii="Wingdings 2" w:eastAsia="Wingdings 2" w:hAnsi="Wingdings 2" w:cstheme="minorHAnsi"/>
                    </w:rPr>
                    <w:t>£</w:t>
                  </w:r>
                </w:p>
              </w:tc>
              <w:tc>
                <w:tcPr>
                  <w:tcW w:w="12813" w:type="dxa"/>
                  <w:tcBorders>
                    <w:top w:val="nil"/>
                    <w:left w:val="nil"/>
                    <w:bottom w:val="nil"/>
                    <w:right w:val="nil"/>
                  </w:tcBorders>
                  <w:vAlign w:val="center"/>
                </w:tcPr>
                <w:p w14:paraId="37DEEDC3" w14:textId="77777777" w:rsidR="00B969B6" w:rsidRPr="004B666A" w:rsidRDefault="00B969B6" w:rsidP="00490ABD">
                  <w:pPr>
                    <w:rPr>
                      <w:rFonts w:cstheme="minorHAnsi"/>
                    </w:rPr>
                  </w:pPr>
                  <w:r w:rsidRPr="004B666A">
                    <w:rPr>
                      <w:rFonts w:cstheme="minorHAnsi"/>
                    </w:rPr>
                    <w:t>Individually randomized cross-over (or other matched) trial</w:t>
                  </w:r>
                </w:p>
              </w:tc>
            </w:tr>
          </w:tbl>
          <w:p w14:paraId="7EA39DCD" w14:textId="77777777" w:rsidR="00B969B6" w:rsidRDefault="00B969B6" w:rsidP="00490ABD">
            <w:pPr>
              <w:rPr>
                <w:bCs/>
              </w:rPr>
            </w:pPr>
          </w:p>
          <w:p w14:paraId="65E9BF6D" w14:textId="77777777" w:rsidR="00B969B6" w:rsidRPr="00165C67" w:rsidRDefault="00B969B6" w:rsidP="00490ABD">
            <w:r w:rsidRPr="00165C67">
              <w:rPr>
                <w:b/>
              </w:rPr>
              <w:t>For the purposes of this assessment, the interventions being compared are defined as</w:t>
            </w:r>
          </w:p>
          <w:tbl>
            <w:tblPr>
              <w:tblStyle w:val="TableGrid"/>
              <w:tblW w:w="9101" w:type="dxa"/>
              <w:tblLook w:val="04A0" w:firstRow="1" w:lastRow="0" w:firstColumn="1" w:lastColumn="0" w:noHBand="0" w:noVBand="1"/>
            </w:tblPr>
            <w:tblGrid>
              <w:gridCol w:w="1461"/>
              <w:gridCol w:w="3098"/>
              <w:gridCol w:w="1354"/>
              <w:gridCol w:w="3188"/>
            </w:tblGrid>
            <w:tr w:rsidR="00B969B6" w:rsidRPr="00165C67" w14:paraId="7C3A4E56" w14:textId="77777777" w:rsidTr="00490ABD">
              <w:tc>
                <w:tcPr>
                  <w:tcW w:w="1438" w:type="dxa"/>
                  <w:tcBorders>
                    <w:top w:val="nil"/>
                    <w:left w:val="nil"/>
                    <w:bottom w:val="nil"/>
                    <w:right w:val="single" w:sz="4" w:space="0" w:color="auto"/>
                  </w:tcBorders>
                </w:tcPr>
                <w:p w14:paraId="53619F79" w14:textId="77777777" w:rsidR="00B969B6" w:rsidRPr="00165C67" w:rsidRDefault="00B969B6" w:rsidP="00490ABD">
                  <w:r w:rsidRPr="00165C67">
                    <w:t>Experimental:</w:t>
                  </w:r>
                </w:p>
              </w:tc>
              <w:tc>
                <w:tcPr>
                  <w:tcW w:w="3120" w:type="dxa"/>
                  <w:tcBorders>
                    <w:top w:val="single" w:sz="4" w:space="0" w:color="auto"/>
                    <w:left w:val="nil"/>
                    <w:bottom w:val="single" w:sz="4" w:space="0" w:color="auto"/>
                    <w:right w:val="single" w:sz="4" w:space="0" w:color="auto"/>
                  </w:tcBorders>
                </w:tcPr>
                <w:p w14:paraId="632FCDDB" w14:textId="77777777" w:rsidR="00B969B6" w:rsidRPr="00165C67" w:rsidRDefault="00B969B6" w:rsidP="00490ABD"/>
              </w:tc>
              <w:tc>
                <w:tcPr>
                  <w:tcW w:w="1333" w:type="dxa"/>
                  <w:tcBorders>
                    <w:top w:val="nil"/>
                    <w:left w:val="nil"/>
                    <w:bottom w:val="nil"/>
                    <w:right w:val="single" w:sz="4" w:space="0" w:color="auto"/>
                  </w:tcBorders>
                </w:tcPr>
                <w:p w14:paraId="3BF92FCA" w14:textId="77777777" w:rsidR="00B969B6" w:rsidRPr="00165C67" w:rsidRDefault="00B969B6" w:rsidP="00490ABD">
                  <w:r w:rsidRPr="00165C67">
                    <w:t>Comparator:</w:t>
                  </w:r>
                </w:p>
              </w:tc>
              <w:tc>
                <w:tcPr>
                  <w:tcW w:w="3210" w:type="dxa"/>
                  <w:tcBorders>
                    <w:left w:val="single" w:sz="4" w:space="0" w:color="auto"/>
                  </w:tcBorders>
                </w:tcPr>
                <w:p w14:paraId="61AB1B11" w14:textId="77777777" w:rsidR="00B969B6" w:rsidRPr="00165C67" w:rsidRDefault="00B969B6" w:rsidP="00490ABD"/>
              </w:tc>
            </w:tr>
          </w:tbl>
          <w:p w14:paraId="63DC4069" w14:textId="77777777" w:rsidR="00B969B6" w:rsidRPr="00165C67" w:rsidRDefault="00B969B6" w:rsidP="00490ABD">
            <w:pPr>
              <w:rPr>
                <w:rFonts w:cstheme="minorHAnsi"/>
              </w:rPr>
            </w:pPr>
          </w:p>
          <w:tbl>
            <w:tblPr>
              <w:tblStyle w:val="TableGrid"/>
              <w:tblW w:w="13488" w:type="dxa"/>
              <w:tblLook w:val="04A0" w:firstRow="1" w:lastRow="0" w:firstColumn="1" w:lastColumn="0" w:noHBand="0" w:noVBand="1"/>
            </w:tblPr>
            <w:tblGrid>
              <w:gridCol w:w="7251"/>
              <w:gridCol w:w="6237"/>
            </w:tblGrid>
            <w:tr w:rsidR="00B969B6" w:rsidRPr="00165C67" w14:paraId="3A0A8DAF" w14:textId="77777777" w:rsidTr="00490ABD">
              <w:trPr>
                <w:trHeight w:val="286"/>
              </w:trPr>
              <w:tc>
                <w:tcPr>
                  <w:tcW w:w="7251" w:type="dxa"/>
                  <w:tcBorders>
                    <w:top w:val="nil"/>
                    <w:left w:val="nil"/>
                    <w:bottom w:val="nil"/>
                    <w:right w:val="single" w:sz="4" w:space="0" w:color="auto"/>
                  </w:tcBorders>
                </w:tcPr>
                <w:p w14:paraId="139FF010" w14:textId="77777777" w:rsidR="00B969B6" w:rsidRPr="00165C67" w:rsidRDefault="00B969B6" w:rsidP="00490ABD">
                  <w:pPr>
                    <w:rPr>
                      <w:rFonts w:cstheme="minorHAnsi"/>
                      <w:b/>
                    </w:rPr>
                  </w:pPr>
                  <w:r w:rsidRPr="00165C67">
                    <w:rPr>
                      <w:rFonts w:cstheme="minorHAnsi"/>
                      <w:b/>
                    </w:rPr>
                    <w:t>Specify which outcome is being assessed for risk of bias</w:t>
                  </w:r>
                </w:p>
              </w:tc>
              <w:tc>
                <w:tcPr>
                  <w:tcW w:w="6237" w:type="dxa"/>
                  <w:tcBorders>
                    <w:left w:val="single" w:sz="4" w:space="0" w:color="auto"/>
                  </w:tcBorders>
                </w:tcPr>
                <w:p w14:paraId="79C94936" w14:textId="77777777" w:rsidR="00B969B6" w:rsidRPr="00165C67" w:rsidRDefault="00B969B6" w:rsidP="00490ABD">
                  <w:pPr>
                    <w:rPr>
                      <w:rFonts w:cstheme="minorHAnsi"/>
                    </w:rPr>
                  </w:pPr>
                </w:p>
              </w:tc>
            </w:tr>
          </w:tbl>
          <w:p w14:paraId="41EA5029" w14:textId="77777777" w:rsidR="00B969B6" w:rsidRPr="00165C67" w:rsidRDefault="00B969B6" w:rsidP="00490ABD">
            <w:pPr>
              <w:rPr>
                <w:rFonts w:cstheme="minorHAnsi"/>
              </w:rPr>
            </w:pPr>
          </w:p>
          <w:tbl>
            <w:tblPr>
              <w:tblStyle w:val="TableGrid"/>
              <w:tblW w:w="13488" w:type="dxa"/>
              <w:tblLook w:val="04A0" w:firstRow="1" w:lastRow="0" w:firstColumn="1" w:lastColumn="0" w:noHBand="0" w:noVBand="1"/>
            </w:tblPr>
            <w:tblGrid>
              <w:gridCol w:w="7260"/>
              <w:gridCol w:w="6228"/>
            </w:tblGrid>
            <w:tr w:rsidR="00B969B6" w:rsidRPr="00165C67" w14:paraId="43B933CF" w14:textId="77777777" w:rsidTr="00490ABD">
              <w:tc>
                <w:tcPr>
                  <w:tcW w:w="7260" w:type="dxa"/>
                  <w:tcBorders>
                    <w:top w:val="nil"/>
                    <w:left w:val="nil"/>
                    <w:bottom w:val="nil"/>
                    <w:right w:val="single" w:sz="4" w:space="0" w:color="auto"/>
                  </w:tcBorders>
                </w:tcPr>
                <w:p w14:paraId="551209B6" w14:textId="77777777" w:rsidR="00B969B6" w:rsidRPr="00165C67" w:rsidRDefault="00B969B6" w:rsidP="00490ABD">
                  <w:pPr>
                    <w:rPr>
                      <w:rFonts w:cstheme="minorHAnsi"/>
                      <w:b/>
                    </w:rPr>
                  </w:pPr>
                  <w:r w:rsidRPr="00165C67">
                    <w:rPr>
                      <w:rFonts w:cstheme="minorHAnsi"/>
                      <w:b/>
                    </w:rPr>
                    <w:t>Specify the numerical result being assessed.</w:t>
                  </w:r>
                  <w:r w:rsidRPr="00165C67">
                    <w:rPr>
                      <w:rFonts w:cstheme="minorHAnsi"/>
                    </w:rPr>
                    <w:t xml:space="preserve"> In case of multiple alternative analyses being presented, specify the numeric result (e.g. RR = 1.52 (95% CI 0.83 to 2.77) and/or a reference (e.g. to a table, figure or paragraph) that uniquely defines the result being assessed.</w:t>
                  </w:r>
                </w:p>
              </w:tc>
              <w:tc>
                <w:tcPr>
                  <w:tcW w:w="6228" w:type="dxa"/>
                  <w:tcBorders>
                    <w:left w:val="single" w:sz="4" w:space="0" w:color="auto"/>
                  </w:tcBorders>
                </w:tcPr>
                <w:p w14:paraId="300B7CA3" w14:textId="77777777" w:rsidR="00B969B6" w:rsidRPr="00165C67" w:rsidRDefault="00B969B6" w:rsidP="00490ABD">
                  <w:pPr>
                    <w:rPr>
                      <w:rFonts w:cstheme="minorHAnsi"/>
                    </w:rPr>
                  </w:pPr>
                </w:p>
              </w:tc>
            </w:tr>
          </w:tbl>
          <w:p w14:paraId="330567B0" w14:textId="77777777" w:rsidR="00B969B6" w:rsidRPr="00165C67" w:rsidRDefault="00B969B6" w:rsidP="00490ABD">
            <w:pPr>
              <w:rPr>
                <w:rFonts w:cstheme="minorHAnsi"/>
              </w:rPr>
            </w:pPr>
          </w:p>
          <w:p w14:paraId="71679C75" w14:textId="77777777" w:rsidR="00B969B6" w:rsidRPr="00165C67" w:rsidRDefault="00B969B6" w:rsidP="00490ABD">
            <w:pPr>
              <w:rPr>
                <w:rFonts w:cstheme="minorHAnsi"/>
                <w:b/>
              </w:rPr>
            </w:pPr>
            <w:r w:rsidRPr="00165C67">
              <w:rPr>
                <w:rFonts w:cstheme="minorHAnsi"/>
                <w:b/>
              </w:rPr>
              <w:t>Is the review team’s aim for this result…?</w:t>
            </w:r>
          </w:p>
          <w:tbl>
            <w:tblPr>
              <w:tblStyle w:val="TableGrid"/>
              <w:tblW w:w="13488" w:type="dxa"/>
              <w:tblLook w:val="04A0" w:firstRow="1" w:lastRow="0" w:firstColumn="1" w:lastColumn="0" w:noHBand="0" w:noVBand="1"/>
            </w:tblPr>
            <w:tblGrid>
              <w:gridCol w:w="675"/>
              <w:gridCol w:w="12813"/>
            </w:tblGrid>
            <w:tr w:rsidR="00B969B6" w:rsidRPr="00165C67" w14:paraId="3BE004DA" w14:textId="77777777" w:rsidTr="00490ABD">
              <w:trPr>
                <w:trHeight w:val="293"/>
              </w:trPr>
              <w:tc>
                <w:tcPr>
                  <w:tcW w:w="675" w:type="dxa"/>
                  <w:tcBorders>
                    <w:top w:val="nil"/>
                    <w:left w:val="nil"/>
                    <w:bottom w:val="nil"/>
                    <w:right w:val="nil"/>
                  </w:tcBorders>
                  <w:vAlign w:val="center"/>
                </w:tcPr>
                <w:p w14:paraId="2EEA2652" w14:textId="77777777" w:rsidR="00B969B6" w:rsidRPr="00165C67" w:rsidRDefault="00B969B6" w:rsidP="00490ABD">
                  <w:pPr>
                    <w:jc w:val="center"/>
                    <w:rPr>
                      <w:rFonts w:cstheme="minorHAnsi"/>
                    </w:rPr>
                  </w:pPr>
                  <w:r w:rsidRPr="00165C67">
                    <w:rPr>
                      <w:rFonts w:ascii="Wingdings 2" w:eastAsia="Wingdings 2" w:hAnsi="Wingdings 2" w:cstheme="minorHAnsi"/>
                    </w:rPr>
                    <w:t>£</w:t>
                  </w:r>
                </w:p>
              </w:tc>
              <w:tc>
                <w:tcPr>
                  <w:tcW w:w="12813" w:type="dxa"/>
                  <w:tcBorders>
                    <w:top w:val="nil"/>
                    <w:left w:val="nil"/>
                    <w:bottom w:val="nil"/>
                    <w:right w:val="nil"/>
                  </w:tcBorders>
                  <w:vAlign w:val="center"/>
                </w:tcPr>
                <w:p w14:paraId="67CCEE54" w14:textId="77777777" w:rsidR="00B969B6" w:rsidRPr="00165C67" w:rsidRDefault="00B969B6" w:rsidP="00490ABD">
                  <w:pPr>
                    <w:rPr>
                      <w:rFonts w:cstheme="minorHAnsi"/>
                    </w:rPr>
                  </w:pPr>
                  <w:r w:rsidRPr="00165C67">
                    <w:rPr>
                      <w:rFonts w:cstheme="minorHAnsi"/>
                    </w:rPr>
                    <w:t xml:space="preserve">to assess the effect of </w:t>
                  </w:r>
                  <w:r w:rsidRPr="00165C67">
                    <w:rPr>
                      <w:rFonts w:cstheme="minorHAnsi"/>
                      <w:i/>
                    </w:rPr>
                    <w:t>assignment to intervention</w:t>
                  </w:r>
                  <w:r w:rsidRPr="00165C67">
                    <w:rPr>
                      <w:rFonts w:cstheme="minorHAnsi"/>
                    </w:rPr>
                    <w:t xml:space="preserve"> (the ‘intention-to-treat’ effect)</w:t>
                  </w:r>
                </w:p>
              </w:tc>
            </w:tr>
            <w:tr w:rsidR="00B969B6" w:rsidRPr="00165C67" w14:paraId="4CD855E7" w14:textId="77777777" w:rsidTr="00490ABD">
              <w:trPr>
                <w:trHeight w:val="303"/>
              </w:trPr>
              <w:tc>
                <w:tcPr>
                  <w:tcW w:w="675" w:type="dxa"/>
                  <w:tcBorders>
                    <w:top w:val="nil"/>
                    <w:left w:val="nil"/>
                    <w:bottom w:val="nil"/>
                    <w:right w:val="nil"/>
                  </w:tcBorders>
                  <w:vAlign w:val="center"/>
                </w:tcPr>
                <w:p w14:paraId="1C26EE19" w14:textId="77777777" w:rsidR="00B969B6" w:rsidRPr="00165C67" w:rsidRDefault="00B969B6" w:rsidP="00490ABD">
                  <w:pPr>
                    <w:jc w:val="center"/>
                    <w:rPr>
                      <w:rFonts w:cstheme="minorHAnsi"/>
                    </w:rPr>
                  </w:pPr>
                  <w:r w:rsidRPr="00165C67">
                    <w:rPr>
                      <w:rFonts w:ascii="Wingdings 2" w:eastAsia="Wingdings 2" w:hAnsi="Wingdings 2" w:cstheme="minorHAnsi"/>
                    </w:rPr>
                    <w:t>£</w:t>
                  </w:r>
                </w:p>
              </w:tc>
              <w:tc>
                <w:tcPr>
                  <w:tcW w:w="12813" w:type="dxa"/>
                  <w:tcBorders>
                    <w:top w:val="nil"/>
                    <w:left w:val="nil"/>
                    <w:bottom w:val="nil"/>
                    <w:right w:val="nil"/>
                  </w:tcBorders>
                  <w:vAlign w:val="center"/>
                </w:tcPr>
                <w:p w14:paraId="1C88F2D3" w14:textId="77777777" w:rsidR="00B969B6" w:rsidRPr="00165C67" w:rsidRDefault="00B969B6" w:rsidP="00490ABD">
                  <w:pPr>
                    <w:rPr>
                      <w:rFonts w:cstheme="minorHAnsi"/>
                    </w:rPr>
                  </w:pPr>
                  <w:r w:rsidRPr="00165C67">
                    <w:rPr>
                      <w:rFonts w:cstheme="minorHAnsi"/>
                    </w:rPr>
                    <w:t xml:space="preserve">to assess the effect of </w:t>
                  </w:r>
                  <w:r w:rsidRPr="00165C67">
                    <w:rPr>
                      <w:rFonts w:cstheme="minorHAnsi"/>
                      <w:i/>
                    </w:rPr>
                    <w:t>adhering to intervention</w:t>
                  </w:r>
                  <w:r w:rsidRPr="00165C67">
                    <w:rPr>
                      <w:rFonts w:cstheme="minorHAnsi"/>
                    </w:rPr>
                    <w:t xml:space="preserve"> (the ‘per-protocol’ effect)</w:t>
                  </w:r>
                </w:p>
              </w:tc>
            </w:tr>
          </w:tbl>
          <w:p w14:paraId="2264632D" w14:textId="77777777" w:rsidR="00B969B6" w:rsidRPr="00165C67" w:rsidRDefault="00B969B6" w:rsidP="00490ABD">
            <w:pPr>
              <w:rPr>
                <w:rFonts w:cstheme="minorHAnsi"/>
              </w:rPr>
            </w:pPr>
          </w:p>
          <w:p w14:paraId="003D6A2D" w14:textId="77777777" w:rsidR="00B969B6" w:rsidRPr="00165C67" w:rsidRDefault="00B969B6" w:rsidP="00490ABD">
            <w:r w:rsidRPr="00165C67">
              <w:rPr>
                <w:b/>
              </w:rPr>
              <w:t xml:space="preserve">If the aim is to assess the effect of </w:t>
            </w:r>
            <w:r w:rsidRPr="00165C67">
              <w:rPr>
                <w:b/>
                <w:i/>
              </w:rPr>
              <w:t>adhering to intervention</w:t>
            </w:r>
            <w:r w:rsidRPr="00165C67">
              <w:t xml:space="preserve">, select the deviations from intended intervention that should be addressed (at least one must be checked): </w:t>
            </w:r>
          </w:p>
          <w:p w14:paraId="4F1EF5FF" w14:textId="77777777" w:rsidR="00B969B6" w:rsidRPr="00165C67" w:rsidRDefault="00B969B6" w:rsidP="00490ABD">
            <w:r w:rsidRPr="00165C67">
              <w:rPr>
                <w:rFonts w:ascii="Wingdings 2" w:eastAsia="Wingdings 2" w:hAnsi="Wingdings 2" w:cs="Wingdings 2"/>
                <w:szCs w:val="20"/>
              </w:rPr>
              <w:t>£</w:t>
            </w:r>
            <w:r w:rsidRPr="00165C67">
              <w:rPr>
                <w:szCs w:val="20"/>
              </w:rPr>
              <w:tab/>
              <w:t>occurrence of non-protocol interventions</w:t>
            </w:r>
          </w:p>
          <w:p w14:paraId="71D01393" w14:textId="77777777" w:rsidR="00B969B6" w:rsidRPr="00165C67" w:rsidRDefault="00B969B6" w:rsidP="00490ABD">
            <w:r w:rsidRPr="00165C67">
              <w:rPr>
                <w:rFonts w:ascii="Wingdings 2" w:eastAsia="Wingdings 2" w:hAnsi="Wingdings 2" w:cs="Wingdings 2"/>
                <w:szCs w:val="20"/>
              </w:rPr>
              <w:lastRenderedPageBreak/>
              <w:t>£</w:t>
            </w:r>
            <w:r w:rsidRPr="00165C67">
              <w:rPr>
                <w:szCs w:val="20"/>
              </w:rPr>
              <w:tab/>
            </w:r>
            <w:r w:rsidRPr="00165C67">
              <w:t>failures in implementing the intervention that could have affected the outcome</w:t>
            </w:r>
          </w:p>
          <w:p w14:paraId="568BD1C2" w14:textId="77777777" w:rsidR="00B969B6" w:rsidRPr="00165C67" w:rsidRDefault="00B969B6" w:rsidP="00490ABD">
            <w:r w:rsidRPr="00165C67">
              <w:rPr>
                <w:rFonts w:ascii="Wingdings 2" w:eastAsia="Wingdings 2" w:hAnsi="Wingdings 2" w:cs="Wingdings 2"/>
                <w:szCs w:val="20"/>
              </w:rPr>
              <w:t>£</w:t>
            </w:r>
            <w:r w:rsidRPr="00165C67">
              <w:rPr>
                <w:szCs w:val="20"/>
              </w:rPr>
              <w:tab/>
            </w:r>
            <w:r w:rsidRPr="00165C67">
              <w:t>non-adherence to their assigned intervention by trial participants</w:t>
            </w:r>
          </w:p>
          <w:p w14:paraId="4CFAD3EC" w14:textId="77777777" w:rsidR="00B969B6" w:rsidRDefault="00B969B6" w:rsidP="00490ABD">
            <w:pPr>
              <w:rPr>
                <w:rFonts w:cstheme="minorHAnsi"/>
                <w:b/>
              </w:rPr>
            </w:pPr>
          </w:p>
          <w:p w14:paraId="4DA0D369" w14:textId="77777777" w:rsidR="00B969B6" w:rsidRPr="004B666A" w:rsidRDefault="00B969B6" w:rsidP="00490ABD">
            <w:pPr>
              <w:rPr>
                <w:rFonts w:cstheme="minorHAnsi"/>
                <w:b/>
              </w:rPr>
            </w:pPr>
            <w:r w:rsidRPr="004B666A">
              <w:rPr>
                <w:rFonts w:cstheme="minorHAnsi"/>
                <w:b/>
              </w:rPr>
              <w:t xml:space="preserve">Which of the following sources were </w:t>
            </w:r>
            <w:r w:rsidRPr="004B666A">
              <w:rPr>
                <w:rFonts w:cstheme="minorHAnsi"/>
                <w:b/>
                <w:u w:val="single"/>
              </w:rPr>
              <w:t>obtained</w:t>
            </w:r>
            <w:r w:rsidRPr="004B666A">
              <w:rPr>
                <w:rFonts w:cstheme="minorHAnsi"/>
                <w:b/>
              </w:rPr>
              <w:t xml:space="preserve"> to help inform the risk-of-bias assessment? (tick as many as apply)</w:t>
            </w:r>
          </w:p>
          <w:p w14:paraId="2DDB3258"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Journal article(s) with results of the trial</w:t>
            </w:r>
          </w:p>
          <w:p w14:paraId="4D273395"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Trial protocol</w:t>
            </w:r>
          </w:p>
          <w:p w14:paraId="73F2BE42"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Statistical analysis plan (SAP)</w:t>
            </w:r>
          </w:p>
          <w:p w14:paraId="4279CFBB"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Non-commercial trial registry record (e.g. ClinicalTrials.gov record)</w:t>
            </w:r>
          </w:p>
          <w:p w14:paraId="5623062F"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Company-owned trial registry record (e.g. GSK Clinical Study Register record)</w:t>
            </w:r>
          </w:p>
          <w:p w14:paraId="18B11D55"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 xml:space="preserve"> </w:t>
            </w:r>
            <w:r w:rsidRPr="004B666A">
              <w:rPr>
                <w:rFonts w:cstheme="minorHAnsi"/>
              </w:rPr>
              <w:tab/>
              <w:t>“Grey literature” (e.g. unpublished thesis)</w:t>
            </w:r>
          </w:p>
          <w:p w14:paraId="5DBEFAB4"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Conference abstract(s) about the trial</w:t>
            </w:r>
          </w:p>
          <w:p w14:paraId="02A4A768"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Regulatory document (e.g. Clinical Study Report, Drug Approval Package)</w:t>
            </w:r>
          </w:p>
          <w:p w14:paraId="01B6F65C"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Research ethics application</w:t>
            </w:r>
          </w:p>
          <w:p w14:paraId="6315D607"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 xml:space="preserve">Grant database summary (e.g. </w:t>
            </w:r>
            <w:r w:rsidRPr="004B666A">
              <w:rPr>
                <w:rFonts w:eastAsia="Times New Roman" w:cstheme="minorHAnsi"/>
                <w:lang w:val="en-AU"/>
              </w:rPr>
              <w:t xml:space="preserve">NIH </w:t>
            </w:r>
            <w:proofErr w:type="spellStart"/>
            <w:r w:rsidRPr="004B666A">
              <w:rPr>
                <w:rFonts w:eastAsia="Times New Roman" w:cstheme="minorHAnsi"/>
                <w:lang w:val="en-AU"/>
              </w:rPr>
              <w:t>RePORTER</w:t>
            </w:r>
            <w:proofErr w:type="spellEnd"/>
            <w:r w:rsidRPr="004B666A">
              <w:rPr>
                <w:rFonts w:eastAsia="Times New Roman" w:cstheme="minorHAnsi"/>
                <w:lang w:val="en-AU"/>
              </w:rPr>
              <w:t xml:space="preserve"> or </w:t>
            </w:r>
            <w:r w:rsidRPr="004B666A">
              <w:rPr>
                <w:rFonts w:cstheme="minorHAnsi"/>
              </w:rPr>
              <w:t>Research Councils UK Gateway to Research)</w:t>
            </w:r>
          </w:p>
          <w:p w14:paraId="57C0BAA1"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Personal communication with trialist</w:t>
            </w:r>
          </w:p>
          <w:p w14:paraId="17C4A0DC"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Personal communication with the sponsor</w:t>
            </w:r>
          </w:p>
        </w:tc>
      </w:tr>
    </w:tbl>
    <w:p w14:paraId="78CA14DE" w14:textId="77777777" w:rsidR="00B969B6" w:rsidRDefault="00B969B6" w:rsidP="00B969B6">
      <w:pPr>
        <w:rPr>
          <w:b/>
          <w:bCs/>
          <w:sz w:val="26"/>
          <w:szCs w:val="26"/>
        </w:rPr>
      </w:pPr>
    </w:p>
    <w:p w14:paraId="7B8F70DF" w14:textId="77777777" w:rsidR="00B969B6" w:rsidRPr="004C5BCE" w:rsidRDefault="00B969B6" w:rsidP="00B969B6">
      <w:pPr>
        <w:rPr>
          <w:b/>
          <w:bCs/>
          <w:sz w:val="26"/>
          <w:szCs w:val="26"/>
        </w:rPr>
      </w:pPr>
      <w:r w:rsidRPr="004C5BCE">
        <w:rPr>
          <w:b/>
          <w:bCs/>
          <w:sz w:val="26"/>
          <w:szCs w:val="26"/>
        </w:rPr>
        <w:t xml:space="preserve">Risk of bias assessment </w:t>
      </w:r>
    </w:p>
    <w:p w14:paraId="48EA0E53" w14:textId="77777777" w:rsidR="00B969B6" w:rsidRPr="002340D4" w:rsidRDefault="00B969B6" w:rsidP="00B969B6">
      <w:pPr>
        <w:keepNext/>
        <w:rPr>
          <w:rStyle w:val="Strong"/>
        </w:rPr>
      </w:pPr>
      <w:r w:rsidRPr="00A0036B">
        <w:t xml:space="preserve">Responses </w:t>
      </w:r>
      <w:r w:rsidRPr="00A0036B">
        <w:rPr>
          <w:color w:val="00B050"/>
          <w:u w:val="single"/>
        </w:rPr>
        <w:t>underlined in green</w:t>
      </w:r>
      <w:r w:rsidRPr="00A0036B">
        <w:t xml:space="preserve"> are potential markers for low risk of bias, and responses in </w:t>
      </w:r>
      <w:r w:rsidRPr="00A0036B">
        <w:rPr>
          <w:color w:val="FF0000"/>
        </w:rPr>
        <w:t>red</w:t>
      </w:r>
      <w:r w:rsidRPr="00A0036B">
        <w:t xml:space="preserve"> are potential markers for a risk of bias. Where questions relate only to sign posts to other questions, no formatting is used.</w:t>
      </w:r>
    </w:p>
    <w:p w14:paraId="563474F8" w14:textId="77777777" w:rsidR="00B969B6" w:rsidRPr="003C3813" w:rsidRDefault="00B969B6" w:rsidP="00B969B6">
      <w:pPr>
        <w:pStyle w:val="Subtitle"/>
        <w:rPr>
          <w:rStyle w:val="Strong"/>
        </w:rPr>
      </w:pPr>
      <w:r w:rsidRPr="003C3813">
        <w:rPr>
          <w:rStyle w:val="Strong"/>
        </w:rPr>
        <w:t>Domain 1: Risk of bias arising from the randomization process</w:t>
      </w:r>
    </w:p>
    <w:tbl>
      <w:tblPr>
        <w:tblStyle w:val="TableGrid"/>
        <w:tblpPr w:leftFromText="180" w:rightFromText="180" w:vertAnchor="text" w:tblpX="108" w:tblpY="1"/>
        <w:tblOverlap w:val="never"/>
        <w:tblW w:w="14540" w:type="dxa"/>
        <w:shd w:val="clear" w:color="auto" w:fill="D9D9D9" w:themeFill="background1" w:themeFillShade="D9"/>
        <w:tblLayout w:type="fixed"/>
        <w:tblLook w:val="04A0" w:firstRow="1" w:lastRow="0" w:firstColumn="1" w:lastColumn="0" w:noHBand="0" w:noVBand="1"/>
      </w:tblPr>
      <w:tblGrid>
        <w:gridCol w:w="4248"/>
        <w:gridCol w:w="7087"/>
        <w:gridCol w:w="3205"/>
      </w:tblGrid>
      <w:tr w:rsidR="00B969B6" w:rsidRPr="004B666A" w14:paraId="22616E63" w14:textId="77777777" w:rsidTr="00490ABD">
        <w:trPr>
          <w:cantSplit/>
          <w:trHeight w:val="20"/>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7840BC" w14:textId="77777777" w:rsidR="00B969B6" w:rsidRPr="004B666A" w:rsidRDefault="00B969B6" w:rsidP="00490ABD">
            <w:pPr>
              <w:rPr>
                <w:rFonts w:cstheme="minorHAnsi"/>
                <w:b/>
              </w:rPr>
            </w:pPr>
            <w:r w:rsidRPr="004B666A">
              <w:rPr>
                <w:rFonts w:cstheme="minorHAnsi"/>
                <w:b/>
              </w:rPr>
              <w:t>Signalling questions</w:t>
            </w:r>
          </w:p>
        </w:tc>
        <w:tc>
          <w:tcPr>
            <w:tcW w:w="708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5842B0" w14:textId="77777777" w:rsidR="00B969B6" w:rsidRPr="004B666A" w:rsidRDefault="00B969B6" w:rsidP="00490ABD">
            <w:pPr>
              <w:keepLines/>
              <w:rPr>
                <w:rFonts w:cstheme="minorHAnsi"/>
                <w:b/>
              </w:rPr>
            </w:pPr>
            <w:r>
              <w:rPr>
                <w:rFonts w:cstheme="minorHAnsi"/>
                <w:b/>
              </w:rPr>
              <w:t>Comments</w:t>
            </w:r>
          </w:p>
        </w:tc>
        <w:tc>
          <w:tcPr>
            <w:tcW w:w="3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034457" w14:textId="77777777" w:rsidR="00B969B6" w:rsidRPr="004B666A" w:rsidRDefault="00B969B6" w:rsidP="00490ABD">
            <w:pPr>
              <w:jc w:val="center"/>
              <w:rPr>
                <w:rFonts w:cstheme="minorHAnsi"/>
                <w:b/>
              </w:rPr>
            </w:pPr>
            <w:r w:rsidRPr="004B666A">
              <w:rPr>
                <w:rFonts w:cstheme="minorHAnsi"/>
                <w:b/>
              </w:rPr>
              <w:t>Response options</w:t>
            </w:r>
          </w:p>
        </w:tc>
      </w:tr>
      <w:tr w:rsidR="00B969B6" w:rsidRPr="004B666A" w14:paraId="1CE2CA90" w14:textId="77777777" w:rsidTr="00490ABD">
        <w:trPr>
          <w:cantSplit/>
          <w:trHeight w:val="860"/>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488F6" w14:textId="77777777" w:rsidR="00B969B6" w:rsidRPr="004B666A" w:rsidRDefault="00B969B6" w:rsidP="00490ABD">
            <w:pPr>
              <w:rPr>
                <w:rFonts w:cstheme="minorHAnsi"/>
                <w:b/>
              </w:rPr>
            </w:pPr>
            <w:r w:rsidRPr="004B666A">
              <w:rPr>
                <w:rFonts w:cstheme="minorHAnsi"/>
                <w:b/>
              </w:rPr>
              <w:t>1.1 Was the allocation sequence random?</w:t>
            </w:r>
          </w:p>
        </w:tc>
        <w:tc>
          <w:tcPr>
            <w:tcW w:w="7087" w:type="dxa"/>
            <w:vMerge w:val="restart"/>
            <w:tcBorders>
              <w:top w:val="single" w:sz="4" w:space="0" w:color="auto"/>
              <w:left w:val="single" w:sz="4" w:space="0" w:color="auto"/>
              <w:right w:val="single" w:sz="4" w:space="0" w:color="auto"/>
            </w:tcBorders>
            <w:shd w:val="clear" w:color="auto" w:fill="auto"/>
          </w:tcPr>
          <w:p w14:paraId="0A96F34D" w14:textId="77777777" w:rsidR="00B969B6" w:rsidRPr="004B666A" w:rsidRDefault="00B969B6" w:rsidP="00490ABD">
            <w:pPr>
              <w:tabs>
                <w:tab w:val="left" w:pos="960"/>
              </w:tabs>
              <w:autoSpaceDE w:val="0"/>
              <w:autoSpaceDN w:val="0"/>
              <w:adjustRightInd w:val="0"/>
              <w:spacing w:after="80"/>
              <w:rPr>
                <w:rFonts w:cstheme="minorHAnsi"/>
              </w:rPr>
            </w:pPr>
          </w:p>
        </w:tc>
        <w:tc>
          <w:tcPr>
            <w:tcW w:w="3205" w:type="dxa"/>
            <w:tcBorders>
              <w:top w:val="single" w:sz="4" w:space="0" w:color="auto"/>
              <w:left w:val="single" w:sz="4" w:space="0" w:color="auto"/>
              <w:bottom w:val="single" w:sz="4" w:space="0" w:color="auto"/>
              <w:right w:val="single" w:sz="4" w:space="0" w:color="auto"/>
            </w:tcBorders>
            <w:shd w:val="clear" w:color="auto" w:fill="auto"/>
          </w:tcPr>
          <w:p w14:paraId="5C0091B6" w14:textId="77777777" w:rsidR="00B969B6" w:rsidRPr="004B666A" w:rsidRDefault="00B969B6" w:rsidP="00490ABD">
            <w:pPr>
              <w:jc w:val="center"/>
              <w:rPr>
                <w:rFonts w:cstheme="minorHAnsi"/>
              </w:rPr>
            </w:pPr>
            <w:r w:rsidRPr="00076212">
              <w:rPr>
                <w:rFonts w:cstheme="minorHAnsi"/>
                <w:color w:val="00B050"/>
                <w:u w:val="single"/>
              </w:rPr>
              <w:t>Y / PY</w:t>
            </w:r>
            <w:r w:rsidRPr="004B666A">
              <w:rPr>
                <w:rFonts w:cstheme="minorHAnsi"/>
                <w:color w:val="00B050"/>
              </w:rPr>
              <w:t xml:space="preserve"> </w:t>
            </w:r>
            <w:r w:rsidRPr="004B666A">
              <w:rPr>
                <w:rFonts w:cstheme="minorHAnsi"/>
              </w:rPr>
              <w:t xml:space="preserve">/ </w:t>
            </w:r>
            <w:r w:rsidRPr="004B666A">
              <w:rPr>
                <w:rFonts w:cstheme="minorHAnsi"/>
                <w:color w:val="FF0000"/>
              </w:rPr>
              <w:t xml:space="preserve">PN / N </w:t>
            </w:r>
            <w:r w:rsidRPr="004B666A">
              <w:rPr>
                <w:rFonts w:cstheme="minorHAnsi"/>
              </w:rPr>
              <w:t>/ NI</w:t>
            </w:r>
          </w:p>
        </w:tc>
      </w:tr>
      <w:tr w:rsidR="00B969B6" w:rsidRPr="004B666A" w14:paraId="32F949E9" w14:textId="77777777" w:rsidTr="00490ABD">
        <w:trPr>
          <w:cantSplit/>
          <w:trHeight w:val="985"/>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81A8D0" w14:textId="77777777" w:rsidR="00B969B6" w:rsidRPr="004B666A" w:rsidRDefault="00B969B6" w:rsidP="00490ABD">
            <w:pPr>
              <w:rPr>
                <w:rFonts w:cstheme="minorHAnsi"/>
                <w:b/>
              </w:rPr>
            </w:pPr>
            <w:r w:rsidRPr="004B666A">
              <w:rPr>
                <w:rFonts w:cstheme="minorHAnsi"/>
                <w:b/>
              </w:rPr>
              <w:t>1.2 Was the allocation sequence concealed until participants were enrolled and assigned to interventions?</w:t>
            </w:r>
          </w:p>
        </w:tc>
        <w:tc>
          <w:tcPr>
            <w:tcW w:w="7087" w:type="dxa"/>
            <w:vMerge/>
            <w:tcBorders>
              <w:left w:val="single" w:sz="4" w:space="0" w:color="auto"/>
              <w:bottom w:val="single" w:sz="4" w:space="0" w:color="auto"/>
              <w:right w:val="single" w:sz="4" w:space="0" w:color="auto"/>
            </w:tcBorders>
            <w:shd w:val="clear" w:color="auto" w:fill="auto"/>
          </w:tcPr>
          <w:p w14:paraId="60361DBC" w14:textId="77777777" w:rsidR="00B969B6" w:rsidRPr="004B666A" w:rsidRDefault="00B969B6" w:rsidP="00490ABD">
            <w:pPr>
              <w:tabs>
                <w:tab w:val="left" w:pos="960"/>
              </w:tabs>
              <w:autoSpaceDE w:val="0"/>
              <w:autoSpaceDN w:val="0"/>
              <w:adjustRightInd w:val="0"/>
              <w:rPr>
                <w:rFonts w:cstheme="minorHAnsi"/>
              </w:rPr>
            </w:pPr>
          </w:p>
        </w:tc>
        <w:tc>
          <w:tcPr>
            <w:tcW w:w="3205" w:type="dxa"/>
            <w:tcBorders>
              <w:top w:val="single" w:sz="4" w:space="0" w:color="auto"/>
              <w:left w:val="single" w:sz="4" w:space="0" w:color="auto"/>
              <w:bottom w:val="single" w:sz="4" w:space="0" w:color="auto"/>
              <w:right w:val="single" w:sz="4" w:space="0" w:color="auto"/>
            </w:tcBorders>
            <w:shd w:val="clear" w:color="auto" w:fill="auto"/>
          </w:tcPr>
          <w:p w14:paraId="171F9DE6" w14:textId="77777777" w:rsidR="00B969B6" w:rsidRPr="004B666A" w:rsidRDefault="00B969B6" w:rsidP="00490ABD">
            <w:pPr>
              <w:tabs>
                <w:tab w:val="left" w:pos="960"/>
              </w:tabs>
              <w:autoSpaceDE w:val="0"/>
              <w:autoSpaceDN w:val="0"/>
              <w:adjustRightInd w:val="0"/>
              <w:jc w:val="center"/>
              <w:rPr>
                <w:rFonts w:cstheme="minorHAnsi"/>
                <w:lang w:val="es-ES"/>
              </w:rPr>
            </w:pPr>
            <w:r w:rsidRPr="00076212">
              <w:rPr>
                <w:rFonts w:cstheme="minorHAnsi"/>
                <w:color w:val="00B050"/>
                <w:u w:val="single"/>
              </w:rPr>
              <w:t>Y / PY</w:t>
            </w:r>
            <w:r w:rsidRPr="004B666A">
              <w:rPr>
                <w:rFonts w:cstheme="minorHAnsi"/>
                <w:color w:val="00B050"/>
              </w:rPr>
              <w:t xml:space="preserve"> </w:t>
            </w:r>
            <w:r w:rsidRPr="004B666A">
              <w:rPr>
                <w:rFonts w:cstheme="minorHAnsi"/>
              </w:rPr>
              <w:t xml:space="preserve">/ </w:t>
            </w:r>
            <w:r w:rsidRPr="004B666A">
              <w:rPr>
                <w:rFonts w:cstheme="minorHAnsi"/>
                <w:color w:val="FF0000"/>
              </w:rPr>
              <w:t xml:space="preserve">PN / N </w:t>
            </w:r>
            <w:r w:rsidRPr="004B666A">
              <w:rPr>
                <w:rFonts w:cstheme="minorHAnsi"/>
              </w:rPr>
              <w:t>/ NI</w:t>
            </w:r>
          </w:p>
        </w:tc>
      </w:tr>
      <w:tr w:rsidR="00B969B6" w:rsidRPr="004B666A" w14:paraId="562CA8FA" w14:textId="77777777" w:rsidTr="00490ABD">
        <w:trPr>
          <w:cantSplit/>
          <w:trHeight w:val="1268"/>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9542D1" w14:textId="77777777" w:rsidR="00B969B6" w:rsidRPr="004B666A" w:rsidRDefault="00B969B6" w:rsidP="00490ABD">
            <w:pPr>
              <w:keepLines/>
              <w:tabs>
                <w:tab w:val="left" w:pos="960"/>
              </w:tabs>
              <w:autoSpaceDE w:val="0"/>
              <w:autoSpaceDN w:val="0"/>
              <w:adjustRightInd w:val="0"/>
              <w:spacing w:after="80"/>
              <w:rPr>
                <w:rFonts w:eastAsiaTheme="majorEastAsia" w:cstheme="minorHAnsi"/>
                <w:b/>
                <w:bCs/>
              </w:rPr>
            </w:pPr>
            <w:r w:rsidRPr="004B666A">
              <w:rPr>
                <w:rFonts w:cstheme="minorHAnsi"/>
                <w:b/>
              </w:rPr>
              <w:lastRenderedPageBreak/>
              <w:t xml:space="preserve">1.3 Did baseline differences </w:t>
            </w:r>
            <w:r w:rsidRPr="004B666A">
              <w:rPr>
                <w:rFonts w:eastAsiaTheme="majorEastAsia" w:cstheme="minorHAnsi"/>
                <w:b/>
                <w:bCs/>
              </w:rPr>
              <w:t xml:space="preserve">between intervention groups suggest a problem with the randomization process? </w:t>
            </w:r>
          </w:p>
        </w:tc>
        <w:tc>
          <w:tcPr>
            <w:tcW w:w="7087" w:type="dxa"/>
            <w:tcBorders>
              <w:top w:val="single" w:sz="4" w:space="0" w:color="auto"/>
              <w:left w:val="single" w:sz="4" w:space="0" w:color="auto"/>
              <w:bottom w:val="single" w:sz="4" w:space="0" w:color="auto"/>
              <w:right w:val="single" w:sz="4" w:space="0" w:color="auto"/>
            </w:tcBorders>
            <w:shd w:val="clear" w:color="auto" w:fill="auto"/>
          </w:tcPr>
          <w:p w14:paraId="1931173B" w14:textId="77777777" w:rsidR="00B969B6" w:rsidRPr="004B666A" w:rsidRDefault="00B969B6" w:rsidP="00490ABD">
            <w:pPr>
              <w:rPr>
                <w:rFonts w:cstheme="minorHAnsi"/>
              </w:rPr>
            </w:pPr>
          </w:p>
        </w:tc>
        <w:tc>
          <w:tcPr>
            <w:tcW w:w="3205" w:type="dxa"/>
            <w:tcBorders>
              <w:top w:val="single" w:sz="4" w:space="0" w:color="auto"/>
              <w:left w:val="single" w:sz="4" w:space="0" w:color="auto"/>
              <w:bottom w:val="single" w:sz="4" w:space="0" w:color="auto"/>
              <w:right w:val="single" w:sz="4" w:space="0" w:color="auto"/>
            </w:tcBorders>
            <w:shd w:val="clear" w:color="auto" w:fill="auto"/>
          </w:tcPr>
          <w:p w14:paraId="0B54FAF8" w14:textId="77777777" w:rsidR="00B969B6" w:rsidRPr="004B666A" w:rsidRDefault="00B969B6" w:rsidP="00490ABD">
            <w:pPr>
              <w:jc w:val="center"/>
              <w:rPr>
                <w:rFonts w:cstheme="minorHAnsi"/>
                <w:lang w:val="es-ES"/>
              </w:rPr>
            </w:pPr>
            <w:r w:rsidRPr="004B666A">
              <w:rPr>
                <w:rFonts w:cstheme="minorHAnsi"/>
                <w:color w:val="FF0000"/>
              </w:rPr>
              <w:t>Y / PY</w:t>
            </w:r>
            <w:r w:rsidRPr="004B666A">
              <w:rPr>
                <w:rFonts w:cstheme="minorHAnsi"/>
              </w:rPr>
              <w:t xml:space="preserve"> /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4B666A" w14:paraId="19695A6D" w14:textId="77777777" w:rsidTr="00490ABD">
        <w:trPr>
          <w:cantSplit/>
          <w:trHeight w:val="1269"/>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5B5118" w14:textId="77777777" w:rsidR="00B969B6" w:rsidRPr="004B666A" w:rsidRDefault="00B969B6" w:rsidP="00490ABD">
            <w:pPr>
              <w:tabs>
                <w:tab w:val="left" w:pos="960"/>
              </w:tabs>
              <w:autoSpaceDE w:val="0"/>
              <w:autoSpaceDN w:val="0"/>
              <w:adjustRightInd w:val="0"/>
              <w:rPr>
                <w:rFonts w:cstheme="minorHAnsi"/>
              </w:rPr>
            </w:pPr>
            <w:r w:rsidRPr="004B666A">
              <w:rPr>
                <w:rFonts w:cstheme="minorHAnsi"/>
                <w:b/>
              </w:rPr>
              <w:t>Risk-of-bias judgement</w:t>
            </w:r>
          </w:p>
        </w:tc>
        <w:tc>
          <w:tcPr>
            <w:tcW w:w="7087" w:type="dxa"/>
            <w:tcBorders>
              <w:top w:val="single" w:sz="4" w:space="0" w:color="auto"/>
              <w:left w:val="single" w:sz="4" w:space="0" w:color="auto"/>
              <w:bottom w:val="single" w:sz="4" w:space="0" w:color="auto"/>
              <w:right w:val="single" w:sz="4" w:space="0" w:color="auto"/>
            </w:tcBorders>
            <w:shd w:val="clear" w:color="auto" w:fill="auto"/>
          </w:tcPr>
          <w:p w14:paraId="6C42CA20" w14:textId="77777777" w:rsidR="00B969B6" w:rsidRPr="004B666A" w:rsidRDefault="00B969B6" w:rsidP="00490ABD">
            <w:pPr>
              <w:tabs>
                <w:tab w:val="left" w:pos="960"/>
              </w:tabs>
              <w:autoSpaceDE w:val="0"/>
              <w:autoSpaceDN w:val="0"/>
              <w:adjustRightInd w:val="0"/>
              <w:rPr>
                <w:rFonts w:cstheme="minorHAnsi"/>
              </w:rPr>
            </w:pPr>
          </w:p>
        </w:tc>
        <w:tc>
          <w:tcPr>
            <w:tcW w:w="3205" w:type="dxa"/>
            <w:tcBorders>
              <w:top w:val="single" w:sz="4" w:space="0" w:color="auto"/>
              <w:left w:val="single" w:sz="4" w:space="0" w:color="auto"/>
              <w:bottom w:val="single" w:sz="4" w:space="0" w:color="auto"/>
              <w:right w:val="single" w:sz="4" w:space="0" w:color="auto"/>
            </w:tcBorders>
            <w:shd w:val="clear" w:color="auto" w:fill="auto"/>
          </w:tcPr>
          <w:p w14:paraId="5951279B" w14:textId="77777777" w:rsidR="00B969B6" w:rsidRPr="004B666A" w:rsidRDefault="00B969B6" w:rsidP="00490ABD">
            <w:pPr>
              <w:tabs>
                <w:tab w:val="left" w:pos="960"/>
              </w:tabs>
              <w:autoSpaceDE w:val="0"/>
              <w:autoSpaceDN w:val="0"/>
              <w:adjustRightInd w:val="0"/>
              <w:jc w:val="center"/>
              <w:rPr>
                <w:rFonts w:cstheme="minorHAnsi"/>
              </w:rPr>
            </w:pPr>
            <w:r w:rsidRPr="004B666A">
              <w:rPr>
                <w:rFonts w:cstheme="minorHAnsi"/>
              </w:rPr>
              <w:t>Low / High / Some concerns</w:t>
            </w:r>
          </w:p>
        </w:tc>
      </w:tr>
      <w:tr w:rsidR="00B969B6" w:rsidRPr="004B666A" w14:paraId="2C1E40E8" w14:textId="77777777" w:rsidTr="00490ABD">
        <w:trPr>
          <w:cantSplit/>
          <w:trHeight w:val="20"/>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BEB766" w14:textId="77777777" w:rsidR="00B969B6" w:rsidRPr="004B666A" w:rsidRDefault="00B969B6" w:rsidP="00490ABD">
            <w:pPr>
              <w:rPr>
                <w:rFonts w:cstheme="minorHAnsi"/>
              </w:rPr>
            </w:pPr>
            <w:r w:rsidRPr="004B666A">
              <w:rPr>
                <w:rFonts w:cstheme="minorHAnsi"/>
              </w:rPr>
              <w:t>Optional: What is the predicted direction of bias arising from the randomization process?</w:t>
            </w:r>
          </w:p>
        </w:tc>
        <w:tc>
          <w:tcPr>
            <w:tcW w:w="7087" w:type="dxa"/>
            <w:tcBorders>
              <w:top w:val="single" w:sz="4" w:space="0" w:color="auto"/>
              <w:left w:val="single" w:sz="4" w:space="0" w:color="auto"/>
              <w:bottom w:val="single" w:sz="4" w:space="0" w:color="auto"/>
              <w:right w:val="single" w:sz="4" w:space="0" w:color="auto"/>
            </w:tcBorders>
            <w:shd w:val="clear" w:color="auto" w:fill="auto"/>
          </w:tcPr>
          <w:p w14:paraId="248EBFEA" w14:textId="77777777" w:rsidR="00B969B6" w:rsidRPr="004B666A" w:rsidRDefault="00B969B6" w:rsidP="00490ABD">
            <w:pPr>
              <w:rPr>
                <w:rFonts w:cstheme="minorHAnsi"/>
              </w:rPr>
            </w:pPr>
          </w:p>
        </w:tc>
        <w:tc>
          <w:tcPr>
            <w:tcW w:w="3205" w:type="dxa"/>
            <w:tcBorders>
              <w:top w:val="single" w:sz="4" w:space="0" w:color="auto"/>
              <w:left w:val="single" w:sz="4" w:space="0" w:color="auto"/>
              <w:bottom w:val="single" w:sz="4" w:space="0" w:color="auto"/>
              <w:right w:val="single" w:sz="4" w:space="0" w:color="auto"/>
            </w:tcBorders>
            <w:shd w:val="clear" w:color="auto" w:fill="auto"/>
          </w:tcPr>
          <w:p w14:paraId="1365313A" w14:textId="77777777" w:rsidR="00B969B6" w:rsidRPr="004B666A" w:rsidRDefault="00B969B6" w:rsidP="00490ABD">
            <w:pPr>
              <w:jc w:val="center"/>
              <w:rPr>
                <w:rFonts w:cstheme="minorHAnsi"/>
              </w:rPr>
            </w:pPr>
            <w:r>
              <w:rPr>
                <w:rFonts w:cstheme="minorHAnsi"/>
              </w:rPr>
              <w:t xml:space="preserve">NA / </w:t>
            </w:r>
            <w:r w:rsidRPr="004B666A">
              <w:rPr>
                <w:rFonts w:cstheme="minorHAnsi"/>
              </w:rPr>
              <w:t>Favours experimental / Favours comparator / Towards null /Away from null / Unpredictable</w:t>
            </w:r>
          </w:p>
        </w:tc>
      </w:tr>
    </w:tbl>
    <w:p w14:paraId="1FACDF06" w14:textId="77777777" w:rsidR="00B969B6" w:rsidRPr="004B666A" w:rsidRDefault="00B969B6" w:rsidP="00B969B6">
      <w:r w:rsidRPr="004B666A">
        <w:t>Domain 2: Risk of bias due to deviations from the intended interventions (</w:t>
      </w:r>
      <w:r w:rsidRPr="004B666A">
        <w:rPr>
          <w:i/>
        </w:rPr>
        <w:t>effect of assignment to intervention</w:t>
      </w:r>
      <w:r w:rsidRPr="004B666A">
        <w:t>)</w:t>
      </w:r>
    </w:p>
    <w:tbl>
      <w:tblPr>
        <w:tblStyle w:val="TableGrid"/>
        <w:tblpPr w:leftFromText="180" w:rightFromText="180" w:vertAnchor="text" w:tblpX="108" w:tblpY="1"/>
        <w:tblOverlap w:val="never"/>
        <w:tblW w:w="14597" w:type="dxa"/>
        <w:shd w:val="clear" w:color="auto" w:fill="D9D9D9" w:themeFill="background1" w:themeFillShade="D9"/>
        <w:tblLayout w:type="fixed"/>
        <w:tblLook w:val="04A0" w:firstRow="1" w:lastRow="0" w:firstColumn="1" w:lastColumn="0" w:noHBand="0" w:noVBand="1"/>
      </w:tblPr>
      <w:tblGrid>
        <w:gridCol w:w="4248"/>
        <w:gridCol w:w="7513"/>
        <w:gridCol w:w="2836"/>
      </w:tblGrid>
      <w:tr w:rsidR="00B969B6" w:rsidRPr="004B666A" w14:paraId="14BE3770" w14:textId="77777777" w:rsidTr="00490ABD">
        <w:trPr>
          <w:cantSplit/>
          <w:trHeight w:val="20"/>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F49B62" w14:textId="77777777" w:rsidR="00B969B6" w:rsidRPr="004B666A" w:rsidRDefault="00B969B6" w:rsidP="00490ABD">
            <w:pPr>
              <w:rPr>
                <w:rFonts w:cstheme="minorHAnsi"/>
                <w:b/>
              </w:rPr>
            </w:pPr>
            <w:r w:rsidRPr="004B666A">
              <w:rPr>
                <w:rFonts w:cstheme="minorHAnsi"/>
                <w:b/>
              </w:rPr>
              <w:t>Signalling questions</w:t>
            </w:r>
          </w:p>
        </w:tc>
        <w:tc>
          <w:tcPr>
            <w:tcW w:w="7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F9CCE7" w14:textId="77777777" w:rsidR="00B969B6" w:rsidRPr="004B666A" w:rsidRDefault="00B969B6" w:rsidP="00490ABD">
            <w:pPr>
              <w:keepLines/>
              <w:rPr>
                <w:rFonts w:cstheme="minorHAnsi"/>
                <w:b/>
              </w:rPr>
            </w:pPr>
            <w:r>
              <w:rPr>
                <w:rFonts w:cstheme="minorHAnsi"/>
                <w:b/>
              </w:rPr>
              <w:t>Comments</w:t>
            </w:r>
          </w:p>
        </w:tc>
        <w:tc>
          <w:tcPr>
            <w:tcW w:w="28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368CA4" w14:textId="77777777" w:rsidR="00B969B6" w:rsidRPr="004B666A" w:rsidRDefault="00B969B6" w:rsidP="00490ABD">
            <w:pPr>
              <w:jc w:val="center"/>
              <w:rPr>
                <w:rFonts w:cstheme="minorHAnsi"/>
                <w:b/>
              </w:rPr>
            </w:pPr>
            <w:r w:rsidRPr="004B666A">
              <w:rPr>
                <w:rFonts w:cstheme="minorHAnsi"/>
                <w:b/>
              </w:rPr>
              <w:t>Response options</w:t>
            </w:r>
          </w:p>
        </w:tc>
      </w:tr>
      <w:tr w:rsidR="00B969B6" w:rsidRPr="004B666A" w14:paraId="534E637E" w14:textId="77777777" w:rsidTr="00490ABD">
        <w:trPr>
          <w:cantSplit/>
          <w:trHeight w:val="435"/>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60617E94" w14:textId="77777777" w:rsidR="00B969B6" w:rsidRPr="004B666A" w:rsidRDefault="00B969B6" w:rsidP="00490ABD">
            <w:pPr>
              <w:rPr>
                <w:rFonts w:cstheme="minorHAnsi"/>
                <w:b/>
                <w:u w:val="single"/>
              </w:rPr>
            </w:pPr>
            <w:r w:rsidRPr="00924B2E">
              <w:rPr>
                <w:b/>
                <w:szCs w:val="20"/>
              </w:rPr>
              <w:t>2.1. Were participants aware of their assigned intervention during the trial?</w:t>
            </w:r>
          </w:p>
        </w:tc>
        <w:tc>
          <w:tcPr>
            <w:tcW w:w="7513" w:type="dxa"/>
            <w:vMerge w:val="restart"/>
            <w:tcBorders>
              <w:top w:val="single" w:sz="4" w:space="0" w:color="auto"/>
              <w:right w:val="single" w:sz="4" w:space="0" w:color="auto"/>
            </w:tcBorders>
            <w:shd w:val="clear" w:color="auto" w:fill="auto"/>
          </w:tcPr>
          <w:p w14:paraId="1741EB21" w14:textId="77777777" w:rsidR="00B969B6" w:rsidRPr="004B666A" w:rsidRDefault="00B969B6" w:rsidP="00490ABD">
            <w:pPr>
              <w:rPr>
                <w:rFonts w:cstheme="minorHAnsi"/>
                <w:u w:val="single"/>
              </w:rPr>
            </w:pPr>
          </w:p>
        </w:tc>
        <w:tc>
          <w:tcPr>
            <w:tcW w:w="2836" w:type="dxa"/>
            <w:tcBorders>
              <w:top w:val="single" w:sz="4" w:space="0" w:color="auto"/>
              <w:right w:val="single" w:sz="4" w:space="0" w:color="auto"/>
            </w:tcBorders>
            <w:shd w:val="clear" w:color="auto" w:fill="auto"/>
          </w:tcPr>
          <w:p w14:paraId="56E61206" w14:textId="77777777" w:rsidR="00B969B6" w:rsidRPr="004B666A" w:rsidRDefault="00B969B6" w:rsidP="00490ABD">
            <w:pPr>
              <w:jc w:val="center"/>
              <w:rPr>
                <w:rFonts w:cstheme="minorHAnsi"/>
                <w:color w:val="00B050"/>
                <w:u w:val="single"/>
              </w:rPr>
            </w:pPr>
            <w:r w:rsidRPr="004B666A">
              <w:rPr>
                <w:rFonts w:cstheme="minorHAnsi"/>
                <w:color w:val="FF0000"/>
              </w:rPr>
              <w:t xml:space="preserve">Y / PY </w:t>
            </w:r>
            <w:r w:rsidRPr="004B666A">
              <w:rPr>
                <w:rFonts w:cstheme="minorHAnsi"/>
              </w:rPr>
              <w:t xml:space="preserve">/ </w:t>
            </w:r>
            <w:r w:rsidRPr="00076212">
              <w:rPr>
                <w:rFonts w:cstheme="minorHAnsi"/>
                <w:color w:val="00B050"/>
                <w:u w:val="single"/>
              </w:rPr>
              <w:t>PN / N</w:t>
            </w:r>
            <w:r w:rsidRPr="004B666A">
              <w:rPr>
                <w:rFonts w:cstheme="minorHAnsi"/>
                <w:color w:val="FF0000"/>
              </w:rPr>
              <w:t xml:space="preserve"> </w:t>
            </w:r>
            <w:r w:rsidRPr="004B666A">
              <w:rPr>
                <w:rFonts w:cstheme="minorHAnsi"/>
              </w:rPr>
              <w:t>/ NI</w:t>
            </w:r>
          </w:p>
        </w:tc>
      </w:tr>
      <w:tr w:rsidR="00B969B6" w:rsidRPr="004B666A" w14:paraId="2BC4D4B4"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014BC786" w14:textId="77777777" w:rsidR="00B969B6" w:rsidRPr="004B666A" w:rsidRDefault="00B969B6" w:rsidP="00490ABD">
            <w:pPr>
              <w:rPr>
                <w:rFonts w:cstheme="minorHAnsi"/>
                <w:b/>
              </w:rPr>
            </w:pPr>
            <w:r w:rsidRPr="00924B2E">
              <w:rPr>
                <w:b/>
                <w:szCs w:val="20"/>
              </w:rPr>
              <w:t>2.2. Were carers and people delivering the interventions aware of participants' assigned intervention during the trial?</w:t>
            </w:r>
          </w:p>
        </w:tc>
        <w:tc>
          <w:tcPr>
            <w:tcW w:w="7513" w:type="dxa"/>
            <w:vMerge/>
            <w:tcBorders>
              <w:bottom w:val="single" w:sz="4" w:space="0" w:color="auto"/>
              <w:right w:val="single" w:sz="4" w:space="0" w:color="auto"/>
            </w:tcBorders>
            <w:shd w:val="clear" w:color="auto" w:fill="auto"/>
          </w:tcPr>
          <w:p w14:paraId="5331FEA0" w14:textId="77777777" w:rsidR="00B969B6" w:rsidRPr="004B666A" w:rsidRDefault="00B969B6" w:rsidP="00490ABD">
            <w:pPr>
              <w:tabs>
                <w:tab w:val="left" w:pos="960"/>
              </w:tabs>
              <w:autoSpaceDE w:val="0"/>
              <w:autoSpaceDN w:val="0"/>
              <w:adjustRightInd w:val="0"/>
              <w:spacing w:after="40"/>
              <w:rPr>
                <w:rFonts w:cstheme="minorHAnsi"/>
              </w:rPr>
            </w:pPr>
          </w:p>
        </w:tc>
        <w:tc>
          <w:tcPr>
            <w:tcW w:w="2836" w:type="dxa"/>
            <w:tcBorders>
              <w:top w:val="single" w:sz="4" w:space="0" w:color="auto"/>
              <w:left w:val="single" w:sz="4" w:space="0" w:color="auto"/>
              <w:bottom w:val="single" w:sz="4" w:space="0" w:color="auto"/>
              <w:right w:val="single" w:sz="4" w:space="0" w:color="auto"/>
            </w:tcBorders>
            <w:shd w:val="clear" w:color="auto" w:fill="auto"/>
          </w:tcPr>
          <w:p w14:paraId="40021AA4" w14:textId="77777777" w:rsidR="00B969B6" w:rsidRPr="004B666A" w:rsidRDefault="00B969B6" w:rsidP="00490ABD">
            <w:pPr>
              <w:jc w:val="center"/>
              <w:rPr>
                <w:rFonts w:cstheme="minorHAnsi"/>
                <w:color w:val="FF0000"/>
                <w:lang w:val="es-ES"/>
              </w:rPr>
            </w:pPr>
            <w:r w:rsidRPr="004B666A">
              <w:rPr>
                <w:rFonts w:cstheme="minorHAnsi"/>
                <w:color w:val="FF0000"/>
              </w:rPr>
              <w:t>Y / PY</w:t>
            </w:r>
            <w:r w:rsidRPr="004B666A">
              <w:rPr>
                <w:rFonts w:cstheme="minorHAnsi"/>
                <w:color w:val="00B050"/>
              </w:rPr>
              <w:t xml:space="preserve"> </w:t>
            </w:r>
            <w:r w:rsidRPr="004B666A">
              <w:rPr>
                <w:rFonts w:cstheme="minorHAnsi"/>
              </w:rPr>
              <w:t xml:space="preserve">/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AD6DA6" w14:paraId="08FA744A"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3920D00A" w14:textId="77777777" w:rsidR="00B969B6" w:rsidRPr="004B666A" w:rsidRDefault="00B969B6" w:rsidP="00490ABD">
            <w:pPr>
              <w:rPr>
                <w:rFonts w:cstheme="minorHAnsi"/>
                <w:b/>
              </w:rPr>
            </w:pPr>
            <w:r w:rsidRPr="00924B2E">
              <w:rPr>
                <w:b/>
                <w:szCs w:val="20"/>
              </w:rPr>
              <w:t xml:space="preserve">2.3. </w:t>
            </w:r>
            <w:r w:rsidRPr="00924B2E">
              <w:rPr>
                <w:b/>
                <w:szCs w:val="20"/>
                <w:u w:val="single"/>
              </w:rPr>
              <w:t xml:space="preserve">If </w:t>
            </w:r>
            <w:r w:rsidRPr="00924B2E">
              <w:rPr>
                <w:b/>
                <w:color w:val="FF0000"/>
                <w:szCs w:val="20"/>
                <w:u w:val="single"/>
              </w:rPr>
              <w:t>Y/PY</w:t>
            </w:r>
            <w:r w:rsidRPr="00924B2E">
              <w:rPr>
                <w:b/>
                <w:szCs w:val="20"/>
                <w:u w:val="single"/>
              </w:rPr>
              <w:t>/NI to 2.1 or 2.2</w:t>
            </w:r>
            <w:r w:rsidRPr="00924B2E">
              <w:rPr>
                <w:b/>
                <w:szCs w:val="20"/>
              </w:rPr>
              <w:t xml:space="preserve">: Were there deviations from the intended intervention that arose because of the </w:t>
            </w:r>
            <w:r>
              <w:rPr>
                <w:b/>
                <w:szCs w:val="20"/>
              </w:rPr>
              <w:t>trial</w:t>
            </w:r>
            <w:r w:rsidRPr="00924B2E">
              <w:rPr>
                <w:b/>
                <w:szCs w:val="20"/>
              </w:rPr>
              <w:t xml:space="preserve"> context?</w:t>
            </w:r>
          </w:p>
        </w:tc>
        <w:tc>
          <w:tcPr>
            <w:tcW w:w="7513" w:type="dxa"/>
            <w:tcBorders>
              <w:top w:val="single" w:sz="4" w:space="0" w:color="auto"/>
              <w:bottom w:val="single" w:sz="4" w:space="0" w:color="auto"/>
            </w:tcBorders>
            <w:shd w:val="clear" w:color="auto" w:fill="auto"/>
          </w:tcPr>
          <w:p w14:paraId="3AD9D085" w14:textId="77777777" w:rsidR="00B969B6" w:rsidRPr="004B666A" w:rsidRDefault="00B969B6" w:rsidP="00490ABD">
            <w:pPr>
              <w:autoSpaceDE w:val="0"/>
              <w:autoSpaceDN w:val="0"/>
              <w:adjustRightInd w:val="0"/>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512163B2" w14:textId="77777777" w:rsidR="00B969B6" w:rsidRPr="004B666A" w:rsidRDefault="00B969B6" w:rsidP="00490ABD">
            <w:pPr>
              <w:jc w:val="center"/>
              <w:rPr>
                <w:rFonts w:cstheme="minorHAnsi"/>
                <w:color w:val="FF0000"/>
                <w:lang w:val="es-ES"/>
              </w:rPr>
            </w:pPr>
            <w:r w:rsidRPr="006B1069">
              <w:rPr>
                <w:rFonts w:cstheme="minorHAnsi"/>
                <w:lang w:val="es-ES"/>
              </w:rPr>
              <w:t xml:space="preserve">NA / </w:t>
            </w:r>
            <w:r w:rsidRPr="006B1069">
              <w:rPr>
                <w:rFonts w:cstheme="minorHAnsi"/>
                <w:color w:val="FF0000"/>
                <w:lang w:val="es-ES"/>
              </w:rPr>
              <w:t xml:space="preserve">Y / PY </w:t>
            </w:r>
            <w:r w:rsidRPr="006B1069">
              <w:rPr>
                <w:rFonts w:cstheme="minorHAnsi"/>
                <w:lang w:val="es-ES"/>
              </w:rPr>
              <w:t xml:space="preserve">/ </w:t>
            </w:r>
            <w:r w:rsidRPr="006B1069">
              <w:rPr>
                <w:rFonts w:cstheme="minorHAnsi"/>
                <w:color w:val="00B050"/>
                <w:u w:val="single"/>
                <w:lang w:val="es-ES"/>
              </w:rPr>
              <w:t>PN / N</w:t>
            </w:r>
            <w:r w:rsidRPr="006B1069">
              <w:rPr>
                <w:rFonts w:cstheme="minorHAnsi"/>
                <w:color w:val="00B050"/>
                <w:lang w:val="es-ES"/>
              </w:rPr>
              <w:t xml:space="preserve"> </w:t>
            </w:r>
            <w:r w:rsidRPr="006B1069">
              <w:rPr>
                <w:rFonts w:cstheme="minorHAnsi"/>
                <w:lang w:val="es-ES"/>
              </w:rPr>
              <w:t>/ NI</w:t>
            </w:r>
          </w:p>
        </w:tc>
      </w:tr>
      <w:tr w:rsidR="00B969B6" w:rsidRPr="00AD6DA6" w14:paraId="16AC31B5"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0B4BFF72" w14:textId="77777777" w:rsidR="00B969B6" w:rsidRPr="004B666A" w:rsidRDefault="00B969B6" w:rsidP="00490ABD">
            <w:pPr>
              <w:rPr>
                <w:rFonts w:cstheme="minorHAnsi"/>
                <w:b/>
              </w:rPr>
            </w:pPr>
            <w:r w:rsidRPr="00924B2E">
              <w:rPr>
                <w:b/>
                <w:szCs w:val="20"/>
              </w:rPr>
              <w:t xml:space="preserve">2.4 </w:t>
            </w:r>
            <w:r w:rsidRPr="00924B2E">
              <w:rPr>
                <w:b/>
                <w:szCs w:val="20"/>
                <w:u w:val="single"/>
              </w:rPr>
              <w:t xml:space="preserve">If </w:t>
            </w:r>
            <w:r w:rsidRPr="00924B2E">
              <w:rPr>
                <w:b/>
                <w:color w:val="FF0000"/>
                <w:szCs w:val="20"/>
                <w:u w:val="single"/>
              </w:rPr>
              <w:t>Y/PY</w:t>
            </w:r>
            <w:r w:rsidRPr="00924B2E">
              <w:rPr>
                <w:b/>
                <w:szCs w:val="20"/>
                <w:u w:val="single"/>
              </w:rPr>
              <w:t xml:space="preserve"> to 2.3</w:t>
            </w:r>
            <w:r w:rsidRPr="00924B2E">
              <w:rPr>
                <w:b/>
                <w:szCs w:val="20"/>
              </w:rPr>
              <w:t>: Were these deviations likely to have affected the outcome?</w:t>
            </w:r>
          </w:p>
        </w:tc>
        <w:tc>
          <w:tcPr>
            <w:tcW w:w="7513" w:type="dxa"/>
            <w:tcBorders>
              <w:top w:val="single" w:sz="4" w:space="0" w:color="auto"/>
              <w:bottom w:val="single" w:sz="4" w:space="0" w:color="auto"/>
            </w:tcBorders>
            <w:shd w:val="clear" w:color="auto" w:fill="auto"/>
          </w:tcPr>
          <w:p w14:paraId="7D93739B"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1CC6EE2F" w14:textId="77777777" w:rsidR="00B969B6" w:rsidRPr="004B666A" w:rsidRDefault="00B969B6" w:rsidP="00490ABD">
            <w:pPr>
              <w:jc w:val="center"/>
              <w:rPr>
                <w:rFonts w:cstheme="minorHAnsi"/>
                <w:color w:val="FF0000"/>
                <w:lang w:val="es-ES"/>
              </w:rPr>
            </w:pPr>
            <w:r w:rsidRPr="006B1069">
              <w:rPr>
                <w:rFonts w:cstheme="minorHAnsi"/>
                <w:lang w:val="es-ES"/>
              </w:rPr>
              <w:t xml:space="preserve">NA / </w:t>
            </w:r>
            <w:r w:rsidRPr="006B1069">
              <w:rPr>
                <w:rFonts w:cstheme="minorHAnsi"/>
                <w:color w:val="FF0000"/>
                <w:lang w:val="es-ES"/>
              </w:rPr>
              <w:t>Y / PY</w:t>
            </w:r>
            <w:r w:rsidRPr="006B1069">
              <w:rPr>
                <w:rFonts w:cstheme="minorHAnsi"/>
                <w:lang w:val="es-ES"/>
              </w:rPr>
              <w:t xml:space="preserve"> / </w:t>
            </w:r>
            <w:r w:rsidRPr="006B1069">
              <w:rPr>
                <w:rFonts w:cstheme="minorHAnsi"/>
                <w:color w:val="00B050"/>
                <w:u w:val="single"/>
                <w:lang w:val="es-ES"/>
              </w:rPr>
              <w:t>PN / N</w:t>
            </w:r>
            <w:r w:rsidRPr="006B1069">
              <w:rPr>
                <w:rFonts w:cstheme="minorHAnsi"/>
                <w:color w:val="00B050"/>
                <w:lang w:val="es-ES"/>
              </w:rPr>
              <w:t xml:space="preserve"> </w:t>
            </w:r>
            <w:r w:rsidRPr="006B1069">
              <w:rPr>
                <w:rFonts w:cstheme="minorHAnsi"/>
                <w:lang w:val="es-ES"/>
              </w:rPr>
              <w:t>/ NI</w:t>
            </w:r>
          </w:p>
        </w:tc>
      </w:tr>
      <w:tr w:rsidR="00B969B6" w:rsidRPr="00AD6DA6" w14:paraId="004FF8CB"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66FB9BCF" w14:textId="77777777" w:rsidR="00B969B6" w:rsidRPr="004B666A" w:rsidRDefault="00B969B6" w:rsidP="00490ABD">
            <w:pPr>
              <w:rPr>
                <w:rFonts w:cstheme="minorHAnsi"/>
                <w:b/>
              </w:rPr>
            </w:pPr>
            <w:r w:rsidRPr="00924B2E">
              <w:rPr>
                <w:b/>
                <w:szCs w:val="20"/>
              </w:rPr>
              <w:t xml:space="preserve">2.5. </w:t>
            </w:r>
            <w:r w:rsidRPr="00924B2E">
              <w:rPr>
                <w:b/>
                <w:szCs w:val="20"/>
                <w:u w:val="single"/>
              </w:rPr>
              <w:t xml:space="preserve">If </w:t>
            </w:r>
            <w:r w:rsidRPr="00924B2E">
              <w:rPr>
                <w:b/>
                <w:color w:val="FF0000"/>
                <w:szCs w:val="20"/>
                <w:u w:val="single"/>
              </w:rPr>
              <w:t>Y/PY</w:t>
            </w:r>
            <w:r w:rsidRPr="00924B2E">
              <w:rPr>
                <w:b/>
                <w:szCs w:val="20"/>
                <w:u w:val="single"/>
              </w:rPr>
              <w:t>/NI</w:t>
            </w:r>
            <w:r w:rsidRPr="00924B2E">
              <w:rPr>
                <w:b/>
                <w:color w:val="FF0000"/>
                <w:szCs w:val="20"/>
                <w:u w:val="single"/>
              </w:rPr>
              <w:t xml:space="preserve"> </w:t>
            </w:r>
            <w:r w:rsidRPr="00924B2E">
              <w:rPr>
                <w:b/>
                <w:szCs w:val="20"/>
                <w:u w:val="single"/>
              </w:rPr>
              <w:t>to 2.4</w:t>
            </w:r>
            <w:r w:rsidRPr="00924B2E">
              <w:rPr>
                <w:b/>
                <w:szCs w:val="20"/>
              </w:rPr>
              <w:t>: Were these deviations from intended intervention balanced between groups?</w:t>
            </w:r>
          </w:p>
        </w:tc>
        <w:tc>
          <w:tcPr>
            <w:tcW w:w="7513" w:type="dxa"/>
            <w:tcBorders>
              <w:top w:val="single" w:sz="4" w:space="0" w:color="auto"/>
              <w:bottom w:val="single" w:sz="4" w:space="0" w:color="auto"/>
            </w:tcBorders>
            <w:shd w:val="clear" w:color="auto" w:fill="auto"/>
          </w:tcPr>
          <w:p w14:paraId="5D9530BC"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3F7B82A6" w14:textId="77777777" w:rsidR="00B969B6" w:rsidRPr="004B666A" w:rsidRDefault="00B969B6" w:rsidP="00490ABD">
            <w:pPr>
              <w:jc w:val="center"/>
              <w:rPr>
                <w:rFonts w:cstheme="minorHAnsi"/>
                <w:color w:val="FF0000"/>
                <w:lang w:val="es-ES"/>
              </w:rPr>
            </w:pPr>
            <w:r w:rsidRPr="006B1069">
              <w:rPr>
                <w:rFonts w:cstheme="minorHAnsi"/>
                <w:lang w:val="es-ES"/>
              </w:rPr>
              <w:t xml:space="preserve">NA / </w:t>
            </w:r>
            <w:r w:rsidRPr="006B1069">
              <w:rPr>
                <w:rFonts w:cstheme="minorHAnsi"/>
                <w:color w:val="00B050"/>
                <w:u w:val="single"/>
                <w:lang w:val="es-ES"/>
              </w:rPr>
              <w:t>Y / PY</w:t>
            </w:r>
            <w:r w:rsidRPr="006B1069">
              <w:rPr>
                <w:rFonts w:cstheme="minorHAnsi"/>
                <w:color w:val="00B050"/>
                <w:lang w:val="es-ES"/>
              </w:rPr>
              <w:t xml:space="preserve"> </w:t>
            </w:r>
            <w:r w:rsidRPr="006B1069">
              <w:rPr>
                <w:rFonts w:cstheme="minorHAnsi"/>
                <w:lang w:val="es-ES"/>
              </w:rPr>
              <w:t xml:space="preserve">/ </w:t>
            </w:r>
            <w:r w:rsidRPr="006B1069">
              <w:rPr>
                <w:rFonts w:cstheme="minorHAnsi"/>
                <w:color w:val="FF0000"/>
                <w:lang w:val="es-ES"/>
              </w:rPr>
              <w:t xml:space="preserve">PN / N </w:t>
            </w:r>
            <w:r w:rsidRPr="006B1069">
              <w:rPr>
                <w:rFonts w:cstheme="minorHAnsi"/>
                <w:lang w:val="es-ES"/>
              </w:rPr>
              <w:t>/ NI</w:t>
            </w:r>
          </w:p>
        </w:tc>
      </w:tr>
      <w:tr w:rsidR="00B969B6" w:rsidRPr="004B666A" w14:paraId="3910DC01"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17083919" w14:textId="77777777" w:rsidR="00B969B6" w:rsidRPr="004B666A" w:rsidRDefault="00B969B6" w:rsidP="00490ABD">
            <w:pPr>
              <w:rPr>
                <w:rFonts w:cstheme="minorHAnsi"/>
                <w:b/>
              </w:rPr>
            </w:pPr>
            <w:r w:rsidRPr="00924B2E">
              <w:rPr>
                <w:b/>
                <w:szCs w:val="20"/>
              </w:rPr>
              <w:t>2.6 Was an appropriate analysis used to estimate the effect of assignment to intervention?</w:t>
            </w:r>
          </w:p>
        </w:tc>
        <w:tc>
          <w:tcPr>
            <w:tcW w:w="7513" w:type="dxa"/>
            <w:tcBorders>
              <w:top w:val="single" w:sz="4" w:space="0" w:color="auto"/>
              <w:bottom w:val="single" w:sz="4" w:space="0" w:color="auto"/>
            </w:tcBorders>
            <w:shd w:val="clear" w:color="auto" w:fill="auto"/>
          </w:tcPr>
          <w:p w14:paraId="31833426"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11746344" w14:textId="77777777" w:rsidR="00B969B6" w:rsidRPr="004B666A" w:rsidRDefault="00B969B6" w:rsidP="00490ABD">
            <w:pPr>
              <w:jc w:val="center"/>
              <w:rPr>
                <w:rFonts w:cstheme="minorHAnsi"/>
              </w:rPr>
            </w:pPr>
            <w:r w:rsidRPr="00076212">
              <w:rPr>
                <w:rFonts w:cstheme="minorHAnsi"/>
                <w:color w:val="00B050"/>
                <w:u w:val="single"/>
              </w:rPr>
              <w:t>Y / PY</w:t>
            </w:r>
            <w:r w:rsidRPr="004B666A">
              <w:rPr>
                <w:rFonts w:cstheme="minorHAnsi"/>
                <w:color w:val="00B050"/>
              </w:rPr>
              <w:t xml:space="preserve"> </w:t>
            </w:r>
            <w:r w:rsidRPr="004B666A">
              <w:rPr>
                <w:rFonts w:cstheme="minorHAnsi"/>
              </w:rPr>
              <w:t xml:space="preserve">/ </w:t>
            </w:r>
            <w:r w:rsidRPr="004B666A">
              <w:rPr>
                <w:rFonts w:cstheme="minorHAnsi"/>
                <w:color w:val="FF0000"/>
              </w:rPr>
              <w:t xml:space="preserve">PN / N </w:t>
            </w:r>
            <w:r w:rsidRPr="004B666A">
              <w:rPr>
                <w:rFonts w:cstheme="minorHAnsi"/>
              </w:rPr>
              <w:t>/ NI</w:t>
            </w:r>
          </w:p>
        </w:tc>
      </w:tr>
      <w:tr w:rsidR="00B969B6" w:rsidRPr="00AD6DA6" w14:paraId="14F00250"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56D4E3F6" w14:textId="77777777" w:rsidR="00B969B6" w:rsidRPr="004B666A" w:rsidRDefault="00B969B6" w:rsidP="00490ABD">
            <w:pPr>
              <w:rPr>
                <w:rFonts w:cstheme="minorHAnsi"/>
                <w:b/>
              </w:rPr>
            </w:pPr>
            <w:bookmarkStart w:id="411" w:name="_Hlk508661458"/>
            <w:r w:rsidRPr="00924B2E">
              <w:rPr>
                <w:b/>
                <w:szCs w:val="20"/>
              </w:rPr>
              <w:lastRenderedPageBreak/>
              <w:t xml:space="preserve">2.7 </w:t>
            </w:r>
            <w:r w:rsidRPr="00924B2E">
              <w:rPr>
                <w:b/>
                <w:szCs w:val="20"/>
                <w:u w:val="single"/>
              </w:rPr>
              <w:t xml:space="preserve">If </w:t>
            </w:r>
            <w:r w:rsidRPr="00924B2E">
              <w:rPr>
                <w:b/>
                <w:color w:val="FF0000"/>
                <w:szCs w:val="20"/>
                <w:u w:val="single"/>
              </w:rPr>
              <w:t>N/PN</w:t>
            </w:r>
            <w:r w:rsidRPr="00924B2E">
              <w:rPr>
                <w:b/>
                <w:szCs w:val="20"/>
                <w:u w:val="single"/>
              </w:rPr>
              <w:t>/NI to 2.6:</w:t>
            </w:r>
            <w:r w:rsidRPr="00924B2E">
              <w:rPr>
                <w:b/>
                <w:szCs w:val="20"/>
              </w:rPr>
              <w:t xml:space="preserve"> Was there potential for a substantial impact (on the result) of the failure to analyse participants in the group to which they were random</w:t>
            </w:r>
            <w:r>
              <w:rPr>
                <w:b/>
                <w:szCs w:val="20"/>
              </w:rPr>
              <w:t>ize</w:t>
            </w:r>
            <w:r w:rsidRPr="00924B2E">
              <w:rPr>
                <w:b/>
                <w:szCs w:val="20"/>
              </w:rPr>
              <w:t>d?</w:t>
            </w:r>
          </w:p>
        </w:tc>
        <w:tc>
          <w:tcPr>
            <w:tcW w:w="7513" w:type="dxa"/>
            <w:tcBorders>
              <w:top w:val="single" w:sz="4" w:space="0" w:color="auto"/>
              <w:bottom w:val="single" w:sz="4" w:space="0" w:color="auto"/>
            </w:tcBorders>
            <w:shd w:val="clear" w:color="auto" w:fill="auto"/>
          </w:tcPr>
          <w:p w14:paraId="403A26CA"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11EEE5BB" w14:textId="77777777" w:rsidR="00B969B6" w:rsidRPr="006B1069" w:rsidRDefault="00B969B6" w:rsidP="00490ABD">
            <w:pPr>
              <w:jc w:val="center"/>
              <w:rPr>
                <w:rFonts w:cstheme="minorHAnsi"/>
                <w:color w:val="00B050"/>
                <w:lang w:val="es-ES"/>
              </w:rPr>
            </w:pPr>
            <w:r w:rsidRPr="006B1069">
              <w:rPr>
                <w:rFonts w:cstheme="minorHAnsi"/>
                <w:lang w:val="es-ES"/>
              </w:rPr>
              <w:t xml:space="preserve">NA / </w:t>
            </w:r>
            <w:r w:rsidRPr="006B1069">
              <w:rPr>
                <w:rFonts w:cstheme="minorHAnsi"/>
                <w:color w:val="FF0000"/>
                <w:lang w:val="es-ES"/>
              </w:rPr>
              <w:t>Y / PY</w:t>
            </w:r>
            <w:r w:rsidRPr="006B1069">
              <w:rPr>
                <w:rFonts w:cstheme="minorHAnsi"/>
                <w:lang w:val="es-ES"/>
              </w:rPr>
              <w:t xml:space="preserve"> / </w:t>
            </w:r>
            <w:r w:rsidRPr="006B1069">
              <w:rPr>
                <w:rFonts w:cstheme="minorHAnsi"/>
                <w:color w:val="00B050"/>
                <w:u w:val="single"/>
                <w:lang w:val="es-ES"/>
              </w:rPr>
              <w:t>PN / N</w:t>
            </w:r>
            <w:r w:rsidRPr="006B1069">
              <w:rPr>
                <w:rFonts w:cstheme="minorHAnsi"/>
                <w:color w:val="00B050"/>
                <w:lang w:val="es-ES"/>
              </w:rPr>
              <w:t xml:space="preserve"> </w:t>
            </w:r>
            <w:r w:rsidRPr="006B1069">
              <w:rPr>
                <w:rFonts w:cstheme="minorHAnsi"/>
                <w:lang w:val="es-ES"/>
              </w:rPr>
              <w:t>/ NI</w:t>
            </w:r>
          </w:p>
        </w:tc>
      </w:tr>
      <w:bookmarkEnd w:id="411"/>
      <w:tr w:rsidR="00B969B6" w:rsidRPr="004B666A" w14:paraId="5B8F4C21"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5695868F" w14:textId="77777777" w:rsidR="00B969B6" w:rsidRPr="004B666A" w:rsidRDefault="00B969B6" w:rsidP="00490ABD">
            <w:pPr>
              <w:rPr>
                <w:rFonts w:cstheme="minorHAnsi"/>
                <w:b/>
              </w:rPr>
            </w:pPr>
            <w:r w:rsidRPr="004B666A">
              <w:rPr>
                <w:rFonts w:cstheme="minorHAnsi"/>
                <w:b/>
              </w:rPr>
              <w:t>Risk-of-bias judgement</w:t>
            </w:r>
          </w:p>
        </w:tc>
        <w:tc>
          <w:tcPr>
            <w:tcW w:w="7513" w:type="dxa"/>
            <w:tcBorders>
              <w:top w:val="single" w:sz="4" w:space="0" w:color="auto"/>
              <w:bottom w:val="single" w:sz="4" w:space="0" w:color="auto"/>
            </w:tcBorders>
            <w:shd w:val="clear" w:color="auto" w:fill="auto"/>
          </w:tcPr>
          <w:p w14:paraId="41581170"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6AA1C855" w14:textId="77777777" w:rsidR="00B969B6" w:rsidRPr="004B666A" w:rsidRDefault="00B969B6" w:rsidP="00490ABD">
            <w:pPr>
              <w:jc w:val="center"/>
              <w:rPr>
                <w:rFonts w:cstheme="minorHAnsi"/>
              </w:rPr>
            </w:pPr>
            <w:r w:rsidRPr="004B666A">
              <w:rPr>
                <w:rFonts w:cstheme="minorHAnsi"/>
              </w:rPr>
              <w:t>Low / High / Some concerns</w:t>
            </w:r>
          </w:p>
        </w:tc>
      </w:tr>
      <w:tr w:rsidR="00B969B6" w:rsidRPr="004B666A" w14:paraId="17F9220B" w14:textId="77777777" w:rsidTr="00490ABD">
        <w:trPr>
          <w:cantSplit/>
          <w:trHeight w:val="699"/>
        </w:trPr>
        <w:tc>
          <w:tcPr>
            <w:tcW w:w="4248" w:type="dxa"/>
            <w:tcBorders>
              <w:top w:val="single" w:sz="2" w:space="0" w:color="D9D9D9" w:themeColor="background1" w:themeShade="D9"/>
              <w:bottom w:val="single" w:sz="4" w:space="0" w:color="auto"/>
              <w:right w:val="single" w:sz="4" w:space="0" w:color="auto"/>
            </w:tcBorders>
            <w:shd w:val="clear" w:color="auto" w:fill="D9D9D9" w:themeFill="background1" w:themeFillShade="D9"/>
          </w:tcPr>
          <w:p w14:paraId="2368735E" w14:textId="77777777" w:rsidR="00B969B6" w:rsidRPr="004B666A" w:rsidRDefault="00B969B6" w:rsidP="00490ABD">
            <w:pPr>
              <w:rPr>
                <w:rFonts w:cstheme="minorHAnsi"/>
                <w:b/>
              </w:rPr>
            </w:pPr>
            <w:r w:rsidRPr="004B666A">
              <w:rPr>
                <w:rFonts w:cstheme="minorHAnsi"/>
              </w:rPr>
              <w:t>Optional: What is the predicted direction of bias due to deviations from intended interventions?</w:t>
            </w:r>
          </w:p>
        </w:tc>
        <w:tc>
          <w:tcPr>
            <w:tcW w:w="7513" w:type="dxa"/>
            <w:tcBorders>
              <w:top w:val="single" w:sz="2" w:space="0" w:color="D9D9D9" w:themeColor="background1" w:themeShade="D9"/>
              <w:bottom w:val="single" w:sz="4" w:space="0" w:color="auto"/>
            </w:tcBorders>
            <w:shd w:val="clear" w:color="auto" w:fill="auto"/>
          </w:tcPr>
          <w:p w14:paraId="791EADC5"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28FD497E" w14:textId="77777777" w:rsidR="00B969B6" w:rsidRPr="004B666A" w:rsidRDefault="00B969B6" w:rsidP="00490ABD">
            <w:pPr>
              <w:jc w:val="center"/>
              <w:rPr>
                <w:rFonts w:cstheme="minorHAnsi"/>
              </w:rPr>
            </w:pPr>
            <w:r>
              <w:rPr>
                <w:rFonts w:cstheme="minorHAnsi"/>
              </w:rPr>
              <w:t xml:space="preserve">NA / </w:t>
            </w:r>
            <w:r w:rsidRPr="004B666A">
              <w:rPr>
                <w:rFonts w:cstheme="minorHAnsi"/>
              </w:rPr>
              <w:t>Favours experimental / Favours comparator / Towards null /Away from null / Unpredictable</w:t>
            </w:r>
          </w:p>
        </w:tc>
      </w:tr>
    </w:tbl>
    <w:p w14:paraId="4B9BCD79" w14:textId="77777777" w:rsidR="00B969B6" w:rsidRDefault="00B969B6" w:rsidP="00B969B6">
      <w:pPr>
        <w:rPr>
          <w:rFonts w:eastAsiaTheme="minorEastAsia"/>
          <w:color w:val="5A5A5A" w:themeColor="text1" w:themeTint="A5"/>
          <w:spacing w:val="15"/>
          <w:sz w:val="24"/>
        </w:rPr>
      </w:pPr>
    </w:p>
    <w:p w14:paraId="33266DC1" w14:textId="77777777" w:rsidR="00B969B6" w:rsidRPr="004B666A" w:rsidRDefault="00B969B6" w:rsidP="00B969B6">
      <w:pPr>
        <w:pStyle w:val="Subtitle"/>
      </w:pPr>
      <w:r w:rsidRPr="004B666A">
        <w:t>Domain 2: Risk of bias due to deviations from the intended interventions (</w:t>
      </w:r>
      <w:r w:rsidRPr="004B666A">
        <w:rPr>
          <w:i/>
        </w:rPr>
        <w:t>effect of adhering to intervention</w:t>
      </w:r>
      <w:r w:rsidRPr="004B666A">
        <w:t>)</w:t>
      </w:r>
    </w:p>
    <w:tbl>
      <w:tblPr>
        <w:tblStyle w:val="TableGrid"/>
        <w:tblpPr w:leftFromText="180" w:rightFromText="180" w:vertAnchor="text" w:tblpX="108" w:tblpY="1"/>
        <w:tblOverlap w:val="never"/>
        <w:tblW w:w="14597" w:type="dxa"/>
        <w:shd w:val="clear" w:color="auto" w:fill="D9D9D9" w:themeFill="background1" w:themeFillShade="D9"/>
        <w:tblLayout w:type="fixed"/>
        <w:tblLook w:val="04A0" w:firstRow="1" w:lastRow="0" w:firstColumn="1" w:lastColumn="0" w:noHBand="0" w:noVBand="1"/>
      </w:tblPr>
      <w:tblGrid>
        <w:gridCol w:w="4248"/>
        <w:gridCol w:w="7513"/>
        <w:gridCol w:w="2836"/>
      </w:tblGrid>
      <w:tr w:rsidR="00B969B6" w:rsidRPr="004B666A" w14:paraId="0C28A890" w14:textId="77777777" w:rsidTr="00490ABD">
        <w:trPr>
          <w:cantSplit/>
          <w:trHeight w:val="20"/>
        </w:trPr>
        <w:tc>
          <w:tcPr>
            <w:tcW w:w="4248"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44D53F0" w14:textId="77777777" w:rsidR="00B969B6" w:rsidRPr="004B666A" w:rsidRDefault="00B969B6" w:rsidP="00490ABD">
            <w:pPr>
              <w:rPr>
                <w:rFonts w:cstheme="minorHAnsi"/>
                <w:b/>
              </w:rPr>
            </w:pPr>
            <w:r w:rsidRPr="004B666A">
              <w:rPr>
                <w:rFonts w:cstheme="minorHAnsi"/>
                <w:b/>
              </w:rPr>
              <w:t>Signalling questions</w:t>
            </w:r>
          </w:p>
        </w:tc>
        <w:tc>
          <w:tcPr>
            <w:tcW w:w="7513"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0599FB54" w14:textId="77777777" w:rsidR="00B969B6" w:rsidRPr="004B666A" w:rsidRDefault="00B969B6" w:rsidP="00490ABD">
            <w:pPr>
              <w:keepLines/>
              <w:rPr>
                <w:rFonts w:cstheme="minorHAnsi"/>
                <w:b/>
              </w:rPr>
            </w:pPr>
            <w:r>
              <w:rPr>
                <w:rFonts w:cstheme="minorHAnsi"/>
                <w:b/>
              </w:rPr>
              <w:t>Comments</w:t>
            </w:r>
          </w:p>
        </w:tc>
        <w:tc>
          <w:tcPr>
            <w:tcW w:w="2836"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7F4B7085" w14:textId="77777777" w:rsidR="00B969B6" w:rsidRPr="004B666A" w:rsidRDefault="00B969B6" w:rsidP="00490ABD">
            <w:pPr>
              <w:jc w:val="center"/>
              <w:rPr>
                <w:rFonts w:cstheme="minorHAnsi"/>
                <w:b/>
              </w:rPr>
            </w:pPr>
            <w:r w:rsidRPr="004B666A">
              <w:rPr>
                <w:rFonts w:cstheme="minorHAnsi"/>
                <w:b/>
              </w:rPr>
              <w:t>Response options</w:t>
            </w:r>
          </w:p>
        </w:tc>
      </w:tr>
      <w:tr w:rsidR="00B969B6" w:rsidRPr="004B666A" w14:paraId="6BE24800" w14:textId="77777777" w:rsidTr="00490ABD">
        <w:trPr>
          <w:cantSplit/>
          <w:trHeight w:val="20"/>
        </w:trPr>
        <w:tc>
          <w:tcPr>
            <w:tcW w:w="4248" w:type="dxa"/>
            <w:shd w:val="clear" w:color="auto" w:fill="FFF2CC" w:themeFill="accent4" w:themeFillTint="33"/>
          </w:tcPr>
          <w:p w14:paraId="0ED754BD" w14:textId="77777777" w:rsidR="00B969B6" w:rsidRPr="004B666A" w:rsidRDefault="00B969B6" w:rsidP="00490ABD">
            <w:pPr>
              <w:rPr>
                <w:rFonts w:cstheme="minorHAnsi"/>
                <w:b/>
              </w:rPr>
            </w:pPr>
            <w:r w:rsidRPr="00924B2E">
              <w:rPr>
                <w:b/>
                <w:szCs w:val="20"/>
              </w:rPr>
              <w:t>2.1. Were participants aware of their assigned intervention during the trial?</w:t>
            </w:r>
          </w:p>
        </w:tc>
        <w:tc>
          <w:tcPr>
            <w:tcW w:w="7513" w:type="dxa"/>
            <w:vMerge w:val="restart"/>
            <w:shd w:val="clear" w:color="auto" w:fill="auto"/>
          </w:tcPr>
          <w:p w14:paraId="75DA8184" w14:textId="77777777" w:rsidR="00B969B6" w:rsidRPr="004B666A" w:rsidRDefault="00B969B6" w:rsidP="00490ABD">
            <w:pPr>
              <w:rPr>
                <w:rFonts w:cstheme="minorHAnsi"/>
              </w:rPr>
            </w:pPr>
          </w:p>
        </w:tc>
        <w:tc>
          <w:tcPr>
            <w:tcW w:w="2836" w:type="dxa"/>
            <w:shd w:val="clear" w:color="auto" w:fill="auto"/>
          </w:tcPr>
          <w:p w14:paraId="5AA7A142" w14:textId="77777777" w:rsidR="00B969B6" w:rsidRPr="004B666A" w:rsidRDefault="00B969B6" w:rsidP="00490ABD">
            <w:pPr>
              <w:jc w:val="center"/>
              <w:rPr>
                <w:rFonts w:cstheme="minorHAnsi"/>
                <w:lang w:val="es-ES"/>
              </w:rPr>
            </w:pPr>
            <w:r w:rsidRPr="004B666A">
              <w:rPr>
                <w:rFonts w:cstheme="minorHAnsi"/>
                <w:color w:val="FF0000"/>
              </w:rPr>
              <w:t xml:space="preserve">Y / PY </w:t>
            </w:r>
            <w:r w:rsidRPr="004B666A">
              <w:rPr>
                <w:rFonts w:cstheme="minorHAnsi"/>
              </w:rPr>
              <w:t xml:space="preserve">/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4B666A" w14:paraId="7F714F0C" w14:textId="77777777" w:rsidTr="00490ABD">
        <w:trPr>
          <w:cantSplit/>
          <w:trHeight w:val="20"/>
        </w:trPr>
        <w:tc>
          <w:tcPr>
            <w:tcW w:w="4248" w:type="dxa"/>
            <w:shd w:val="clear" w:color="auto" w:fill="FFF2CC" w:themeFill="accent4" w:themeFillTint="33"/>
          </w:tcPr>
          <w:p w14:paraId="62F11ED6" w14:textId="77777777" w:rsidR="00B969B6" w:rsidRPr="004B666A" w:rsidRDefault="00B969B6" w:rsidP="00490ABD">
            <w:pPr>
              <w:rPr>
                <w:rFonts w:cstheme="minorHAnsi"/>
                <w:b/>
              </w:rPr>
            </w:pPr>
            <w:r w:rsidRPr="00924B2E">
              <w:rPr>
                <w:b/>
                <w:szCs w:val="20"/>
              </w:rPr>
              <w:t>2.2. Were carers and people delivering the interventions aware of participants' assigned intervention during the trial?</w:t>
            </w:r>
          </w:p>
        </w:tc>
        <w:tc>
          <w:tcPr>
            <w:tcW w:w="7513" w:type="dxa"/>
            <w:vMerge/>
            <w:shd w:val="clear" w:color="auto" w:fill="auto"/>
          </w:tcPr>
          <w:p w14:paraId="5738D4E1" w14:textId="77777777" w:rsidR="00B969B6" w:rsidRPr="004B666A" w:rsidRDefault="00B969B6" w:rsidP="00490ABD">
            <w:pPr>
              <w:rPr>
                <w:rFonts w:cstheme="minorHAnsi"/>
              </w:rPr>
            </w:pPr>
          </w:p>
        </w:tc>
        <w:tc>
          <w:tcPr>
            <w:tcW w:w="2836" w:type="dxa"/>
            <w:shd w:val="clear" w:color="auto" w:fill="auto"/>
          </w:tcPr>
          <w:p w14:paraId="3A4B8D1C" w14:textId="77777777" w:rsidR="00B969B6" w:rsidRPr="004B666A" w:rsidRDefault="00B969B6" w:rsidP="00490ABD">
            <w:pPr>
              <w:jc w:val="center"/>
              <w:rPr>
                <w:rFonts w:cstheme="minorHAnsi"/>
                <w:lang w:val="es-ES"/>
              </w:rPr>
            </w:pPr>
            <w:r w:rsidRPr="004B666A">
              <w:rPr>
                <w:rFonts w:cstheme="minorHAnsi"/>
                <w:color w:val="FF0000"/>
              </w:rPr>
              <w:t xml:space="preserve">Y / PY </w:t>
            </w:r>
            <w:r w:rsidRPr="004B666A">
              <w:rPr>
                <w:rFonts w:cstheme="minorHAnsi"/>
              </w:rPr>
              <w:t xml:space="preserve">/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AD6DA6" w14:paraId="20A29698" w14:textId="77777777" w:rsidTr="00490ABD">
        <w:trPr>
          <w:cantSplit/>
          <w:trHeight w:val="20"/>
        </w:trPr>
        <w:tc>
          <w:tcPr>
            <w:tcW w:w="4248" w:type="dxa"/>
            <w:shd w:val="clear" w:color="auto" w:fill="FFF2CC" w:themeFill="accent4" w:themeFillTint="33"/>
          </w:tcPr>
          <w:p w14:paraId="38F2846F" w14:textId="77777777" w:rsidR="00B969B6" w:rsidRPr="004B666A" w:rsidRDefault="00B969B6" w:rsidP="00490ABD">
            <w:pPr>
              <w:rPr>
                <w:rFonts w:cstheme="minorHAnsi"/>
                <w:b/>
              </w:rPr>
            </w:pPr>
            <w:r w:rsidRPr="00924B2E">
              <w:rPr>
                <w:b/>
                <w:szCs w:val="20"/>
              </w:rPr>
              <w:t xml:space="preserve">2.3. [If applicable:] </w:t>
            </w:r>
            <w:r w:rsidRPr="00924B2E">
              <w:rPr>
                <w:b/>
                <w:szCs w:val="20"/>
                <w:u w:val="single"/>
              </w:rPr>
              <w:t xml:space="preserve">If </w:t>
            </w:r>
            <w:r w:rsidRPr="00924B2E">
              <w:rPr>
                <w:b/>
                <w:color w:val="FF0000"/>
                <w:szCs w:val="20"/>
                <w:u w:val="single"/>
              </w:rPr>
              <w:t>Y/PY</w:t>
            </w:r>
            <w:r w:rsidRPr="00924B2E">
              <w:rPr>
                <w:b/>
                <w:szCs w:val="20"/>
                <w:u w:val="single"/>
              </w:rPr>
              <w:t>/NI to 2.1 or 2.2</w:t>
            </w:r>
            <w:r w:rsidRPr="00924B2E">
              <w:rPr>
                <w:b/>
                <w:szCs w:val="20"/>
              </w:rPr>
              <w:t>: Were important non-protocol interventions balanced across intervention groups?</w:t>
            </w:r>
          </w:p>
        </w:tc>
        <w:tc>
          <w:tcPr>
            <w:tcW w:w="7513" w:type="dxa"/>
            <w:shd w:val="clear" w:color="auto" w:fill="auto"/>
          </w:tcPr>
          <w:p w14:paraId="4ACF6094" w14:textId="77777777" w:rsidR="00B969B6" w:rsidRPr="004B666A" w:rsidRDefault="00B969B6" w:rsidP="00490ABD">
            <w:pPr>
              <w:rPr>
                <w:rFonts w:cstheme="minorHAnsi"/>
              </w:rPr>
            </w:pPr>
          </w:p>
        </w:tc>
        <w:tc>
          <w:tcPr>
            <w:tcW w:w="2836" w:type="dxa"/>
            <w:shd w:val="clear" w:color="auto" w:fill="auto"/>
          </w:tcPr>
          <w:p w14:paraId="10B8E7D5" w14:textId="77777777" w:rsidR="00B969B6" w:rsidRPr="004B666A" w:rsidRDefault="00B969B6" w:rsidP="00490ABD">
            <w:pPr>
              <w:jc w:val="center"/>
              <w:rPr>
                <w:rFonts w:cstheme="minorHAnsi"/>
                <w:lang w:val="es-ES"/>
              </w:rPr>
            </w:pPr>
            <w:r w:rsidRPr="00B94030">
              <w:rPr>
                <w:szCs w:val="20"/>
                <w:lang w:val="es-ES"/>
              </w:rPr>
              <w:t xml:space="preserve">NA </w:t>
            </w:r>
            <w:r w:rsidRPr="00580693">
              <w:rPr>
                <w:szCs w:val="20"/>
                <w:lang w:val="es-ES"/>
              </w:rPr>
              <w:t xml:space="preserve">/ </w:t>
            </w:r>
            <w:r w:rsidRPr="00B94030">
              <w:rPr>
                <w:color w:val="00B050"/>
                <w:szCs w:val="20"/>
                <w:u w:val="single"/>
                <w:lang w:val="es-ES"/>
              </w:rPr>
              <w:t>Y / PY</w:t>
            </w:r>
            <w:r w:rsidRPr="00B94030">
              <w:rPr>
                <w:color w:val="00B050"/>
                <w:szCs w:val="20"/>
                <w:lang w:val="es-ES"/>
              </w:rPr>
              <w:t xml:space="preserve"> </w:t>
            </w:r>
            <w:r w:rsidRPr="00B94030">
              <w:rPr>
                <w:szCs w:val="20"/>
                <w:lang w:val="es-ES"/>
              </w:rPr>
              <w:t xml:space="preserve">/ </w:t>
            </w:r>
            <w:r w:rsidRPr="00B94030">
              <w:rPr>
                <w:color w:val="FF0000"/>
                <w:szCs w:val="20"/>
                <w:lang w:val="es-ES"/>
              </w:rPr>
              <w:t xml:space="preserve">PN / N </w:t>
            </w:r>
            <w:r w:rsidRPr="00B94030">
              <w:rPr>
                <w:szCs w:val="20"/>
                <w:lang w:val="es-ES"/>
              </w:rPr>
              <w:t>/ NI</w:t>
            </w:r>
          </w:p>
        </w:tc>
      </w:tr>
      <w:tr w:rsidR="00B969B6" w:rsidRPr="00AD6DA6" w14:paraId="422CFC38" w14:textId="77777777" w:rsidTr="00490ABD">
        <w:trPr>
          <w:cantSplit/>
          <w:trHeight w:val="20"/>
        </w:trPr>
        <w:tc>
          <w:tcPr>
            <w:tcW w:w="4248" w:type="dxa"/>
            <w:shd w:val="clear" w:color="auto" w:fill="FFF2CC" w:themeFill="accent4" w:themeFillTint="33"/>
          </w:tcPr>
          <w:p w14:paraId="1878123F" w14:textId="77777777" w:rsidR="00B969B6" w:rsidRPr="004B666A" w:rsidRDefault="00B969B6" w:rsidP="00490ABD">
            <w:pPr>
              <w:rPr>
                <w:rFonts w:cstheme="minorHAnsi"/>
                <w:b/>
              </w:rPr>
            </w:pPr>
            <w:r w:rsidRPr="00924B2E">
              <w:rPr>
                <w:b/>
                <w:szCs w:val="20"/>
              </w:rPr>
              <w:t>2.4. [If applicable:] Were there failures in implementing the intervention that could have affected the outcome?</w:t>
            </w:r>
          </w:p>
        </w:tc>
        <w:tc>
          <w:tcPr>
            <w:tcW w:w="7513" w:type="dxa"/>
            <w:shd w:val="clear" w:color="auto" w:fill="auto"/>
          </w:tcPr>
          <w:p w14:paraId="5160CA3C" w14:textId="77777777" w:rsidR="00B969B6" w:rsidRPr="004B666A" w:rsidRDefault="00B969B6" w:rsidP="00490ABD">
            <w:pPr>
              <w:rPr>
                <w:rFonts w:cstheme="minorHAnsi"/>
              </w:rPr>
            </w:pPr>
          </w:p>
        </w:tc>
        <w:tc>
          <w:tcPr>
            <w:tcW w:w="2836" w:type="dxa"/>
            <w:shd w:val="clear" w:color="auto" w:fill="auto"/>
          </w:tcPr>
          <w:p w14:paraId="093B475A" w14:textId="77777777" w:rsidR="00B969B6" w:rsidRPr="004B666A" w:rsidRDefault="00B969B6" w:rsidP="00490ABD">
            <w:pPr>
              <w:jc w:val="center"/>
              <w:rPr>
                <w:rFonts w:cstheme="minorHAnsi"/>
                <w:lang w:val="es-ES"/>
              </w:rPr>
            </w:pPr>
            <w:r w:rsidRPr="00B94030">
              <w:rPr>
                <w:szCs w:val="20"/>
                <w:lang w:val="es-ES"/>
              </w:rPr>
              <w:t xml:space="preserve">NA / </w:t>
            </w:r>
            <w:r w:rsidRPr="00580693">
              <w:rPr>
                <w:color w:val="FF0000"/>
                <w:szCs w:val="20"/>
                <w:lang w:val="es-ES"/>
              </w:rPr>
              <w:t xml:space="preserve">Y / PY </w:t>
            </w:r>
            <w:r w:rsidRPr="00580693">
              <w:rPr>
                <w:szCs w:val="20"/>
                <w:lang w:val="es-ES"/>
              </w:rPr>
              <w:t xml:space="preserve">/ </w:t>
            </w:r>
            <w:r w:rsidRPr="00580693">
              <w:rPr>
                <w:color w:val="00B050"/>
                <w:szCs w:val="20"/>
                <w:u w:val="single"/>
                <w:lang w:val="es-ES"/>
              </w:rPr>
              <w:t>PN / N</w:t>
            </w:r>
            <w:r w:rsidRPr="00580693">
              <w:rPr>
                <w:szCs w:val="20"/>
                <w:lang w:val="es-ES"/>
              </w:rPr>
              <w:t xml:space="preserve"> / NI</w:t>
            </w:r>
          </w:p>
        </w:tc>
      </w:tr>
      <w:tr w:rsidR="00B969B6" w:rsidRPr="00AD6DA6" w14:paraId="3867D8C9" w14:textId="77777777" w:rsidTr="00490ABD">
        <w:trPr>
          <w:cantSplit/>
          <w:trHeight w:val="20"/>
        </w:trPr>
        <w:tc>
          <w:tcPr>
            <w:tcW w:w="4248" w:type="dxa"/>
            <w:shd w:val="clear" w:color="auto" w:fill="FFF2CC" w:themeFill="accent4" w:themeFillTint="33"/>
          </w:tcPr>
          <w:p w14:paraId="52D4D6D8" w14:textId="77777777" w:rsidR="00B969B6" w:rsidRPr="004B666A" w:rsidRDefault="00B969B6" w:rsidP="00490ABD">
            <w:pPr>
              <w:rPr>
                <w:rFonts w:cstheme="minorHAnsi"/>
                <w:b/>
              </w:rPr>
            </w:pPr>
            <w:r w:rsidRPr="00924B2E">
              <w:rPr>
                <w:b/>
                <w:szCs w:val="20"/>
              </w:rPr>
              <w:t>2.5. [If applicable:] Was there non-adherence to the assigned intervention regimen that could have affected participants’ outcomes?</w:t>
            </w:r>
          </w:p>
        </w:tc>
        <w:tc>
          <w:tcPr>
            <w:tcW w:w="7513" w:type="dxa"/>
            <w:shd w:val="clear" w:color="auto" w:fill="auto"/>
          </w:tcPr>
          <w:p w14:paraId="4A4308E4" w14:textId="77777777" w:rsidR="00B969B6" w:rsidRPr="004B666A" w:rsidRDefault="00B969B6" w:rsidP="00490ABD">
            <w:pPr>
              <w:rPr>
                <w:rFonts w:cstheme="minorHAnsi"/>
              </w:rPr>
            </w:pPr>
          </w:p>
        </w:tc>
        <w:tc>
          <w:tcPr>
            <w:tcW w:w="2836" w:type="dxa"/>
            <w:shd w:val="clear" w:color="auto" w:fill="auto"/>
          </w:tcPr>
          <w:p w14:paraId="08B8E64D" w14:textId="77777777" w:rsidR="00B969B6" w:rsidRPr="004B666A" w:rsidRDefault="00B969B6" w:rsidP="00490ABD">
            <w:pPr>
              <w:jc w:val="center"/>
              <w:rPr>
                <w:rFonts w:cstheme="minorHAnsi"/>
                <w:lang w:val="es-ES"/>
              </w:rPr>
            </w:pPr>
            <w:r w:rsidRPr="00B94030">
              <w:rPr>
                <w:szCs w:val="20"/>
                <w:lang w:val="es-ES"/>
              </w:rPr>
              <w:t xml:space="preserve">NA / </w:t>
            </w:r>
            <w:r w:rsidRPr="00580693">
              <w:rPr>
                <w:color w:val="FF0000"/>
                <w:szCs w:val="20"/>
                <w:lang w:val="es-ES"/>
              </w:rPr>
              <w:t xml:space="preserve">Y / PY </w:t>
            </w:r>
            <w:r w:rsidRPr="00580693">
              <w:rPr>
                <w:szCs w:val="20"/>
                <w:lang w:val="es-ES"/>
              </w:rPr>
              <w:t xml:space="preserve">/ </w:t>
            </w:r>
            <w:r w:rsidRPr="00580693">
              <w:rPr>
                <w:color w:val="00B050"/>
                <w:szCs w:val="20"/>
                <w:u w:val="single"/>
                <w:lang w:val="es-ES"/>
              </w:rPr>
              <w:t>PN / N</w:t>
            </w:r>
            <w:r w:rsidRPr="00580693">
              <w:rPr>
                <w:szCs w:val="20"/>
                <w:lang w:val="es-ES"/>
              </w:rPr>
              <w:t xml:space="preserve"> / NI</w:t>
            </w:r>
          </w:p>
        </w:tc>
      </w:tr>
      <w:tr w:rsidR="00B969B6" w:rsidRPr="00AD6DA6" w14:paraId="7BA28357" w14:textId="77777777" w:rsidTr="00490ABD">
        <w:trPr>
          <w:cantSplit/>
          <w:trHeight w:val="20"/>
        </w:trPr>
        <w:tc>
          <w:tcPr>
            <w:tcW w:w="4248" w:type="dxa"/>
            <w:shd w:val="clear" w:color="auto" w:fill="FFF2CC" w:themeFill="accent4" w:themeFillTint="33"/>
          </w:tcPr>
          <w:p w14:paraId="02F4756F" w14:textId="77777777" w:rsidR="00B969B6" w:rsidRPr="004B666A" w:rsidRDefault="00B969B6" w:rsidP="00490ABD">
            <w:pPr>
              <w:rPr>
                <w:rFonts w:cstheme="minorHAnsi"/>
                <w:b/>
              </w:rPr>
            </w:pPr>
            <w:r w:rsidRPr="00924B2E">
              <w:rPr>
                <w:b/>
                <w:szCs w:val="20"/>
              </w:rPr>
              <w:t xml:space="preserve">2.6. </w:t>
            </w:r>
            <w:r w:rsidRPr="00924B2E">
              <w:rPr>
                <w:b/>
                <w:szCs w:val="20"/>
                <w:u w:val="single"/>
              </w:rPr>
              <w:t xml:space="preserve">If </w:t>
            </w:r>
            <w:r w:rsidRPr="00924B2E">
              <w:rPr>
                <w:b/>
                <w:color w:val="FF0000"/>
                <w:szCs w:val="20"/>
                <w:u w:val="single"/>
              </w:rPr>
              <w:t>N/PN</w:t>
            </w:r>
            <w:r w:rsidRPr="00924B2E">
              <w:rPr>
                <w:b/>
                <w:szCs w:val="20"/>
                <w:u w:val="single"/>
              </w:rPr>
              <w:t xml:space="preserve">/NI to 2.3, or </w:t>
            </w:r>
            <w:r w:rsidRPr="00924B2E">
              <w:rPr>
                <w:b/>
                <w:color w:val="FF0000"/>
                <w:szCs w:val="20"/>
                <w:u w:val="single"/>
              </w:rPr>
              <w:t>Y/PY</w:t>
            </w:r>
            <w:r w:rsidRPr="00924B2E">
              <w:rPr>
                <w:b/>
                <w:szCs w:val="20"/>
                <w:u w:val="single"/>
              </w:rPr>
              <w:t>/NI to 2.4 or 2.5</w:t>
            </w:r>
            <w:r w:rsidRPr="00924B2E">
              <w:rPr>
                <w:b/>
                <w:szCs w:val="20"/>
              </w:rPr>
              <w:t>: Was an appropriate analysis used to estimate the effect of adhering to the intervention?</w:t>
            </w:r>
          </w:p>
        </w:tc>
        <w:tc>
          <w:tcPr>
            <w:tcW w:w="7513" w:type="dxa"/>
            <w:shd w:val="clear" w:color="auto" w:fill="auto"/>
          </w:tcPr>
          <w:p w14:paraId="7749D1B4" w14:textId="77777777" w:rsidR="00B969B6" w:rsidRPr="004B666A" w:rsidRDefault="00B969B6" w:rsidP="00490ABD">
            <w:pPr>
              <w:rPr>
                <w:rFonts w:cstheme="minorHAnsi"/>
              </w:rPr>
            </w:pPr>
          </w:p>
        </w:tc>
        <w:tc>
          <w:tcPr>
            <w:tcW w:w="2836" w:type="dxa"/>
            <w:shd w:val="clear" w:color="auto" w:fill="auto"/>
          </w:tcPr>
          <w:p w14:paraId="65FED0F0" w14:textId="77777777" w:rsidR="00B969B6" w:rsidRPr="004B666A" w:rsidRDefault="00B969B6" w:rsidP="00490ABD">
            <w:pPr>
              <w:jc w:val="center"/>
              <w:rPr>
                <w:rFonts w:cstheme="minorHAnsi"/>
                <w:lang w:val="es-ES"/>
              </w:rPr>
            </w:pPr>
            <w:r w:rsidRPr="006B1069">
              <w:rPr>
                <w:rFonts w:cstheme="minorHAnsi"/>
                <w:lang w:val="es-ES"/>
              </w:rPr>
              <w:t xml:space="preserve">NA / </w:t>
            </w:r>
            <w:r w:rsidRPr="006B1069">
              <w:rPr>
                <w:rFonts w:cstheme="minorHAnsi"/>
                <w:color w:val="00B050"/>
                <w:u w:val="single"/>
                <w:lang w:val="es-ES"/>
              </w:rPr>
              <w:t>Y / PY</w:t>
            </w:r>
            <w:r w:rsidRPr="006B1069">
              <w:rPr>
                <w:rFonts w:cstheme="minorHAnsi"/>
                <w:color w:val="00B050"/>
                <w:lang w:val="es-ES"/>
              </w:rPr>
              <w:t xml:space="preserve"> </w:t>
            </w:r>
            <w:r w:rsidRPr="006B1069">
              <w:rPr>
                <w:rFonts w:cstheme="minorHAnsi"/>
                <w:lang w:val="es-ES"/>
              </w:rPr>
              <w:t xml:space="preserve">/ </w:t>
            </w:r>
            <w:r w:rsidRPr="006B1069">
              <w:rPr>
                <w:rFonts w:cstheme="minorHAnsi"/>
                <w:color w:val="FF0000"/>
                <w:lang w:val="es-ES"/>
              </w:rPr>
              <w:t xml:space="preserve">PN / N </w:t>
            </w:r>
            <w:r w:rsidRPr="006B1069">
              <w:rPr>
                <w:rFonts w:cstheme="minorHAnsi"/>
                <w:lang w:val="es-ES"/>
              </w:rPr>
              <w:t>/ NI</w:t>
            </w:r>
          </w:p>
        </w:tc>
      </w:tr>
      <w:tr w:rsidR="00B969B6" w:rsidRPr="004B666A" w14:paraId="0D10A56B" w14:textId="77777777" w:rsidTr="00490ABD">
        <w:trPr>
          <w:cantSplit/>
          <w:trHeight w:val="784"/>
        </w:trPr>
        <w:tc>
          <w:tcPr>
            <w:tcW w:w="4248" w:type="dxa"/>
            <w:shd w:val="clear" w:color="auto" w:fill="FFF2CC" w:themeFill="accent4" w:themeFillTint="33"/>
          </w:tcPr>
          <w:p w14:paraId="24959FFC" w14:textId="77777777" w:rsidR="00B969B6" w:rsidRPr="004B666A" w:rsidRDefault="00B969B6" w:rsidP="00490ABD">
            <w:pPr>
              <w:tabs>
                <w:tab w:val="left" w:pos="960"/>
              </w:tabs>
              <w:autoSpaceDE w:val="0"/>
              <w:autoSpaceDN w:val="0"/>
              <w:adjustRightInd w:val="0"/>
              <w:rPr>
                <w:rFonts w:cstheme="minorHAnsi"/>
              </w:rPr>
            </w:pPr>
            <w:r w:rsidRPr="004B666A">
              <w:rPr>
                <w:rFonts w:cstheme="minorHAnsi"/>
                <w:b/>
              </w:rPr>
              <w:lastRenderedPageBreak/>
              <w:t>Risk-of-bias judgement</w:t>
            </w:r>
          </w:p>
        </w:tc>
        <w:tc>
          <w:tcPr>
            <w:tcW w:w="7513" w:type="dxa"/>
            <w:shd w:val="clear" w:color="auto" w:fill="auto"/>
          </w:tcPr>
          <w:p w14:paraId="1B27584C" w14:textId="77777777" w:rsidR="00B969B6" w:rsidRPr="004B666A" w:rsidRDefault="00B969B6" w:rsidP="00490ABD">
            <w:pPr>
              <w:tabs>
                <w:tab w:val="left" w:pos="960"/>
              </w:tabs>
              <w:autoSpaceDE w:val="0"/>
              <w:autoSpaceDN w:val="0"/>
              <w:adjustRightInd w:val="0"/>
              <w:rPr>
                <w:rFonts w:cstheme="minorHAnsi"/>
              </w:rPr>
            </w:pPr>
          </w:p>
        </w:tc>
        <w:tc>
          <w:tcPr>
            <w:tcW w:w="2836" w:type="dxa"/>
            <w:shd w:val="clear" w:color="auto" w:fill="auto"/>
          </w:tcPr>
          <w:p w14:paraId="4F73159A" w14:textId="77777777" w:rsidR="00B969B6" w:rsidRPr="00B666A7" w:rsidRDefault="00B969B6" w:rsidP="00490ABD">
            <w:pPr>
              <w:jc w:val="center"/>
              <w:rPr>
                <w:rFonts w:cstheme="minorHAnsi"/>
              </w:rPr>
            </w:pPr>
            <w:r w:rsidRPr="00B666A7">
              <w:rPr>
                <w:rFonts w:cstheme="minorHAnsi"/>
              </w:rPr>
              <w:t>Low / High / Some concerns</w:t>
            </w:r>
          </w:p>
        </w:tc>
      </w:tr>
      <w:tr w:rsidR="00B969B6" w:rsidRPr="004B666A" w14:paraId="5BA9D13B" w14:textId="77777777" w:rsidTr="00490ABD">
        <w:trPr>
          <w:cantSplit/>
          <w:trHeight w:val="591"/>
        </w:trPr>
        <w:tc>
          <w:tcPr>
            <w:tcW w:w="4248" w:type="dxa"/>
            <w:shd w:val="clear" w:color="auto" w:fill="FFF2CC" w:themeFill="accent4" w:themeFillTint="33"/>
          </w:tcPr>
          <w:p w14:paraId="52A69FA2" w14:textId="77777777" w:rsidR="00B969B6" w:rsidRPr="004B666A" w:rsidRDefault="00B969B6" w:rsidP="00490ABD">
            <w:pPr>
              <w:rPr>
                <w:rFonts w:cstheme="minorHAnsi"/>
              </w:rPr>
            </w:pPr>
            <w:r w:rsidRPr="004B666A">
              <w:rPr>
                <w:rFonts w:cstheme="minorHAnsi"/>
              </w:rPr>
              <w:t>Optional: What is the predicted direction of bias due to deviations from intended interventions?</w:t>
            </w:r>
          </w:p>
        </w:tc>
        <w:tc>
          <w:tcPr>
            <w:tcW w:w="7513" w:type="dxa"/>
            <w:shd w:val="clear" w:color="auto" w:fill="auto"/>
          </w:tcPr>
          <w:p w14:paraId="5D46F8AB" w14:textId="77777777" w:rsidR="00B969B6" w:rsidRPr="004B666A" w:rsidRDefault="00B969B6" w:rsidP="00490ABD">
            <w:pPr>
              <w:rPr>
                <w:rFonts w:cstheme="minorHAnsi"/>
              </w:rPr>
            </w:pPr>
          </w:p>
        </w:tc>
        <w:tc>
          <w:tcPr>
            <w:tcW w:w="2836" w:type="dxa"/>
            <w:shd w:val="clear" w:color="auto" w:fill="auto"/>
          </w:tcPr>
          <w:p w14:paraId="06BEAAC4" w14:textId="77777777" w:rsidR="00B969B6" w:rsidRPr="00B666A7" w:rsidRDefault="00B969B6" w:rsidP="00490ABD">
            <w:pPr>
              <w:jc w:val="center"/>
              <w:rPr>
                <w:rFonts w:cstheme="minorHAnsi"/>
              </w:rPr>
            </w:pPr>
            <w:r>
              <w:rPr>
                <w:rFonts w:cstheme="minorHAnsi"/>
              </w:rPr>
              <w:t xml:space="preserve">NA / </w:t>
            </w:r>
            <w:r w:rsidRPr="004B666A">
              <w:rPr>
                <w:rFonts w:cstheme="minorHAnsi"/>
              </w:rPr>
              <w:t>Favours experimental / Favours comparator / Towards null /Away from null / Unpredictable</w:t>
            </w:r>
          </w:p>
        </w:tc>
      </w:tr>
    </w:tbl>
    <w:p w14:paraId="1CCCAED6" w14:textId="77777777" w:rsidR="00B969B6" w:rsidRDefault="00B969B6" w:rsidP="00B969B6">
      <w:pPr>
        <w:rPr>
          <w:rFonts w:eastAsiaTheme="minorEastAsia"/>
          <w:color w:val="5A5A5A" w:themeColor="text1" w:themeTint="A5"/>
          <w:spacing w:val="15"/>
        </w:rPr>
      </w:pPr>
    </w:p>
    <w:p w14:paraId="735BF885" w14:textId="77777777" w:rsidR="00B969B6" w:rsidRPr="004B666A" w:rsidRDefault="00B969B6" w:rsidP="00B969B6">
      <w:pPr>
        <w:pStyle w:val="Subtitle"/>
      </w:pPr>
      <w:r w:rsidRPr="004B666A">
        <w:t>Domain 3: Missing outcome data</w:t>
      </w:r>
    </w:p>
    <w:tbl>
      <w:tblPr>
        <w:tblStyle w:val="TableGrid"/>
        <w:tblpPr w:leftFromText="180" w:rightFromText="180" w:vertAnchor="text" w:tblpX="108" w:tblpY="1"/>
        <w:tblOverlap w:val="never"/>
        <w:tblW w:w="14596" w:type="dxa"/>
        <w:shd w:val="clear" w:color="auto" w:fill="D9D9D9" w:themeFill="background1" w:themeFillShade="D9"/>
        <w:tblLayout w:type="fixed"/>
        <w:tblLook w:val="04A0" w:firstRow="1" w:lastRow="0" w:firstColumn="1" w:lastColumn="0" w:noHBand="0" w:noVBand="1"/>
      </w:tblPr>
      <w:tblGrid>
        <w:gridCol w:w="4248"/>
        <w:gridCol w:w="7512"/>
        <w:gridCol w:w="2836"/>
      </w:tblGrid>
      <w:tr w:rsidR="00B969B6" w:rsidRPr="004B666A" w14:paraId="016E79EB" w14:textId="77777777" w:rsidTr="00490ABD">
        <w:trPr>
          <w:cantSplit/>
          <w:trHeight w:val="20"/>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59E9AC" w14:textId="77777777" w:rsidR="00B969B6" w:rsidRPr="004B666A" w:rsidRDefault="00B969B6" w:rsidP="00490ABD">
            <w:pPr>
              <w:rPr>
                <w:rFonts w:cstheme="minorHAnsi"/>
                <w:b/>
              </w:rPr>
            </w:pPr>
            <w:r w:rsidRPr="004B666A">
              <w:rPr>
                <w:rFonts w:cstheme="minorHAnsi"/>
                <w:b/>
              </w:rPr>
              <w:t>Signalling questions</w:t>
            </w:r>
          </w:p>
        </w:tc>
        <w:tc>
          <w:tcPr>
            <w:tcW w:w="75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63FED" w14:textId="77777777" w:rsidR="00B969B6" w:rsidRPr="004B666A" w:rsidRDefault="00B969B6" w:rsidP="00490ABD">
            <w:pPr>
              <w:keepLines/>
              <w:rPr>
                <w:rFonts w:cstheme="minorHAnsi"/>
                <w:b/>
              </w:rPr>
            </w:pPr>
            <w:r>
              <w:rPr>
                <w:rFonts w:cstheme="minorHAnsi"/>
                <w:b/>
              </w:rPr>
              <w:t>Comments</w:t>
            </w:r>
          </w:p>
        </w:tc>
        <w:tc>
          <w:tcPr>
            <w:tcW w:w="28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AF5C23" w14:textId="77777777" w:rsidR="00B969B6" w:rsidRPr="004B666A" w:rsidRDefault="00B969B6" w:rsidP="00490ABD">
            <w:pPr>
              <w:jc w:val="center"/>
              <w:rPr>
                <w:rFonts w:cstheme="minorHAnsi"/>
                <w:b/>
              </w:rPr>
            </w:pPr>
            <w:r w:rsidRPr="004B666A">
              <w:rPr>
                <w:rFonts w:cstheme="minorHAnsi"/>
                <w:b/>
              </w:rPr>
              <w:t>Response options</w:t>
            </w:r>
          </w:p>
        </w:tc>
      </w:tr>
      <w:tr w:rsidR="00B969B6" w:rsidRPr="004B666A" w14:paraId="40254064" w14:textId="77777777" w:rsidTr="00490ABD">
        <w:trPr>
          <w:cantSplit/>
          <w:trHeight w:val="1002"/>
        </w:trPr>
        <w:tc>
          <w:tcPr>
            <w:tcW w:w="4248" w:type="dxa"/>
            <w:shd w:val="clear" w:color="auto" w:fill="D9D9D9" w:themeFill="background1" w:themeFillShade="D9"/>
          </w:tcPr>
          <w:p w14:paraId="0647DFA0" w14:textId="77777777" w:rsidR="00B969B6" w:rsidRPr="004B666A" w:rsidRDefault="00B969B6" w:rsidP="00490ABD">
            <w:pPr>
              <w:rPr>
                <w:rFonts w:cstheme="minorHAnsi"/>
                <w:b/>
              </w:rPr>
            </w:pPr>
            <w:bookmarkStart w:id="412" w:name="_Hlk516121468"/>
            <w:r w:rsidRPr="00924B2E">
              <w:rPr>
                <w:b/>
                <w:szCs w:val="20"/>
                <w:lang w:val="en-US"/>
              </w:rPr>
              <w:t>3.1 Were data for this outcome available for all, or nearly all, participants randomized?</w:t>
            </w:r>
          </w:p>
        </w:tc>
        <w:tc>
          <w:tcPr>
            <w:tcW w:w="7512" w:type="dxa"/>
            <w:shd w:val="clear" w:color="auto" w:fill="auto"/>
          </w:tcPr>
          <w:p w14:paraId="0E5AB9E5" w14:textId="77777777" w:rsidR="00B969B6" w:rsidRPr="004B666A" w:rsidRDefault="00B969B6" w:rsidP="00490ABD">
            <w:pPr>
              <w:rPr>
                <w:rFonts w:cstheme="minorHAnsi"/>
              </w:rPr>
            </w:pPr>
            <w:r w:rsidRPr="004B666A">
              <w:rPr>
                <w:rFonts w:eastAsia="Times New Roman" w:cstheme="minorHAnsi"/>
              </w:rPr>
              <w:t xml:space="preserve"> </w:t>
            </w:r>
          </w:p>
        </w:tc>
        <w:tc>
          <w:tcPr>
            <w:tcW w:w="2836" w:type="dxa"/>
            <w:shd w:val="clear" w:color="auto" w:fill="auto"/>
          </w:tcPr>
          <w:p w14:paraId="499A5114" w14:textId="77777777" w:rsidR="00B969B6" w:rsidRPr="004B666A" w:rsidRDefault="00B969B6" w:rsidP="00490ABD">
            <w:pPr>
              <w:jc w:val="center"/>
              <w:rPr>
                <w:rFonts w:cstheme="minorHAnsi"/>
              </w:rPr>
            </w:pPr>
            <w:r w:rsidRPr="00076212">
              <w:rPr>
                <w:rFonts w:cstheme="minorHAnsi"/>
                <w:color w:val="00B050"/>
                <w:u w:val="single"/>
              </w:rPr>
              <w:t>Y / PY</w:t>
            </w:r>
            <w:r w:rsidRPr="004B666A">
              <w:rPr>
                <w:rFonts w:cstheme="minorHAnsi"/>
                <w:color w:val="00B050"/>
              </w:rPr>
              <w:t xml:space="preserve"> </w:t>
            </w:r>
            <w:r w:rsidRPr="004B666A">
              <w:rPr>
                <w:rFonts w:cstheme="minorHAnsi"/>
              </w:rPr>
              <w:t xml:space="preserve">/ </w:t>
            </w:r>
            <w:r w:rsidRPr="004B666A">
              <w:rPr>
                <w:rFonts w:cstheme="minorHAnsi"/>
                <w:color w:val="FF0000"/>
              </w:rPr>
              <w:t xml:space="preserve">PN / N </w:t>
            </w:r>
            <w:r w:rsidRPr="004B666A">
              <w:rPr>
                <w:rFonts w:cstheme="minorHAnsi"/>
              </w:rPr>
              <w:t>/ NI</w:t>
            </w:r>
          </w:p>
        </w:tc>
      </w:tr>
      <w:tr w:rsidR="00B969B6" w:rsidRPr="004B666A" w14:paraId="3E4815A6" w14:textId="77777777" w:rsidTr="00490ABD">
        <w:trPr>
          <w:cantSplit/>
          <w:trHeight w:val="1042"/>
        </w:trPr>
        <w:tc>
          <w:tcPr>
            <w:tcW w:w="4248" w:type="dxa"/>
            <w:shd w:val="clear" w:color="auto" w:fill="D9D9D9" w:themeFill="background1" w:themeFillShade="D9"/>
          </w:tcPr>
          <w:p w14:paraId="70241D5C" w14:textId="77777777" w:rsidR="00B969B6" w:rsidRPr="004B666A" w:rsidRDefault="00B969B6" w:rsidP="00490ABD">
            <w:pPr>
              <w:rPr>
                <w:rFonts w:cstheme="minorHAnsi"/>
                <w:b/>
                <w:lang w:val="en-US"/>
              </w:rPr>
            </w:pPr>
            <w:r w:rsidRPr="00924B2E">
              <w:rPr>
                <w:b/>
                <w:szCs w:val="20"/>
                <w:lang w:val="en-US"/>
              </w:rPr>
              <w:t xml:space="preserve">3.2 </w:t>
            </w:r>
            <w:r w:rsidRPr="00924B2E">
              <w:rPr>
                <w:b/>
                <w:szCs w:val="20"/>
                <w:u w:val="single"/>
                <w:lang w:val="en-US"/>
              </w:rPr>
              <w:t xml:space="preserve">If </w:t>
            </w:r>
            <w:r w:rsidRPr="00924B2E">
              <w:rPr>
                <w:b/>
                <w:color w:val="FF0000"/>
                <w:szCs w:val="20"/>
                <w:u w:val="single"/>
                <w:lang w:val="en-US"/>
              </w:rPr>
              <w:t>N/PN</w:t>
            </w:r>
            <w:r w:rsidRPr="00924B2E">
              <w:rPr>
                <w:b/>
                <w:szCs w:val="20"/>
                <w:u w:val="single"/>
                <w:lang w:val="en-US"/>
              </w:rPr>
              <w:t>/NI to 3.1</w:t>
            </w:r>
            <w:r w:rsidRPr="00924B2E">
              <w:rPr>
                <w:b/>
                <w:szCs w:val="20"/>
                <w:lang w:val="en-US"/>
              </w:rPr>
              <w:t>: Is there evidence that the result was not biased by missing outcome data?</w:t>
            </w:r>
          </w:p>
        </w:tc>
        <w:tc>
          <w:tcPr>
            <w:tcW w:w="7512" w:type="dxa"/>
            <w:shd w:val="clear" w:color="auto" w:fill="auto"/>
          </w:tcPr>
          <w:p w14:paraId="348734E1" w14:textId="77777777" w:rsidR="00B969B6" w:rsidRPr="004B666A" w:rsidRDefault="00B969B6" w:rsidP="00490ABD">
            <w:pPr>
              <w:rPr>
                <w:rFonts w:eastAsia="Times New Roman" w:cstheme="minorHAnsi"/>
              </w:rPr>
            </w:pPr>
          </w:p>
        </w:tc>
        <w:tc>
          <w:tcPr>
            <w:tcW w:w="2836" w:type="dxa"/>
            <w:shd w:val="clear" w:color="auto" w:fill="auto"/>
          </w:tcPr>
          <w:p w14:paraId="4204694A" w14:textId="77777777" w:rsidR="00B969B6" w:rsidRPr="004B666A" w:rsidRDefault="00B969B6" w:rsidP="00490ABD">
            <w:pPr>
              <w:jc w:val="center"/>
              <w:rPr>
                <w:rFonts w:cstheme="minorHAnsi"/>
              </w:rPr>
            </w:pPr>
            <w:r w:rsidRPr="004B666A">
              <w:rPr>
                <w:rFonts w:cstheme="minorHAnsi"/>
              </w:rPr>
              <w:t xml:space="preserve">NA / </w:t>
            </w:r>
            <w:r w:rsidRPr="00076212">
              <w:rPr>
                <w:rFonts w:cstheme="minorHAnsi"/>
                <w:color w:val="00B050"/>
                <w:u w:val="single"/>
              </w:rPr>
              <w:t>Y / PY</w:t>
            </w:r>
            <w:r w:rsidRPr="004B666A">
              <w:rPr>
                <w:rFonts w:cstheme="minorHAnsi"/>
                <w:color w:val="00B050"/>
              </w:rPr>
              <w:t xml:space="preserve"> </w:t>
            </w:r>
            <w:r w:rsidRPr="004B666A">
              <w:rPr>
                <w:rFonts w:cstheme="minorHAnsi"/>
              </w:rPr>
              <w:t xml:space="preserve">/ </w:t>
            </w:r>
            <w:r w:rsidRPr="004B666A">
              <w:rPr>
                <w:rFonts w:cstheme="minorHAnsi"/>
                <w:color w:val="FF0000"/>
              </w:rPr>
              <w:t>PN / N</w:t>
            </w:r>
          </w:p>
        </w:tc>
      </w:tr>
      <w:tr w:rsidR="00B969B6" w:rsidRPr="00AD6DA6" w14:paraId="5EEAA25D" w14:textId="77777777" w:rsidTr="00490ABD">
        <w:trPr>
          <w:cantSplit/>
          <w:trHeight w:val="939"/>
        </w:trPr>
        <w:tc>
          <w:tcPr>
            <w:tcW w:w="4248" w:type="dxa"/>
            <w:shd w:val="clear" w:color="auto" w:fill="D9D9D9" w:themeFill="background1" w:themeFillShade="D9"/>
          </w:tcPr>
          <w:p w14:paraId="6E734C01" w14:textId="77777777" w:rsidR="00B969B6" w:rsidRPr="004B666A" w:rsidRDefault="00B969B6" w:rsidP="00490ABD">
            <w:pPr>
              <w:rPr>
                <w:rFonts w:cstheme="minorHAnsi"/>
                <w:b/>
                <w:lang w:val="en-US"/>
              </w:rPr>
            </w:pPr>
            <w:r w:rsidRPr="00924B2E">
              <w:rPr>
                <w:b/>
                <w:szCs w:val="20"/>
                <w:lang w:val="en-US"/>
              </w:rPr>
              <w:t xml:space="preserve">3.3 </w:t>
            </w:r>
            <w:r w:rsidRPr="00924B2E">
              <w:rPr>
                <w:b/>
                <w:szCs w:val="20"/>
                <w:u w:val="single"/>
                <w:lang w:val="en-US"/>
              </w:rPr>
              <w:t xml:space="preserve">If </w:t>
            </w:r>
            <w:r w:rsidRPr="00924B2E">
              <w:rPr>
                <w:b/>
                <w:color w:val="FF0000"/>
                <w:szCs w:val="20"/>
                <w:u w:val="single"/>
                <w:lang w:val="en-US"/>
              </w:rPr>
              <w:t xml:space="preserve">N/PN </w:t>
            </w:r>
            <w:r w:rsidRPr="00924B2E">
              <w:rPr>
                <w:b/>
                <w:szCs w:val="20"/>
                <w:u w:val="single"/>
                <w:lang w:val="en-US"/>
              </w:rPr>
              <w:t>to 3.2</w:t>
            </w:r>
            <w:r w:rsidRPr="00924B2E">
              <w:rPr>
                <w:b/>
                <w:szCs w:val="20"/>
                <w:lang w:val="en-US"/>
              </w:rPr>
              <w:t>: Could missingness in the outcome depend on its true value?</w:t>
            </w:r>
          </w:p>
        </w:tc>
        <w:tc>
          <w:tcPr>
            <w:tcW w:w="7512" w:type="dxa"/>
            <w:vMerge w:val="restart"/>
            <w:shd w:val="clear" w:color="auto" w:fill="auto"/>
          </w:tcPr>
          <w:p w14:paraId="5837C63C" w14:textId="77777777" w:rsidR="00B969B6" w:rsidRPr="004B666A" w:rsidRDefault="00B969B6" w:rsidP="00490ABD">
            <w:pPr>
              <w:rPr>
                <w:rFonts w:eastAsia="Times New Roman" w:cstheme="minorHAnsi"/>
              </w:rPr>
            </w:pPr>
          </w:p>
        </w:tc>
        <w:tc>
          <w:tcPr>
            <w:tcW w:w="2836" w:type="dxa"/>
            <w:shd w:val="clear" w:color="auto" w:fill="auto"/>
          </w:tcPr>
          <w:p w14:paraId="6EBCE002" w14:textId="77777777" w:rsidR="00B969B6" w:rsidRPr="006B1069" w:rsidRDefault="00B969B6" w:rsidP="00490ABD">
            <w:pPr>
              <w:jc w:val="center"/>
              <w:rPr>
                <w:rFonts w:cstheme="minorHAnsi"/>
                <w:color w:val="00B050"/>
                <w:lang w:val="es-ES"/>
              </w:rPr>
            </w:pPr>
            <w:r w:rsidRPr="006B1069">
              <w:rPr>
                <w:rFonts w:cstheme="minorHAnsi"/>
                <w:lang w:val="es-ES"/>
              </w:rPr>
              <w:t xml:space="preserve">NA / </w:t>
            </w:r>
            <w:r w:rsidRPr="006B1069">
              <w:rPr>
                <w:rFonts w:cstheme="minorHAnsi"/>
                <w:color w:val="FF0000"/>
                <w:lang w:val="es-ES"/>
              </w:rPr>
              <w:t>Y / PY</w:t>
            </w:r>
            <w:r w:rsidRPr="006B1069">
              <w:rPr>
                <w:rFonts w:cstheme="minorHAnsi"/>
                <w:color w:val="00B050"/>
                <w:lang w:val="es-ES"/>
              </w:rPr>
              <w:t xml:space="preserve"> </w:t>
            </w:r>
            <w:r w:rsidRPr="006B1069">
              <w:rPr>
                <w:rFonts w:cstheme="minorHAnsi"/>
                <w:lang w:val="es-ES"/>
              </w:rPr>
              <w:t xml:space="preserve">/ </w:t>
            </w:r>
            <w:r w:rsidRPr="006B1069">
              <w:rPr>
                <w:rFonts w:cstheme="minorHAnsi"/>
                <w:color w:val="00B050"/>
                <w:u w:val="single"/>
                <w:lang w:val="es-ES"/>
              </w:rPr>
              <w:t>PN / N</w:t>
            </w:r>
            <w:r w:rsidRPr="006B1069">
              <w:rPr>
                <w:rFonts w:cstheme="minorHAnsi"/>
                <w:color w:val="FF0000"/>
                <w:u w:val="single"/>
                <w:lang w:val="es-ES"/>
              </w:rPr>
              <w:t xml:space="preserve"> </w:t>
            </w:r>
            <w:r w:rsidRPr="006B1069">
              <w:rPr>
                <w:rFonts w:cstheme="minorHAnsi"/>
                <w:lang w:val="es-ES"/>
              </w:rPr>
              <w:t>/ NI</w:t>
            </w:r>
          </w:p>
        </w:tc>
      </w:tr>
      <w:tr w:rsidR="00B969B6" w:rsidRPr="00AD6DA6" w14:paraId="4E414061" w14:textId="77777777" w:rsidTr="00490ABD">
        <w:trPr>
          <w:cantSplit/>
          <w:trHeight w:val="973"/>
        </w:trPr>
        <w:tc>
          <w:tcPr>
            <w:tcW w:w="4248" w:type="dxa"/>
            <w:shd w:val="clear" w:color="auto" w:fill="D9D9D9" w:themeFill="background1" w:themeFillShade="D9"/>
          </w:tcPr>
          <w:p w14:paraId="6A63AA84" w14:textId="77777777" w:rsidR="00B969B6" w:rsidRPr="004B666A" w:rsidRDefault="00B969B6" w:rsidP="00490ABD">
            <w:pPr>
              <w:rPr>
                <w:rFonts w:cstheme="minorHAnsi"/>
                <w:b/>
              </w:rPr>
            </w:pPr>
            <w:r w:rsidRPr="00924B2E">
              <w:rPr>
                <w:b/>
                <w:szCs w:val="20"/>
                <w:lang w:val="en-US"/>
              </w:rPr>
              <w:t xml:space="preserve">3.4 </w:t>
            </w:r>
            <w:r w:rsidRPr="00924B2E">
              <w:rPr>
                <w:b/>
                <w:szCs w:val="20"/>
                <w:u w:val="single"/>
                <w:lang w:val="en-US"/>
              </w:rPr>
              <w:t xml:space="preserve">If </w:t>
            </w:r>
            <w:r w:rsidRPr="00924B2E">
              <w:rPr>
                <w:b/>
                <w:color w:val="FF0000"/>
                <w:szCs w:val="20"/>
                <w:u w:val="single"/>
                <w:lang w:val="en-US"/>
              </w:rPr>
              <w:t>Y/PY</w:t>
            </w:r>
            <w:r w:rsidRPr="00924B2E">
              <w:rPr>
                <w:b/>
                <w:szCs w:val="20"/>
                <w:u w:val="single"/>
                <w:lang w:val="en-US"/>
              </w:rPr>
              <w:t>/NI to 3.3</w:t>
            </w:r>
            <w:r w:rsidRPr="00924B2E">
              <w:rPr>
                <w:b/>
                <w:szCs w:val="20"/>
                <w:lang w:val="en-US"/>
              </w:rPr>
              <w:t>: Is it likely that missingness in the outcome depended on its true value?</w:t>
            </w:r>
          </w:p>
        </w:tc>
        <w:tc>
          <w:tcPr>
            <w:tcW w:w="7512" w:type="dxa"/>
            <w:vMerge/>
            <w:shd w:val="clear" w:color="auto" w:fill="auto"/>
          </w:tcPr>
          <w:p w14:paraId="0C9176E7" w14:textId="77777777" w:rsidR="00B969B6" w:rsidRPr="004B666A" w:rsidRDefault="00B969B6" w:rsidP="00490ABD">
            <w:pPr>
              <w:rPr>
                <w:rFonts w:cstheme="minorHAnsi"/>
              </w:rPr>
            </w:pPr>
          </w:p>
        </w:tc>
        <w:tc>
          <w:tcPr>
            <w:tcW w:w="2836" w:type="dxa"/>
            <w:shd w:val="clear" w:color="auto" w:fill="auto"/>
          </w:tcPr>
          <w:p w14:paraId="438B3371" w14:textId="77777777" w:rsidR="00B969B6" w:rsidRPr="006B1069" w:rsidRDefault="00B969B6" w:rsidP="00490ABD">
            <w:pPr>
              <w:jc w:val="center"/>
              <w:rPr>
                <w:rFonts w:cstheme="minorHAnsi"/>
                <w:lang w:val="es-ES"/>
              </w:rPr>
            </w:pPr>
            <w:r w:rsidRPr="006B1069">
              <w:rPr>
                <w:rFonts w:cstheme="minorHAnsi"/>
                <w:lang w:val="es-ES"/>
              </w:rPr>
              <w:t xml:space="preserve">NA / </w:t>
            </w:r>
            <w:r w:rsidRPr="006B1069">
              <w:rPr>
                <w:rFonts w:cstheme="minorHAnsi"/>
                <w:color w:val="FF0000"/>
                <w:lang w:val="es-ES"/>
              </w:rPr>
              <w:t xml:space="preserve">Y / PY </w:t>
            </w:r>
            <w:r w:rsidRPr="006B1069">
              <w:rPr>
                <w:rFonts w:cstheme="minorHAnsi"/>
                <w:lang w:val="es-ES"/>
              </w:rPr>
              <w:t xml:space="preserve">/ </w:t>
            </w:r>
            <w:r w:rsidRPr="006B1069">
              <w:rPr>
                <w:rFonts w:cstheme="minorHAnsi"/>
                <w:color w:val="00B050"/>
                <w:u w:val="single"/>
                <w:lang w:val="es-ES"/>
              </w:rPr>
              <w:t>PN / N</w:t>
            </w:r>
            <w:r w:rsidRPr="006B1069">
              <w:rPr>
                <w:rFonts w:cstheme="minorHAnsi"/>
                <w:color w:val="00B050"/>
                <w:lang w:val="es-ES"/>
              </w:rPr>
              <w:t xml:space="preserve"> </w:t>
            </w:r>
            <w:r w:rsidRPr="006B1069">
              <w:rPr>
                <w:rFonts w:cstheme="minorHAnsi"/>
                <w:lang w:val="es-ES"/>
              </w:rPr>
              <w:t>/ NI</w:t>
            </w:r>
          </w:p>
        </w:tc>
      </w:tr>
      <w:bookmarkEnd w:id="412"/>
      <w:tr w:rsidR="00B969B6" w:rsidRPr="004B666A" w14:paraId="3D3D1E75" w14:textId="77777777" w:rsidTr="00490ABD">
        <w:trPr>
          <w:cantSplit/>
          <w:trHeight w:val="1001"/>
        </w:trPr>
        <w:tc>
          <w:tcPr>
            <w:tcW w:w="4248" w:type="dxa"/>
            <w:shd w:val="clear" w:color="auto" w:fill="D9D9D9" w:themeFill="background1" w:themeFillShade="D9"/>
          </w:tcPr>
          <w:p w14:paraId="384FAA45" w14:textId="77777777" w:rsidR="00B969B6" w:rsidRPr="004B666A" w:rsidRDefault="00B969B6" w:rsidP="00490ABD">
            <w:pPr>
              <w:tabs>
                <w:tab w:val="left" w:pos="960"/>
              </w:tabs>
              <w:autoSpaceDE w:val="0"/>
              <w:autoSpaceDN w:val="0"/>
              <w:adjustRightInd w:val="0"/>
              <w:rPr>
                <w:rFonts w:cstheme="minorHAnsi"/>
              </w:rPr>
            </w:pPr>
            <w:r w:rsidRPr="004B666A">
              <w:rPr>
                <w:rFonts w:cstheme="minorHAnsi"/>
                <w:b/>
              </w:rPr>
              <w:t>Risk-of-bias judgement</w:t>
            </w:r>
          </w:p>
        </w:tc>
        <w:tc>
          <w:tcPr>
            <w:tcW w:w="7512" w:type="dxa"/>
            <w:shd w:val="clear" w:color="auto" w:fill="auto"/>
          </w:tcPr>
          <w:p w14:paraId="6343FB85" w14:textId="77777777" w:rsidR="00B969B6" w:rsidRPr="004B666A" w:rsidRDefault="00B969B6" w:rsidP="00490ABD">
            <w:pPr>
              <w:tabs>
                <w:tab w:val="left" w:pos="960"/>
              </w:tabs>
              <w:autoSpaceDE w:val="0"/>
              <w:autoSpaceDN w:val="0"/>
              <w:adjustRightInd w:val="0"/>
              <w:rPr>
                <w:rFonts w:cstheme="minorHAnsi"/>
              </w:rPr>
            </w:pPr>
          </w:p>
        </w:tc>
        <w:tc>
          <w:tcPr>
            <w:tcW w:w="2836" w:type="dxa"/>
            <w:shd w:val="clear" w:color="auto" w:fill="auto"/>
          </w:tcPr>
          <w:p w14:paraId="42151115" w14:textId="77777777" w:rsidR="00B969B6" w:rsidRPr="004B666A" w:rsidRDefault="00B969B6" w:rsidP="00490ABD">
            <w:pPr>
              <w:tabs>
                <w:tab w:val="left" w:pos="960"/>
              </w:tabs>
              <w:autoSpaceDE w:val="0"/>
              <w:autoSpaceDN w:val="0"/>
              <w:adjustRightInd w:val="0"/>
              <w:jc w:val="center"/>
              <w:rPr>
                <w:rFonts w:cstheme="minorHAnsi"/>
              </w:rPr>
            </w:pPr>
            <w:r w:rsidRPr="004B666A">
              <w:rPr>
                <w:rFonts w:cstheme="minorHAnsi"/>
              </w:rPr>
              <w:t>Low / High / Some concerns</w:t>
            </w:r>
          </w:p>
        </w:tc>
      </w:tr>
      <w:tr w:rsidR="00B969B6" w:rsidRPr="004B666A" w14:paraId="6FB25267" w14:textId="77777777" w:rsidTr="00490ABD">
        <w:trPr>
          <w:cantSplit/>
          <w:trHeight w:val="20"/>
        </w:trPr>
        <w:tc>
          <w:tcPr>
            <w:tcW w:w="4248" w:type="dxa"/>
            <w:shd w:val="clear" w:color="auto" w:fill="D9D9D9" w:themeFill="background1" w:themeFillShade="D9"/>
          </w:tcPr>
          <w:p w14:paraId="6CC64172" w14:textId="77777777" w:rsidR="00B969B6" w:rsidRPr="004B666A" w:rsidRDefault="00B969B6" w:rsidP="00490ABD">
            <w:pPr>
              <w:rPr>
                <w:rFonts w:cstheme="minorHAnsi"/>
              </w:rPr>
            </w:pPr>
            <w:r w:rsidRPr="004B666A">
              <w:rPr>
                <w:rFonts w:cstheme="minorHAnsi"/>
              </w:rPr>
              <w:t>Optional: What is the predicted direction of bias due to missing outcome data?</w:t>
            </w:r>
          </w:p>
        </w:tc>
        <w:tc>
          <w:tcPr>
            <w:tcW w:w="7512" w:type="dxa"/>
            <w:shd w:val="clear" w:color="auto" w:fill="auto"/>
          </w:tcPr>
          <w:p w14:paraId="0CC9B58B" w14:textId="77777777" w:rsidR="00B969B6" w:rsidRPr="004B666A" w:rsidRDefault="00B969B6" w:rsidP="00490ABD">
            <w:pPr>
              <w:rPr>
                <w:rFonts w:cstheme="minorHAnsi"/>
              </w:rPr>
            </w:pPr>
          </w:p>
        </w:tc>
        <w:tc>
          <w:tcPr>
            <w:tcW w:w="2836" w:type="dxa"/>
            <w:shd w:val="clear" w:color="auto" w:fill="auto"/>
          </w:tcPr>
          <w:p w14:paraId="3146442D" w14:textId="77777777" w:rsidR="00B969B6" w:rsidRPr="004B666A" w:rsidRDefault="00B969B6" w:rsidP="00490ABD">
            <w:pPr>
              <w:jc w:val="center"/>
              <w:rPr>
                <w:rFonts w:cstheme="minorHAnsi"/>
              </w:rPr>
            </w:pPr>
            <w:r>
              <w:rPr>
                <w:rFonts w:cstheme="minorHAnsi"/>
              </w:rPr>
              <w:t xml:space="preserve">NA / </w:t>
            </w:r>
            <w:r w:rsidRPr="004B666A">
              <w:rPr>
                <w:rFonts w:cstheme="minorHAnsi"/>
              </w:rPr>
              <w:t xml:space="preserve">Favours experimental / Favours comparator / </w:t>
            </w:r>
            <w:r w:rsidRPr="004B666A">
              <w:rPr>
                <w:rFonts w:cstheme="minorHAnsi"/>
              </w:rPr>
              <w:lastRenderedPageBreak/>
              <w:t>Towards null /Away from null / Unpredictable</w:t>
            </w:r>
          </w:p>
        </w:tc>
      </w:tr>
    </w:tbl>
    <w:p w14:paraId="27103461" w14:textId="77777777" w:rsidR="00B969B6" w:rsidRDefault="00B969B6" w:rsidP="00B969B6">
      <w:pPr>
        <w:rPr>
          <w:rFonts w:eastAsiaTheme="minorEastAsia"/>
          <w:color w:val="5A5A5A" w:themeColor="text1" w:themeTint="A5"/>
          <w:spacing w:val="15"/>
        </w:rPr>
      </w:pPr>
    </w:p>
    <w:p w14:paraId="33B62390" w14:textId="77777777" w:rsidR="00B969B6" w:rsidRPr="003C3813" w:rsidRDefault="00B969B6" w:rsidP="00B969B6">
      <w:pPr>
        <w:pStyle w:val="Subtitle"/>
      </w:pPr>
      <w:r w:rsidRPr="003C3813">
        <w:t>Domain 4: Risk of bias in measurement of the outcome</w:t>
      </w:r>
    </w:p>
    <w:tbl>
      <w:tblPr>
        <w:tblStyle w:val="TableGrid"/>
        <w:tblpPr w:leftFromText="180" w:rightFromText="180" w:vertAnchor="text" w:tblpX="108" w:tblpY="1"/>
        <w:tblOverlap w:val="never"/>
        <w:tblW w:w="14596" w:type="dxa"/>
        <w:shd w:val="clear" w:color="auto" w:fill="D9D9D9" w:themeFill="background1" w:themeFillShade="D9"/>
        <w:tblLayout w:type="fixed"/>
        <w:tblLook w:val="04A0" w:firstRow="1" w:lastRow="0" w:firstColumn="1" w:lastColumn="0" w:noHBand="0" w:noVBand="1"/>
      </w:tblPr>
      <w:tblGrid>
        <w:gridCol w:w="4248"/>
        <w:gridCol w:w="7512"/>
        <w:gridCol w:w="2836"/>
      </w:tblGrid>
      <w:tr w:rsidR="00B969B6" w:rsidRPr="004B666A" w14:paraId="35717CFE" w14:textId="77777777" w:rsidTr="00490ABD">
        <w:trPr>
          <w:cantSplit/>
          <w:trHeight w:val="20"/>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7F193C" w14:textId="77777777" w:rsidR="00B969B6" w:rsidRPr="004B666A" w:rsidRDefault="00B969B6" w:rsidP="00490ABD">
            <w:pPr>
              <w:rPr>
                <w:rFonts w:cstheme="minorHAnsi"/>
                <w:b/>
              </w:rPr>
            </w:pPr>
            <w:r w:rsidRPr="004B666A">
              <w:rPr>
                <w:rFonts w:cstheme="minorHAnsi"/>
                <w:b/>
              </w:rPr>
              <w:t>Signalling questions</w:t>
            </w:r>
          </w:p>
        </w:tc>
        <w:tc>
          <w:tcPr>
            <w:tcW w:w="75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F80F67" w14:textId="77777777" w:rsidR="00B969B6" w:rsidRPr="004B666A" w:rsidRDefault="00B969B6" w:rsidP="00490ABD">
            <w:pPr>
              <w:keepLines/>
              <w:rPr>
                <w:rFonts w:cstheme="minorHAnsi"/>
                <w:b/>
              </w:rPr>
            </w:pPr>
            <w:r>
              <w:rPr>
                <w:rFonts w:cstheme="minorHAnsi"/>
                <w:b/>
              </w:rPr>
              <w:t>Comments</w:t>
            </w:r>
          </w:p>
        </w:tc>
        <w:tc>
          <w:tcPr>
            <w:tcW w:w="28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73BEF5" w14:textId="77777777" w:rsidR="00B969B6" w:rsidRPr="004B666A" w:rsidRDefault="00B969B6" w:rsidP="00490ABD">
            <w:pPr>
              <w:jc w:val="center"/>
              <w:rPr>
                <w:rFonts w:cstheme="minorHAnsi"/>
                <w:b/>
              </w:rPr>
            </w:pPr>
            <w:r w:rsidRPr="004B666A">
              <w:rPr>
                <w:rFonts w:cstheme="minorHAnsi"/>
                <w:b/>
              </w:rPr>
              <w:t>Response options</w:t>
            </w:r>
          </w:p>
        </w:tc>
      </w:tr>
      <w:tr w:rsidR="00B969B6" w:rsidRPr="004B666A" w14:paraId="0DFF1EBE" w14:textId="77777777" w:rsidTr="00490ABD">
        <w:trPr>
          <w:cantSplit/>
          <w:trHeight w:val="860"/>
        </w:trPr>
        <w:tc>
          <w:tcPr>
            <w:tcW w:w="4248" w:type="dxa"/>
            <w:shd w:val="clear" w:color="auto" w:fill="D9D9D9" w:themeFill="background1" w:themeFillShade="D9"/>
          </w:tcPr>
          <w:p w14:paraId="5DD4FAC2" w14:textId="77777777" w:rsidR="00B969B6" w:rsidRPr="004B666A" w:rsidRDefault="00B969B6" w:rsidP="00490ABD">
            <w:pPr>
              <w:rPr>
                <w:rFonts w:cstheme="minorHAnsi"/>
                <w:b/>
              </w:rPr>
            </w:pPr>
            <w:r>
              <w:rPr>
                <w:b/>
              </w:rPr>
              <w:t>4.1 Was the method of measuring the outcome inappropriate?</w:t>
            </w:r>
          </w:p>
        </w:tc>
        <w:tc>
          <w:tcPr>
            <w:tcW w:w="7512" w:type="dxa"/>
            <w:shd w:val="clear" w:color="auto" w:fill="auto"/>
          </w:tcPr>
          <w:p w14:paraId="4EA4C030" w14:textId="77777777" w:rsidR="00B969B6" w:rsidRPr="003C3813" w:rsidRDefault="00B969B6" w:rsidP="00490ABD">
            <w:pPr>
              <w:rPr>
                <w:rFonts w:cstheme="minorHAnsi"/>
              </w:rPr>
            </w:pPr>
          </w:p>
        </w:tc>
        <w:tc>
          <w:tcPr>
            <w:tcW w:w="2836" w:type="dxa"/>
            <w:shd w:val="clear" w:color="auto" w:fill="auto"/>
          </w:tcPr>
          <w:p w14:paraId="216DD7DE" w14:textId="77777777" w:rsidR="00B969B6" w:rsidRPr="004B666A" w:rsidRDefault="00B969B6" w:rsidP="00490ABD">
            <w:pPr>
              <w:jc w:val="center"/>
              <w:rPr>
                <w:rFonts w:cstheme="minorHAnsi"/>
                <w:color w:val="FF0000"/>
              </w:rPr>
            </w:pPr>
            <w:r w:rsidRPr="004B666A">
              <w:rPr>
                <w:rFonts w:cstheme="minorHAnsi"/>
                <w:color w:val="FF0000"/>
              </w:rPr>
              <w:t xml:space="preserve">Y / PY </w:t>
            </w:r>
            <w:r w:rsidRPr="004B666A">
              <w:rPr>
                <w:rFonts w:cstheme="minorHAnsi"/>
              </w:rPr>
              <w:t xml:space="preserve">/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4B666A" w14:paraId="25A73205" w14:textId="77777777" w:rsidTr="00490ABD">
        <w:trPr>
          <w:cantSplit/>
          <w:trHeight w:val="20"/>
        </w:trPr>
        <w:tc>
          <w:tcPr>
            <w:tcW w:w="4248" w:type="dxa"/>
            <w:shd w:val="clear" w:color="auto" w:fill="D9D9D9" w:themeFill="background1" w:themeFillShade="D9"/>
          </w:tcPr>
          <w:p w14:paraId="0F4B1041" w14:textId="77777777" w:rsidR="00B969B6" w:rsidRPr="004B666A" w:rsidRDefault="00B969B6" w:rsidP="00490ABD">
            <w:pPr>
              <w:rPr>
                <w:rFonts w:cstheme="minorHAnsi"/>
                <w:b/>
              </w:rPr>
            </w:pPr>
            <w:r>
              <w:rPr>
                <w:b/>
              </w:rPr>
              <w:t>4.2 Could measurement or ascertainment of the outcome have differed between intervention groups?</w:t>
            </w:r>
          </w:p>
        </w:tc>
        <w:tc>
          <w:tcPr>
            <w:tcW w:w="7512" w:type="dxa"/>
            <w:shd w:val="clear" w:color="auto" w:fill="auto"/>
          </w:tcPr>
          <w:p w14:paraId="4DBB4E0D" w14:textId="77777777" w:rsidR="00B969B6" w:rsidRPr="004B666A" w:rsidRDefault="00B969B6" w:rsidP="00490ABD">
            <w:pPr>
              <w:rPr>
                <w:rFonts w:cstheme="minorHAnsi"/>
              </w:rPr>
            </w:pPr>
          </w:p>
        </w:tc>
        <w:tc>
          <w:tcPr>
            <w:tcW w:w="2836" w:type="dxa"/>
            <w:shd w:val="clear" w:color="auto" w:fill="auto"/>
          </w:tcPr>
          <w:p w14:paraId="25AE2AA8" w14:textId="77777777" w:rsidR="00B969B6" w:rsidRPr="004B666A" w:rsidRDefault="00B969B6" w:rsidP="00490ABD">
            <w:pPr>
              <w:jc w:val="center"/>
              <w:rPr>
                <w:rFonts w:cstheme="minorHAnsi"/>
                <w:color w:val="FF0000"/>
              </w:rPr>
            </w:pPr>
            <w:r w:rsidRPr="004B666A">
              <w:rPr>
                <w:rFonts w:cstheme="minorHAnsi"/>
                <w:color w:val="FF0000"/>
              </w:rPr>
              <w:t xml:space="preserve">Y / PY </w:t>
            </w:r>
            <w:r w:rsidRPr="004B666A">
              <w:rPr>
                <w:rFonts w:cstheme="minorHAnsi"/>
              </w:rPr>
              <w:t xml:space="preserve">/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AD6DA6" w14:paraId="39F7EE37" w14:textId="77777777" w:rsidTr="00490ABD">
        <w:trPr>
          <w:cantSplit/>
          <w:trHeight w:val="20"/>
        </w:trPr>
        <w:tc>
          <w:tcPr>
            <w:tcW w:w="4248" w:type="dxa"/>
            <w:shd w:val="clear" w:color="auto" w:fill="D9D9D9" w:themeFill="background1" w:themeFillShade="D9"/>
          </w:tcPr>
          <w:p w14:paraId="1A36AC21" w14:textId="77777777" w:rsidR="00B969B6" w:rsidRPr="004B666A" w:rsidRDefault="00B969B6" w:rsidP="00490ABD">
            <w:pPr>
              <w:rPr>
                <w:rFonts w:cstheme="minorHAnsi"/>
                <w:b/>
              </w:rPr>
            </w:pPr>
            <w:r>
              <w:rPr>
                <w:b/>
              </w:rPr>
              <w:t xml:space="preserve">4.3 </w:t>
            </w:r>
            <w:r>
              <w:rPr>
                <w:b/>
                <w:u w:val="single"/>
              </w:rPr>
              <w:t xml:space="preserve">If </w:t>
            </w:r>
            <w:r>
              <w:rPr>
                <w:b/>
                <w:color w:val="00B050"/>
                <w:u w:val="single"/>
              </w:rPr>
              <w:t>N/PN</w:t>
            </w:r>
            <w:r>
              <w:rPr>
                <w:b/>
                <w:u w:val="single"/>
              </w:rPr>
              <w:t>/NI to 4.1 and 4.2</w:t>
            </w:r>
            <w:r>
              <w:rPr>
                <w:b/>
              </w:rPr>
              <w:t>: Were outcome assessors aware of the intervention received by study participants?</w:t>
            </w:r>
          </w:p>
        </w:tc>
        <w:tc>
          <w:tcPr>
            <w:tcW w:w="7512" w:type="dxa"/>
            <w:shd w:val="clear" w:color="auto" w:fill="auto"/>
          </w:tcPr>
          <w:p w14:paraId="3E763E50" w14:textId="77777777" w:rsidR="00B969B6" w:rsidRPr="004B666A" w:rsidRDefault="00B969B6" w:rsidP="00490ABD">
            <w:pPr>
              <w:rPr>
                <w:rFonts w:cstheme="minorHAnsi"/>
              </w:rPr>
            </w:pPr>
          </w:p>
        </w:tc>
        <w:tc>
          <w:tcPr>
            <w:tcW w:w="2836" w:type="dxa"/>
            <w:shd w:val="clear" w:color="auto" w:fill="auto"/>
          </w:tcPr>
          <w:p w14:paraId="5941521C" w14:textId="77777777" w:rsidR="00B969B6" w:rsidRPr="003B36FC" w:rsidRDefault="00B969B6" w:rsidP="00490ABD">
            <w:pPr>
              <w:jc w:val="center"/>
              <w:rPr>
                <w:rFonts w:cstheme="minorHAnsi"/>
                <w:lang w:val="es-ES"/>
              </w:rPr>
            </w:pPr>
            <w:r w:rsidRPr="006B1069">
              <w:rPr>
                <w:rFonts w:cstheme="minorHAnsi"/>
                <w:lang w:val="es-ES"/>
              </w:rPr>
              <w:t>NA /</w:t>
            </w:r>
            <w:r>
              <w:rPr>
                <w:rFonts w:cstheme="minorHAnsi"/>
                <w:lang w:val="es-ES"/>
              </w:rPr>
              <w:t xml:space="preserve"> </w:t>
            </w:r>
            <w:r w:rsidRPr="003B36FC">
              <w:rPr>
                <w:rFonts w:cstheme="minorHAnsi"/>
                <w:color w:val="FF0000"/>
                <w:lang w:val="es-ES"/>
              </w:rPr>
              <w:t xml:space="preserve">Y / PY </w:t>
            </w:r>
            <w:r w:rsidRPr="003B36FC">
              <w:rPr>
                <w:rFonts w:cstheme="minorHAnsi"/>
                <w:lang w:val="es-ES"/>
              </w:rPr>
              <w:t xml:space="preserve">/ </w:t>
            </w:r>
            <w:r w:rsidRPr="003B36FC">
              <w:rPr>
                <w:rFonts w:cstheme="minorHAnsi"/>
                <w:color w:val="00B050"/>
                <w:u w:val="single"/>
                <w:lang w:val="es-ES"/>
              </w:rPr>
              <w:t>PN / N</w:t>
            </w:r>
            <w:r w:rsidRPr="003B36FC">
              <w:rPr>
                <w:rFonts w:cstheme="minorHAnsi"/>
                <w:color w:val="00B050"/>
                <w:lang w:val="es-ES"/>
              </w:rPr>
              <w:t xml:space="preserve"> </w:t>
            </w:r>
            <w:r w:rsidRPr="003B36FC">
              <w:rPr>
                <w:rFonts w:cstheme="minorHAnsi"/>
                <w:lang w:val="es-ES"/>
              </w:rPr>
              <w:t>/ NI</w:t>
            </w:r>
          </w:p>
        </w:tc>
      </w:tr>
      <w:tr w:rsidR="00B969B6" w:rsidRPr="00AD6DA6" w14:paraId="1194F856" w14:textId="77777777" w:rsidTr="00490ABD">
        <w:trPr>
          <w:cantSplit/>
          <w:trHeight w:val="20"/>
        </w:trPr>
        <w:tc>
          <w:tcPr>
            <w:tcW w:w="4248" w:type="dxa"/>
            <w:shd w:val="clear" w:color="auto" w:fill="D9D9D9" w:themeFill="background1" w:themeFillShade="D9"/>
          </w:tcPr>
          <w:p w14:paraId="777A78FD" w14:textId="77777777" w:rsidR="00B969B6" w:rsidRPr="004B666A" w:rsidRDefault="00B969B6" w:rsidP="00490ABD">
            <w:pPr>
              <w:rPr>
                <w:rFonts w:cstheme="minorHAnsi"/>
                <w:b/>
              </w:rPr>
            </w:pPr>
            <w:r>
              <w:rPr>
                <w:b/>
              </w:rPr>
              <w:t xml:space="preserve">4.4 </w:t>
            </w:r>
            <w:r>
              <w:rPr>
                <w:b/>
                <w:u w:val="single"/>
              </w:rPr>
              <w:t xml:space="preserve">If </w:t>
            </w:r>
            <w:r>
              <w:rPr>
                <w:b/>
                <w:color w:val="FF0000"/>
                <w:u w:val="single"/>
              </w:rPr>
              <w:t>Y/PY</w:t>
            </w:r>
            <w:r>
              <w:rPr>
                <w:b/>
                <w:u w:val="single"/>
              </w:rPr>
              <w:t>/NI to 4.3</w:t>
            </w:r>
            <w:r>
              <w:rPr>
                <w:b/>
              </w:rPr>
              <w:t>: Could assessment of the outcome have been influenced by knowledge of intervention received?</w:t>
            </w:r>
          </w:p>
        </w:tc>
        <w:tc>
          <w:tcPr>
            <w:tcW w:w="7512" w:type="dxa"/>
            <w:vMerge w:val="restart"/>
            <w:shd w:val="clear" w:color="auto" w:fill="auto"/>
          </w:tcPr>
          <w:p w14:paraId="308066EA" w14:textId="77777777" w:rsidR="00B969B6" w:rsidRPr="004B666A" w:rsidRDefault="00B969B6" w:rsidP="00490ABD">
            <w:pPr>
              <w:rPr>
                <w:rFonts w:cstheme="minorHAnsi"/>
              </w:rPr>
            </w:pPr>
          </w:p>
        </w:tc>
        <w:tc>
          <w:tcPr>
            <w:tcW w:w="2836" w:type="dxa"/>
            <w:shd w:val="clear" w:color="auto" w:fill="auto"/>
          </w:tcPr>
          <w:p w14:paraId="48F8F327" w14:textId="77777777" w:rsidR="00B969B6" w:rsidRPr="006B1069" w:rsidRDefault="00B969B6" w:rsidP="00490ABD">
            <w:pPr>
              <w:jc w:val="center"/>
              <w:rPr>
                <w:rFonts w:cstheme="minorHAnsi"/>
                <w:lang w:val="es-ES"/>
              </w:rPr>
            </w:pPr>
            <w:r w:rsidRPr="006B1069">
              <w:rPr>
                <w:rFonts w:cstheme="minorHAnsi"/>
                <w:lang w:val="es-ES"/>
              </w:rPr>
              <w:t xml:space="preserve">NA / </w:t>
            </w:r>
            <w:r w:rsidRPr="006B1069">
              <w:rPr>
                <w:rFonts w:cstheme="minorHAnsi"/>
                <w:color w:val="FF0000"/>
                <w:lang w:val="es-ES"/>
              </w:rPr>
              <w:t>Y / PY</w:t>
            </w:r>
            <w:r w:rsidRPr="006B1069">
              <w:rPr>
                <w:rFonts w:cstheme="minorHAnsi"/>
                <w:lang w:val="es-ES"/>
              </w:rPr>
              <w:t xml:space="preserve"> / </w:t>
            </w:r>
            <w:r w:rsidRPr="006B1069">
              <w:rPr>
                <w:rFonts w:cstheme="minorHAnsi"/>
                <w:color w:val="00B050"/>
                <w:u w:val="single"/>
                <w:lang w:val="es-ES"/>
              </w:rPr>
              <w:t>PN / N</w:t>
            </w:r>
            <w:r w:rsidRPr="006B1069">
              <w:rPr>
                <w:rFonts w:cstheme="minorHAnsi"/>
                <w:color w:val="00B050"/>
                <w:lang w:val="es-ES"/>
              </w:rPr>
              <w:t xml:space="preserve"> </w:t>
            </w:r>
            <w:r w:rsidRPr="006B1069">
              <w:rPr>
                <w:rFonts w:cstheme="minorHAnsi"/>
                <w:lang w:val="es-ES"/>
              </w:rPr>
              <w:t>/ NI</w:t>
            </w:r>
          </w:p>
        </w:tc>
      </w:tr>
      <w:tr w:rsidR="00B969B6" w:rsidRPr="00AD6DA6" w14:paraId="00BBD504" w14:textId="77777777" w:rsidTr="00490ABD">
        <w:trPr>
          <w:cantSplit/>
          <w:trHeight w:val="20"/>
        </w:trPr>
        <w:tc>
          <w:tcPr>
            <w:tcW w:w="4248" w:type="dxa"/>
            <w:shd w:val="clear" w:color="auto" w:fill="D9D9D9" w:themeFill="background1" w:themeFillShade="D9"/>
          </w:tcPr>
          <w:p w14:paraId="1B07B491" w14:textId="77777777" w:rsidR="00B969B6" w:rsidRPr="004B666A" w:rsidRDefault="00B969B6" w:rsidP="00490ABD">
            <w:pPr>
              <w:rPr>
                <w:rFonts w:cstheme="minorHAnsi"/>
                <w:b/>
              </w:rPr>
            </w:pPr>
            <w:r>
              <w:rPr>
                <w:b/>
              </w:rPr>
              <w:t xml:space="preserve">4.5 </w:t>
            </w:r>
            <w:r>
              <w:rPr>
                <w:b/>
                <w:u w:val="single"/>
              </w:rPr>
              <w:t xml:space="preserve">If </w:t>
            </w:r>
            <w:r>
              <w:rPr>
                <w:b/>
                <w:color w:val="FF0000"/>
                <w:u w:val="single"/>
              </w:rPr>
              <w:t>Y/PY</w:t>
            </w:r>
            <w:r>
              <w:rPr>
                <w:b/>
                <w:u w:val="single"/>
              </w:rPr>
              <w:t>/NI to 4.4</w:t>
            </w:r>
            <w:r>
              <w:rPr>
                <w:b/>
              </w:rPr>
              <w:t xml:space="preserve">: </w:t>
            </w:r>
            <w:bookmarkStart w:id="413" w:name="_Hlk521515519"/>
            <w:r>
              <w:rPr>
                <w:b/>
              </w:rPr>
              <w:t>Is it likely that assessment of the outcome was influenced by knowledge of intervention received?</w:t>
            </w:r>
            <w:bookmarkEnd w:id="413"/>
          </w:p>
        </w:tc>
        <w:tc>
          <w:tcPr>
            <w:tcW w:w="7512" w:type="dxa"/>
            <w:vMerge/>
            <w:shd w:val="clear" w:color="auto" w:fill="auto"/>
          </w:tcPr>
          <w:p w14:paraId="11A6D06E" w14:textId="77777777" w:rsidR="00B969B6" w:rsidRPr="004B666A" w:rsidRDefault="00B969B6" w:rsidP="00490ABD">
            <w:pPr>
              <w:rPr>
                <w:rFonts w:cstheme="minorHAnsi"/>
              </w:rPr>
            </w:pPr>
          </w:p>
        </w:tc>
        <w:tc>
          <w:tcPr>
            <w:tcW w:w="2836" w:type="dxa"/>
            <w:shd w:val="clear" w:color="auto" w:fill="auto"/>
          </w:tcPr>
          <w:p w14:paraId="4796D6D0" w14:textId="77777777" w:rsidR="00B969B6" w:rsidRPr="006B1069" w:rsidRDefault="00B969B6" w:rsidP="00490ABD">
            <w:pPr>
              <w:jc w:val="center"/>
              <w:rPr>
                <w:rFonts w:cstheme="minorHAnsi"/>
                <w:lang w:val="es-ES"/>
              </w:rPr>
            </w:pPr>
            <w:r w:rsidRPr="006B1069">
              <w:rPr>
                <w:rFonts w:cstheme="minorHAnsi"/>
                <w:lang w:val="es-ES"/>
              </w:rPr>
              <w:t xml:space="preserve">NA / </w:t>
            </w:r>
            <w:r w:rsidRPr="006B1069">
              <w:rPr>
                <w:rFonts w:cstheme="minorHAnsi"/>
                <w:color w:val="FF0000"/>
                <w:lang w:val="es-ES"/>
              </w:rPr>
              <w:t>Y / PY</w:t>
            </w:r>
            <w:r w:rsidRPr="006B1069">
              <w:rPr>
                <w:rFonts w:cstheme="minorHAnsi"/>
                <w:lang w:val="es-ES"/>
              </w:rPr>
              <w:t xml:space="preserve"> / </w:t>
            </w:r>
            <w:r w:rsidRPr="006B1069">
              <w:rPr>
                <w:rFonts w:cstheme="minorHAnsi"/>
                <w:color w:val="00B050"/>
                <w:u w:val="single"/>
                <w:lang w:val="es-ES"/>
              </w:rPr>
              <w:t>PN / N</w:t>
            </w:r>
            <w:r w:rsidRPr="006B1069">
              <w:rPr>
                <w:rFonts w:cstheme="minorHAnsi"/>
                <w:color w:val="00B050"/>
                <w:lang w:val="es-ES"/>
              </w:rPr>
              <w:t xml:space="preserve"> </w:t>
            </w:r>
            <w:r w:rsidRPr="006B1069">
              <w:rPr>
                <w:rFonts w:cstheme="minorHAnsi"/>
                <w:lang w:val="es-ES"/>
              </w:rPr>
              <w:t>/ NI</w:t>
            </w:r>
          </w:p>
        </w:tc>
      </w:tr>
      <w:tr w:rsidR="00B969B6" w:rsidRPr="004B666A" w14:paraId="24FAC6B7" w14:textId="77777777" w:rsidTr="00490ABD">
        <w:trPr>
          <w:cantSplit/>
          <w:trHeight w:val="943"/>
        </w:trPr>
        <w:tc>
          <w:tcPr>
            <w:tcW w:w="4248" w:type="dxa"/>
            <w:shd w:val="clear" w:color="auto" w:fill="D9D9D9" w:themeFill="background1" w:themeFillShade="D9"/>
          </w:tcPr>
          <w:p w14:paraId="40E799B3" w14:textId="77777777" w:rsidR="00B969B6" w:rsidRPr="004B666A" w:rsidRDefault="00B969B6" w:rsidP="00490ABD">
            <w:pPr>
              <w:rPr>
                <w:rFonts w:cstheme="minorHAnsi"/>
                <w:b/>
              </w:rPr>
            </w:pPr>
            <w:r w:rsidRPr="004B666A">
              <w:rPr>
                <w:rFonts w:cstheme="minorHAnsi"/>
                <w:b/>
              </w:rPr>
              <w:t>Risk-of-bias judgement</w:t>
            </w:r>
          </w:p>
        </w:tc>
        <w:tc>
          <w:tcPr>
            <w:tcW w:w="7512" w:type="dxa"/>
            <w:shd w:val="clear" w:color="auto" w:fill="auto"/>
          </w:tcPr>
          <w:p w14:paraId="1000380E" w14:textId="77777777" w:rsidR="00B969B6" w:rsidRPr="004B666A" w:rsidRDefault="00B969B6" w:rsidP="00490ABD">
            <w:pPr>
              <w:rPr>
                <w:rFonts w:cstheme="minorHAnsi"/>
              </w:rPr>
            </w:pPr>
          </w:p>
        </w:tc>
        <w:tc>
          <w:tcPr>
            <w:tcW w:w="2836" w:type="dxa"/>
            <w:shd w:val="clear" w:color="auto" w:fill="auto"/>
          </w:tcPr>
          <w:p w14:paraId="73732FB9" w14:textId="77777777" w:rsidR="00B969B6" w:rsidRPr="004B666A" w:rsidRDefault="00B969B6" w:rsidP="00490ABD">
            <w:pPr>
              <w:tabs>
                <w:tab w:val="left" w:pos="960"/>
              </w:tabs>
              <w:autoSpaceDE w:val="0"/>
              <w:autoSpaceDN w:val="0"/>
              <w:adjustRightInd w:val="0"/>
              <w:jc w:val="center"/>
              <w:rPr>
                <w:rFonts w:cstheme="minorHAnsi"/>
              </w:rPr>
            </w:pPr>
            <w:r w:rsidRPr="004B666A">
              <w:rPr>
                <w:rFonts w:cstheme="minorHAnsi"/>
              </w:rPr>
              <w:t>Low / High / Some concerns</w:t>
            </w:r>
          </w:p>
        </w:tc>
      </w:tr>
      <w:tr w:rsidR="00B969B6" w:rsidRPr="004B666A" w14:paraId="5E7FCF94" w14:textId="77777777" w:rsidTr="00490ABD">
        <w:trPr>
          <w:cantSplit/>
          <w:trHeight w:val="20"/>
        </w:trPr>
        <w:tc>
          <w:tcPr>
            <w:tcW w:w="4248" w:type="dxa"/>
            <w:shd w:val="clear" w:color="auto" w:fill="D9D9D9" w:themeFill="background1" w:themeFillShade="D9"/>
          </w:tcPr>
          <w:p w14:paraId="43A633B8" w14:textId="77777777" w:rsidR="00B969B6" w:rsidRPr="004B666A" w:rsidRDefault="00B969B6" w:rsidP="00490ABD">
            <w:pPr>
              <w:rPr>
                <w:rFonts w:cstheme="minorHAnsi"/>
              </w:rPr>
            </w:pPr>
            <w:r w:rsidRPr="004B666A">
              <w:rPr>
                <w:rFonts w:cstheme="minorHAnsi"/>
              </w:rPr>
              <w:t>Optional: What is the predicted direction of bias in measurement of the outcome?</w:t>
            </w:r>
          </w:p>
        </w:tc>
        <w:tc>
          <w:tcPr>
            <w:tcW w:w="7512" w:type="dxa"/>
            <w:shd w:val="clear" w:color="auto" w:fill="auto"/>
          </w:tcPr>
          <w:p w14:paraId="5A1B007F" w14:textId="77777777" w:rsidR="00B969B6" w:rsidRPr="004B666A" w:rsidRDefault="00B969B6" w:rsidP="00490ABD">
            <w:pPr>
              <w:rPr>
                <w:rFonts w:cstheme="minorHAnsi"/>
              </w:rPr>
            </w:pPr>
          </w:p>
        </w:tc>
        <w:tc>
          <w:tcPr>
            <w:tcW w:w="2836" w:type="dxa"/>
            <w:shd w:val="clear" w:color="auto" w:fill="auto"/>
          </w:tcPr>
          <w:p w14:paraId="58EEDC21" w14:textId="77777777" w:rsidR="00B969B6" w:rsidRPr="004B666A" w:rsidRDefault="00B969B6" w:rsidP="00490ABD">
            <w:pPr>
              <w:jc w:val="center"/>
              <w:rPr>
                <w:rFonts w:cstheme="minorHAnsi"/>
              </w:rPr>
            </w:pPr>
            <w:r>
              <w:rPr>
                <w:rFonts w:cstheme="minorHAnsi"/>
              </w:rPr>
              <w:t xml:space="preserve">NA / </w:t>
            </w:r>
            <w:r w:rsidRPr="004B666A">
              <w:rPr>
                <w:rFonts w:cstheme="minorHAnsi"/>
              </w:rPr>
              <w:t>Favours experimental / Favours comparator / Towards null /Away from null / Unpredictable</w:t>
            </w:r>
          </w:p>
        </w:tc>
      </w:tr>
    </w:tbl>
    <w:p w14:paraId="684B48B0" w14:textId="77777777" w:rsidR="00B969B6" w:rsidRDefault="00B969B6" w:rsidP="00B969B6">
      <w:pPr>
        <w:rPr>
          <w:rFonts w:eastAsiaTheme="minorEastAsia"/>
          <w:color w:val="5A5A5A" w:themeColor="text1" w:themeTint="A5"/>
          <w:spacing w:val="15"/>
        </w:rPr>
      </w:pPr>
    </w:p>
    <w:p w14:paraId="2B3085AB" w14:textId="77777777" w:rsidR="00B969B6" w:rsidRPr="004B666A" w:rsidRDefault="00B969B6" w:rsidP="00B969B6">
      <w:pPr>
        <w:pStyle w:val="Subtitle"/>
      </w:pPr>
      <w:r>
        <w:t xml:space="preserve">Domain 5: </w:t>
      </w:r>
      <w:r w:rsidRPr="004B666A">
        <w:t>Risk of bias in selection of the reported result</w:t>
      </w:r>
    </w:p>
    <w:tbl>
      <w:tblPr>
        <w:tblStyle w:val="TableGrid"/>
        <w:tblpPr w:leftFromText="180" w:rightFromText="180" w:vertAnchor="text" w:tblpX="108" w:tblpY="1"/>
        <w:tblOverlap w:val="never"/>
        <w:tblW w:w="14596" w:type="dxa"/>
        <w:shd w:val="clear" w:color="auto" w:fill="D9D9D9" w:themeFill="background1" w:themeFillShade="D9"/>
        <w:tblLayout w:type="fixed"/>
        <w:tblLook w:val="04A0" w:firstRow="1" w:lastRow="0" w:firstColumn="1" w:lastColumn="0" w:noHBand="0" w:noVBand="1"/>
      </w:tblPr>
      <w:tblGrid>
        <w:gridCol w:w="4248"/>
        <w:gridCol w:w="7512"/>
        <w:gridCol w:w="2836"/>
      </w:tblGrid>
      <w:tr w:rsidR="00B969B6" w:rsidRPr="004B666A" w14:paraId="057E2CEA" w14:textId="77777777" w:rsidTr="00490ABD">
        <w:trPr>
          <w:cantSplit/>
          <w:trHeight w:val="20"/>
        </w:trPr>
        <w:tc>
          <w:tcPr>
            <w:tcW w:w="4248" w:type="dxa"/>
            <w:tcBorders>
              <w:top w:val="single" w:sz="4" w:space="0" w:color="auto"/>
              <w:bottom w:val="nil"/>
              <w:right w:val="single" w:sz="4" w:space="0" w:color="auto"/>
            </w:tcBorders>
            <w:shd w:val="clear" w:color="auto" w:fill="D9D9D9" w:themeFill="background1" w:themeFillShade="D9"/>
          </w:tcPr>
          <w:p w14:paraId="7F84C304" w14:textId="77777777" w:rsidR="00B969B6" w:rsidRPr="004B666A" w:rsidRDefault="00B969B6" w:rsidP="00490ABD">
            <w:pPr>
              <w:rPr>
                <w:rFonts w:cstheme="minorHAnsi"/>
              </w:rPr>
            </w:pPr>
            <w:r w:rsidRPr="004B666A">
              <w:rPr>
                <w:rFonts w:cstheme="minorHAnsi"/>
                <w:b/>
              </w:rPr>
              <w:lastRenderedPageBreak/>
              <w:t>Signalling questions</w:t>
            </w:r>
          </w:p>
        </w:tc>
        <w:tc>
          <w:tcPr>
            <w:tcW w:w="7512" w:type="dxa"/>
            <w:tcBorders>
              <w:top w:val="single" w:sz="4" w:space="0" w:color="auto"/>
              <w:bottom w:val="nil"/>
            </w:tcBorders>
            <w:shd w:val="clear" w:color="auto" w:fill="D9D9D9" w:themeFill="background1" w:themeFillShade="D9"/>
          </w:tcPr>
          <w:p w14:paraId="233A5EC0" w14:textId="77777777" w:rsidR="00B969B6" w:rsidRPr="004B666A" w:rsidRDefault="00B969B6" w:rsidP="00490ABD">
            <w:pPr>
              <w:rPr>
                <w:rFonts w:cstheme="minorHAnsi"/>
              </w:rPr>
            </w:pPr>
            <w:r>
              <w:rPr>
                <w:rFonts w:cstheme="minorHAnsi"/>
                <w:b/>
              </w:rPr>
              <w:t>Comments</w:t>
            </w:r>
          </w:p>
        </w:tc>
        <w:tc>
          <w:tcPr>
            <w:tcW w:w="2836" w:type="dxa"/>
            <w:tcBorders>
              <w:top w:val="single" w:sz="4" w:space="0" w:color="auto"/>
              <w:bottom w:val="nil"/>
              <w:right w:val="single" w:sz="4" w:space="0" w:color="auto"/>
            </w:tcBorders>
            <w:shd w:val="clear" w:color="auto" w:fill="D9D9D9" w:themeFill="background1" w:themeFillShade="D9"/>
          </w:tcPr>
          <w:p w14:paraId="1151AD9D" w14:textId="77777777" w:rsidR="00B969B6" w:rsidRPr="004B666A" w:rsidRDefault="00B969B6" w:rsidP="00490ABD">
            <w:pPr>
              <w:jc w:val="center"/>
              <w:rPr>
                <w:rFonts w:cstheme="minorHAnsi"/>
              </w:rPr>
            </w:pPr>
            <w:r w:rsidRPr="004B666A">
              <w:rPr>
                <w:rFonts w:cstheme="minorHAnsi"/>
                <w:b/>
              </w:rPr>
              <w:t>Response options</w:t>
            </w:r>
          </w:p>
        </w:tc>
      </w:tr>
      <w:tr w:rsidR="00B969B6" w:rsidRPr="004B666A" w14:paraId="16F923BD" w14:textId="77777777" w:rsidTr="00490ABD">
        <w:trPr>
          <w:cantSplit/>
          <w:trHeight w:val="20"/>
        </w:trPr>
        <w:tc>
          <w:tcPr>
            <w:tcW w:w="4248" w:type="dxa"/>
            <w:tcBorders>
              <w:top w:val="nil"/>
              <w:bottom w:val="single" w:sz="4" w:space="0" w:color="auto"/>
              <w:right w:val="single" w:sz="4" w:space="0" w:color="auto"/>
            </w:tcBorders>
            <w:shd w:val="clear" w:color="auto" w:fill="D9D9D9" w:themeFill="background1" w:themeFillShade="D9"/>
          </w:tcPr>
          <w:p w14:paraId="548DCE6B" w14:textId="77777777" w:rsidR="00B969B6" w:rsidRPr="004B666A" w:rsidRDefault="00B969B6" w:rsidP="00490ABD">
            <w:pPr>
              <w:rPr>
                <w:rFonts w:cstheme="minorHAnsi"/>
                <w:b/>
              </w:rPr>
            </w:pPr>
            <w:r w:rsidRPr="00165C67">
              <w:rPr>
                <w:rFonts w:cstheme="minorHAnsi"/>
                <w:b/>
                <w:lang w:val="en-US"/>
              </w:rPr>
              <w:t xml:space="preserve">5.1 Were the data that produced this result </w:t>
            </w:r>
            <w:proofErr w:type="spellStart"/>
            <w:r w:rsidRPr="00165C67">
              <w:rPr>
                <w:rFonts w:cstheme="minorHAnsi"/>
                <w:b/>
                <w:lang w:val="en-US"/>
              </w:rPr>
              <w:t>analysed</w:t>
            </w:r>
            <w:proofErr w:type="spellEnd"/>
            <w:r w:rsidRPr="00165C67">
              <w:rPr>
                <w:rFonts w:cstheme="minorHAnsi"/>
                <w:b/>
                <w:lang w:val="en-US"/>
              </w:rPr>
              <w:t xml:space="preserve"> in accordance with a pre-specified analysis plan that was finalized before unblinded outcome data were available for analysis?</w:t>
            </w:r>
          </w:p>
        </w:tc>
        <w:tc>
          <w:tcPr>
            <w:tcW w:w="7512" w:type="dxa"/>
            <w:tcBorders>
              <w:top w:val="nil"/>
              <w:bottom w:val="single" w:sz="4" w:space="0" w:color="auto"/>
            </w:tcBorders>
            <w:shd w:val="clear" w:color="auto" w:fill="auto"/>
          </w:tcPr>
          <w:p w14:paraId="5F34CEAA" w14:textId="77777777" w:rsidR="00B969B6" w:rsidRPr="004B666A" w:rsidRDefault="00B969B6" w:rsidP="00490ABD">
            <w:pPr>
              <w:rPr>
                <w:rFonts w:cstheme="minorHAnsi"/>
              </w:rPr>
            </w:pPr>
          </w:p>
        </w:tc>
        <w:tc>
          <w:tcPr>
            <w:tcW w:w="2836" w:type="dxa"/>
            <w:tcBorders>
              <w:top w:val="nil"/>
              <w:bottom w:val="single" w:sz="4" w:space="0" w:color="auto"/>
              <w:right w:val="single" w:sz="4" w:space="0" w:color="auto"/>
            </w:tcBorders>
            <w:shd w:val="clear" w:color="auto" w:fill="auto"/>
          </w:tcPr>
          <w:p w14:paraId="07E929E6" w14:textId="77777777" w:rsidR="00B969B6" w:rsidRPr="004B666A" w:rsidRDefault="00B969B6" w:rsidP="00490ABD">
            <w:pPr>
              <w:jc w:val="center"/>
              <w:rPr>
                <w:rFonts w:cstheme="minorHAnsi"/>
                <w:color w:val="FF0000"/>
              </w:rPr>
            </w:pPr>
            <w:r w:rsidRPr="00076212">
              <w:rPr>
                <w:rFonts w:cstheme="minorHAnsi"/>
                <w:color w:val="00B050"/>
                <w:u w:val="single"/>
              </w:rPr>
              <w:t>Y / PY</w:t>
            </w:r>
            <w:r w:rsidRPr="004B666A">
              <w:rPr>
                <w:rFonts w:cstheme="minorHAnsi"/>
                <w:color w:val="00B050"/>
              </w:rPr>
              <w:t xml:space="preserve"> </w:t>
            </w:r>
            <w:r w:rsidRPr="004B666A">
              <w:rPr>
                <w:rFonts w:cstheme="minorHAnsi"/>
              </w:rPr>
              <w:t xml:space="preserve">/ </w:t>
            </w:r>
            <w:r w:rsidRPr="004B666A">
              <w:rPr>
                <w:rFonts w:cstheme="minorHAnsi"/>
                <w:color w:val="FF0000"/>
              </w:rPr>
              <w:t>PN / N</w:t>
            </w:r>
            <w:r>
              <w:rPr>
                <w:rFonts w:cstheme="minorHAnsi"/>
                <w:color w:val="FF0000"/>
              </w:rPr>
              <w:t xml:space="preserve"> </w:t>
            </w:r>
            <w:r w:rsidRPr="004B666A">
              <w:rPr>
                <w:rFonts w:cstheme="minorHAnsi"/>
              </w:rPr>
              <w:t>/ NI</w:t>
            </w:r>
          </w:p>
        </w:tc>
      </w:tr>
      <w:tr w:rsidR="00B969B6" w:rsidRPr="004B666A" w14:paraId="2B5ADF47" w14:textId="77777777" w:rsidTr="00490ABD">
        <w:trPr>
          <w:cantSplit/>
          <w:trHeight w:val="20"/>
        </w:trPr>
        <w:tc>
          <w:tcPr>
            <w:tcW w:w="4248" w:type="dxa"/>
            <w:tcBorders>
              <w:top w:val="single" w:sz="4" w:space="0" w:color="auto"/>
              <w:bottom w:val="single" w:sz="2" w:space="0" w:color="D9D9D9" w:themeColor="background1" w:themeShade="D9"/>
              <w:right w:val="single" w:sz="4" w:space="0" w:color="auto"/>
            </w:tcBorders>
            <w:shd w:val="clear" w:color="auto" w:fill="D9D9D9" w:themeFill="background1" w:themeFillShade="D9"/>
          </w:tcPr>
          <w:p w14:paraId="6EDCD290" w14:textId="77777777" w:rsidR="00B969B6" w:rsidRPr="004B666A" w:rsidRDefault="00B969B6" w:rsidP="00490ABD">
            <w:pPr>
              <w:rPr>
                <w:rFonts w:cstheme="minorHAnsi"/>
                <w:b/>
              </w:rPr>
            </w:pPr>
            <w:r w:rsidRPr="00165C67">
              <w:rPr>
                <w:rFonts w:cstheme="minorHAnsi"/>
                <w:b/>
                <w:lang w:val="en-US"/>
              </w:rPr>
              <w:t>Is the numerical result being assessed likely to have been selected, on the basis of the results, from...</w:t>
            </w:r>
          </w:p>
        </w:tc>
        <w:tc>
          <w:tcPr>
            <w:tcW w:w="7512" w:type="dxa"/>
            <w:tcBorders>
              <w:top w:val="single" w:sz="4" w:space="0" w:color="auto"/>
              <w:bottom w:val="single" w:sz="4" w:space="0" w:color="auto"/>
            </w:tcBorders>
            <w:shd w:val="clear" w:color="auto" w:fill="D9D9D9" w:themeFill="background1" w:themeFillShade="D9"/>
          </w:tcPr>
          <w:p w14:paraId="2886D467"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D9D9D9" w:themeFill="background1" w:themeFillShade="D9"/>
          </w:tcPr>
          <w:p w14:paraId="578F3115" w14:textId="77777777" w:rsidR="00B969B6" w:rsidRPr="004B666A" w:rsidRDefault="00B969B6" w:rsidP="00490ABD">
            <w:pPr>
              <w:jc w:val="center"/>
              <w:rPr>
                <w:rFonts w:cstheme="minorHAnsi"/>
                <w:color w:val="FF0000"/>
              </w:rPr>
            </w:pPr>
          </w:p>
        </w:tc>
      </w:tr>
      <w:tr w:rsidR="00B969B6" w:rsidRPr="004B666A" w14:paraId="186CAE5D" w14:textId="77777777" w:rsidTr="00490ABD">
        <w:trPr>
          <w:cantSplit/>
          <w:trHeight w:val="1145"/>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583468CE" w14:textId="77777777" w:rsidR="00B969B6" w:rsidRPr="004B666A" w:rsidRDefault="00B969B6" w:rsidP="00490ABD">
            <w:pPr>
              <w:ind w:left="317"/>
              <w:rPr>
                <w:rFonts w:cstheme="minorHAnsi"/>
                <w:b/>
              </w:rPr>
            </w:pPr>
            <w:r w:rsidRPr="00165C67">
              <w:rPr>
                <w:rFonts w:cstheme="minorHAnsi"/>
                <w:b/>
                <w:lang w:val="en-US"/>
              </w:rPr>
              <w:t>5.2. ... multiple eligible outcome measurements (e.g. scales, definitions, time points) within the outcome domain?</w:t>
            </w:r>
          </w:p>
        </w:tc>
        <w:tc>
          <w:tcPr>
            <w:tcW w:w="7512" w:type="dxa"/>
            <w:tcBorders>
              <w:top w:val="single" w:sz="4" w:space="0" w:color="auto"/>
              <w:bottom w:val="single" w:sz="4" w:space="0" w:color="auto"/>
            </w:tcBorders>
            <w:shd w:val="clear" w:color="auto" w:fill="auto"/>
          </w:tcPr>
          <w:p w14:paraId="6DA581A6"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016B9CD8" w14:textId="77777777" w:rsidR="00B969B6" w:rsidRPr="004B666A" w:rsidRDefault="00B969B6" w:rsidP="00490ABD">
            <w:pPr>
              <w:jc w:val="center"/>
              <w:rPr>
                <w:rFonts w:cstheme="minorHAnsi"/>
              </w:rPr>
            </w:pPr>
            <w:r w:rsidRPr="004B666A">
              <w:rPr>
                <w:rFonts w:cstheme="minorHAnsi"/>
                <w:color w:val="FF0000"/>
              </w:rPr>
              <w:t>Y / PY</w:t>
            </w:r>
            <w:r w:rsidRPr="004B666A">
              <w:rPr>
                <w:rFonts w:cstheme="minorHAnsi"/>
              </w:rPr>
              <w:t xml:space="preserve"> /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4B666A" w14:paraId="755140BB" w14:textId="77777777" w:rsidTr="00490ABD">
        <w:trPr>
          <w:cantSplit/>
          <w:trHeight w:val="1261"/>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1C69D97D" w14:textId="77777777" w:rsidR="00B969B6" w:rsidRPr="004B666A" w:rsidRDefault="00B969B6" w:rsidP="00490ABD">
            <w:pPr>
              <w:ind w:left="317"/>
              <w:rPr>
                <w:rFonts w:cstheme="minorHAnsi"/>
                <w:b/>
              </w:rPr>
            </w:pPr>
            <w:r w:rsidRPr="00165C67">
              <w:rPr>
                <w:rFonts w:cstheme="minorHAnsi"/>
                <w:b/>
                <w:lang w:val="en-US"/>
              </w:rPr>
              <w:t>5.3 ... multiple eligible analyses of the data?</w:t>
            </w:r>
          </w:p>
        </w:tc>
        <w:tc>
          <w:tcPr>
            <w:tcW w:w="7512" w:type="dxa"/>
            <w:tcBorders>
              <w:top w:val="single" w:sz="4" w:space="0" w:color="auto"/>
              <w:bottom w:val="single" w:sz="4" w:space="0" w:color="auto"/>
            </w:tcBorders>
            <w:shd w:val="clear" w:color="auto" w:fill="auto"/>
          </w:tcPr>
          <w:p w14:paraId="23C95C21"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7EE0134C" w14:textId="77777777" w:rsidR="00B969B6" w:rsidRPr="004B666A" w:rsidRDefault="00B969B6" w:rsidP="00490ABD">
            <w:pPr>
              <w:jc w:val="center"/>
              <w:rPr>
                <w:rFonts w:cstheme="minorHAnsi"/>
              </w:rPr>
            </w:pPr>
            <w:r w:rsidRPr="004B666A">
              <w:rPr>
                <w:rFonts w:cstheme="minorHAnsi"/>
                <w:color w:val="FF0000"/>
              </w:rPr>
              <w:t>Y / PY</w:t>
            </w:r>
            <w:r w:rsidRPr="004B666A">
              <w:rPr>
                <w:rFonts w:cstheme="minorHAnsi"/>
              </w:rPr>
              <w:t xml:space="preserve"> /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4B666A" w14:paraId="1683CD94" w14:textId="77777777" w:rsidTr="00490ABD">
        <w:trPr>
          <w:cantSplit/>
          <w:trHeight w:val="1137"/>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492D40BE" w14:textId="77777777" w:rsidR="00B969B6" w:rsidRPr="004B666A" w:rsidRDefault="00B969B6" w:rsidP="00490ABD">
            <w:pPr>
              <w:tabs>
                <w:tab w:val="left" w:pos="960"/>
              </w:tabs>
              <w:autoSpaceDE w:val="0"/>
              <w:autoSpaceDN w:val="0"/>
              <w:adjustRightInd w:val="0"/>
              <w:rPr>
                <w:rFonts w:cstheme="minorHAnsi"/>
                <w:b/>
              </w:rPr>
            </w:pPr>
            <w:r w:rsidRPr="004B666A">
              <w:rPr>
                <w:rFonts w:cstheme="minorHAnsi"/>
                <w:b/>
              </w:rPr>
              <w:t>Risk-of-bias judgement</w:t>
            </w:r>
          </w:p>
        </w:tc>
        <w:tc>
          <w:tcPr>
            <w:tcW w:w="7512" w:type="dxa"/>
            <w:tcBorders>
              <w:top w:val="single" w:sz="4" w:space="0" w:color="auto"/>
              <w:bottom w:val="single" w:sz="4" w:space="0" w:color="auto"/>
            </w:tcBorders>
            <w:shd w:val="clear" w:color="auto" w:fill="auto"/>
          </w:tcPr>
          <w:p w14:paraId="681987C5" w14:textId="77777777" w:rsidR="00B969B6" w:rsidRPr="004B666A" w:rsidRDefault="00B969B6" w:rsidP="00490ABD">
            <w:pPr>
              <w:tabs>
                <w:tab w:val="left" w:pos="960"/>
              </w:tabs>
              <w:autoSpaceDE w:val="0"/>
              <w:autoSpaceDN w:val="0"/>
              <w:adjustRightInd w:val="0"/>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367A8D19" w14:textId="77777777" w:rsidR="00B969B6" w:rsidRPr="004B666A" w:rsidRDefault="00B969B6" w:rsidP="00490ABD">
            <w:pPr>
              <w:tabs>
                <w:tab w:val="left" w:pos="960"/>
              </w:tabs>
              <w:autoSpaceDE w:val="0"/>
              <w:autoSpaceDN w:val="0"/>
              <w:adjustRightInd w:val="0"/>
              <w:jc w:val="center"/>
              <w:rPr>
                <w:rFonts w:cstheme="minorHAnsi"/>
              </w:rPr>
            </w:pPr>
            <w:r w:rsidRPr="004B666A">
              <w:rPr>
                <w:rFonts w:cstheme="minorHAnsi"/>
              </w:rPr>
              <w:t>Low / High / Some concerns</w:t>
            </w:r>
          </w:p>
        </w:tc>
      </w:tr>
      <w:tr w:rsidR="00B969B6" w:rsidRPr="004B666A" w14:paraId="5E77D8F7"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597263E8" w14:textId="77777777" w:rsidR="00B969B6" w:rsidRPr="004B666A" w:rsidRDefault="00B969B6" w:rsidP="00490ABD">
            <w:pPr>
              <w:rPr>
                <w:rFonts w:cstheme="minorHAnsi"/>
              </w:rPr>
            </w:pPr>
            <w:r w:rsidRPr="004B666A">
              <w:rPr>
                <w:rFonts w:cstheme="minorHAnsi"/>
              </w:rPr>
              <w:t>Optional: What is the predicted direction of bias due to selection of the reported result?</w:t>
            </w:r>
          </w:p>
        </w:tc>
        <w:tc>
          <w:tcPr>
            <w:tcW w:w="7512" w:type="dxa"/>
            <w:tcBorders>
              <w:top w:val="single" w:sz="4" w:space="0" w:color="auto"/>
              <w:bottom w:val="single" w:sz="4" w:space="0" w:color="auto"/>
            </w:tcBorders>
            <w:shd w:val="clear" w:color="auto" w:fill="auto"/>
          </w:tcPr>
          <w:p w14:paraId="146F9D84"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18FA8974" w14:textId="77777777" w:rsidR="00B969B6" w:rsidRPr="004B666A" w:rsidRDefault="00B969B6" w:rsidP="00490ABD">
            <w:pPr>
              <w:jc w:val="center"/>
              <w:rPr>
                <w:rFonts w:cstheme="minorHAnsi"/>
              </w:rPr>
            </w:pPr>
            <w:r>
              <w:rPr>
                <w:rFonts w:cstheme="minorHAnsi"/>
              </w:rPr>
              <w:t xml:space="preserve">NA / </w:t>
            </w:r>
            <w:r w:rsidRPr="004B666A">
              <w:rPr>
                <w:rFonts w:cstheme="minorHAnsi"/>
              </w:rPr>
              <w:t>Favours experimental / Favours comparator / Towards null /Away from null / Unpredictable</w:t>
            </w:r>
          </w:p>
        </w:tc>
      </w:tr>
    </w:tbl>
    <w:p w14:paraId="36CB73EB" w14:textId="77777777" w:rsidR="00B969B6" w:rsidRDefault="00B969B6" w:rsidP="00B969B6">
      <w:pPr>
        <w:rPr>
          <w:rFonts w:eastAsiaTheme="minorEastAsia"/>
          <w:color w:val="5A5A5A" w:themeColor="text1" w:themeTint="A5"/>
          <w:spacing w:val="15"/>
        </w:rPr>
      </w:pPr>
    </w:p>
    <w:p w14:paraId="362ABF56" w14:textId="77777777" w:rsidR="00B969B6" w:rsidRPr="004B666A" w:rsidRDefault="00B969B6" w:rsidP="00B969B6">
      <w:pPr>
        <w:pStyle w:val="Subtitle"/>
      </w:pPr>
      <w:r>
        <w:t>Overall r</w:t>
      </w:r>
      <w:r w:rsidRPr="004B666A">
        <w:t xml:space="preserve">isk of bias </w:t>
      </w:r>
    </w:p>
    <w:tbl>
      <w:tblPr>
        <w:tblStyle w:val="TableGrid"/>
        <w:tblpPr w:leftFromText="180" w:rightFromText="180" w:vertAnchor="text" w:tblpX="108" w:tblpY="1"/>
        <w:tblOverlap w:val="never"/>
        <w:tblW w:w="14312" w:type="dxa"/>
        <w:shd w:val="clear" w:color="auto" w:fill="D9D9D9" w:themeFill="background1" w:themeFillShade="D9"/>
        <w:tblLayout w:type="fixed"/>
        <w:tblLook w:val="04A0" w:firstRow="1" w:lastRow="0" w:firstColumn="1" w:lastColumn="0" w:noHBand="0" w:noVBand="1"/>
      </w:tblPr>
      <w:tblGrid>
        <w:gridCol w:w="4248"/>
        <w:gridCol w:w="7512"/>
        <w:gridCol w:w="2552"/>
      </w:tblGrid>
      <w:tr w:rsidR="00B969B6" w:rsidRPr="004B666A" w14:paraId="2F753E47" w14:textId="77777777" w:rsidTr="00490ABD">
        <w:trPr>
          <w:cantSplit/>
          <w:trHeight w:val="1407"/>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20FB0C3A" w14:textId="77777777" w:rsidR="00B969B6" w:rsidRPr="004B666A" w:rsidRDefault="00B969B6" w:rsidP="00490ABD">
            <w:pPr>
              <w:tabs>
                <w:tab w:val="left" w:pos="960"/>
              </w:tabs>
              <w:autoSpaceDE w:val="0"/>
              <w:autoSpaceDN w:val="0"/>
              <w:adjustRightInd w:val="0"/>
              <w:rPr>
                <w:rFonts w:cstheme="minorHAnsi"/>
                <w:b/>
              </w:rPr>
            </w:pPr>
            <w:r w:rsidRPr="004B666A">
              <w:rPr>
                <w:rFonts w:cstheme="minorHAnsi"/>
                <w:b/>
              </w:rPr>
              <w:lastRenderedPageBreak/>
              <w:t>Risk-of-bias judgement</w:t>
            </w:r>
          </w:p>
        </w:tc>
        <w:tc>
          <w:tcPr>
            <w:tcW w:w="7512" w:type="dxa"/>
            <w:tcBorders>
              <w:top w:val="single" w:sz="4" w:space="0" w:color="auto"/>
              <w:bottom w:val="single" w:sz="4" w:space="0" w:color="auto"/>
            </w:tcBorders>
            <w:shd w:val="clear" w:color="auto" w:fill="auto"/>
          </w:tcPr>
          <w:p w14:paraId="5A10D992" w14:textId="77777777" w:rsidR="00B969B6" w:rsidRPr="004B666A" w:rsidRDefault="00B969B6" w:rsidP="00490ABD">
            <w:pPr>
              <w:tabs>
                <w:tab w:val="left" w:pos="960"/>
              </w:tabs>
              <w:autoSpaceDE w:val="0"/>
              <w:autoSpaceDN w:val="0"/>
              <w:adjustRightInd w:val="0"/>
              <w:rPr>
                <w:rFonts w:cstheme="minorHAnsi"/>
              </w:rPr>
            </w:pPr>
          </w:p>
        </w:tc>
        <w:tc>
          <w:tcPr>
            <w:tcW w:w="2552" w:type="dxa"/>
            <w:tcBorders>
              <w:top w:val="single" w:sz="4" w:space="0" w:color="auto"/>
              <w:bottom w:val="single" w:sz="4" w:space="0" w:color="auto"/>
              <w:right w:val="single" w:sz="4" w:space="0" w:color="auto"/>
            </w:tcBorders>
            <w:shd w:val="clear" w:color="auto" w:fill="auto"/>
          </w:tcPr>
          <w:p w14:paraId="5377A156" w14:textId="77777777" w:rsidR="00B969B6" w:rsidRPr="004B666A" w:rsidRDefault="00B969B6" w:rsidP="00490ABD">
            <w:pPr>
              <w:tabs>
                <w:tab w:val="left" w:pos="960"/>
              </w:tabs>
              <w:autoSpaceDE w:val="0"/>
              <w:autoSpaceDN w:val="0"/>
              <w:adjustRightInd w:val="0"/>
              <w:jc w:val="center"/>
              <w:rPr>
                <w:rFonts w:cstheme="minorHAnsi"/>
              </w:rPr>
            </w:pPr>
            <w:r w:rsidRPr="004B666A">
              <w:rPr>
                <w:rFonts w:cstheme="minorHAnsi"/>
              </w:rPr>
              <w:t>Low / High / Some concerns</w:t>
            </w:r>
          </w:p>
        </w:tc>
      </w:tr>
      <w:tr w:rsidR="00B969B6" w:rsidRPr="004B666A" w14:paraId="41B64982"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3FE3020F" w14:textId="77777777" w:rsidR="00B969B6" w:rsidRPr="004B666A" w:rsidRDefault="00B969B6" w:rsidP="00490ABD">
            <w:pPr>
              <w:rPr>
                <w:rFonts w:cstheme="minorHAnsi"/>
              </w:rPr>
            </w:pPr>
            <w:r w:rsidRPr="004B666A">
              <w:rPr>
                <w:rFonts w:cstheme="minorHAnsi"/>
              </w:rPr>
              <w:t xml:space="preserve">Optional: What is the </w:t>
            </w:r>
            <w:r w:rsidRPr="008509C5">
              <w:rPr>
                <w:rFonts w:cstheme="minorHAnsi"/>
              </w:rPr>
              <w:t>overall predicted direction of bias for this outcome</w:t>
            </w:r>
            <w:r w:rsidRPr="004B666A">
              <w:rPr>
                <w:rFonts w:cstheme="minorHAnsi"/>
              </w:rPr>
              <w:t>?</w:t>
            </w:r>
          </w:p>
        </w:tc>
        <w:tc>
          <w:tcPr>
            <w:tcW w:w="7512" w:type="dxa"/>
            <w:tcBorders>
              <w:top w:val="single" w:sz="4" w:space="0" w:color="auto"/>
              <w:bottom w:val="single" w:sz="4" w:space="0" w:color="auto"/>
            </w:tcBorders>
            <w:shd w:val="clear" w:color="auto" w:fill="auto"/>
          </w:tcPr>
          <w:p w14:paraId="02D2D23E" w14:textId="77777777" w:rsidR="00B969B6" w:rsidRPr="004B666A" w:rsidRDefault="00B969B6" w:rsidP="00490ABD">
            <w:pPr>
              <w:rPr>
                <w:rFonts w:cstheme="minorHAnsi"/>
              </w:rPr>
            </w:pPr>
          </w:p>
        </w:tc>
        <w:tc>
          <w:tcPr>
            <w:tcW w:w="2552" w:type="dxa"/>
            <w:tcBorders>
              <w:top w:val="single" w:sz="4" w:space="0" w:color="auto"/>
              <w:bottom w:val="single" w:sz="4" w:space="0" w:color="auto"/>
              <w:right w:val="single" w:sz="4" w:space="0" w:color="auto"/>
            </w:tcBorders>
            <w:shd w:val="clear" w:color="auto" w:fill="auto"/>
          </w:tcPr>
          <w:p w14:paraId="6CD8515D" w14:textId="77777777" w:rsidR="00B969B6" w:rsidRPr="004B666A" w:rsidRDefault="00B969B6" w:rsidP="00490ABD">
            <w:pPr>
              <w:jc w:val="center"/>
              <w:rPr>
                <w:rFonts w:cstheme="minorHAnsi"/>
              </w:rPr>
            </w:pPr>
            <w:r>
              <w:rPr>
                <w:rFonts w:cstheme="minorHAnsi"/>
              </w:rPr>
              <w:t xml:space="preserve">NA / </w:t>
            </w:r>
            <w:r w:rsidRPr="004B666A">
              <w:rPr>
                <w:rFonts w:cstheme="minorHAnsi"/>
              </w:rPr>
              <w:t>Favours experimental / Favours comparator / Towards null /Away from null / Unpredictable</w:t>
            </w:r>
          </w:p>
        </w:tc>
      </w:tr>
    </w:tbl>
    <w:p w14:paraId="092EE037" w14:textId="77777777" w:rsidR="00B969B6" w:rsidRDefault="00B969B6" w:rsidP="00490ABD">
      <w:pPr>
        <w:rPr>
          <w:rFonts w:cstheme="minorHAnsi"/>
        </w:rPr>
      </w:pPr>
    </w:p>
    <w:p w14:paraId="665C453E" w14:textId="77777777" w:rsidR="00B969B6" w:rsidRDefault="00B969B6" w:rsidP="00490ABD">
      <w:pPr>
        <w:rPr>
          <w:rFonts w:cstheme="minorHAnsi"/>
        </w:rPr>
      </w:pPr>
    </w:p>
    <w:sdt>
      <w:sdtPr>
        <w:alias w:val="Creative Commons License"/>
        <w:tag w:val="Creative Commons License"/>
        <w:id w:val="-167177601"/>
        <w:lock w:val="contentLocked"/>
        <w:placeholder>
          <w:docPart w:val="AE8E5FED88E74190B078AEDDF44F9B01"/>
        </w:placeholder>
      </w:sdtPr>
      <w:sdtContent>
        <w:p w14:paraId="7CD93C41" w14:textId="77777777" w:rsidR="00B969B6" w:rsidRDefault="00B969B6" w:rsidP="00490ABD">
          <w:r>
            <w:rPr>
              <w:noProof/>
            </w:rPr>
            <w:drawing>
              <wp:inline distT="0" distB="0" distL="0" distR="0" wp14:anchorId="76994A72" wp14:editId="71C9DF0A">
                <wp:extent cx="809625" cy="266700"/>
                <wp:effectExtent l="0" t="0" r="9525"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09625" cy="266700"/>
                        </a:xfrm>
                        <a:prstGeom prst="rect">
                          <a:avLst/>
                        </a:prstGeom>
                        <a:solidFill>
                          <a:srgbClr val="FFFFFF"/>
                        </a:solidFill>
                        <a:ln>
                          <a:noFill/>
                        </a:ln>
                      </pic:spPr>
                    </pic:pic>
                  </a:graphicData>
                </a:graphic>
              </wp:inline>
            </w:drawing>
          </w:r>
        </w:p>
        <w:p w14:paraId="34E9768F" w14:textId="57D1E88B" w:rsidR="00B969B6" w:rsidRPr="00420E6C" w:rsidRDefault="00B969B6" w:rsidP="00490ABD">
          <w:r>
            <w:t xml:space="preserve">This work is licensed under a </w:t>
          </w:r>
          <w:hyperlink r:id="rId56" w:history="1">
            <w:r>
              <w:rPr>
                <w:rStyle w:val="Hyperlink"/>
              </w:rPr>
              <w:t>Creative Commons Attribution-NonCommercial-NoDerivatives 4.0 International License</w:t>
            </w:r>
          </w:hyperlink>
          <w:r>
            <w:t>.</w:t>
          </w:r>
        </w:p>
      </w:sdtContent>
    </w:sdt>
    <w:p w14:paraId="7B7629FB" w14:textId="77777777" w:rsidR="00B969B6" w:rsidRDefault="00B969B6" w:rsidP="00490ABD">
      <w:r>
        <w:br w:type="page"/>
      </w:r>
    </w:p>
    <w:p w14:paraId="7F3580CF" w14:textId="4F7C33B3" w:rsidR="00B969B6" w:rsidRDefault="00B969B6" w:rsidP="00251F88">
      <w:bookmarkStart w:id="414" w:name="_Toc102837000"/>
      <w:r>
        <w:lastRenderedPageBreak/>
        <w:t xml:space="preserve">Risk of Bias in Non-randomized Studies – of Interventions (ROBINS-I) assessment tool </w:t>
      </w:r>
      <w:r>
        <w:fldChar w:fldCharType="begin"/>
      </w:r>
      <w:r w:rsidR="005B13EA">
        <w:instrText xml:space="preserve"> ADDIN EN.CITE &lt;EndNote&gt;&lt;Cite&gt;&lt;Author&gt;Sterne&lt;/Author&gt;&lt;Year&gt;2016&lt;/Year&gt;&lt;RecNum&gt;155&lt;/RecNum&gt;&lt;DisplayText&gt;[83]&lt;/DisplayText&gt;&lt;record&gt;&lt;rec-number&gt;155&lt;/rec-number&gt;&lt;foreign-keys&gt;&lt;key app="EN" db-id="wzafar5vba950zetwdpxsz5rrftffzfx92rt" timestamp="1651826013" guid="0fe7060a-cde6-4240-8cd7-039b841916ef"&gt;155&lt;/key&gt;&lt;/foreign-keys&gt;&lt;ref-type name="Journal Article"&gt;17&lt;/ref-type&gt;&lt;contributors&gt;&lt;authors&gt;&lt;author&gt;Sterne, Jonathan AC&lt;/author&gt;&lt;author&gt;Hernán, Miguel A&lt;/author&gt;&lt;author&gt;Reeves, Barnaby C&lt;/author&gt;&lt;author&gt;Savović, Jelena&lt;/author&gt;&lt;author&gt;Berkman, Nancy D&lt;/author&gt;&lt;author&gt;Viswanathan, Meera&lt;/author&gt;&lt;author&gt;Henry, David&lt;/author&gt;&lt;author&gt;Altman, Douglas G&lt;/author&gt;&lt;author&gt;Ansari, Mohammed T&lt;/author&gt;&lt;author&gt;Boutron, Isabelle&lt;/author&gt;&lt;author&gt;Carpenter, James R&lt;/author&gt;&lt;author&gt;Chan, An-Wen&lt;/author&gt;&lt;author&gt;Churchill, Rachel&lt;/author&gt;&lt;author&gt;Deeks, Jonathan J&lt;/author&gt;&lt;author&gt;Hróbjartsson, Asbjørn&lt;/author&gt;&lt;author&gt;Kirkham, Jamie&lt;/author&gt;&lt;author&gt;Jüni, Peter&lt;/author&gt;&lt;author&gt;Loke, Yoon K&lt;/author&gt;&lt;author&gt;Pigott, Theresa D&lt;/author&gt;&lt;author&gt;Ramsay, Craig R&lt;/author&gt;&lt;author&gt;Regidor, Deborah&lt;/author&gt;&lt;author&gt;Rothstein, Hannah R&lt;/author&gt;&lt;author&gt;Sandhu, Lakhbir&lt;/author&gt;&lt;author&gt;Santaguida, Pasqualina L&lt;/author&gt;&lt;author&gt;Schünemann, Holger J&lt;/author&gt;&lt;author&gt;Shea, Beverly&lt;/author&gt;&lt;author&gt;Shrier, Ian&lt;/author&gt;&lt;author&gt;Tugwell, Peter&lt;/author&gt;&lt;author&gt;Turner, Lucy&lt;/author&gt;&lt;author&gt;Valentine, Jeffrey C&lt;/author&gt;&lt;author&gt;Waddington, Hugh&lt;/author&gt;&lt;author&gt;Waters, Elizabeth&lt;/author&gt;&lt;author&gt;Wells, George A&lt;/author&gt;&lt;author&gt;Whiting, Penny F&lt;/author&gt;&lt;author&gt;Higgins, Julian PT&lt;/author&gt;&lt;/authors&gt;&lt;/contributors&gt;&lt;titles&gt;&lt;title&gt;ROBINS-I: a tool for assessing risk of bias in non-randomised studies of interventions&lt;/title&gt;&lt;secondary-title&gt;BMJ&lt;/secondary-title&gt;&lt;/titles&gt;&lt;periodical&gt;&lt;full-title&gt;BMJ&lt;/full-title&gt;&lt;/periodical&gt;&lt;pages&gt;i4919&lt;/pages&gt;&lt;volume&gt;355&lt;/volume&gt;&lt;dates&gt;&lt;year&gt;2016&lt;/year&gt;&lt;/dates&gt;&lt;urls&gt;&lt;related-urls&gt;&lt;url&gt;https://www.bmj.com/content/bmj/355/bmj.i4919.full.pdf&lt;/url&gt;&lt;/related-urls&gt;&lt;/urls&gt;&lt;electronic-resource-num&gt;10.1136/bmj.i4919&lt;/electronic-resource-num&gt;&lt;/record&gt;&lt;/Cite&gt;&lt;/EndNote&gt;</w:instrText>
      </w:r>
      <w:r>
        <w:fldChar w:fldCharType="separate"/>
      </w:r>
      <w:r w:rsidR="005B13EA">
        <w:rPr>
          <w:noProof/>
        </w:rPr>
        <w:t>[83]</w:t>
      </w:r>
      <w:r>
        <w:fldChar w:fldCharType="end"/>
      </w:r>
      <w:bookmarkEnd w:id="414"/>
      <w:r>
        <w:t xml:space="preserve"> </w:t>
      </w:r>
    </w:p>
    <w:p w14:paraId="429B8481" w14:textId="77777777" w:rsidR="00B969B6" w:rsidRDefault="00B969B6" w:rsidP="00490ABD">
      <w:pPr>
        <w:pStyle w:val="Title"/>
      </w:pPr>
      <w:r>
        <w:t>The Risk Of Bias</w:t>
      </w:r>
      <w:r w:rsidRPr="00C1728A">
        <w:t xml:space="preserve"> </w:t>
      </w:r>
      <w:r>
        <w:t xml:space="preserve">In Non-randomized Studies – of Interventions </w:t>
      </w:r>
      <w:r w:rsidRPr="00C1728A">
        <w:t>(</w:t>
      </w:r>
      <w:r>
        <w:t>ROBINS-I</w:t>
      </w:r>
      <w:r w:rsidRPr="00C1728A">
        <w:t>)</w:t>
      </w:r>
      <w:r>
        <w:t xml:space="preserve"> assessment tool </w:t>
      </w:r>
    </w:p>
    <w:p w14:paraId="633713B7" w14:textId="77777777" w:rsidR="00B969B6" w:rsidRPr="00965993" w:rsidRDefault="00B969B6" w:rsidP="00490ABD">
      <w:pPr>
        <w:pStyle w:val="Title"/>
        <w:rPr>
          <w:b/>
          <w:sz w:val="28"/>
        </w:rPr>
      </w:pPr>
      <w:r w:rsidRPr="00965993">
        <w:rPr>
          <w:sz w:val="28"/>
        </w:rPr>
        <w:t>(version for cohort-type studies)</w:t>
      </w:r>
    </w:p>
    <w:p w14:paraId="52FC3EED" w14:textId="77777777" w:rsidR="00B969B6" w:rsidRDefault="00B969B6" w:rsidP="00490ABD">
      <w:pPr>
        <w:rPr>
          <w:b/>
        </w:rPr>
      </w:pPr>
      <w:r>
        <w:rPr>
          <w:b/>
        </w:rPr>
        <w:t>Version 19 September 2016</w:t>
      </w:r>
    </w:p>
    <w:p w14:paraId="3206F612" w14:textId="77777777" w:rsidR="00B969B6" w:rsidRDefault="00B969B6" w:rsidP="00490ABD"/>
    <w:sdt>
      <w:sdtPr>
        <w:alias w:val="Creative Commons License"/>
        <w:tag w:val="Creative Commons License"/>
        <w:id w:val="-862132694"/>
        <w:lock w:val="contentLocked"/>
        <w:placeholder>
          <w:docPart w:val="E26A064CE2AB49D3A15EE7066DB82E7F"/>
        </w:placeholder>
      </w:sdtPr>
      <w:sdtContent>
        <w:p w14:paraId="501AE090" w14:textId="77777777" w:rsidR="00B969B6" w:rsidRDefault="00B969B6" w:rsidP="00490ABD">
          <w:r>
            <w:rPr>
              <w:noProof/>
              <w:lang w:val="en-GB" w:eastAsia="en-GB"/>
            </w:rPr>
            <w:drawing>
              <wp:inline distT="0" distB="0" distL="0" distR="0" wp14:anchorId="687E6490" wp14:editId="53E4D1BC">
                <wp:extent cx="838200" cy="295275"/>
                <wp:effectExtent l="0" t="0" r="0"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solidFill>
                          <a:srgbClr val="FFFFFF"/>
                        </a:solidFill>
                        <a:ln>
                          <a:noFill/>
                        </a:ln>
                      </pic:spPr>
                    </pic:pic>
                  </a:graphicData>
                </a:graphic>
              </wp:inline>
            </w:drawing>
          </w:r>
        </w:p>
        <w:p w14:paraId="3225CDDA" w14:textId="2AD310F0" w:rsidR="00B969B6" w:rsidRDefault="00B969B6" w:rsidP="00490ABD">
          <w:r>
            <w:t xml:space="preserve">This work is licensed under a </w:t>
          </w:r>
          <w:hyperlink r:id="rId57" w:history="1">
            <w:r>
              <w:rPr>
                <w:rStyle w:val="Hyperlink"/>
              </w:rPr>
              <w:t>Creative Commons Attribution-NonCommercial-NoDerivatives 4.0 International License</w:t>
            </w:r>
          </w:hyperlink>
          <w:r>
            <w:t>.</w:t>
          </w:r>
        </w:p>
      </w:sdtContent>
    </w:sdt>
    <w:p w14:paraId="6F57005B" w14:textId="77777777" w:rsidR="00B969B6" w:rsidRPr="008B5BF1" w:rsidRDefault="00B969B6" w:rsidP="00490ABD"/>
    <w:p w14:paraId="77B58CEE" w14:textId="77777777" w:rsidR="00B969B6" w:rsidRPr="00FD29B8" w:rsidRDefault="00B969B6" w:rsidP="00490ABD">
      <w:pPr>
        <w:rPr>
          <w:sz w:val="32"/>
          <w:szCs w:val="32"/>
        </w:rPr>
      </w:pPr>
      <w:bookmarkStart w:id="415" w:name="_Ref396935721"/>
      <w:bookmarkStart w:id="416" w:name="_Ref396935741"/>
      <w:bookmarkStart w:id="417" w:name="_Toc399091983"/>
      <w:r w:rsidRPr="00FD29B8">
        <w:rPr>
          <w:sz w:val="32"/>
          <w:szCs w:val="32"/>
        </w:rPr>
        <w:t>ROBINS-I tool (Stage I): At protocol stage</w:t>
      </w:r>
      <w:bookmarkEnd w:id="415"/>
      <w:bookmarkEnd w:id="416"/>
      <w:bookmarkEnd w:id="417"/>
      <w:r w:rsidRPr="00FD29B8">
        <w:rPr>
          <w:sz w:val="32"/>
          <w:szCs w:val="32"/>
        </w:rPr>
        <w:t xml:space="preserve"> </w:t>
      </w:r>
    </w:p>
    <w:p w14:paraId="0AEC79A1" w14:textId="77777777" w:rsidR="00B969B6" w:rsidRPr="00FD29B8" w:rsidRDefault="00B969B6" w:rsidP="00490ABD">
      <w:pPr>
        <w:rPr>
          <w:b/>
          <w:bCs/>
          <w:sz w:val="26"/>
          <w:szCs w:val="26"/>
        </w:rPr>
      </w:pPr>
      <w:bookmarkStart w:id="418" w:name="_Toc399091984"/>
      <w:r w:rsidRPr="00FD29B8">
        <w:rPr>
          <w:b/>
          <w:bCs/>
          <w:sz w:val="26"/>
          <w:szCs w:val="26"/>
        </w:rPr>
        <w:t xml:space="preserve">Specify the review question </w:t>
      </w:r>
      <w:bookmarkEnd w:id="418"/>
    </w:p>
    <w:tbl>
      <w:tblPr>
        <w:tblStyle w:val="TableGrid"/>
        <w:tblW w:w="0" w:type="auto"/>
        <w:tblLook w:val="04A0" w:firstRow="1" w:lastRow="0" w:firstColumn="1" w:lastColumn="0" w:noHBand="0" w:noVBand="1"/>
      </w:tblPr>
      <w:tblGrid>
        <w:gridCol w:w="2765"/>
        <w:gridCol w:w="11188"/>
      </w:tblGrid>
      <w:tr w:rsidR="00B969B6" w:rsidRPr="002C1D39" w14:paraId="7C869387" w14:textId="77777777" w:rsidTr="00490ABD">
        <w:tc>
          <w:tcPr>
            <w:tcW w:w="2943" w:type="dxa"/>
            <w:tcBorders>
              <w:top w:val="nil"/>
              <w:left w:val="nil"/>
              <w:bottom w:val="nil"/>
              <w:right w:val="single" w:sz="4" w:space="0" w:color="auto"/>
            </w:tcBorders>
          </w:tcPr>
          <w:p w14:paraId="2D02D002" w14:textId="77777777" w:rsidR="00B969B6" w:rsidRPr="002C1D39" w:rsidRDefault="00B969B6" w:rsidP="00490ABD">
            <w:r w:rsidRPr="002C1D39">
              <w:t>Participants</w:t>
            </w:r>
          </w:p>
        </w:tc>
        <w:tc>
          <w:tcPr>
            <w:tcW w:w="12616" w:type="dxa"/>
            <w:tcBorders>
              <w:left w:val="single" w:sz="4" w:space="0" w:color="auto"/>
            </w:tcBorders>
          </w:tcPr>
          <w:p w14:paraId="5FF2B13E" w14:textId="77777777" w:rsidR="00B969B6" w:rsidRPr="002C1D39" w:rsidRDefault="00B969B6" w:rsidP="00490ABD"/>
        </w:tc>
      </w:tr>
      <w:tr w:rsidR="00B969B6" w:rsidRPr="002C1D39" w14:paraId="78F9B69E" w14:textId="77777777" w:rsidTr="00490ABD">
        <w:tc>
          <w:tcPr>
            <w:tcW w:w="2943" w:type="dxa"/>
            <w:tcBorders>
              <w:top w:val="nil"/>
              <w:left w:val="nil"/>
              <w:bottom w:val="nil"/>
              <w:right w:val="single" w:sz="4" w:space="0" w:color="auto"/>
            </w:tcBorders>
          </w:tcPr>
          <w:p w14:paraId="51D6937C" w14:textId="77777777" w:rsidR="00B969B6" w:rsidRPr="002C1D39" w:rsidRDefault="00B969B6" w:rsidP="00490ABD">
            <w:r w:rsidRPr="002C1D39">
              <w:t>Experimental intervention</w:t>
            </w:r>
          </w:p>
        </w:tc>
        <w:tc>
          <w:tcPr>
            <w:tcW w:w="12616" w:type="dxa"/>
            <w:tcBorders>
              <w:left w:val="single" w:sz="4" w:space="0" w:color="auto"/>
            </w:tcBorders>
          </w:tcPr>
          <w:p w14:paraId="2FE4D630" w14:textId="77777777" w:rsidR="00B969B6" w:rsidRPr="002C1D39" w:rsidRDefault="00B969B6" w:rsidP="00490ABD"/>
        </w:tc>
      </w:tr>
      <w:tr w:rsidR="00B969B6" w:rsidRPr="002C1D39" w14:paraId="5C9B7F5E" w14:textId="77777777" w:rsidTr="00490ABD">
        <w:tc>
          <w:tcPr>
            <w:tcW w:w="2943" w:type="dxa"/>
            <w:tcBorders>
              <w:top w:val="nil"/>
              <w:left w:val="nil"/>
              <w:bottom w:val="nil"/>
              <w:right w:val="single" w:sz="4" w:space="0" w:color="auto"/>
            </w:tcBorders>
          </w:tcPr>
          <w:p w14:paraId="1EDFBAAB" w14:textId="77777777" w:rsidR="00B969B6" w:rsidRPr="002C1D39" w:rsidRDefault="00B969B6" w:rsidP="00490ABD">
            <w:r w:rsidRPr="002C1D39">
              <w:t>Comparator</w:t>
            </w:r>
          </w:p>
        </w:tc>
        <w:tc>
          <w:tcPr>
            <w:tcW w:w="12616" w:type="dxa"/>
            <w:tcBorders>
              <w:left w:val="single" w:sz="4" w:space="0" w:color="auto"/>
            </w:tcBorders>
          </w:tcPr>
          <w:p w14:paraId="080901EC" w14:textId="77777777" w:rsidR="00B969B6" w:rsidRPr="002C1D39" w:rsidRDefault="00B969B6" w:rsidP="00490ABD"/>
        </w:tc>
      </w:tr>
      <w:tr w:rsidR="00B969B6" w:rsidRPr="002C1D39" w14:paraId="65165116" w14:textId="77777777" w:rsidTr="00490ABD">
        <w:tc>
          <w:tcPr>
            <w:tcW w:w="2943" w:type="dxa"/>
            <w:tcBorders>
              <w:top w:val="nil"/>
              <w:left w:val="nil"/>
              <w:bottom w:val="nil"/>
              <w:right w:val="single" w:sz="4" w:space="0" w:color="auto"/>
            </w:tcBorders>
          </w:tcPr>
          <w:p w14:paraId="547221AC" w14:textId="77777777" w:rsidR="00B969B6" w:rsidRPr="002C1D39" w:rsidRDefault="00B969B6" w:rsidP="00490ABD">
            <w:r w:rsidRPr="002C1D39">
              <w:t>Outcomes</w:t>
            </w:r>
          </w:p>
        </w:tc>
        <w:tc>
          <w:tcPr>
            <w:tcW w:w="12616" w:type="dxa"/>
            <w:tcBorders>
              <w:left w:val="single" w:sz="4" w:space="0" w:color="auto"/>
            </w:tcBorders>
          </w:tcPr>
          <w:p w14:paraId="3982AC3C" w14:textId="77777777" w:rsidR="00B969B6" w:rsidRPr="002C1D39" w:rsidRDefault="00B969B6" w:rsidP="00490ABD"/>
        </w:tc>
      </w:tr>
    </w:tbl>
    <w:p w14:paraId="2431AA49" w14:textId="77777777" w:rsidR="00B969B6" w:rsidRPr="002C1D39" w:rsidRDefault="00B969B6" w:rsidP="00B969B6"/>
    <w:p w14:paraId="205E7E93" w14:textId="77777777" w:rsidR="00B969B6" w:rsidRPr="00FD29B8" w:rsidRDefault="00B969B6" w:rsidP="00B969B6">
      <w:pPr>
        <w:rPr>
          <w:b/>
          <w:bCs/>
          <w:sz w:val="26"/>
          <w:szCs w:val="26"/>
        </w:rPr>
      </w:pPr>
      <w:bookmarkStart w:id="419" w:name="_Toc399091986"/>
      <w:r w:rsidRPr="00FD29B8">
        <w:rPr>
          <w:b/>
          <w:bCs/>
          <w:sz w:val="26"/>
          <w:szCs w:val="26"/>
        </w:rPr>
        <w:t>List the confounding domains relevant to all or most studies</w:t>
      </w:r>
      <w:bookmarkEnd w:id="419"/>
    </w:p>
    <w:tbl>
      <w:tblPr>
        <w:tblStyle w:val="TableGrid"/>
        <w:tblW w:w="0" w:type="auto"/>
        <w:tblLook w:val="04A0" w:firstRow="1" w:lastRow="0" w:firstColumn="1" w:lastColumn="0" w:noHBand="0" w:noVBand="1"/>
      </w:tblPr>
      <w:tblGrid>
        <w:gridCol w:w="13948"/>
      </w:tblGrid>
      <w:tr w:rsidR="00B969B6" w:rsidRPr="002C1D39" w14:paraId="76A83416" w14:textId="77777777" w:rsidTr="00490ABD">
        <w:tc>
          <w:tcPr>
            <w:tcW w:w="15559" w:type="dxa"/>
          </w:tcPr>
          <w:p w14:paraId="642A8EE3" w14:textId="77777777" w:rsidR="00B969B6" w:rsidRPr="002C1D39" w:rsidRDefault="00B969B6" w:rsidP="00490ABD"/>
          <w:p w14:paraId="4FB8913A" w14:textId="77777777" w:rsidR="00B969B6" w:rsidRPr="002C1D39" w:rsidRDefault="00B969B6" w:rsidP="00490ABD"/>
        </w:tc>
      </w:tr>
    </w:tbl>
    <w:p w14:paraId="2DE31DEA" w14:textId="77777777" w:rsidR="00B969B6" w:rsidRPr="00FD29B8" w:rsidRDefault="00B969B6" w:rsidP="00B969B6">
      <w:pPr>
        <w:rPr>
          <w:b/>
          <w:bCs/>
          <w:sz w:val="26"/>
          <w:szCs w:val="26"/>
        </w:rPr>
      </w:pPr>
      <w:bookmarkStart w:id="420" w:name="_Toc399091987"/>
      <w:r w:rsidRPr="00FD29B8">
        <w:rPr>
          <w:b/>
          <w:bCs/>
          <w:sz w:val="26"/>
          <w:szCs w:val="26"/>
        </w:rPr>
        <w:t>List co-interventions that could be different between intervention groups and that could impact on outcomes</w:t>
      </w:r>
      <w:bookmarkEnd w:id="420"/>
    </w:p>
    <w:tbl>
      <w:tblPr>
        <w:tblStyle w:val="TableGrid"/>
        <w:tblW w:w="0" w:type="auto"/>
        <w:tblLook w:val="04A0" w:firstRow="1" w:lastRow="0" w:firstColumn="1" w:lastColumn="0" w:noHBand="0" w:noVBand="1"/>
      </w:tblPr>
      <w:tblGrid>
        <w:gridCol w:w="13948"/>
      </w:tblGrid>
      <w:tr w:rsidR="00B969B6" w:rsidRPr="002C1D39" w14:paraId="14043525" w14:textId="77777777" w:rsidTr="00490ABD">
        <w:tc>
          <w:tcPr>
            <w:tcW w:w="15559" w:type="dxa"/>
          </w:tcPr>
          <w:p w14:paraId="7CFF5F77" w14:textId="77777777" w:rsidR="00B969B6" w:rsidRPr="002C1D39" w:rsidRDefault="00B969B6" w:rsidP="00490ABD"/>
          <w:p w14:paraId="6BFE40AE" w14:textId="77777777" w:rsidR="00B969B6" w:rsidRPr="002C1D39" w:rsidRDefault="00B969B6" w:rsidP="00490ABD"/>
        </w:tc>
      </w:tr>
    </w:tbl>
    <w:p w14:paraId="00778F82" w14:textId="77777777" w:rsidR="00B969B6" w:rsidRPr="00FD29B8" w:rsidRDefault="00B969B6" w:rsidP="00B969B6">
      <w:pPr>
        <w:rPr>
          <w:rFonts w:asciiTheme="majorHAnsi" w:eastAsiaTheme="majorEastAsia" w:hAnsiTheme="majorHAnsi" w:cstheme="majorBidi"/>
          <w:b/>
          <w:sz w:val="32"/>
          <w:szCs w:val="32"/>
        </w:rPr>
      </w:pPr>
      <w:bookmarkStart w:id="421" w:name="_Ref396935732"/>
      <w:bookmarkStart w:id="422" w:name="_Ref396935816"/>
      <w:bookmarkStart w:id="423" w:name="_Toc399091988"/>
    </w:p>
    <w:p w14:paraId="05C91126" w14:textId="77777777" w:rsidR="00B969B6" w:rsidRPr="00FD29B8" w:rsidRDefault="00B969B6" w:rsidP="00B969B6">
      <w:pPr>
        <w:rPr>
          <w:sz w:val="32"/>
          <w:szCs w:val="32"/>
        </w:rPr>
      </w:pPr>
      <w:r w:rsidRPr="00FD29B8">
        <w:rPr>
          <w:sz w:val="32"/>
          <w:szCs w:val="32"/>
        </w:rPr>
        <w:t>ROBINS-I tool (Stage II): For each study</w:t>
      </w:r>
      <w:bookmarkEnd w:id="421"/>
      <w:bookmarkEnd w:id="422"/>
      <w:bookmarkEnd w:id="423"/>
    </w:p>
    <w:p w14:paraId="0DA384A6" w14:textId="77777777" w:rsidR="00B969B6" w:rsidRPr="00FD29B8" w:rsidRDefault="00B969B6" w:rsidP="00B969B6">
      <w:pPr>
        <w:rPr>
          <w:b/>
          <w:bCs/>
          <w:sz w:val="26"/>
          <w:szCs w:val="26"/>
        </w:rPr>
      </w:pPr>
      <w:bookmarkStart w:id="424" w:name="_Ref396935920"/>
      <w:bookmarkStart w:id="425" w:name="_Toc399091989"/>
      <w:r w:rsidRPr="00FD29B8">
        <w:rPr>
          <w:b/>
          <w:bCs/>
          <w:sz w:val="26"/>
          <w:szCs w:val="26"/>
        </w:rPr>
        <w:t>Specify a target randomized trial specific to the study</w:t>
      </w:r>
      <w:bookmarkEnd w:id="424"/>
      <w:bookmarkEnd w:id="425"/>
    </w:p>
    <w:tbl>
      <w:tblPr>
        <w:tblStyle w:val="TableGrid"/>
        <w:tblW w:w="15559" w:type="dxa"/>
        <w:tblLook w:val="04A0" w:firstRow="1" w:lastRow="0" w:firstColumn="1" w:lastColumn="0" w:noHBand="0" w:noVBand="1"/>
      </w:tblPr>
      <w:tblGrid>
        <w:gridCol w:w="2943"/>
        <w:gridCol w:w="12616"/>
      </w:tblGrid>
      <w:tr w:rsidR="00B969B6" w:rsidRPr="002C1D39" w14:paraId="161297B7" w14:textId="77777777" w:rsidTr="00490ABD">
        <w:tc>
          <w:tcPr>
            <w:tcW w:w="2943" w:type="dxa"/>
            <w:tcBorders>
              <w:top w:val="nil"/>
              <w:left w:val="nil"/>
              <w:bottom w:val="nil"/>
              <w:right w:val="nil"/>
            </w:tcBorders>
          </w:tcPr>
          <w:p w14:paraId="552488DC" w14:textId="77777777" w:rsidR="00B969B6" w:rsidRPr="002C1D39" w:rsidRDefault="00B969B6" w:rsidP="00490ABD">
            <w:r w:rsidRPr="002C1D39">
              <w:t>Design</w:t>
            </w:r>
          </w:p>
        </w:tc>
        <w:tc>
          <w:tcPr>
            <w:tcW w:w="12616" w:type="dxa"/>
            <w:tcBorders>
              <w:top w:val="nil"/>
              <w:left w:val="nil"/>
              <w:right w:val="nil"/>
            </w:tcBorders>
          </w:tcPr>
          <w:p w14:paraId="75A35576" w14:textId="77777777" w:rsidR="00B969B6" w:rsidRPr="002C1D39" w:rsidRDefault="00B969B6" w:rsidP="00490ABD">
            <w:r w:rsidRPr="002C1D39">
              <w:t>Individually randomized / Cluster randomized / Matched (e.g. cross-over)</w:t>
            </w:r>
          </w:p>
        </w:tc>
      </w:tr>
      <w:tr w:rsidR="00B969B6" w:rsidRPr="002C1D39" w14:paraId="1A9C7A87" w14:textId="77777777" w:rsidTr="00490ABD">
        <w:tc>
          <w:tcPr>
            <w:tcW w:w="2943" w:type="dxa"/>
            <w:tcBorders>
              <w:top w:val="nil"/>
              <w:left w:val="nil"/>
              <w:bottom w:val="nil"/>
              <w:right w:val="single" w:sz="4" w:space="0" w:color="auto"/>
            </w:tcBorders>
          </w:tcPr>
          <w:p w14:paraId="62530718" w14:textId="77777777" w:rsidR="00B969B6" w:rsidRPr="002C1D39" w:rsidRDefault="00B969B6" w:rsidP="00490ABD">
            <w:r w:rsidRPr="002C1D39">
              <w:t>Participants</w:t>
            </w:r>
          </w:p>
        </w:tc>
        <w:tc>
          <w:tcPr>
            <w:tcW w:w="12616" w:type="dxa"/>
            <w:tcBorders>
              <w:left w:val="single" w:sz="4" w:space="0" w:color="auto"/>
            </w:tcBorders>
          </w:tcPr>
          <w:p w14:paraId="264405BA" w14:textId="77777777" w:rsidR="00B969B6" w:rsidRPr="002C1D39" w:rsidRDefault="00B969B6" w:rsidP="00490ABD"/>
        </w:tc>
      </w:tr>
      <w:tr w:rsidR="00B969B6" w:rsidRPr="002C1D39" w14:paraId="6CB68CAA" w14:textId="77777777" w:rsidTr="00490ABD">
        <w:tc>
          <w:tcPr>
            <w:tcW w:w="2943" w:type="dxa"/>
            <w:tcBorders>
              <w:top w:val="nil"/>
              <w:left w:val="nil"/>
              <w:bottom w:val="nil"/>
              <w:right w:val="single" w:sz="4" w:space="0" w:color="auto"/>
            </w:tcBorders>
          </w:tcPr>
          <w:p w14:paraId="00154B3D" w14:textId="77777777" w:rsidR="00B969B6" w:rsidRPr="002C1D39" w:rsidRDefault="00B969B6" w:rsidP="00490ABD">
            <w:r w:rsidRPr="002C1D39">
              <w:t>Experimental intervention</w:t>
            </w:r>
          </w:p>
        </w:tc>
        <w:tc>
          <w:tcPr>
            <w:tcW w:w="12616" w:type="dxa"/>
            <w:tcBorders>
              <w:left w:val="single" w:sz="4" w:space="0" w:color="auto"/>
            </w:tcBorders>
          </w:tcPr>
          <w:p w14:paraId="4BF40D7F" w14:textId="77777777" w:rsidR="00B969B6" w:rsidRPr="002C1D39" w:rsidRDefault="00B969B6" w:rsidP="00490ABD"/>
        </w:tc>
      </w:tr>
      <w:tr w:rsidR="00B969B6" w:rsidRPr="002C1D39" w14:paraId="0301E3BB" w14:textId="77777777" w:rsidTr="00490ABD">
        <w:tc>
          <w:tcPr>
            <w:tcW w:w="2943" w:type="dxa"/>
            <w:tcBorders>
              <w:top w:val="nil"/>
              <w:left w:val="nil"/>
              <w:bottom w:val="nil"/>
              <w:right w:val="single" w:sz="4" w:space="0" w:color="auto"/>
            </w:tcBorders>
          </w:tcPr>
          <w:p w14:paraId="323F40D5" w14:textId="77777777" w:rsidR="00B969B6" w:rsidRPr="002C1D39" w:rsidRDefault="00B969B6" w:rsidP="00490ABD">
            <w:r w:rsidRPr="002C1D39">
              <w:t>Comparator</w:t>
            </w:r>
          </w:p>
        </w:tc>
        <w:tc>
          <w:tcPr>
            <w:tcW w:w="12616" w:type="dxa"/>
            <w:tcBorders>
              <w:left w:val="single" w:sz="4" w:space="0" w:color="auto"/>
            </w:tcBorders>
          </w:tcPr>
          <w:p w14:paraId="3FA6F496" w14:textId="77777777" w:rsidR="00B969B6" w:rsidRPr="002C1D39" w:rsidRDefault="00B969B6" w:rsidP="00490ABD"/>
        </w:tc>
      </w:tr>
    </w:tbl>
    <w:p w14:paraId="7A8A2A1D" w14:textId="77777777" w:rsidR="00B969B6" w:rsidRPr="002C1D39" w:rsidRDefault="00B969B6" w:rsidP="00B969B6"/>
    <w:p w14:paraId="217E88AF" w14:textId="77777777" w:rsidR="00B969B6" w:rsidRPr="00FD29B8" w:rsidRDefault="00B969B6" w:rsidP="00B969B6">
      <w:pPr>
        <w:rPr>
          <w:b/>
          <w:bCs/>
          <w:sz w:val="26"/>
          <w:szCs w:val="26"/>
        </w:rPr>
      </w:pPr>
      <w:bookmarkStart w:id="426" w:name="_Toc399091991"/>
      <w:bookmarkStart w:id="427" w:name="_Toc399091990"/>
      <w:r w:rsidRPr="00FD29B8">
        <w:rPr>
          <w:b/>
          <w:bCs/>
          <w:sz w:val="26"/>
          <w:szCs w:val="26"/>
        </w:rPr>
        <w:t>Is your aim for this study…?</w:t>
      </w:r>
    </w:p>
    <w:tbl>
      <w:tblPr>
        <w:tblStyle w:val="TableGrid"/>
        <w:tblW w:w="15559" w:type="dxa"/>
        <w:tblLayout w:type="fixed"/>
        <w:tblLook w:val="04A0" w:firstRow="1" w:lastRow="0" w:firstColumn="1" w:lastColumn="0" w:noHBand="0" w:noVBand="1"/>
      </w:tblPr>
      <w:tblGrid>
        <w:gridCol w:w="675"/>
        <w:gridCol w:w="14884"/>
      </w:tblGrid>
      <w:tr w:rsidR="00B969B6" w:rsidRPr="002C1D39" w14:paraId="5E30CEBF" w14:textId="77777777" w:rsidTr="00490ABD">
        <w:tc>
          <w:tcPr>
            <w:tcW w:w="675" w:type="dxa"/>
            <w:tcBorders>
              <w:top w:val="nil"/>
              <w:left w:val="nil"/>
              <w:bottom w:val="nil"/>
              <w:right w:val="nil"/>
            </w:tcBorders>
            <w:vAlign w:val="center"/>
          </w:tcPr>
          <w:p w14:paraId="0E4E6C95" w14:textId="77777777" w:rsidR="00B969B6" w:rsidRPr="002C1D39" w:rsidRDefault="00B969B6" w:rsidP="00490ABD">
            <w:pPr>
              <w:jc w:val="center"/>
              <w:rPr>
                <w:szCs w:val="20"/>
              </w:rPr>
            </w:pPr>
            <w:r w:rsidRPr="002C1D39">
              <w:rPr>
                <w:rFonts w:ascii="Wingdings 2" w:eastAsia="Wingdings 2" w:hAnsi="Wingdings 2" w:cs="Wingdings 2"/>
                <w:szCs w:val="20"/>
              </w:rPr>
              <w:t>£</w:t>
            </w:r>
          </w:p>
        </w:tc>
        <w:tc>
          <w:tcPr>
            <w:tcW w:w="14884" w:type="dxa"/>
            <w:tcBorders>
              <w:top w:val="nil"/>
              <w:left w:val="nil"/>
              <w:bottom w:val="nil"/>
              <w:right w:val="single" w:sz="4" w:space="0" w:color="auto"/>
            </w:tcBorders>
            <w:vAlign w:val="center"/>
          </w:tcPr>
          <w:p w14:paraId="71A83CC9" w14:textId="77777777" w:rsidR="00B969B6" w:rsidRPr="002C1D39" w:rsidRDefault="00B969B6" w:rsidP="00490ABD">
            <w:pPr>
              <w:rPr>
                <w:szCs w:val="20"/>
              </w:rPr>
            </w:pPr>
            <w:r w:rsidRPr="002C1D39">
              <w:rPr>
                <w:szCs w:val="20"/>
              </w:rPr>
              <w:t xml:space="preserve">to assess the effect of </w:t>
            </w:r>
            <w:r w:rsidRPr="002C1D39">
              <w:rPr>
                <w:i/>
                <w:szCs w:val="20"/>
              </w:rPr>
              <w:t>assignment to</w:t>
            </w:r>
            <w:r w:rsidRPr="002C1D39">
              <w:rPr>
                <w:szCs w:val="20"/>
              </w:rPr>
              <w:t xml:space="preserve"> intervention</w:t>
            </w:r>
          </w:p>
        </w:tc>
      </w:tr>
      <w:tr w:rsidR="00B969B6" w:rsidRPr="002C1D39" w14:paraId="79E0B88D" w14:textId="77777777" w:rsidTr="00490ABD">
        <w:tc>
          <w:tcPr>
            <w:tcW w:w="675" w:type="dxa"/>
            <w:tcBorders>
              <w:top w:val="nil"/>
              <w:left w:val="nil"/>
              <w:bottom w:val="nil"/>
              <w:right w:val="nil"/>
            </w:tcBorders>
            <w:vAlign w:val="center"/>
          </w:tcPr>
          <w:p w14:paraId="11786C9A" w14:textId="77777777" w:rsidR="00B969B6" w:rsidRPr="002C1D39" w:rsidRDefault="00B969B6" w:rsidP="00490ABD">
            <w:pPr>
              <w:jc w:val="center"/>
              <w:rPr>
                <w:szCs w:val="20"/>
              </w:rPr>
            </w:pPr>
            <w:r w:rsidRPr="002C1D39">
              <w:rPr>
                <w:rFonts w:ascii="Wingdings 2" w:eastAsia="Wingdings 2" w:hAnsi="Wingdings 2" w:cs="Wingdings 2"/>
                <w:szCs w:val="20"/>
              </w:rPr>
              <w:t>£</w:t>
            </w:r>
          </w:p>
        </w:tc>
        <w:tc>
          <w:tcPr>
            <w:tcW w:w="14884" w:type="dxa"/>
            <w:tcBorders>
              <w:top w:val="nil"/>
              <w:left w:val="nil"/>
              <w:bottom w:val="nil"/>
              <w:right w:val="single" w:sz="4" w:space="0" w:color="auto"/>
            </w:tcBorders>
            <w:vAlign w:val="center"/>
          </w:tcPr>
          <w:p w14:paraId="53EB030C" w14:textId="77777777" w:rsidR="00B969B6" w:rsidRPr="002C1D39" w:rsidRDefault="00B969B6" w:rsidP="00490ABD">
            <w:pPr>
              <w:rPr>
                <w:szCs w:val="20"/>
              </w:rPr>
            </w:pPr>
            <w:r w:rsidRPr="002C1D39">
              <w:rPr>
                <w:szCs w:val="20"/>
              </w:rPr>
              <w:t xml:space="preserve">to assess the effect of </w:t>
            </w:r>
            <w:r w:rsidRPr="002C1D39">
              <w:rPr>
                <w:i/>
                <w:szCs w:val="20"/>
              </w:rPr>
              <w:t>starting and adhering to</w:t>
            </w:r>
            <w:r w:rsidRPr="002C1D39">
              <w:rPr>
                <w:szCs w:val="20"/>
              </w:rPr>
              <w:t xml:space="preserve"> intervention</w:t>
            </w:r>
          </w:p>
        </w:tc>
      </w:tr>
      <w:bookmarkEnd w:id="426"/>
    </w:tbl>
    <w:p w14:paraId="3D14E738" w14:textId="77777777" w:rsidR="00B969B6" w:rsidRPr="002C1D39" w:rsidRDefault="00B969B6" w:rsidP="00B969B6"/>
    <w:p w14:paraId="65F71BB2" w14:textId="77777777" w:rsidR="00B969B6" w:rsidRPr="00C1637C" w:rsidRDefault="00B969B6" w:rsidP="00B969B6">
      <w:pPr>
        <w:rPr>
          <w:b/>
          <w:bCs/>
          <w:sz w:val="26"/>
          <w:szCs w:val="26"/>
        </w:rPr>
      </w:pPr>
      <w:r w:rsidRPr="00C1637C">
        <w:rPr>
          <w:b/>
          <w:bCs/>
          <w:sz w:val="26"/>
          <w:szCs w:val="26"/>
        </w:rPr>
        <w:t>Specify the outcome</w:t>
      </w:r>
      <w:bookmarkEnd w:id="427"/>
    </w:p>
    <w:p w14:paraId="53EE5906" w14:textId="77777777" w:rsidR="00B969B6" w:rsidRPr="002C1D39" w:rsidRDefault="00B969B6" w:rsidP="00B969B6">
      <w:r w:rsidRPr="002C1D39">
        <w:t>Specify which outcome is being assessed for risk of bias (typically from among those earmarked for the Summary of Findings table). Specify whether this is a proposed benefit or harm of intervention.</w:t>
      </w:r>
    </w:p>
    <w:tbl>
      <w:tblPr>
        <w:tblStyle w:val="TableGrid"/>
        <w:tblW w:w="0" w:type="auto"/>
        <w:tblLook w:val="04A0" w:firstRow="1" w:lastRow="0" w:firstColumn="1" w:lastColumn="0" w:noHBand="0" w:noVBand="1"/>
      </w:tblPr>
      <w:tblGrid>
        <w:gridCol w:w="13948"/>
      </w:tblGrid>
      <w:tr w:rsidR="00B969B6" w:rsidRPr="002C1D39" w14:paraId="40425D05" w14:textId="77777777" w:rsidTr="00490ABD">
        <w:tc>
          <w:tcPr>
            <w:tcW w:w="15559" w:type="dxa"/>
          </w:tcPr>
          <w:p w14:paraId="79DA2174" w14:textId="77777777" w:rsidR="00B969B6" w:rsidRPr="002C1D39" w:rsidRDefault="00B969B6" w:rsidP="00490ABD"/>
        </w:tc>
      </w:tr>
    </w:tbl>
    <w:p w14:paraId="4CF768A6" w14:textId="77777777" w:rsidR="00B969B6" w:rsidRPr="00C1637C" w:rsidRDefault="00B969B6" w:rsidP="00B969B6">
      <w:pPr>
        <w:rPr>
          <w:b/>
          <w:bCs/>
          <w:sz w:val="26"/>
          <w:szCs w:val="26"/>
        </w:rPr>
      </w:pPr>
      <w:bookmarkStart w:id="428" w:name="_Ref396935925"/>
      <w:bookmarkStart w:id="429" w:name="_Toc399091992"/>
      <w:r w:rsidRPr="00C1637C">
        <w:rPr>
          <w:b/>
          <w:bCs/>
          <w:sz w:val="26"/>
          <w:szCs w:val="26"/>
        </w:rPr>
        <w:t>Specify the numerical result being assessed</w:t>
      </w:r>
      <w:bookmarkEnd w:id="428"/>
      <w:bookmarkEnd w:id="429"/>
    </w:p>
    <w:p w14:paraId="4A768E5B" w14:textId="77777777" w:rsidR="00B969B6" w:rsidRPr="002C1D39" w:rsidRDefault="00B969B6" w:rsidP="00B969B6">
      <w:r w:rsidRPr="002C1D39">
        <w:t>In case of multiple alternative analyses being presented, specify the numeric result (e.g. RR = 1.52 (95% CI 0.83 to 2.77) and/or a reference (e.g. to a table, figure or paragraph) that uniquely defines the result being assessed.</w:t>
      </w:r>
    </w:p>
    <w:tbl>
      <w:tblPr>
        <w:tblStyle w:val="TableGrid"/>
        <w:tblW w:w="0" w:type="auto"/>
        <w:tblLook w:val="04A0" w:firstRow="1" w:lastRow="0" w:firstColumn="1" w:lastColumn="0" w:noHBand="0" w:noVBand="1"/>
      </w:tblPr>
      <w:tblGrid>
        <w:gridCol w:w="13948"/>
      </w:tblGrid>
      <w:tr w:rsidR="00B969B6" w:rsidRPr="002C1D39" w14:paraId="5466791A" w14:textId="77777777" w:rsidTr="00490ABD">
        <w:tc>
          <w:tcPr>
            <w:tcW w:w="15559" w:type="dxa"/>
          </w:tcPr>
          <w:p w14:paraId="41402209" w14:textId="77777777" w:rsidR="00B969B6" w:rsidRPr="002C1D39" w:rsidRDefault="00B969B6" w:rsidP="00490ABD"/>
        </w:tc>
      </w:tr>
    </w:tbl>
    <w:p w14:paraId="7A40BF5F" w14:textId="77777777" w:rsidR="00B969B6" w:rsidRPr="002C1D39" w:rsidRDefault="00B969B6" w:rsidP="00B969B6"/>
    <w:p w14:paraId="20FA930E" w14:textId="77777777" w:rsidR="00B969B6" w:rsidRPr="00782DAF" w:rsidRDefault="00B969B6" w:rsidP="00B969B6">
      <w:pPr>
        <w:rPr>
          <w:rFonts w:asciiTheme="majorHAnsi" w:eastAsiaTheme="majorEastAsia" w:hAnsiTheme="majorHAnsi" w:cstheme="majorBidi"/>
          <w:b/>
          <w:sz w:val="24"/>
          <w:szCs w:val="26"/>
        </w:rPr>
      </w:pPr>
      <w:bookmarkStart w:id="430" w:name="_Ref396935948"/>
      <w:bookmarkStart w:id="431" w:name="_Toc399091993"/>
      <w:r w:rsidRPr="002C1D39">
        <w:lastRenderedPageBreak/>
        <w:t>Preliminary consideration of confounders</w:t>
      </w:r>
      <w:bookmarkEnd w:id="430"/>
      <w:bookmarkEnd w:id="431"/>
    </w:p>
    <w:p w14:paraId="47E83728" w14:textId="77777777" w:rsidR="00B969B6" w:rsidRPr="002C1D39" w:rsidRDefault="00B969B6" w:rsidP="00B969B6">
      <w:pPr>
        <w:spacing w:before="60"/>
      </w:pPr>
      <w:r w:rsidRPr="002C1D39">
        <w:rPr>
          <w:rFonts w:cs="Arial"/>
        </w:rPr>
        <w:t>Complete a row for each important confounding domain (</w:t>
      </w:r>
      <w:proofErr w:type="spellStart"/>
      <w:r w:rsidRPr="002C1D39">
        <w:rPr>
          <w:rFonts w:cs="Arial"/>
        </w:rPr>
        <w:t>i</w:t>
      </w:r>
      <w:proofErr w:type="spellEnd"/>
      <w:r w:rsidRPr="002C1D39">
        <w:rPr>
          <w:rFonts w:cs="Arial"/>
        </w:rPr>
        <w:t xml:space="preserve">) listed in the review protocol; and (ii) </w:t>
      </w:r>
      <w:r w:rsidRPr="002C1D39">
        <w:t>relevant to the setting of this particular study, or which the study authors identified as potentially important.</w:t>
      </w:r>
    </w:p>
    <w:p w14:paraId="3298E6C7" w14:textId="77777777" w:rsidR="00B969B6" w:rsidRPr="002C1D39" w:rsidRDefault="00B969B6" w:rsidP="00B969B6">
      <w:r w:rsidRPr="002C1D39">
        <w:t>“Important” confounding domains are those for which, in the context of this study, adjustment is expected to lead to a clinically important change in the estimated effect of the intervention. “Validity” refers to whether the confounding variable or variables fully measure the domain, while “reliability” refers to the precision of the measurement (more measurement error means less reliability).</w:t>
      </w:r>
    </w:p>
    <w:tbl>
      <w:tblPr>
        <w:tblW w:w="4956" w:type="pct"/>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765"/>
        <w:gridCol w:w="2765"/>
        <w:gridCol w:w="2765"/>
        <w:gridCol w:w="2765"/>
        <w:gridCol w:w="2765"/>
      </w:tblGrid>
      <w:tr w:rsidR="00B969B6" w:rsidRPr="002C1D39" w14:paraId="03FDC726" w14:textId="77777777" w:rsidTr="00490ABD">
        <w:trPr>
          <w:trHeight w:val="79"/>
        </w:trPr>
        <w:tc>
          <w:tcPr>
            <w:tcW w:w="5000" w:type="pct"/>
            <w:gridSpan w:val="5"/>
            <w:tcMar>
              <w:top w:w="0" w:type="dxa"/>
              <w:left w:w="108" w:type="dxa"/>
              <w:bottom w:w="0" w:type="dxa"/>
              <w:right w:w="108" w:type="dxa"/>
            </w:tcMar>
            <w:vAlign w:val="center"/>
          </w:tcPr>
          <w:p w14:paraId="2EDA33B1" w14:textId="77777777" w:rsidR="00B969B6" w:rsidRPr="002C1D39" w:rsidDel="004221E0" w:rsidRDefault="00B969B6" w:rsidP="00490ABD">
            <w:pPr>
              <w:spacing w:before="40" w:after="40"/>
              <w:rPr>
                <w:rFonts w:cs="Arial"/>
                <w:b/>
                <w:szCs w:val="20"/>
                <w:lang w:val="en-CA"/>
              </w:rPr>
            </w:pPr>
            <w:r w:rsidRPr="002C1D39">
              <w:rPr>
                <w:rFonts w:cs="Arial"/>
                <w:b/>
                <w:szCs w:val="20"/>
                <w:lang w:val="en-CA"/>
              </w:rPr>
              <w:t>(</w:t>
            </w:r>
            <w:proofErr w:type="spellStart"/>
            <w:r w:rsidRPr="002C1D39">
              <w:rPr>
                <w:rFonts w:cs="Arial"/>
                <w:b/>
                <w:szCs w:val="20"/>
                <w:lang w:val="en-CA"/>
              </w:rPr>
              <w:t>i</w:t>
            </w:r>
            <w:proofErr w:type="spellEnd"/>
            <w:r w:rsidRPr="002C1D39">
              <w:rPr>
                <w:rFonts w:cs="Arial"/>
                <w:b/>
                <w:szCs w:val="20"/>
                <w:lang w:val="en-CA"/>
              </w:rPr>
              <w:t xml:space="preserve">) Confounding domains </w:t>
            </w:r>
            <w:r w:rsidRPr="002C1D39">
              <w:rPr>
                <w:rFonts w:cs="Arial"/>
                <w:b/>
              </w:rPr>
              <w:t>listed in the review protocol</w:t>
            </w:r>
          </w:p>
        </w:tc>
      </w:tr>
      <w:tr w:rsidR="00B969B6" w:rsidRPr="002C1D39" w14:paraId="558358CF" w14:textId="77777777" w:rsidTr="00490ABD">
        <w:trPr>
          <w:trHeight w:val="340"/>
        </w:trPr>
        <w:tc>
          <w:tcPr>
            <w:tcW w:w="1000" w:type="pct"/>
            <w:tcMar>
              <w:top w:w="0" w:type="dxa"/>
              <w:left w:w="57" w:type="dxa"/>
              <w:bottom w:w="0" w:type="dxa"/>
              <w:right w:w="57" w:type="dxa"/>
            </w:tcMar>
            <w:hideMark/>
          </w:tcPr>
          <w:p w14:paraId="39CDB8F9" w14:textId="77777777" w:rsidR="00B969B6" w:rsidRPr="002C1D39" w:rsidRDefault="00B969B6" w:rsidP="00490ABD">
            <w:pPr>
              <w:spacing w:before="40" w:after="40"/>
              <w:rPr>
                <w:rFonts w:cs="Arial"/>
                <w:szCs w:val="20"/>
                <w:lang w:val="en-CA"/>
              </w:rPr>
            </w:pPr>
            <w:r w:rsidRPr="002C1D39">
              <w:rPr>
                <w:rFonts w:cs="Arial"/>
                <w:szCs w:val="20"/>
              </w:rPr>
              <w:t>Confounding domain</w:t>
            </w:r>
          </w:p>
        </w:tc>
        <w:tc>
          <w:tcPr>
            <w:tcW w:w="1000" w:type="pct"/>
            <w:tcMar>
              <w:left w:w="57" w:type="dxa"/>
              <w:right w:w="57" w:type="dxa"/>
            </w:tcMar>
          </w:tcPr>
          <w:p w14:paraId="243DFCD4" w14:textId="77777777" w:rsidR="00B969B6" w:rsidRPr="002C1D39" w:rsidRDefault="00B969B6" w:rsidP="00490ABD">
            <w:pPr>
              <w:spacing w:before="40" w:after="40"/>
              <w:rPr>
                <w:rFonts w:cs="Arial"/>
                <w:szCs w:val="20"/>
                <w:lang w:val="en-CA"/>
              </w:rPr>
            </w:pPr>
            <w:r w:rsidRPr="002C1D39">
              <w:rPr>
                <w:rFonts w:cs="Arial"/>
                <w:szCs w:val="20"/>
                <w:lang w:val="en-CA"/>
              </w:rPr>
              <w:t xml:space="preserve">Measured variable(s) </w:t>
            </w:r>
          </w:p>
        </w:tc>
        <w:tc>
          <w:tcPr>
            <w:tcW w:w="1000" w:type="pct"/>
            <w:tcMar>
              <w:left w:w="57" w:type="dxa"/>
              <w:right w:w="57" w:type="dxa"/>
            </w:tcMar>
          </w:tcPr>
          <w:p w14:paraId="791918B8" w14:textId="77777777" w:rsidR="00B969B6" w:rsidRPr="002C1D39" w:rsidRDefault="00B969B6" w:rsidP="00490ABD">
            <w:pPr>
              <w:spacing w:before="40" w:after="40"/>
              <w:rPr>
                <w:rFonts w:cs="Arial"/>
                <w:szCs w:val="20"/>
                <w:lang w:val="en-CA"/>
              </w:rPr>
            </w:pPr>
            <w:r w:rsidRPr="002C1D39">
              <w:rPr>
                <w:rFonts w:cs="Arial"/>
                <w:szCs w:val="20"/>
                <w:lang w:val="en-CA"/>
              </w:rPr>
              <w:t>Is there evidence that controlling for this variable was unnecessary?*</w:t>
            </w:r>
          </w:p>
        </w:tc>
        <w:tc>
          <w:tcPr>
            <w:tcW w:w="1000" w:type="pct"/>
            <w:tcMar>
              <w:left w:w="57" w:type="dxa"/>
              <w:right w:w="57" w:type="dxa"/>
            </w:tcMar>
          </w:tcPr>
          <w:p w14:paraId="52D64487" w14:textId="77777777" w:rsidR="00B969B6" w:rsidRPr="002C1D39" w:rsidRDefault="00B969B6" w:rsidP="00490ABD">
            <w:pPr>
              <w:spacing w:before="40" w:after="40"/>
              <w:rPr>
                <w:rFonts w:cs="Arial"/>
                <w:szCs w:val="20"/>
                <w:lang w:val="en-CA"/>
              </w:rPr>
            </w:pPr>
            <w:r w:rsidRPr="002C1D39">
              <w:rPr>
                <w:rFonts w:cs="Arial"/>
                <w:szCs w:val="20"/>
                <w:lang w:val="en-CA"/>
              </w:rPr>
              <w:t>Is the confounding domain measured validly and reliably by this variable (or these variables)?</w:t>
            </w:r>
          </w:p>
        </w:tc>
        <w:tc>
          <w:tcPr>
            <w:tcW w:w="1000" w:type="pct"/>
          </w:tcPr>
          <w:p w14:paraId="010FC849" w14:textId="77777777" w:rsidR="00B969B6" w:rsidRPr="002C1D39" w:rsidRDefault="00B969B6" w:rsidP="00490ABD">
            <w:pPr>
              <w:spacing w:before="40" w:after="40"/>
              <w:rPr>
                <w:rFonts w:cs="Arial"/>
                <w:szCs w:val="20"/>
                <w:lang w:val="en-CA"/>
              </w:rPr>
            </w:pPr>
            <w:r w:rsidRPr="002C1D39">
              <w:rPr>
                <w:rFonts w:cs="Arial"/>
                <w:szCs w:val="20"/>
                <w:lang w:val="en-CA"/>
              </w:rPr>
              <w:t>OPTIONAL: Is failure to adjust for this variable (alone) expected to favour the experimental intervention or the comparator?</w:t>
            </w:r>
          </w:p>
        </w:tc>
      </w:tr>
      <w:tr w:rsidR="00B969B6" w:rsidRPr="002C1D39" w14:paraId="0FDCB605" w14:textId="77777777" w:rsidTr="00490ABD">
        <w:trPr>
          <w:trHeight w:val="753"/>
        </w:trPr>
        <w:tc>
          <w:tcPr>
            <w:tcW w:w="1000" w:type="pct"/>
            <w:tcMar>
              <w:top w:w="0" w:type="dxa"/>
              <w:left w:w="108" w:type="dxa"/>
              <w:bottom w:w="0" w:type="dxa"/>
              <w:right w:w="108" w:type="dxa"/>
            </w:tcMar>
            <w:vAlign w:val="center"/>
          </w:tcPr>
          <w:p w14:paraId="2AF2D132" w14:textId="77777777" w:rsidR="00B969B6" w:rsidRPr="002C1D39" w:rsidRDefault="00B969B6" w:rsidP="00490ABD">
            <w:pPr>
              <w:spacing w:before="40" w:after="40"/>
              <w:jc w:val="center"/>
              <w:rPr>
                <w:rFonts w:cs="Arial"/>
                <w:szCs w:val="20"/>
                <w:lang w:val="en-CA"/>
              </w:rPr>
            </w:pPr>
          </w:p>
        </w:tc>
        <w:tc>
          <w:tcPr>
            <w:tcW w:w="1000" w:type="pct"/>
          </w:tcPr>
          <w:p w14:paraId="405041DB" w14:textId="77777777" w:rsidR="00B969B6" w:rsidRPr="002C1D39" w:rsidRDefault="00B969B6" w:rsidP="00490ABD">
            <w:pPr>
              <w:spacing w:before="40" w:after="40"/>
              <w:rPr>
                <w:rFonts w:cs="Arial"/>
                <w:szCs w:val="20"/>
                <w:lang w:val="en-CA"/>
              </w:rPr>
            </w:pPr>
          </w:p>
        </w:tc>
        <w:tc>
          <w:tcPr>
            <w:tcW w:w="1000" w:type="pct"/>
          </w:tcPr>
          <w:p w14:paraId="61FB4E77" w14:textId="77777777" w:rsidR="00B969B6" w:rsidRPr="002C1D39" w:rsidRDefault="00B969B6" w:rsidP="00490ABD">
            <w:pPr>
              <w:spacing w:before="40" w:after="40"/>
              <w:rPr>
                <w:rFonts w:cs="Arial"/>
                <w:szCs w:val="20"/>
                <w:lang w:val="en-CA"/>
              </w:rPr>
            </w:pPr>
          </w:p>
        </w:tc>
        <w:tc>
          <w:tcPr>
            <w:tcW w:w="1000" w:type="pct"/>
            <w:vAlign w:val="center"/>
          </w:tcPr>
          <w:p w14:paraId="00FE1841" w14:textId="77777777" w:rsidR="00B969B6" w:rsidRPr="002C1D39" w:rsidRDefault="00B969B6" w:rsidP="00490ABD">
            <w:pPr>
              <w:spacing w:before="40" w:after="40"/>
              <w:jc w:val="center"/>
              <w:rPr>
                <w:rFonts w:cs="Arial"/>
                <w:szCs w:val="20"/>
                <w:lang w:val="en-CA"/>
              </w:rPr>
            </w:pPr>
            <w:r w:rsidRPr="002C1D39">
              <w:rPr>
                <w:rFonts w:cs="Arial"/>
                <w:szCs w:val="20"/>
                <w:lang w:val="en-CA"/>
              </w:rPr>
              <w:t>Yes / No / No information</w:t>
            </w:r>
          </w:p>
        </w:tc>
        <w:tc>
          <w:tcPr>
            <w:tcW w:w="1000" w:type="pct"/>
            <w:vAlign w:val="center"/>
          </w:tcPr>
          <w:p w14:paraId="2EF5341B"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198D7F37" w14:textId="77777777" w:rsidTr="00490ABD">
        <w:trPr>
          <w:trHeight w:val="707"/>
        </w:trPr>
        <w:tc>
          <w:tcPr>
            <w:tcW w:w="1000" w:type="pct"/>
            <w:tcMar>
              <w:top w:w="0" w:type="dxa"/>
              <w:left w:w="108" w:type="dxa"/>
              <w:bottom w:w="0" w:type="dxa"/>
              <w:right w:w="108" w:type="dxa"/>
            </w:tcMar>
            <w:vAlign w:val="center"/>
          </w:tcPr>
          <w:p w14:paraId="213FA45D" w14:textId="77777777" w:rsidR="00B969B6" w:rsidRPr="002C1D39" w:rsidRDefault="00B969B6" w:rsidP="00490ABD">
            <w:pPr>
              <w:spacing w:before="40" w:after="40"/>
              <w:jc w:val="center"/>
              <w:rPr>
                <w:rFonts w:cs="Arial"/>
                <w:szCs w:val="20"/>
                <w:lang w:val="en-CA"/>
              </w:rPr>
            </w:pPr>
          </w:p>
        </w:tc>
        <w:tc>
          <w:tcPr>
            <w:tcW w:w="1000" w:type="pct"/>
          </w:tcPr>
          <w:p w14:paraId="21914B02" w14:textId="77777777" w:rsidR="00B969B6" w:rsidRPr="002C1D39" w:rsidRDefault="00B969B6" w:rsidP="00490ABD">
            <w:pPr>
              <w:spacing w:before="40" w:after="40"/>
              <w:rPr>
                <w:rFonts w:cs="Arial"/>
                <w:szCs w:val="20"/>
                <w:lang w:val="en-CA"/>
              </w:rPr>
            </w:pPr>
          </w:p>
        </w:tc>
        <w:tc>
          <w:tcPr>
            <w:tcW w:w="1000" w:type="pct"/>
          </w:tcPr>
          <w:p w14:paraId="5DF744EF" w14:textId="77777777" w:rsidR="00B969B6" w:rsidRPr="002C1D39" w:rsidRDefault="00B969B6" w:rsidP="00490ABD">
            <w:pPr>
              <w:spacing w:before="40" w:after="40"/>
              <w:rPr>
                <w:rFonts w:cs="Arial"/>
                <w:szCs w:val="20"/>
                <w:lang w:val="en-CA"/>
              </w:rPr>
            </w:pPr>
          </w:p>
        </w:tc>
        <w:tc>
          <w:tcPr>
            <w:tcW w:w="1000" w:type="pct"/>
            <w:vAlign w:val="center"/>
          </w:tcPr>
          <w:p w14:paraId="721C65AB" w14:textId="77777777" w:rsidR="00B969B6" w:rsidRPr="002C1D39" w:rsidRDefault="00B969B6" w:rsidP="00490ABD">
            <w:pPr>
              <w:spacing w:before="40" w:after="40"/>
              <w:jc w:val="center"/>
              <w:rPr>
                <w:rFonts w:cs="Arial"/>
                <w:szCs w:val="20"/>
                <w:lang w:val="en-CA"/>
              </w:rPr>
            </w:pPr>
          </w:p>
        </w:tc>
        <w:tc>
          <w:tcPr>
            <w:tcW w:w="1000" w:type="pct"/>
          </w:tcPr>
          <w:p w14:paraId="46753560" w14:textId="77777777" w:rsidR="00B969B6" w:rsidRPr="002C1D39" w:rsidRDefault="00B969B6" w:rsidP="00490ABD">
            <w:pPr>
              <w:spacing w:before="40" w:after="40"/>
              <w:jc w:val="center"/>
              <w:rPr>
                <w:rFonts w:cs="Arial"/>
                <w:szCs w:val="20"/>
                <w:lang w:val="en-CA"/>
              </w:rPr>
            </w:pPr>
          </w:p>
        </w:tc>
      </w:tr>
      <w:tr w:rsidR="00B969B6" w:rsidRPr="002C1D39" w14:paraId="627B0234" w14:textId="77777777" w:rsidTr="00490ABD">
        <w:trPr>
          <w:trHeight w:val="707"/>
        </w:trPr>
        <w:tc>
          <w:tcPr>
            <w:tcW w:w="1000" w:type="pct"/>
            <w:tcMar>
              <w:top w:w="0" w:type="dxa"/>
              <w:left w:w="108" w:type="dxa"/>
              <w:bottom w:w="0" w:type="dxa"/>
              <w:right w:w="108" w:type="dxa"/>
            </w:tcMar>
          </w:tcPr>
          <w:p w14:paraId="64562490"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7C5A25F"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3F2EC3B" w14:textId="77777777" w:rsidR="00B969B6" w:rsidRPr="002C1D39" w:rsidRDefault="00B969B6" w:rsidP="00490ABD">
            <w:pPr>
              <w:spacing w:before="40" w:after="40"/>
              <w:rPr>
                <w:rFonts w:cs="Arial"/>
                <w:szCs w:val="20"/>
                <w:lang w:val="en-CA"/>
              </w:rPr>
            </w:pPr>
          </w:p>
        </w:tc>
        <w:tc>
          <w:tcPr>
            <w:tcW w:w="1000" w:type="pct"/>
          </w:tcPr>
          <w:p w14:paraId="295D657B"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7F0AF58C" w14:textId="77777777" w:rsidR="00B969B6" w:rsidRPr="002C1D39" w:rsidRDefault="00B969B6" w:rsidP="00490ABD">
            <w:pPr>
              <w:spacing w:before="40" w:after="40"/>
              <w:rPr>
                <w:rFonts w:cs="Arial"/>
                <w:szCs w:val="20"/>
                <w:lang w:val="en-CA"/>
              </w:rPr>
            </w:pPr>
          </w:p>
        </w:tc>
      </w:tr>
      <w:tr w:rsidR="00B969B6" w:rsidRPr="002C1D39" w14:paraId="1FFE7562" w14:textId="77777777" w:rsidTr="00490ABD">
        <w:trPr>
          <w:trHeight w:val="707"/>
        </w:trPr>
        <w:tc>
          <w:tcPr>
            <w:tcW w:w="1000" w:type="pct"/>
            <w:tcMar>
              <w:top w:w="0" w:type="dxa"/>
              <w:left w:w="108" w:type="dxa"/>
              <w:bottom w:w="0" w:type="dxa"/>
              <w:right w:w="108" w:type="dxa"/>
            </w:tcMar>
          </w:tcPr>
          <w:p w14:paraId="241078F5"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26FD1058"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568C26E" w14:textId="77777777" w:rsidR="00B969B6" w:rsidRPr="002C1D39" w:rsidRDefault="00B969B6" w:rsidP="00490ABD">
            <w:pPr>
              <w:spacing w:before="40" w:after="40"/>
              <w:rPr>
                <w:rFonts w:cs="Arial"/>
                <w:szCs w:val="20"/>
                <w:lang w:val="en-CA"/>
              </w:rPr>
            </w:pPr>
          </w:p>
        </w:tc>
        <w:tc>
          <w:tcPr>
            <w:tcW w:w="1000" w:type="pct"/>
          </w:tcPr>
          <w:p w14:paraId="2EF7D439"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74955583" w14:textId="77777777" w:rsidR="00B969B6" w:rsidRPr="002C1D39" w:rsidRDefault="00B969B6" w:rsidP="00490ABD">
            <w:pPr>
              <w:spacing w:before="40" w:after="40"/>
              <w:rPr>
                <w:rFonts w:cs="Arial"/>
                <w:szCs w:val="20"/>
                <w:lang w:val="en-CA"/>
              </w:rPr>
            </w:pPr>
          </w:p>
        </w:tc>
      </w:tr>
      <w:tr w:rsidR="00B969B6" w:rsidRPr="002C1D39" w14:paraId="448002D4" w14:textId="77777777" w:rsidTr="00490ABD">
        <w:trPr>
          <w:trHeight w:val="707"/>
        </w:trPr>
        <w:tc>
          <w:tcPr>
            <w:tcW w:w="1000" w:type="pct"/>
            <w:tcMar>
              <w:top w:w="0" w:type="dxa"/>
              <w:left w:w="108" w:type="dxa"/>
              <w:bottom w:w="0" w:type="dxa"/>
              <w:right w:w="108" w:type="dxa"/>
            </w:tcMar>
          </w:tcPr>
          <w:p w14:paraId="7FE9EE90"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4C7212D5"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4F494D6B" w14:textId="77777777" w:rsidR="00B969B6" w:rsidRPr="002C1D39" w:rsidRDefault="00B969B6" w:rsidP="00490ABD">
            <w:pPr>
              <w:spacing w:before="40" w:after="40"/>
              <w:rPr>
                <w:rFonts w:cs="Arial"/>
                <w:szCs w:val="20"/>
                <w:lang w:val="en-CA"/>
              </w:rPr>
            </w:pPr>
          </w:p>
        </w:tc>
        <w:tc>
          <w:tcPr>
            <w:tcW w:w="1000" w:type="pct"/>
          </w:tcPr>
          <w:p w14:paraId="4A2BEC1E"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120E2A78" w14:textId="77777777" w:rsidR="00B969B6" w:rsidRPr="002C1D39" w:rsidRDefault="00B969B6" w:rsidP="00490ABD">
            <w:pPr>
              <w:spacing w:before="40" w:after="40"/>
              <w:rPr>
                <w:rFonts w:cs="Arial"/>
                <w:szCs w:val="20"/>
                <w:lang w:val="en-CA"/>
              </w:rPr>
            </w:pPr>
          </w:p>
        </w:tc>
      </w:tr>
      <w:tr w:rsidR="00B969B6" w:rsidRPr="002C1D39" w14:paraId="5F58B803" w14:textId="77777777" w:rsidTr="00490ABD">
        <w:trPr>
          <w:trHeight w:val="707"/>
        </w:trPr>
        <w:tc>
          <w:tcPr>
            <w:tcW w:w="1000" w:type="pct"/>
            <w:tcMar>
              <w:top w:w="0" w:type="dxa"/>
              <w:left w:w="108" w:type="dxa"/>
              <w:bottom w:w="0" w:type="dxa"/>
              <w:right w:w="108" w:type="dxa"/>
            </w:tcMar>
          </w:tcPr>
          <w:p w14:paraId="7DF9528F"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60E12618"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387F4128" w14:textId="77777777" w:rsidR="00B969B6" w:rsidRPr="002C1D39" w:rsidRDefault="00B969B6" w:rsidP="00490ABD">
            <w:pPr>
              <w:spacing w:before="40" w:after="40"/>
              <w:rPr>
                <w:rFonts w:cs="Arial"/>
                <w:szCs w:val="20"/>
                <w:lang w:val="en-CA"/>
              </w:rPr>
            </w:pPr>
          </w:p>
        </w:tc>
        <w:tc>
          <w:tcPr>
            <w:tcW w:w="1000" w:type="pct"/>
          </w:tcPr>
          <w:p w14:paraId="04F37E97"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0C4C1F48" w14:textId="77777777" w:rsidR="00B969B6" w:rsidRPr="002C1D39" w:rsidRDefault="00B969B6" w:rsidP="00490ABD">
            <w:pPr>
              <w:spacing w:before="40" w:after="40"/>
              <w:rPr>
                <w:rFonts w:cs="Arial"/>
                <w:szCs w:val="20"/>
                <w:lang w:val="en-CA"/>
              </w:rPr>
            </w:pPr>
          </w:p>
        </w:tc>
      </w:tr>
      <w:tr w:rsidR="00B969B6" w:rsidRPr="002C1D39" w14:paraId="79D9264D" w14:textId="77777777" w:rsidTr="00490ABD">
        <w:trPr>
          <w:trHeight w:val="707"/>
        </w:trPr>
        <w:tc>
          <w:tcPr>
            <w:tcW w:w="1000" w:type="pct"/>
            <w:tcMar>
              <w:top w:w="0" w:type="dxa"/>
              <w:left w:w="108" w:type="dxa"/>
              <w:bottom w:w="0" w:type="dxa"/>
              <w:right w:w="108" w:type="dxa"/>
            </w:tcMar>
          </w:tcPr>
          <w:p w14:paraId="69984765"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11F7D4A5"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6BA58772" w14:textId="77777777" w:rsidR="00B969B6" w:rsidRPr="002C1D39" w:rsidRDefault="00B969B6" w:rsidP="00490ABD">
            <w:pPr>
              <w:spacing w:before="40" w:after="40"/>
              <w:rPr>
                <w:rFonts w:cs="Arial"/>
                <w:szCs w:val="20"/>
                <w:lang w:val="en-CA"/>
              </w:rPr>
            </w:pPr>
          </w:p>
        </w:tc>
        <w:tc>
          <w:tcPr>
            <w:tcW w:w="1000" w:type="pct"/>
          </w:tcPr>
          <w:p w14:paraId="484A0185"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A2934BD" w14:textId="77777777" w:rsidR="00B969B6" w:rsidRPr="002C1D39" w:rsidRDefault="00B969B6" w:rsidP="00490ABD">
            <w:pPr>
              <w:spacing w:before="40" w:after="40"/>
              <w:rPr>
                <w:rFonts w:cs="Arial"/>
                <w:szCs w:val="20"/>
                <w:lang w:val="en-CA"/>
              </w:rPr>
            </w:pPr>
          </w:p>
        </w:tc>
      </w:tr>
      <w:tr w:rsidR="00B969B6" w:rsidRPr="002C1D39" w14:paraId="7124E90F" w14:textId="77777777" w:rsidTr="00490ABD">
        <w:trPr>
          <w:trHeight w:val="707"/>
        </w:trPr>
        <w:tc>
          <w:tcPr>
            <w:tcW w:w="1000" w:type="pct"/>
            <w:tcMar>
              <w:top w:w="0" w:type="dxa"/>
              <w:left w:w="108" w:type="dxa"/>
              <w:bottom w:w="0" w:type="dxa"/>
              <w:right w:w="108" w:type="dxa"/>
            </w:tcMar>
          </w:tcPr>
          <w:p w14:paraId="1A9F4A8A"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bottom w:val="single" w:sz="4" w:space="0" w:color="auto"/>
              <w:right w:val="single" w:sz="4" w:space="0" w:color="auto"/>
            </w:tcBorders>
          </w:tcPr>
          <w:p w14:paraId="6BFB5FA1"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bottom w:val="single" w:sz="4" w:space="0" w:color="auto"/>
              <w:right w:val="single" w:sz="4" w:space="0" w:color="auto"/>
            </w:tcBorders>
          </w:tcPr>
          <w:p w14:paraId="259098FA" w14:textId="77777777" w:rsidR="00B969B6" w:rsidRPr="002C1D39" w:rsidRDefault="00B969B6" w:rsidP="00490ABD">
            <w:pPr>
              <w:spacing w:before="40" w:after="40"/>
              <w:rPr>
                <w:rFonts w:cs="Arial"/>
                <w:szCs w:val="20"/>
                <w:lang w:val="en-CA"/>
              </w:rPr>
            </w:pPr>
          </w:p>
        </w:tc>
        <w:tc>
          <w:tcPr>
            <w:tcW w:w="1000" w:type="pct"/>
          </w:tcPr>
          <w:p w14:paraId="37498178"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bottom w:val="single" w:sz="4" w:space="0" w:color="auto"/>
              <w:right w:val="single" w:sz="4" w:space="0" w:color="auto"/>
            </w:tcBorders>
          </w:tcPr>
          <w:p w14:paraId="19F8997C" w14:textId="77777777" w:rsidR="00B969B6" w:rsidRPr="002C1D39" w:rsidRDefault="00B969B6" w:rsidP="00490ABD">
            <w:pPr>
              <w:spacing w:before="40" w:after="40"/>
              <w:rPr>
                <w:rFonts w:cs="Arial"/>
                <w:szCs w:val="20"/>
                <w:lang w:val="en-CA"/>
              </w:rPr>
            </w:pPr>
          </w:p>
        </w:tc>
      </w:tr>
      <w:tr w:rsidR="00B969B6" w:rsidRPr="002C1D39" w14:paraId="1583221F" w14:textId="77777777" w:rsidTr="00490ABD">
        <w:trPr>
          <w:trHeight w:val="707"/>
        </w:trPr>
        <w:tc>
          <w:tcPr>
            <w:tcW w:w="1000" w:type="pct"/>
            <w:tcMar>
              <w:top w:w="0" w:type="dxa"/>
              <w:left w:w="108" w:type="dxa"/>
              <w:bottom w:w="0" w:type="dxa"/>
              <w:right w:w="108" w:type="dxa"/>
            </w:tcMar>
          </w:tcPr>
          <w:p w14:paraId="300DDB70"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1EA81C40"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32507E72" w14:textId="77777777" w:rsidR="00B969B6" w:rsidRPr="002C1D39" w:rsidRDefault="00B969B6" w:rsidP="00490ABD">
            <w:pPr>
              <w:spacing w:before="40" w:after="40"/>
              <w:rPr>
                <w:rFonts w:cs="Arial"/>
                <w:szCs w:val="20"/>
                <w:lang w:val="en-CA"/>
              </w:rPr>
            </w:pPr>
          </w:p>
        </w:tc>
        <w:tc>
          <w:tcPr>
            <w:tcW w:w="1000" w:type="pct"/>
          </w:tcPr>
          <w:p w14:paraId="550FA1EC"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3C3B1A6" w14:textId="77777777" w:rsidR="00B969B6" w:rsidRPr="002C1D39" w:rsidRDefault="00B969B6" w:rsidP="00490ABD">
            <w:pPr>
              <w:spacing w:before="40" w:after="40"/>
              <w:rPr>
                <w:rFonts w:cs="Arial"/>
                <w:szCs w:val="20"/>
                <w:lang w:val="en-CA"/>
              </w:rPr>
            </w:pPr>
          </w:p>
        </w:tc>
      </w:tr>
    </w:tbl>
    <w:p w14:paraId="62C0B98E" w14:textId="77777777" w:rsidR="00B969B6" w:rsidRDefault="00B969B6" w:rsidP="00B969B6">
      <w:pPr>
        <w:rPr>
          <w:sz w:val="10"/>
          <w:szCs w:val="10"/>
        </w:rPr>
      </w:pPr>
    </w:p>
    <w:tbl>
      <w:tblPr>
        <w:tblW w:w="4956" w:type="pct"/>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765"/>
        <w:gridCol w:w="2765"/>
        <w:gridCol w:w="2765"/>
        <w:gridCol w:w="2765"/>
        <w:gridCol w:w="2765"/>
      </w:tblGrid>
      <w:tr w:rsidR="00B969B6" w:rsidRPr="002C1D39" w14:paraId="62211051" w14:textId="77777777" w:rsidTr="00490ABD">
        <w:trPr>
          <w:trHeight w:val="79"/>
        </w:trPr>
        <w:tc>
          <w:tcPr>
            <w:tcW w:w="5000" w:type="pct"/>
            <w:gridSpan w:val="5"/>
            <w:tcMar>
              <w:top w:w="0" w:type="dxa"/>
              <w:left w:w="108" w:type="dxa"/>
              <w:bottom w:w="0" w:type="dxa"/>
              <w:right w:w="108" w:type="dxa"/>
            </w:tcMar>
            <w:vAlign w:val="center"/>
          </w:tcPr>
          <w:p w14:paraId="169B6291" w14:textId="77777777" w:rsidR="00B969B6" w:rsidRPr="002C1D39" w:rsidDel="004221E0" w:rsidRDefault="00B969B6" w:rsidP="00490ABD">
            <w:pPr>
              <w:spacing w:before="40" w:after="40"/>
              <w:rPr>
                <w:rFonts w:cs="Arial"/>
                <w:b/>
                <w:szCs w:val="20"/>
                <w:lang w:val="en-CA"/>
              </w:rPr>
            </w:pPr>
            <w:r w:rsidRPr="002C1D39">
              <w:rPr>
                <w:rFonts w:cs="Arial"/>
                <w:b/>
                <w:szCs w:val="20"/>
                <w:lang w:val="en-CA"/>
              </w:rPr>
              <w:t>(ii) Additional confounding domains relevant</w:t>
            </w:r>
            <w:r w:rsidRPr="002C1D39">
              <w:rPr>
                <w:b/>
              </w:rPr>
              <w:t xml:space="preserve"> to the setting of this particular study, or which the study authors identified as important</w:t>
            </w:r>
          </w:p>
        </w:tc>
      </w:tr>
      <w:tr w:rsidR="00B969B6" w:rsidRPr="002C1D39" w14:paraId="4FC56BE4" w14:textId="77777777" w:rsidTr="00490ABD">
        <w:trPr>
          <w:trHeight w:val="340"/>
        </w:trPr>
        <w:tc>
          <w:tcPr>
            <w:tcW w:w="1000" w:type="pct"/>
            <w:tcMar>
              <w:top w:w="0" w:type="dxa"/>
              <w:left w:w="57" w:type="dxa"/>
              <w:bottom w:w="0" w:type="dxa"/>
              <w:right w:w="57" w:type="dxa"/>
            </w:tcMar>
            <w:hideMark/>
          </w:tcPr>
          <w:p w14:paraId="297BE3BF" w14:textId="77777777" w:rsidR="00B969B6" w:rsidRPr="002C1D39" w:rsidRDefault="00B969B6" w:rsidP="00490ABD">
            <w:pPr>
              <w:spacing w:before="40" w:after="40"/>
              <w:rPr>
                <w:rFonts w:cs="Arial"/>
                <w:szCs w:val="20"/>
                <w:lang w:val="en-CA"/>
              </w:rPr>
            </w:pPr>
            <w:r w:rsidRPr="002C1D39">
              <w:rPr>
                <w:rFonts w:cs="Arial"/>
                <w:szCs w:val="20"/>
              </w:rPr>
              <w:t>Confounding domain</w:t>
            </w:r>
          </w:p>
        </w:tc>
        <w:tc>
          <w:tcPr>
            <w:tcW w:w="1000" w:type="pct"/>
            <w:tcMar>
              <w:left w:w="57" w:type="dxa"/>
              <w:right w:w="57" w:type="dxa"/>
            </w:tcMar>
          </w:tcPr>
          <w:p w14:paraId="10DCD495" w14:textId="77777777" w:rsidR="00B969B6" w:rsidRPr="002C1D39" w:rsidRDefault="00B969B6" w:rsidP="00490ABD">
            <w:pPr>
              <w:spacing w:before="40" w:after="40"/>
              <w:rPr>
                <w:rFonts w:cs="Arial"/>
                <w:szCs w:val="20"/>
                <w:lang w:val="en-CA"/>
              </w:rPr>
            </w:pPr>
            <w:r w:rsidRPr="002C1D39">
              <w:rPr>
                <w:rFonts w:cs="Arial"/>
                <w:szCs w:val="20"/>
                <w:lang w:val="en-CA"/>
              </w:rPr>
              <w:t xml:space="preserve">Measured variable(s) </w:t>
            </w:r>
          </w:p>
        </w:tc>
        <w:tc>
          <w:tcPr>
            <w:tcW w:w="1000" w:type="pct"/>
            <w:tcMar>
              <w:left w:w="57" w:type="dxa"/>
              <w:right w:w="57" w:type="dxa"/>
            </w:tcMar>
          </w:tcPr>
          <w:p w14:paraId="02D40278" w14:textId="77777777" w:rsidR="00B969B6" w:rsidRPr="002C1D39" w:rsidRDefault="00B969B6" w:rsidP="00490ABD">
            <w:pPr>
              <w:spacing w:before="40" w:after="40"/>
              <w:rPr>
                <w:rFonts w:cs="Arial"/>
                <w:szCs w:val="20"/>
                <w:lang w:val="en-CA"/>
              </w:rPr>
            </w:pPr>
            <w:r w:rsidRPr="002C1D39">
              <w:rPr>
                <w:rFonts w:cs="Arial"/>
                <w:szCs w:val="20"/>
                <w:lang w:val="en-CA"/>
              </w:rPr>
              <w:t>Is there evidence that controlling for this variable was unnecessary?*</w:t>
            </w:r>
          </w:p>
        </w:tc>
        <w:tc>
          <w:tcPr>
            <w:tcW w:w="1000" w:type="pct"/>
            <w:tcMar>
              <w:left w:w="57" w:type="dxa"/>
              <w:right w:w="57" w:type="dxa"/>
            </w:tcMar>
          </w:tcPr>
          <w:p w14:paraId="1A6F5AC3" w14:textId="77777777" w:rsidR="00B969B6" w:rsidRPr="002C1D39" w:rsidRDefault="00B969B6" w:rsidP="00490ABD">
            <w:pPr>
              <w:spacing w:before="40" w:after="40"/>
              <w:rPr>
                <w:rFonts w:cs="Arial"/>
                <w:szCs w:val="20"/>
                <w:lang w:val="en-CA"/>
              </w:rPr>
            </w:pPr>
            <w:r w:rsidRPr="002C1D39">
              <w:rPr>
                <w:rFonts w:cs="Arial"/>
                <w:szCs w:val="20"/>
                <w:lang w:val="en-CA"/>
              </w:rPr>
              <w:t>Is the confounding domain measured validly and reliably by this variable (or these variables)?</w:t>
            </w:r>
          </w:p>
        </w:tc>
        <w:tc>
          <w:tcPr>
            <w:tcW w:w="1000" w:type="pct"/>
          </w:tcPr>
          <w:p w14:paraId="3CF9A1EA" w14:textId="77777777" w:rsidR="00B969B6" w:rsidRPr="002C1D39" w:rsidRDefault="00B969B6" w:rsidP="00490ABD">
            <w:pPr>
              <w:spacing w:before="40" w:after="40"/>
              <w:rPr>
                <w:rFonts w:cs="Arial"/>
                <w:szCs w:val="20"/>
                <w:lang w:val="en-CA"/>
              </w:rPr>
            </w:pPr>
            <w:r w:rsidRPr="002C1D39">
              <w:rPr>
                <w:rFonts w:cs="Arial"/>
                <w:szCs w:val="20"/>
                <w:lang w:val="en-CA"/>
              </w:rPr>
              <w:t>OPTIONAL: Is failure to adjust for this variable (alone) expected to favour the experimental intervention or the comparator?</w:t>
            </w:r>
          </w:p>
        </w:tc>
      </w:tr>
      <w:tr w:rsidR="00B969B6" w:rsidRPr="002C1D39" w14:paraId="309804C7" w14:textId="77777777" w:rsidTr="00490ABD">
        <w:trPr>
          <w:trHeight w:val="829"/>
        </w:trPr>
        <w:tc>
          <w:tcPr>
            <w:tcW w:w="1000" w:type="pct"/>
            <w:tcMar>
              <w:top w:w="0" w:type="dxa"/>
              <w:left w:w="108" w:type="dxa"/>
              <w:bottom w:w="0" w:type="dxa"/>
              <w:right w:w="108" w:type="dxa"/>
            </w:tcMar>
            <w:vAlign w:val="center"/>
          </w:tcPr>
          <w:p w14:paraId="63C8FA85" w14:textId="77777777" w:rsidR="00B969B6" w:rsidRPr="002C1D39" w:rsidRDefault="00B969B6" w:rsidP="00490ABD">
            <w:pPr>
              <w:spacing w:before="40" w:after="40"/>
              <w:jc w:val="center"/>
              <w:rPr>
                <w:rFonts w:cs="Arial"/>
                <w:szCs w:val="20"/>
                <w:lang w:val="en-CA"/>
              </w:rPr>
            </w:pPr>
          </w:p>
        </w:tc>
        <w:tc>
          <w:tcPr>
            <w:tcW w:w="1000" w:type="pct"/>
          </w:tcPr>
          <w:p w14:paraId="303FA15A" w14:textId="77777777" w:rsidR="00B969B6" w:rsidRPr="002C1D39" w:rsidRDefault="00B969B6" w:rsidP="00490ABD">
            <w:pPr>
              <w:spacing w:before="40" w:after="40"/>
              <w:rPr>
                <w:rFonts w:cs="Arial"/>
                <w:szCs w:val="20"/>
                <w:lang w:val="en-CA"/>
              </w:rPr>
            </w:pPr>
          </w:p>
        </w:tc>
        <w:tc>
          <w:tcPr>
            <w:tcW w:w="1000" w:type="pct"/>
          </w:tcPr>
          <w:p w14:paraId="141DB5CA" w14:textId="77777777" w:rsidR="00B969B6" w:rsidRPr="002C1D39" w:rsidRDefault="00B969B6" w:rsidP="00490ABD">
            <w:pPr>
              <w:spacing w:before="40" w:after="40"/>
              <w:rPr>
                <w:rFonts w:cs="Arial"/>
                <w:szCs w:val="20"/>
                <w:lang w:val="en-CA"/>
              </w:rPr>
            </w:pPr>
          </w:p>
        </w:tc>
        <w:tc>
          <w:tcPr>
            <w:tcW w:w="1000" w:type="pct"/>
            <w:vAlign w:val="center"/>
          </w:tcPr>
          <w:p w14:paraId="52D3D3C8" w14:textId="77777777" w:rsidR="00B969B6" w:rsidRPr="002C1D39" w:rsidRDefault="00B969B6" w:rsidP="00490ABD">
            <w:pPr>
              <w:spacing w:before="40" w:after="40"/>
              <w:jc w:val="center"/>
              <w:rPr>
                <w:rFonts w:cs="Arial"/>
                <w:szCs w:val="20"/>
                <w:lang w:val="en-CA"/>
              </w:rPr>
            </w:pPr>
            <w:r w:rsidRPr="002C1D39">
              <w:rPr>
                <w:rFonts w:cs="Arial"/>
                <w:szCs w:val="20"/>
                <w:lang w:val="en-CA"/>
              </w:rPr>
              <w:t>Yes / No / No information</w:t>
            </w:r>
          </w:p>
        </w:tc>
        <w:tc>
          <w:tcPr>
            <w:tcW w:w="1000" w:type="pct"/>
            <w:vAlign w:val="center"/>
          </w:tcPr>
          <w:p w14:paraId="237091D9"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590EDDD5" w14:textId="77777777" w:rsidTr="00490ABD">
        <w:trPr>
          <w:trHeight w:val="707"/>
        </w:trPr>
        <w:tc>
          <w:tcPr>
            <w:tcW w:w="1000" w:type="pct"/>
            <w:tcMar>
              <w:top w:w="0" w:type="dxa"/>
              <w:left w:w="108" w:type="dxa"/>
              <w:bottom w:w="0" w:type="dxa"/>
              <w:right w:w="108" w:type="dxa"/>
            </w:tcMar>
            <w:vAlign w:val="center"/>
          </w:tcPr>
          <w:p w14:paraId="52FC230E" w14:textId="77777777" w:rsidR="00B969B6" w:rsidRPr="002C1D39" w:rsidRDefault="00B969B6" w:rsidP="00490ABD">
            <w:pPr>
              <w:spacing w:before="40" w:after="40"/>
              <w:jc w:val="center"/>
              <w:rPr>
                <w:rFonts w:cs="Arial"/>
                <w:szCs w:val="20"/>
                <w:lang w:val="en-CA"/>
              </w:rPr>
            </w:pPr>
          </w:p>
        </w:tc>
        <w:tc>
          <w:tcPr>
            <w:tcW w:w="1000" w:type="pct"/>
          </w:tcPr>
          <w:p w14:paraId="2DD9A4FB" w14:textId="77777777" w:rsidR="00B969B6" w:rsidRPr="002C1D39" w:rsidRDefault="00B969B6" w:rsidP="00490ABD">
            <w:pPr>
              <w:spacing w:before="40" w:after="40"/>
              <w:rPr>
                <w:rFonts w:cs="Arial"/>
                <w:szCs w:val="20"/>
                <w:lang w:val="en-CA"/>
              </w:rPr>
            </w:pPr>
          </w:p>
        </w:tc>
        <w:tc>
          <w:tcPr>
            <w:tcW w:w="1000" w:type="pct"/>
          </w:tcPr>
          <w:p w14:paraId="119B034F" w14:textId="77777777" w:rsidR="00B969B6" w:rsidRPr="002C1D39" w:rsidRDefault="00B969B6" w:rsidP="00490ABD">
            <w:pPr>
              <w:spacing w:before="40" w:after="40"/>
              <w:rPr>
                <w:rFonts w:cs="Arial"/>
                <w:szCs w:val="20"/>
                <w:lang w:val="en-CA"/>
              </w:rPr>
            </w:pPr>
          </w:p>
        </w:tc>
        <w:tc>
          <w:tcPr>
            <w:tcW w:w="1000" w:type="pct"/>
            <w:vAlign w:val="center"/>
          </w:tcPr>
          <w:p w14:paraId="02DAA42D" w14:textId="77777777" w:rsidR="00B969B6" w:rsidRPr="002C1D39" w:rsidRDefault="00B969B6" w:rsidP="00490ABD">
            <w:pPr>
              <w:spacing w:before="40" w:after="40"/>
              <w:jc w:val="center"/>
              <w:rPr>
                <w:rFonts w:cs="Arial"/>
                <w:szCs w:val="20"/>
                <w:lang w:val="en-CA"/>
              </w:rPr>
            </w:pPr>
          </w:p>
        </w:tc>
        <w:tc>
          <w:tcPr>
            <w:tcW w:w="1000" w:type="pct"/>
          </w:tcPr>
          <w:p w14:paraId="18D907D9" w14:textId="77777777" w:rsidR="00B969B6" w:rsidRPr="002C1D39" w:rsidRDefault="00B969B6" w:rsidP="00490ABD">
            <w:pPr>
              <w:spacing w:before="40" w:after="40"/>
              <w:jc w:val="center"/>
              <w:rPr>
                <w:rFonts w:cs="Arial"/>
                <w:szCs w:val="20"/>
                <w:lang w:val="en-CA"/>
              </w:rPr>
            </w:pPr>
          </w:p>
        </w:tc>
      </w:tr>
      <w:tr w:rsidR="00B969B6" w:rsidRPr="002C1D39" w14:paraId="3C99A7CF" w14:textId="77777777" w:rsidTr="00490ABD">
        <w:trPr>
          <w:trHeight w:val="707"/>
        </w:trPr>
        <w:tc>
          <w:tcPr>
            <w:tcW w:w="1000" w:type="pct"/>
            <w:tcMar>
              <w:top w:w="0" w:type="dxa"/>
              <w:left w:w="108" w:type="dxa"/>
              <w:bottom w:w="0" w:type="dxa"/>
              <w:right w:w="108" w:type="dxa"/>
            </w:tcMar>
          </w:tcPr>
          <w:p w14:paraId="2A612898"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6C5F1E7E"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1821A85C" w14:textId="77777777" w:rsidR="00B969B6" w:rsidRPr="002C1D39" w:rsidRDefault="00B969B6" w:rsidP="00490ABD">
            <w:pPr>
              <w:spacing w:before="40" w:after="40"/>
              <w:rPr>
                <w:rFonts w:cs="Arial"/>
                <w:szCs w:val="20"/>
                <w:lang w:val="en-CA"/>
              </w:rPr>
            </w:pPr>
          </w:p>
        </w:tc>
        <w:tc>
          <w:tcPr>
            <w:tcW w:w="1000" w:type="pct"/>
          </w:tcPr>
          <w:p w14:paraId="5E448A24"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0674742D" w14:textId="77777777" w:rsidR="00B969B6" w:rsidRPr="002C1D39" w:rsidRDefault="00B969B6" w:rsidP="00490ABD">
            <w:pPr>
              <w:spacing w:before="40" w:after="40"/>
              <w:rPr>
                <w:rFonts w:cs="Arial"/>
                <w:szCs w:val="20"/>
                <w:lang w:val="en-CA"/>
              </w:rPr>
            </w:pPr>
          </w:p>
        </w:tc>
      </w:tr>
      <w:tr w:rsidR="00B969B6" w:rsidRPr="002C1D39" w14:paraId="41ED8F20" w14:textId="77777777" w:rsidTr="00490ABD">
        <w:trPr>
          <w:trHeight w:val="707"/>
        </w:trPr>
        <w:tc>
          <w:tcPr>
            <w:tcW w:w="1000" w:type="pct"/>
            <w:tcMar>
              <w:top w:w="0" w:type="dxa"/>
              <w:left w:w="108" w:type="dxa"/>
              <w:bottom w:w="0" w:type="dxa"/>
              <w:right w:w="108" w:type="dxa"/>
            </w:tcMar>
          </w:tcPr>
          <w:p w14:paraId="6DC77249"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17783C4E"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7AAE3175" w14:textId="77777777" w:rsidR="00B969B6" w:rsidRPr="002C1D39" w:rsidRDefault="00B969B6" w:rsidP="00490ABD">
            <w:pPr>
              <w:spacing w:before="40" w:after="40"/>
              <w:rPr>
                <w:rFonts w:cs="Arial"/>
                <w:szCs w:val="20"/>
                <w:lang w:val="en-CA"/>
              </w:rPr>
            </w:pPr>
          </w:p>
        </w:tc>
        <w:tc>
          <w:tcPr>
            <w:tcW w:w="1000" w:type="pct"/>
          </w:tcPr>
          <w:p w14:paraId="07AC4D65"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7821C0C7" w14:textId="77777777" w:rsidR="00B969B6" w:rsidRPr="002C1D39" w:rsidRDefault="00B969B6" w:rsidP="00490ABD">
            <w:pPr>
              <w:spacing w:before="40" w:after="40"/>
              <w:rPr>
                <w:rFonts w:cs="Arial"/>
                <w:szCs w:val="20"/>
                <w:lang w:val="en-CA"/>
              </w:rPr>
            </w:pPr>
          </w:p>
        </w:tc>
      </w:tr>
      <w:tr w:rsidR="00B969B6" w:rsidRPr="002C1D39" w14:paraId="612F4582" w14:textId="77777777" w:rsidTr="00490ABD">
        <w:trPr>
          <w:trHeight w:val="707"/>
        </w:trPr>
        <w:tc>
          <w:tcPr>
            <w:tcW w:w="1000" w:type="pct"/>
            <w:tcMar>
              <w:top w:w="0" w:type="dxa"/>
              <w:left w:w="108" w:type="dxa"/>
              <w:bottom w:w="0" w:type="dxa"/>
              <w:right w:w="108" w:type="dxa"/>
            </w:tcMar>
          </w:tcPr>
          <w:p w14:paraId="519889C7"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63EA7840"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35140ABD" w14:textId="77777777" w:rsidR="00B969B6" w:rsidRPr="002C1D39" w:rsidRDefault="00B969B6" w:rsidP="00490ABD">
            <w:pPr>
              <w:spacing w:before="40" w:after="40"/>
              <w:rPr>
                <w:rFonts w:cs="Arial"/>
                <w:szCs w:val="20"/>
                <w:lang w:val="en-CA"/>
              </w:rPr>
            </w:pPr>
          </w:p>
        </w:tc>
        <w:tc>
          <w:tcPr>
            <w:tcW w:w="1000" w:type="pct"/>
          </w:tcPr>
          <w:p w14:paraId="5CECC62E"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027BC488" w14:textId="77777777" w:rsidR="00B969B6" w:rsidRPr="002C1D39" w:rsidRDefault="00B969B6" w:rsidP="00490ABD">
            <w:pPr>
              <w:spacing w:before="40" w:after="40"/>
              <w:rPr>
                <w:rFonts w:cs="Arial"/>
                <w:szCs w:val="20"/>
                <w:lang w:val="en-CA"/>
              </w:rPr>
            </w:pPr>
          </w:p>
        </w:tc>
      </w:tr>
      <w:tr w:rsidR="00B969B6" w:rsidRPr="002C1D39" w14:paraId="4BE1FFBD" w14:textId="77777777" w:rsidTr="00490ABD">
        <w:trPr>
          <w:trHeight w:val="707"/>
        </w:trPr>
        <w:tc>
          <w:tcPr>
            <w:tcW w:w="1000" w:type="pct"/>
            <w:tcMar>
              <w:top w:w="0" w:type="dxa"/>
              <w:left w:w="108" w:type="dxa"/>
              <w:bottom w:w="0" w:type="dxa"/>
              <w:right w:w="108" w:type="dxa"/>
            </w:tcMar>
          </w:tcPr>
          <w:p w14:paraId="6D8A7D98"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75011A3D"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46589743" w14:textId="77777777" w:rsidR="00B969B6" w:rsidRPr="002C1D39" w:rsidRDefault="00B969B6" w:rsidP="00490ABD">
            <w:pPr>
              <w:spacing w:before="40" w:after="40"/>
              <w:rPr>
                <w:rFonts w:cs="Arial"/>
                <w:szCs w:val="20"/>
                <w:lang w:val="en-CA"/>
              </w:rPr>
            </w:pPr>
          </w:p>
        </w:tc>
        <w:tc>
          <w:tcPr>
            <w:tcW w:w="1000" w:type="pct"/>
          </w:tcPr>
          <w:p w14:paraId="4FAFBDFB"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24181B74" w14:textId="77777777" w:rsidR="00B969B6" w:rsidRPr="002C1D39" w:rsidRDefault="00B969B6" w:rsidP="00490ABD">
            <w:pPr>
              <w:spacing w:before="40" w:after="40"/>
              <w:rPr>
                <w:rFonts w:cs="Arial"/>
                <w:szCs w:val="20"/>
                <w:lang w:val="en-CA"/>
              </w:rPr>
            </w:pPr>
          </w:p>
        </w:tc>
      </w:tr>
      <w:tr w:rsidR="00B969B6" w:rsidRPr="002C1D39" w14:paraId="58107396" w14:textId="77777777" w:rsidTr="00490ABD">
        <w:trPr>
          <w:trHeight w:val="707"/>
        </w:trPr>
        <w:tc>
          <w:tcPr>
            <w:tcW w:w="1000" w:type="pct"/>
            <w:tcMar>
              <w:top w:w="0" w:type="dxa"/>
              <w:left w:w="108" w:type="dxa"/>
              <w:bottom w:w="0" w:type="dxa"/>
              <w:right w:w="108" w:type="dxa"/>
            </w:tcMar>
          </w:tcPr>
          <w:p w14:paraId="381CE441"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476D6F59"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4C558C16" w14:textId="77777777" w:rsidR="00B969B6" w:rsidRPr="002C1D39" w:rsidRDefault="00B969B6" w:rsidP="00490ABD">
            <w:pPr>
              <w:spacing w:before="40" w:after="40"/>
              <w:rPr>
                <w:rFonts w:cs="Arial"/>
                <w:szCs w:val="20"/>
                <w:lang w:val="en-CA"/>
              </w:rPr>
            </w:pPr>
          </w:p>
        </w:tc>
        <w:tc>
          <w:tcPr>
            <w:tcW w:w="1000" w:type="pct"/>
          </w:tcPr>
          <w:p w14:paraId="08EC1145"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635F3F68" w14:textId="77777777" w:rsidR="00B969B6" w:rsidRPr="002C1D39" w:rsidRDefault="00B969B6" w:rsidP="00490ABD">
            <w:pPr>
              <w:spacing w:before="40" w:after="40"/>
              <w:rPr>
                <w:rFonts w:cs="Arial"/>
                <w:szCs w:val="20"/>
                <w:lang w:val="en-CA"/>
              </w:rPr>
            </w:pPr>
          </w:p>
        </w:tc>
      </w:tr>
      <w:tr w:rsidR="00B969B6" w:rsidRPr="002C1D39" w14:paraId="34D18DBC" w14:textId="77777777" w:rsidTr="00490ABD">
        <w:trPr>
          <w:trHeight w:val="707"/>
        </w:trPr>
        <w:tc>
          <w:tcPr>
            <w:tcW w:w="1000" w:type="pct"/>
            <w:tcMar>
              <w:top w:w="0" w:type="dxa"/>
              <w:left w:w="108" w:type="dxa"/>
              <w:bottom w:w="0" w:type="dxa"/>
              <w:right w:w="108" w:type="dxa"/>
            </w:tcMar>
          </w:tcPr>
          <w:p w14:paraId="0A2F3689"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04BCE9B"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0741E9ED" w14:textId="77777777" w:rsidR="00B969B6" w:rsidRPr="002C1D39" w:rsidRDefault="00B969B6" w:rsidP="00490ABD">
            <w:pPr>
              <w:spacing w:before="40" w:after="40"/>
              <w:rPr>
                <w:rFonts w:cs="Arial"/>
                <w:szCs w:val="20"/>
                <w:lang w:val="en-CA"/>
              </w:rPr>
            </w:pPr>
          </w:p>
        </w:tc>
        <w:tc>
          <w:tcPr>
            <w:tcW w:w="1000" w:type="pct"/>
          </w:tcPr>
          <w:p w14:paraId="06B7E5DE"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7FA3509" w14:textId="77777777" w:rsidR="00B969B6" w:rsidRPr="002C1D39" w:rsidRDefault="00B969B6" w:rsidP="00490ABD">
            <w:pPr>
              <w:spacing w:before="40" w:after="40"/>
              <w:rPr>
                <w:rFonts w:cs="Arial"/>
                <w:szCs w:val="20"/>
                <w:lang w:val="en-CA"/>
              </w:rPr>
            </w:pPr>
          </w:p>
        </w:tc>
      </w:tr>
      <w:tr w:rsidR="00B969B6" w:rsidRPr="002C1D39" w14:paraId="6F728774" w14:textId="77777777" w:rsidTr="00490ABD">
        <w:trPr>
          <w:trHeight w:val="707"/>
        </w:trPr>
        <w:tc>
          <w:tcPr>
            <w:tcW w:w="1000" w:type="pct"/>
            <w:tcMar>
              <w:top w:w="0" w:type="dxa"/>
              <w:left w:w="108" w:type="dxa"/>
              <w:bottom w:w="0" w:type="dxa"/>
              <w:right w:w="108" w:type="dxa"/>
            </w:tcMar>
          </w:tcPr>
          <w:p w14:paraId="66373B9D"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6FF6D976"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6C01857E" w14:textId="77777777" w:rsidR="00B969B6" w:rsidRPr="002C1D39" w:rsidRDefault="00B969B6" w:rsidP="00490ABD">
            <w:pPr>
              <w:spacing w:before="40" w:after="40"/>
              <w:rPr>
                <w:rFonts w:cs="Arial"/>
                <w:szCs w:val="20"/>
                <w:lang w:val="en-CA"/>
              </w:rPr>
            </w:pPr>
          </w:p>
        </w:tc>
        <w:tc>
          <w:tcPr>
            <w:tcW w:w="1000" w:type="pct"/>
          </w:tcPr>
          <w:p w14:paraId="116B15E8"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43424BF" w14:textId="77777777" w:rsidR="00B969B6" w:rsidRPr="002C1D39" w:rsidRDefault="00B969B6" w:rsidP="00490ABD">
            <w:pPr>
              <w:spacing w:before="40" w:after="40"/>
              <w:rPr>
                <w:rFonts w:cs="Arial"/>
                <w:szCs w:val="20"/>
                <w:lang w:val="en-CA"/>
              </w:rPr>
            </w:pPr>
          </w:p>
        </w:tc>
      </w:tr>
      <w:tr w:rsidR="00B969B6" w:rsidRPr="002C1D39" w14:paraId="3946FE63" w14:textId="77777777" w:rsidTr="00490ABD">
        <w:trPr>
          <w:trHeight w:val="707"/>
        </w:trPr>
        <w:tc>
          <w:tcPr>
            <w:tcW w:w="1000" w:type="pct"/>
            <w:tcMar>
              <w:top w:w="0" w:type="dxa"/>
              <w:left w:w="108" w:type="dxa"/>
              <w:bottom w:w="0" w:type="dxa"/>
              <w:right w:w="108" w:type="dxa"/>
            </w:tcMar>
          </w:tcPr>
          <w:p w14:paraId="17C365B4"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3E2167E8"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229C0DFE" w14:textId="77777777" w:rsidR="00B969B6" w:rsidRPr="002C1D39" w:rsidRDefault="00B969B6" w:rsidP="00490ABD">
            <w:pPr>
              <w:spacing w:before="40" w:after="40"/>
              <w:rPr>
                <w:rFonts w:cs="Arial"/>
                <w:szCs w:val="20"/>
                <w:lang w:val="en-CA"/>
              </w:rPr>
            </w:pPr>
          </w:p>
        </w:tc>
        <w:tc>
          <w:tcPr>
            <w:tcW w:w="1000" w:type="pct"/>
          </w:tcPr>
          <w:p w14:paraId="57D19387"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1E157C1C" w14:textId="77777777" w:rsidR="00B969B6" w:rsidRPr="002C1D39" w:rsidRDefault="00B969B6" w:rsidP="00490ABD">
            <w:pPr>
              <w:spacing w:before="40" w:after="40"/>
              <w:rPr>
                <w:rFonts w:cs="Arial"/>
                <w:szCs w:val="20"/>
                <w:lang w:val="en-CA"/>
              </w:rPr>
            </w:pPr>
          </w:p>
        </w:tc>
      </w:tr>
    </w:tbl>
    <w:p w14:paraId="7399E8FD" w14:textId="77777777" w:rsidR="00B969B6" w:rsidRDefault="00B969B6" w:rsidP="00B969B6">
      <w:pPr>
        <w:tabs>
          <w:tab w:val="left" w:pos="960"/>
        </w:tabs>
        <w:autoSpaceDE w:val="0"/>
        <w:autoSpaceDN w:val="0"/>
        <w:adjustRightInd w:val="0"/>
        <w:spacing w:before="80" w:after="0"/>
      </w:pPr>
      <w:r w:rsidRPr="002C1D39">
        <w:rPr>
          <w:rFonts w:cs="Arial"/>
          <w:sz w:val="16"/>
        </w:rPr>
        <w:t>* In the context of a particular study, variables can be demonstrated not to be confounders and so not included in the analysis: (a) if they are not predictive of the outcome; (b) if they are not predictive of intervention; or (c) because adjustment makes no or minimal difference to the estimated effect of the primary parameter. Note that “no statistically significant association” is not the same as “not predictive”.</w:t>
      </w:r>
      <w:bookmarkStart w:id="432" w:name="_Ref396935962"/>
      <w:bookmarkStart w:id="433" w:name="_Ref399084971"/>
      <w:bookmarkStart w:id="434" w:name="_Toc399091994"/>
    </w:p>
    <w:p w14:paraId="728C279F" w14:textId="77777777" w:rsidR="00B969B6" w:rsidRDefault="00B969B6" w:rsidP="00B969B6">
      <w:pPr>
        <w:tabs>
          <w:tab w:val="left" w:pos="960"/>
        </w:tabs>
        <w:autoSpaceDE w:val="0"/>
        <w:autoSpaceDN w:val="0"/>
        <w:adjustRightInd w:val="0"/>
        <w:spacing w:before="80" w:after="0"/>
      </w:pPr>
    </w:p>
    <w:p w14:paraId="05D8E664" w14:textId="77777777" w:rsidR="00B969B6" w:rsidRPr="00782DAF" w:rsidRDefault="00B969B6" w:rsidP="00B969B6">
      <w:pPr>
        <w:tabs>
          <w:tab w:val="left" w:pos="960"/>
        </w:tabs>
        <w:autoSpaceDE w:val="0"/>
        <w:autoSpaceDN w:val="0"/>
        <w:adjustRightInd w:val="0"/>
        <w:spacing w:before="80" w:after="0"/>
        <w:rPr>
          <w:rFonts w:eastAsiaTheme="majorEastAsia" w:cstheme="majorBidi"/>
          <w:b/>
          <w:bCs/>
          <w:sz w:val="24"/>
          <w:szCs w:val="26"/>
        </w:rPr>
      </w:pPr>
      <w:r w:rsidRPr="002C1D39">
        <w:t>Preliminary consideration of co-interventions</w:t>
      </w:r>
      <w:bookmarkEnd w:id="432"/>
      <w:bookmarkEnd w:id="433"/>
      <w:bookmarkEnd w:id="434"/>
    </w:p>
    <w:p w14:paraId="6D0B45E5" w14:textId="77777777" w:rsidR="00B969B6" w:rsidRPr="002C1D39" w:rsidRDefault="00B969B6" w:rsidP="00B969B6">
      <w:pPr>
        <w:spacing w:before="60"/>
      </w:pPr>
      <w:r w:rsidRPr="002C1D39">
        <w:rPr>
          <w:rFonts w:cs="Arial"/>
        </w:rPr>
        <w:t>Complete a row for each important co-intervention (</w:t>
      </w:r>
      <w:proofErr w:type="spellStart"/>
      <w:r w:rsidRPr="002C1D39">
        <w:rPr>
          <w:rFonts w:cs="Arial"/>
        </w:rPr>
        <w:t>i</w:t>
      </w:r>
      <w:proofErr w:type="spellEnd"/>
      <w:r w:rsidRPr="002C1D39">
        <w:rPr>
          <w:rFonts w:cs="Arial"/>
        </w:rPr>
        <w:t xml:space="preserve">) listed in the review protocol; and (ii) </w:t>
      </w:r>
      <w:r w:rsidRPr="002C1D39">
        <w:t>relevant to the setting of this particular study, or which the study authors identified as important.</w:t>
      </w:r>
    </w:p>
    <w:p w14:paraId="64854B8A" w14:textId="77777777" w:rsidR="00B969B6" w:rsidRPr="002C1D39" w:rsidRDefault="00B969B6" w:rsidP="00B969B6">
      <w:r w:rsidRPr="002C1D39">
        <w:t>“Important” co-interventions are those for which, in the context of this study, adjustment is expected to lead to a clinically important change in the estimated effect of the intervention.</w:t>
      </w:r>
    </w:p>
    <w:tbl>
      <w:tblPr>
        <w:tblW w:w="49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16"/>
        <w:gridCol w:w="4819"/>
        <w:gridCol w:w="4285"/>
      </w:tblGrid>
      <w:tr w:rsidR="00B969B6" w:rsidRPr="002C1D39" w14:paraId="3CAFF644" w14:textId="77777777" w:rsidTr="00490ABD">
        <w:trPr>
          <w:cantSplit/>
        </w:trPr>
        <w:tc>
          <w:tcPr>
            <w:tcW w:w="5000" w:type="pct"/>
            <w:gridSpan w:val="3"/>
            <w:tcMar>
              <w:top w:w="0" w:type="dxa"/>
              <w:left w:w="57" w:type="dxa"/>
              <w:bottom w:w="0" w:type="dxa"/>
              <w:right w:w="57" w:type="dxa"/>
            </w:tcMar>
            <w:vAlign w:val="center"/>
          </w:tcPr>
          <w:p w14:paraId="68AFD5F5" w14:textId="77777777" w:rsidR="00B969B6" w:rsidRPr="002C1D39" w:rsidRDefault="00B969B6" w:rsidP="00490ABD">
            <w:pPr>
              <w:spacing w:before="40" w:after="40"/>
              <w:rPr>
                <w:rFonts w:cs="Arial"/>
                <w:szCs w:val="20"/>
                <w:lang w:val="en-CA"/>
              </w:rPr>
            </w:pPr>
            <w:r w:rsidRPr="002C1D39">
              <w:rPr>
                <w:rFonts w:cs="Arial"/>
                <w:b/>
                <w:szCs w:val="20"/>
                <w:lang w:val="en-CA"/>
              </w:rPr>
              <w:t>(</w:t>
            </w:r>
            <w:proofErr w:type="spellStart"/>
            <w:r w:rsidRPr="002C1D39">
              <w:rPr>
                <w:rFonts w:cs="Arial"/>
                <w:b/>
                <w:szCs w:val="20"/>
                <w:lang w:val="en-CA"/>
              </w:rPr>
              <w:t>i</w:t>
            </w:r>
            <w:proofErr w:type="spellEnd"/>
            <w:r w:rsidRPr="002C1D39">
              <w:rPr>
                <w:rFonts w:cs="Arial"/>
                <w:b/>
                <w:szCs w:val="20"/>
                <w:lang w:val="en-CA"/>
              </w:rPr>
              <w:t xml:space="preserve">) Co-interventions </w:t>
            </w:r>
            <w:r w:rsidRPr="002C1D39">
              <w:rPr>
                <w:rFonts w:cs="Arial"/>
                <w:b/>
              </w:rPr>
              <w:t>listed in the review protocol</w:t>
            </w:r>
          </w:p>
        </w:tc>
      </w:tr>
      <w:tr w:rsidR="00B969B6" w:rsidRPr="002C1D39" w14:paraId="64584AE3" w14:textId="77777777" w:rsidTr="00490ABD">
        <w:trPr>
          <w:cantSplit/>
        </w:trPr>
        <w:tc>
          <w:tcPr>
            <w:tcW w:w="1730" w:type="pct"/>
            <w:tcMar>
              <w:top w:w="0" w:type="dxa"/>
              <w:left w:w="57" w:type="dxa"/>
              <w:bottom w:w="0" w:type="dxa"/>
              <w:right w:w="57" w:type="dxa"/>
            </w:tcMar>
            <w:hideMark/>
          </w:tcPr>
          <w:p w14:paraId="45875583" w14:textId="77777777" w:rsidR="00B969B6" w:rsidRPr="002C1D39" w:rsidRDefault="00B969B6" w:rsidP="00490ABD">
            <w:pPr>
              <w:spacing w:before="40" w:after="40"/>
              <w:rPr>
                <w:rFonts w:cs="Arial"/>
                <w:szCs w:val="20"/>
                <w:lang w:val="en-CA"/>
              </w:rPr>
            </w:pPr>
            <w:r w:rsidRPr="002C1D39">
              <w:rPr>
                <w:rFonts w:cs="Arial"/>
                <w:szCs w:val="20"/>
              </w:rPr>
              <w:t>Co-intervention</w:t>
            </w:r>
          </w:p>
        </w:tc>
        <w:tc>
          <w:tcPr>
            <w:tcW w:w="1731" w:type="pct"/>
            <w:tcMar>
              <w:left w:w="57" w:type="dxa"/>
              <w:right w:w="57" w:type="dxa"/>
            </w:tcMar>
          </w:tcPr>
          <w:p w14:paraId="73E84F04" w14:textId="77777777" w:rsidR="00B969B6" w:rsidRPr="002C1D39" w:rsidRDefault="00B969B6" w:rsidP="00490ABD">
            <w:pPr>
              <w:spacing w:before="40" w:after="40"/>
              <w:rPr>
                <w:rFonts w:cs="Arial"/>
                <w:szCs w:val="20"/>
                <w:lang w:val="en-CA"/>
              </w:rPr>
            </w:pPr>
            <w:r w:rsidRPr="002C1D39">
              <w:rPr>
                <w:rFonts w:cs="Arial"/>
                <w:szCs w:val="20"/>
                <w:lang w:val="en-CA"/>
              </w:rPr>
              <w:t>Is there evidence that controlling for this co-intervention was unnecessary (e.g. because it was not administered)?</w:t>
            </w:r>
          </w:p>
        </w:tc>
        <w:tc>
          <w:tcPr>
            <w:tcW w:w="1539" w:type="pct"/>
          </w:tcPr>
          <w:p w14:paraId="322C30C9" w14:textId="77777777" w:rsidR="00B969B6" w:rsidRPr="002C1D39" w:rsidRDefault="00B969B6" w:rsidP="00490ABD">
            <w:pPr>
              <w:spacing w:before="40" w:after="40"/>
              <w:rPr>
                <w:rFonts w:cs="Arial"/>
                <w:szCs w:val="20"/>
                <w:lang w:val="en-CA"/>
              </w:rPr>
            </w:pPr>
            <w:r w:rsidRPr="002C1D39">
              <w:rPr>
                <w:rFonts w:cs="Arial"/>
                <w:szCs w:val="20"/>
                <w:lang w:val="en-CA"/>
              </w:rPr>
              <w:t>Is presence of this co-intervention likely to favour outcomes in the experimental intervention or the comparator</w:t>
            </w:r>
          </w:p>
        </w:tc>
      </w:tr>
      <w:tr w:rsidR="00B969B6" w:rsidRPr="002C1D39" w14:paraId="6CE1EAB5" w14:textId="77777777" w:rsidTr="00490ABD">
        <w:trPr>
          <w:cantSplit/>
        </w:trPr>
        <w:tc>
          <w:tcPr>
            <w:tcW w:w="1730" w:type="pct"/>
            <w:tcMar>
              <w:top w:w="0" w:type="dxa"/>
              <w:left w:w="108" w:type="dxa"/>
              <w:bottom w:w="0" w:type="dxa"/>
              <w:right w:w="108" w:type="dxa"/>
            </w:tcMar>
            <w:vAlign w:val="center"/>
          </w:tcPr>
          <w:p w14:paraId="2A3DC553" w14:textId="77777777" w:rsidR="00B969B6" w:rsidRPr="002C1D39" w:rsidRDefault="00B969B6" w:rsidP="00490ABD">
            <w:pPr>
              <w:spacing w:before="40" w:after="40"/>
              <w:jc w:val="center"/>
              <w:rPr>
                <w:rFonts w:cs="Arial"/>
                <w:szCs w:val="20"/>
                <w:lang w:val="en-CA"/>
              </w:rPr>
            </w:pPr>
          </w:p>
        </w:tc>
        <w:tc>
          <w:tcPr>
            <w:tcW w:w="1731" w:type="pct"/>
          </w:tcPr>
          <w:p w14:paraId="1EC7D958" w14:textId="77777777" w:rsidR="00B969B6" w:rsidRPr="002C1D39" w:rsidRDefault="00B969B6" w:rsidP="00490ABD">
            <w:pPr>
              <w:spacing w:before="40" w:after="40"/>
              <w:jc w:val="center"/>
              <w:rPr>
                <w:rFonts w:cs="Arial"/>
                <w:szCs w:val="20"/>
                <w:lang w:val="en-CA"/>
              </w:rPr>
            </w:pPr>
          </w:p>
        </w:tc>
        <w:tc>
          <w:tcPr>
            <w:tcW w:w="1539" w:type="pct"/>
            <w:vAlign w:val="center"/>
          </w:tcPr>
          <w:p w14:paraId="73E9D6CA"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1B0601C0" w14:textId="77777777" w:rsidTr="00490ABD">
        <w:trPr>
          <w:cantSplit/>
        </w:trPr>
        <w:tc>
          <w:tcPr>
            <w:tcW w:w="1730" w:type="pct"/>
            <w:tcMar>
              <w:top w:w="0" w:type="dxa"/>
              <w:left w:w="108" w:type="dxa"/>
              <w:bottom w:w="0" w:type="dxa"/>
              <w:right w:w="108" w:type="dxa"/>
            </w:tcMar>
            <w:vAlign w:val="center"/>
          </w:tcPr>
          <w:p w14:paraId="31F60E2D" w14:textId="77777777" w:rsidR="00B969B6" w:rsidRPr="002C1D39" w:rsidRDefault="00B969B6" w:rsidP="00490ABD">
            <w:pPr>
              <w:spacing w:before="40" w:after="40"/>
              <w:jc w:val="center"/>
              <w:rPr>
                <w:rFonts w:cs="Arial"/>
                <w:szCs w:val="20"/>
                <w:lang w:val="en-CA"/>
              </w:rPr>
            </w:pPr>
          </w:p>
        </w:tc>
        <w:tc>
          <w:tcPr>
            <w:tcW w:w="1731" w:type="pct"/>
          </w:tcPr>
          <w:p w14:paraId="478AA7E4" w14:textId="77777777" w:rsidR="00B969B6" w:rsidRPr="002C1D39" w:rsidRDefault="00B969B6" w:rsidP="00490ABD">
            <w:pPr>
              <w:spacing w:before="40" w:after="40"/>
              <w:jc w:val="center"/>
              <w:rPr>
                <w:rFonts w:cs="Arial"/>
                <w:szCs w:val="20"/>
                <w:lang w:val="en-CA"/>
              </w:rPr>
            </w:pPr>
          </w:p>
        </w:tc>
        <w:tc>
          <w:tcPr>
            <w:tcW w:w="1539" w:type="pct"/>
            <w:vAlign w:val="center"/>
          </w:tcPr>
          <w:p w14:paraId="2D57C3F9"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3205FDF6" w14:textId="77777777" w:rsidTr="00490ABD">
        <w:trPr>
          <w:cantSplit/>
        </w:trPr>
        <w:tc>
          <w:tcPr>
            <w:tcW w:w="1730" w:type="pct"/>
            <w:tcMar>
              <w:top w:w="0" w:type="dxa"/>
              <w:left w:w="108" w:type="dxa"/>
              <w:bottom w:w="0" w:type="dxa"/>
              <w:right w:w="108" w:type="dxa"/>
            </w:tcMar>
            <w:vAlign w:val="center"/>
          </w:tcPr>
          <w:p w14:paraId="507DD181" w14:textId="77777777" w:rsidR="00B969B6" w:rsidRPr="002C1D39" w:rsidRDefault="00B969B6" w:rsidP="00490ABD">
            <w:pPr>
              <w:spacing w:before="40" w:after="40"/>
              <w:jc w:val="center"/>
              <w:rPr>
                <w:rFonts w:cs="Arial"/>
                <w:szCs w:val="20"/>
                <w:lang w:val="en-CA"/>
              </w:rPr>
            </w:pPr>
          </w:p>
        </w:tc>
        <w:tc>
          <w:tcPr>
            <w:tcW w:w="1731" w:type="pct"/>
          </w:tcPr>
          <w:p w14:paraId="05DB28E5" w14:textId="77777777" w:rsidR="00B969B6" w:rsidRPr="002C1D39" w:rsidRDefault="00B969B6" w:rsidP="00490ABD">
            <w:pPr>
              <w:spacing w:before="40" w:after="40"/>
              <w:jc w:val="center"/>
              <w:rPr>
                <w:rFonts w:cs="Arial"/>
                <w:szCs w:val="20"/>
                <w:lang w:val="en-CA"/>
              </w:rPr>
            </w:pPr>
          </w:p>
        </w:tc>
        <w:tc>
          <w:tcPr>
            <w:tcW w:w="1539" w:type="pct"/>
            <w:vAlign w:val="center"/>
          </w:tcPr>
          <w:p w14:paraId="43BC834D"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37831802" w14:textId="77777777" w:rsidTr="00490ABD">
        <w:trPr>
          <w:cantSplit/>
        </w:trPr>
        <w:tc>
          <w:tcPr>
            <w:tcW w:w="1730" w:type="pct"/>
            <w:tcMar>
              <w:top w:w="0" w:type="dxa"/>
              <w:left w:w="108" w:type="dxa"/>
              <w:bottom w:w="0" w:type="dxa"/>
              <w:right w:w="108" w:type="dxa"/>
            </w:tcMar>
            <w:vAlign w:val="center"/>
          </w:tcPr>
          <w:p w14:paraId="2AEC89CE" w14:textId="77777777" w:rsidR="00B969B6" w:rsidRPr="002C1D39" w:rsidRDefault="00B969B6" w:rsidP="00490ABD">
            <w:pPr>
              <w:spacing w:before="40" w:after="40"/>
              <w:jc w:val="center"/>
              <w:rPr>
                <w:rFonts w:cs="Arial"/>
                <w:szCs w:val="20"/>
                <w:lang w:val="en-CA"/>
              </w:rPr>
            </w:pPr>
          </w:p>
        </w:tc>
        <w:tc>
          <w:tcPr>
            <w:tcW w:w="1731" w:type="pct"/>
          </w:tcPr>
          <w:p w14:paraId="4F6F6998" w14:textId="77777777" w:rsidR="00B969B6" w:rsidRPr="002C1D39" w:rsidRDefault="00B969B6" w:rsidP="00490ABD">
            <w:pPr>
              <w:spacing w:before="40" w:after="40"/>
              <w:jc w:val="center"/>
              <w:rPr>
                <w:rFonts w:cs="Arial"/>
                <w:szCs w:val="20"/>
                <w:lang w:val="en-CA"/>
              </w:rPr>
            </w:pPr>
          </w:p>
        </w:tc>
        <w:tc>
          <w:tcPr>
            <w:tcW w:w="1539" w:type="pct"/>
            <w:vAlign w:val="center"/>
          </w:tcPr>
          <w:p w14:paraId="0032CA2F"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bl>
    <w:p w14:paraId="3B3CE1A4" w14:textId="77777777" w:rsidR="00B969B6" w:rsidRPr="002C1D39" w:rsidRDefault="00B969B6" w:rsidP="00B969B6">
      <w:pPr>
        <w:rPr>
          <w:sz w:val="10"/>
          <w:szCs w:val="10"/>
        </w:rPr>
      </w:pPr>
    </w:p>
    <w:tbl>
      <w:tblPr>
        <w:tblW w:w="49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16"/>
        <w:gridCol w:w="4819"/>
        <w:gridCol w:w="4285"/>
      </w:tblGrid>
      <w:tr w:rsidR="00B969B6" w:rsidRPr="002C1D39" w14:paraId="578E3668" w14:textId="77777777" w:rsidTr="00490ABD">
        <w:trPr>
          <w:cantSplit/>
        </w:trPr>
        <w:tc>
          <w:tcPr>
            <w:tcW w:w="5000" w:type="pct"/>
            <w:gridSpan w:val="3"/>
            <w:tcMar>
              <w:top w:w="0" w:type="dxa"/>
              <w:left w:w="57" w:type="dxa"/>
              <w:bottom w:w="0" w:type="dxa"/>
              <w:right w:w="57" w:type="dxa"/>
            </w:tcMar>
            <w:vAlign w:val="center"/>
          </w:tcPr>
          <w:p w14:paraId="29A91B6F" w14:textId="77777777" w:rsidR="00B969B6" w:rsidRPr="002C1D39" w:rsidRDefault="00B969B6" w:rsidP="00490ABD">
            <w:pPr>
              <w:spacing w:before="40" w:after="40"/>
              <w:rPr>
                <w:rFonts w:cs="Arial"/>
                <w:szCs w:val="20"/>
                <w:lang w:val="en-CA"/>
              </w:rPr>
            </w:pPr>
            <w:r w:rsidRPr="002C1D39">
              <w:rPr>
                <w:rFonts w:cs="Arial"/>
                <w:b/>
                <w:szCs w:val="20"/>
                <w:lang w:val="en-CA"/>
              </w:rPr>
              <w:t>(ii) Additional co-interventions relevant</w:t>
            </w:r>
            <w:r w:rsidRPr="002C1D39">
              <w:rPr>
                <w:b/>
              </w:rPr>
              <w:t xml:space="preserve"> to the setting of this particular study, or which the study authors identified as important</w:t>
            </w:r>
          </w:p>
        </w:tc>
      </w:tr>
      <w:tr w:rsidR="00B969B6" w:rsidRPr="002C1D39" w14:paraId="19F488C7" w14:textId="77777777" w:rsidTr="00490ABD">
        <w:trPr>
          <w:cantSplit/>
        </w:trPr>
        <w:tc>
          <w:tcPr>
            <w:tcW w:w="1730" w:type="pct"/>
            <w:tcMar>
              <w:top w:w="0" w:type="dxa"/>
              <w:left w:w="57" w:type="dxa"/>
              <w:bottom w:w="0" w:type="dxa"/>
              <w:right w:w="57" w:type="dxa"/>
            </w:tcMar>
            <w:hideMark/>
          </w:tcPr>
          <w:p w14:paraId="05CA1FC2" w14:textId="77777777" w:rsidR="00B969B6" w:rsidRPr="002C1D39" w:rsidRDefault="00B969B6" w:rsidP="00490ABD">
            <w:pPr>
              <w:spacing w:before="40" w:after="40"/>
              <w:rPr>
                <w:rFonts w:cs="Arial"/>
                <w:szCs w:val="20"/>
                <w:lang w:val="en-CA"/>
              </w:rPr>
            </w:pPr>
            <w:r w:rsidRPr="002C1D39">
              <w:rPr>
                <w:rFonts w:cs="Arial"/>
                <w:szCs w:val="20"/>
              </w:rPr>
              <w:t>Co-intervention</w:t>
            </w:r>
          </w:p>
        </w:tc>
        <w:tc>
          <w:tcPr>
            <w:tcW w:w="1731" w:type="pct"/>
            <w:tcMar>
              <w:left w:w="57" w:type="dxa"/>
              <w:right w:w="57" w:type="dxa"/>
            </w:tcMar>
          </w:tcPr>
          <w:p w14:paraId="3630FF23" w14:textId="77777777" w:rsidR="00B969B6" w:rsidRPr="002C1D39" w:rsidRDefault="00B969B6" w:rsidP="00490ABD">
            <w:pPr>
              <w:spacing w:before="40" w:after="40"/>
              <w:rPr>
                <w:rFonts w:cs="Arial"/>
                <w:szCs w:val="20"/>
                <w:lang w:val="en-CA"/>
              </w:rPr>
            </w:pPr>
            <w:r w:rsidRPr="002C1D39">
              <w:rPr>
                <w:rFonts w:cs="Arial"/>
                <w:szCs w:val="20"/>
                <w:lang w:val="en-CA"/>
              </w:rPr>
              <w:t>Is there evidence that controlling for this co-intervention was unnecessary (e.g. because it was not administered)?</w:t>
            </w:r>
          </w:p>
        </w:tc>
        <w:tc>
          <w:tcPr>
            <w:tcW w:w="1539" w:type="pct"/>
          </w:tcPr>
          <w:p w14:paraId="10B8BB42" w14:textId="77777777" w:rsidR="00B969B6" w:rsidRPr="002C1D39" w:rsidRDefault="00B969B6" w:rsidP="00490ABD">
            <w:pPr>
              <w:spacing w:before="40" w:after="40"/>
              <w:rPr>
                <w:rFonts w:cs="Arial"/>
                <w:szCs w:val="20"/>
                <w:lang w:val="en-CA"/>
              </w:rPr>
            </w:pPr>
            <w:r w:rsidRPr="002C1D39">
              <w:rPr>
                <w:rFonts w:cs="Arial"/>
                <w:szCs w:val="20"/>
                <w:lang w:val="en-CA"/>
              </w:rPr>
              <w:t>Is presence of this co-intervention likely to favour outcomes in the experimental intervention or the comparator</w:t>
            </w:r>
          </w:p>
        </w:tc>
      </w:tr>
      <w:tr w:rsidR="00B969B6" w:rsidRPr="002C1D39" w14:paraId="6908D3D6" w14:textId="77777777" w:rsidTr="00490ABD">
        <w:trPr>
          <w:cantSplit/>
        </w:trPr>
        <w:tc>
          <w:tcPr>
            <w:tcW w:w="1730" w:type="pct"/>
            <w:tcMar>
              <w:top w:w="0" w:type="dxa"/>
              <w:left w:w="108" w:type="dxa"/>
              <w:bottom w:w="0" w:type="dxa"/>
              <w:right w:w="108" w:type="dxa"/>
            </w:tcMar>
            <w:vAlign w:val="center"/>
          </w:tcPr>
          <w:p w14:paraId="552FFDCD" w14:textId="77777777" w:rsidR="00B969B6" w:rsidRPr="002C1D39" w:rsidRDefault="00B969B6" w:rsidP="00490ABD">
            <w:pPr>
              <w:spacing w:before="40" w:after="40"/>
              <w:jc w:val="center"/>
              <w:rPr>
                <w:rFonts w:cs="Arial"/>
                <w:szCs w:val="20"/>
                <w:lang w:val="en-CA"/>
              </w:rPr>
            </w:pPr>
          </w:p>
        </w:tc>
        <w:tc>
          <w:tcPr>
            <w:tcW w:w="1731" w:type="pct"/>
          </w:tcPr>
          <w:p w14:paraId="2D289490" w14:textId="77777777" w:rsidR="00B969B6" w:rsidRPr="002C1D39" w:rsidRDefault="00B969B6" w:rsidP="00490ABD">
            <w:pPr>
              <w:spacing w:before="40" w:after="40"/>
              <w:jc w:val="center"/>
              <w:rPr>
                <w:rFonts w:cs="Arial"/>
                <w:szCs w:val="20"/>
                <w:lang w:val="en-CA"/>
              </w:rPr>
            </w:pPr>
          </w:p>
        </w:tc>
        <w:tc>
          <w:tcPr>
            <w:tcW w:w="1539" w:type="pct"/>
            <w:vAlign w:val="center"/>
          </w:tcPr>
          <w:p w14:paraId="08D83228"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4FD9071C" w14:textId="77777777" w:rsidTr="00490ABD">
        <w:trPr>
          <w:cantSplit/>
        </w:trPr>
        <w:tc>
          <w:tcPr>
            <w:tcW w:w="1730" w:type="pct"/>
            <w:tcMar>
              <w:top w:w="0" w:type="dxa"/>
              <w:left w:w="108" w:type="dxa"/>
              <w:bottom w:w="0" w:type="dxa"/>
              <w:right w:w="108" w:type="dxa"/>
            </w:tcMar>
            <w:vAlign w:val="center"/>
          </w:tcPr>
          <w:p w14:paraId="12B3B87F" w14:textId="77777777" w:rsidR="00B969B6" w:rsidRPr="002C1D39" w:rsidRDefault="00B969B6" w:rsidP="00490ABD">
            <w:pPr>
              <w:spacing w:before="40" w:after="40"/>
              <w:jc w:val="center"/>
              <w:rPr>
                <w:rFonts w:cs="Arial"/>
                <w:szCs w:val="20"/>
                <w:lang w:val="en-CA"/>
              </w:rPr>
            </w:pPr>
          </w:p>
        </w:tc>
        <w:tc>
          <w:tcPr>
            <w:tcW w:w="1731" w:type="pct"/>
          </w:tcPr>
          <w:p w14:paraId="13B9AE5D" w14:textId="77777777" w:rsidR="00B969B6" w:rsidRPr="002C1D39" w:rsidRDefault="00B969B6" w:rsidP="00490ABD">
            <w:pPr>
              <w:spacing w:before="40" w:after="40"/>
              <w:jc w:val="center"/>
              <w:rPr>
                <w:rFonts w:cs="Arial"/>
                <w:szCs w:val="20"/>
                <w:lang w:val="en-CA"/>
              </w:rPr>
            </w:pPr>
          </w:p>
        </w:tc>
        <w:tc>
          <w:tcPr>
            <w:tcW w:w="1539" w:type="pct"/>
            <w:vAlign w:val="center"/>
          </w:tcPr>
          <w:p w14:paraId="5562F189"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5162F9B8" w14:textId="77777777" w:rsidTr="00490ABD">
        <w:trPr>
          <w:cantSplit/>
        </w:trPr>
        <w:tc>
          <w:tcPr>
            <w:tcW w:w="1730" w:type="pct"/>
            <w:tcMar>
              <w:top w:w="0" w:type="dxa"/>
              <w:left w:w="108" w:type="dxa"/>
              <w:bottom w:w="0" w:type="dxa"/>
              <w:right w:w="108" w:type="dxa"/>
            </w:tcMar>
            <w:vAlign w:val="center"/>
          </w:tcPr>
          <w:p w14:paraId="53F29E0E" w14:textId="77777777" w:rsidR="00B969B6" w:rsidRPr="002C1D39" w:rsidRDefault="00B969B6" w:rsidP="00490ABD">
            <w:pPr>
              <w:spacing w:before="40" w:after="40"/>
              <w:jc w:val="center"/>
              <w:rPr>
                <w:rFonts w:cs="Arial"/>
                <w:szCs w:val="20"/>
                <w:lang w:val="en-CA"/>
              </w:rPr>
            </w:pPr>
          </w:p>
        </w:tc>
        <w:tc>
          <w:tcPr>
            <w:tcW w:w="1731" w:type="pct"/>
          </w:tcPr>
          <w:p w14:paraId="1DA6539C" w14:textId="77777777" w:rsidR="00B969B6" w:rsidRPr="002C1D39" w:rsidRDefault="00B969B6" w:rsidP="00490ABD">
            <w:pPr>
              <w:spacing w:before="40" w:after="40"/>
              <w:jc w:val="center"/>
              <w:rPr>
                <w:rFonts w:cs="Arial"/>
                <w:szCs w:val="20"/>
                <w:lang w:val="en-CA"/>
              </w:rPr>
            </w:pPr>
          </w:p>
        </w:tc>
        <w:tc>
          <w:tcPr>
            <w:tcW w:w="1539" w:type="pct"/>
            <w:vAlign w:val="center"/>
          </w:tcPr>
          <w:p w14:paraId="10E236F4"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25B1FC6D" w14:textId="77777777" w:rsidTr="00490ABD">
        <w:trPr>
          <w:cantSplit/>
        </w:trPr>
        <w:tc>
          <w:tcPr>
            <w:tcW w:w="1730" w:type="pct"/>
            <w:tcMar>
              <w:top w:w="0" w:type="dxa"/>
              <w:left w:w="108" w:type="dxa"/>
              <w:bottom w:w="0" w:type="dxa"/>
              <w:right w:w="108" w:type="dxa"/>
            </w:tcMar>
            <w:vAlign w:val="center"/>
          </w:tcPr>
          <w:p w14:paraId="5D12E1D5" w14:textId="77777777" w:rsidR="00B969B6" w:rsidRPr="002C1D39" w:rsidRDefault="00B969B6" w:rsidP="00490ABD">
            <w:pPr>
              <w:spacing w:before="40" w:after="40"/>
              <w:jc w:val="center"/>
              <w:rPr>
                <w:rFonts w:cs="Arial"/>
                <w:szCs w:val="20"/>
                <w:lang w:val="en-CA"/>
              </w:rPr>
            </w:pPr>
          </w:p>
        </w:tc>
        <w:tc>
          <w:tcPr>
            <w:tcW w:w="1731" w:type="pct"/>
          </w:tcPr>
          <w:p w14:paraId="386E87FD" w14:textId="77777777" w:rsidR="00B969B6" w:rsidRPr="002C1D39" w:rsidRDefault="00B969B6" w:rsidP="00490ABD">
            <w:pPr>
              <w:spacing w:before="40" w:after="40"/>
              <w:jc w:val="center"/>
              <w:rPr>
                <w:rFonts w:cs="Arial"/>
                <w:szCs w:val="20"/>
                <w:lang w:val="en-CA"/>
              </w:rPr>
            </w:pPr>
          </w:p>
        </w:tc>
        <w:tc>
          <w:tcPr>
            <w:tcW w:w="1539" w:type="pct"/>
            <w:vAlign w:val="center"/>
          </w:tcPr>
          <w:p w14:paraId="0363C610"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bl>
    <w:p w14:paraId="382DA64F" w14:textId="77777777" w:rsidR="00B969B6" w:rsidRPr="002C1D39" w:rsidRDefault="00B969B6" w:rsidP="00B969B6">
      <w:pPr>
        <w:spacing w:after="200" w:line="276" w:lineRule="auto"/>
      </w:pPr>
      <w:bookmarkStart w:id="435" w:name="_Ref396935992"/>
      <w:bookmarkStart w:id="436" w:name="_Toc399091995"/>
      <w:r>
        <w:t>R</w:t>
      </w:r>
      <w:r w:rsidRPr="002C1D39">
        <w:t xml:space="preserve">isk of bias assessment </w:t>
      </w:r>
      <w:bookmarkEnd w:id="435"/>
      <w:bookmarkEnd w:id="436"/>
    </w:p>
    <w:p w14:paraId="4A51EDD4" w14:textId="77777777" w:rsidR="00B969B6" w:rsidRPr="002C1D39" w:rsidRDefault="00B969B6" w:rsidP="00B969B6">
      <w:pPr>
        <w:keepNext/>
      </w:pPr>
      <w:r w:rsidRPr="002C1D39">
        <w:t xml:space="preserve">Responses </w:t>
      </w:r>
      <w:r w:rsidRPr="002C1D39">
        <w:rPr>
          <w:color w:val="00B050"/>
          <w:u w:val="single"/>
        </w:rPr>
        <w:t>underlined in green</w:t>
      </w:r>
      <w:r w:rsidRPr="002C1D39">
        <w:t xml:space="preserve"> are potential markers for low risk of bias, and responses in </w:t>
      </w:r>
      <w:r w:rsidRPr="002C1D39">
        <w:rPr>
          <w:color w:val="FF0000"/>
        </w:rPr>
        <w:t>red</w:t>
      </w:r>
      <w:r w:rsidRPr="002C1D39">
        <w:t xml:space="preserve"> are potential markers for a risk of bias. Where questions relate only to sign posts to other questions, no formatting is used.</w:t>
      </w:r>
    </w:p>
    <w:tbl>
      <w:tblPr>
        <w:tblStyle w:val="TableGrid"/>
        <w:tblW w:w="5000" w:type="pct"/>
        <w:tblLook w:val="04A0" w:firstRow="1" w:lastRow="0" w:firstColumn="1" w:lastColumn="0" w:noHBand="0" w:noVBand="1"/>
      </w:tblPr>
      <w:tblGrid>
        <w:gridCol w:w="352"/>
        <w:gridCol w:w="4700"/>
        <w:gridCol w:w="5998"/>
        <w:gridCol w:w="2898"/>
      </w:tblGrid>
      <w:tr w:rsidR="00B969B6" w:rsidRPr="002C1D39" w14:paraId="5CE9AAA0" w14:textId="77777777" w:rsidTr="00490ABD">
        <w:trPr>
          <w:cantSplit/>
          <w:trHeight w:val="20"/>
        </w:trPr>
        <w:tc>
          <w:tcPr>
            <w:tcW w:w="126" w:type="pct"/>
            <w:tcBorders>
              <w:right w:val="nil"/>
            </w:tcBorders>
          </w:tcPr>
          <w:p w14:paraId="441DC2A5" w14:textId="77777777" w:rsidR="00B969B6" w:rsidRPr="002C1D39" w:rsidRDefault="00B969B6" w:rsidP="00490ABD">
            <w:pPr>
              <w:rPr>
                <w:rFonts w:cs="Arial"/>
                <w:b/>
                <w:szCs w:val="20"/>
              </w:rPr>
            </w:pPr>
          </w:p>
        </w:tc>
        <w:tc>
          <w:tcPr>
            <w:tcW w:w="1685" w:type="pct"/>
            <w:tcBorders>
              <w:top w:val="single" w:sz="4" w:space="0" w:color="auto"/>
              <w:left w:val="nil"/>
              <w:bottom w:val="single" w:sz="2" w:space="0" w:color="D9D9D9" w:themeColor="background1" w:themeShade="D9"/>
              <w:right w:val="single" w:sz="4" w:space="0" w:color="auto"/>
            </w:tcBorders>
          </w:tcPr>
          <w:p w14:paraId="44C10B9C" w14:textId="77777777" w:rsidR="00B969B6" w:rsidRPr="002C1D39" w:rsidRDefault="00B969B6" w:rsidP="00490ABD">
            <w:pPr>
              <w:rPr>
                <w:b/>
                <w:szCs w:val="20"/>
              </w:rPr>
            </w:pPr>
            <w:r w:rsidRPr="002C1D39">
              <w:rPr>
                <w:b/>
                <w:szCs w:val="20"/>
              </w:rPr>
              <w:t>Signalling questions</w:t>
            </w:r>
          </w:p>
        </w:tc>
        <w:tc>
          <w:tcPr>
            <w:tcW w:w="2150" w:type="pct"/>
            <w:tcBorders>
              <w:top w:val="single" w:sz="4" w:space="0" w:color="auto"/>
              <w:left w:val="single" w:sz="4" w:space="0" w:color="auto"/>
              <w:bottom w:val="single" w:sz="2" w:space="0" w:color="D9D9D9" w:themeColor="background1" w:themeShade="D9"/>
              <w:right w:val="single" w:sz="4" w:space="0" w:color="auto"/>
            </w:tcBorders>
          </w:tcPr>
          <w:p w14:paraId="3CE72714" w14:textId="77777777" w:rsidR="00B969B6" w:rsidRPr="002C1D39" w:rsidRDefault="00B969B6" w:rsidP="00490ABD">
            <w:pPr>
              <w:rPr>
                <w:rFonts w:cs="Arial"/>
                <w:b/>
              </w:rPr>
            </w:pPr>
            <w:r>
              <w:rPr>
                <w:rFonts w:cs="Arial"/>
                <w:b/>
              </w:rPr>
              <w:t>Description</w:t>
            </w:r>
          </w:p>
        </w:tc>
        <w:tc>
          <w:tcPr>
            <w:tcW w:w="1039" w:type="pct"/>
            <w:tcBorders>
              <w:top w:val="single" w:sz="4" w:space="0" w:color="auto"/>
              <w:left w:val="single" w:sz="4" w:space="0" w:color="auto"/>
              <w:bottom w:val="single" w:sz="2" w:space="0" w:color="D9D9D9" w:themeColor="background1" w:themeShade="D9"/>
              <w:right w:val="single" w:sz="4" w:space="0" w:color="auto"/>
            </w:tcBorders>
          </w:tcPr>
          <w:p w14:paraId="0AD30814" w14:textId="77777777" w:rsidR="00B969B6" w:rsidRPr="002C1D39" w:rsidRDefault="00B969B6" w:rsidP="00490ABD">
            <w:pPr>
              <w:jc w:val="center"/>
              <w:rPr>
                <w:b/>
                <w:szCs w:val="20"/>
              </w:rPr>
            </w:pPr>
            <w:r w:rsidRPr="002C1D39">
              <w:rPr>
                <w:b/>
                <w:szCs w:val="20"/>
              </w:rPr>
              <w:t>Response options</w:t>
            </w:r>
          </w:p>
        </w:tc>
      </w:tr>
      <w:tr w:rsidR="00B969B6" w:rsidRPr="002C1D39" w14:paraId="3C8F02E0" w14:textId="77777777" w:rsidTr="00490ABD">
        <w:trPr>
          <w:cantSplit/>
          <w:trHeight w:val="20"/>
        </w:trPr>
        <w:tc>
          <w:tcPr>
            <w:tcW w:w="5000" w:type="pct"/>
            <w:gridSpan w:val="4"/>
            <w:tcBorders>
              <w:right w:val="single" w:sz="4" w:space="0" w:color="auto"/>
            </w:tcBorders>
          </w:tcPr>
          <w:p w14:paraId="0B43A148" w14:textId="77777777" w:rsidR="00B969B6" w:rsidRPr="002C1D39" w:rsidRDefault="00B969B6" w:rsidP="00490ABD">
            <w:pPr>
              <w:rPr>
                <w:b/>
                <w:szCs w:val="20"/>
              </w:rPr>
            </w:pPr>
            <w:r w:rsidRPr="002C1D39">
              <w:rPr>
                <w:rFonts w:cs="Arial"/>
                <w:b/>
                <w:szCs w:val="20"/>
              </w:rPr>
              <w:t>Bias due to confounding</w:t>
            </w:r>
          </w:p>
        </w:tc>
      </w:tr>
      <w:tr w:rsidR="00B969B6" w:rsidRPr="002C1D39" w14:paraId="4F0E86D6" w14:textId="77777777" w:rsidTr="00490ABD">
        <w:trPr>
          <w:cantSplit/>
          <w:trHeight w:val="20"/>
        </w:trPr>
        <w:tc>
          <w:tcPr>
            <w:tcW w:w="126" w:type="pct"/>
            <w:vMerge w:val="restart"/>
            <w:tcBorders>
              <w:top w:val="nil"/>
              <w:bottom w:val="nil"/>
              <w:right w:val="nil"/>
            </w:tcBorders>
          </w:tcPr>
          <w:p w14:paraId="556E1C4C" w14:textId="77777777" w:rsidR="00B969B6" w:rsidRPr="002C1D39" w:rsidRDefault="00B969B6" w:rsidP="00490ABD">
            <w:pPr>
              <w:rPr>
                <w:szCs w:val="20"/>
              </w:rPr>
            </w:pPr>
          </w:p>
        </w:tc>
        <w:tc>
          <w:tcPr>
            <w:tcW w:w="1685" w:type="pct"/>
            <w:tcBorders>
              <w:top w:val="single" w:sz="4" w:space="0" w:color="auto"/>
              <w:left w:val="nil"/>
              <w:bottom w:val="single" w:sz="2" w:space="0" w:color="D9D9D9" w:themeColor="background1" w:themeShade="D9"/>
              <w:right w:val="single" w:sz="4" w:space="0" w:color="auto"/>
            </w:tcBorders>
          </w:tcPr>
          <w:p w14:paraId="7C40700A" w14:textId="77777777" w:rsidR="00B969B6" w:rsidRPr="002C1D39" w:rsidRDefault="00B969B6" w:rsidP="00490ABD">
            <w:pPr>
              <w:rPr>
                <w:szCs w:val="20"/>
              </w:rPr>
            </w:pPr>
            <w:r w:rsidRPr="002C1D39">
              <w:rPr>
                <w:szCs w:val="20"/>
              </w:rPr>
              <w:t>1.1 Is there potential for confounding of the effect of intervention in this study?</w:t>
            </w:r>
          </w:p>
          <w:p w14:paraId="4F172711" w14:textId="77777777" w:rsidR="00B969B6" w:rsidRPr="002C1D39" w:rsidRDefault="00B969B6" w:rsidP="00490ABD">
            <w:pPr>
              <w:rPr>
                <w:szCs w:val="20"/>
              </w:rPr>
            </w:pPr>
            <w:r w:rsidRPr="002C1D39">
              <w:rPr>
                <w:b/>
                <w:szCs w:val="20"/>
              </w:rPr>
              <w:t xml:space="preserve">If </w:t>
            </w:r>
            <w:r w:rsidRPr="002C1D39">
              <w:rPr>
                <w:b/>
                <w:color w:val="00B050"/>
                <w:szCs w:val="20"/>
                <w:u w:val="single"/>
              </w:rPr>
              <w:t>N/PN</w:t>
            </w:r>
            <w:r w:rsidRPr="002C1D39">
              <w:rPr>
                <w:b/>
                <w:szCs w:val="20"/>
              </w:rPr>
              <w:t xml:space="preserve"> to 1.1:</w:t>
            </w:r>
            <w:r w:rsidRPr="002C1D39">
              <w:rPr>
                <w:szCs w:val="20"/>
              </w:rPr>
              <w:t xml:space="preserve"> the study can be considered to be at low risk of bias due to confounding and no further signalling questions need be considered</w:t>
            </w:r>
          </w:p>
        </w:tc>
        <w:tc>
          <w:tcPr>
            <w:tcW w:w="2150" w:type="pct"/>
            <w:tcBorders>
              <w:top w:val="single" w:sz="4" w:space="0" w:color="auto"/>
              <w:left w:val="single" w:sz="4" w:space="0" w:color="auto"/>
              <w:bottom w:val="single" w:sz="2" w:space="0" w:color="D9D9D9" w:themeColor="background1" w:themeShade="D9"/>
              <w:right w:val="single" w:sz="4" w:space="0" w:color="auto"/>
            </w:tcBorders>
          </w:tcPr>
          <w:p w14:paraId="4642A5B2" w14:textId="77777777" w:rsidR="00B969B6" w:rsidRPr="002C1D39" w:rsidRDefault="00B969B6" w:rsidP="00490ABD">
            <w:pPr>
              <w:rPr>
                <w:szCs w:val="20"/>
              </w:rPr>
            </w:pPr>
          </w:p>
        </w:tc>
        <w:tc>
          <w:tcPr>
            <w:tcW w:w="1039" w:type="pct"/>
            <w:tcBorders>
              <w:top w:val="single" w:sz="4" w:space="0" w:color="auto"/>
              <w:left w:val="single" w:sz="4" w:space="0" w:color="auto"/>
              <w:bottom w:val="single" w:sz="2" w:space="0" w:color="D9D9D9" w:themeColor="background1" w:themeShade="D9"/>
              <w:right w:val="single" w:sz="4" w:space="0" w:color="auto"/>
            </w:tcBorders>
          </w:tcPr>
          <w:p w14:paraId="05DB746F"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p>
        </w:tc>
      </w:tr>
      <w:tr w:rsidR="00B969B6" w:rsidRPr="002C1D39" w14:paraId="29560759" w14:textId="77777777" w:rsidTr="00490ABD">
        <w:trPr>
          <w:cantSplit/>
          <w:trHeight w:val="20"/>
        </w:trPr>
        <w:tc>
          <w:tcPr>
            <w:tcW w:w="126" w:type="pct"/>
            <w:vMerge/>
            <w:tcBorders>
              <w:bottom w:val="nil"/>
              <w:right w:val="nil"/>
            </w:tcBorders>
          </w:tcPr>
          <w:p w14:paraId="7B57A8A3" w14:textId="77777777" w:rsidR="00B969B6" w:rsidRPr="002C1D39" w:rsidRDefault="00B969B6" w:rsidP="00490ABD">
            <w:pPr>
              <w:rPr>
                <w:szCs w:val="20"/>
              </w:rPr>
            </w:pPr>
          </w:p>
        </w:tc>
        <w:tc>
          <w:tcPr>
            <w:tcW w:w="1685" w:type="pct"/>
            <w:tcBorders>
              <w:top w:val="single" w:sz="2" w:space="0" w:color="D9D9D9" w:themeColor="background1" w:themeShade="D9"/>
              <w:left w:val="nil"/>
              <w:bottom w:val="single" w:sz="2" w:space="0" w:color="D9D9D9" w:themeColor="background1" w:themeShade="D9"/>
              <w:right w:val="single" w:sz="4" w:space="0" w:color="auto"/>
            </w:tcBorders>
          </w:tcPr>
          <w:p w14:paraId="6CED80CE" w14:textId="77777777" w:rsidR="00B969B6" w:rsidRPr="002C1D39" w:rsidRDefault="00B969B6" w:rsidP="00490ABD">
            <w:pPr>
              <w:tabs>
                <w:tab w:val="left" w:pos="960"/>
              </w:tabs>
              <w:autoSpaceDE w:val="0"/>
              <w:autoSpaceDN w:val="0"/>
              <w:adjustRightInd w:val="0"/>
              <w:rPr>
                <w:szCs w:val="20"/>
              </w:rPr>
            </w:pPr>
            <w:r w:rsidRPr="002C1D39">
              <w:rPr>
                <w:b/>
                <w:szCs w:val="20"/>
              </w:rPr>
              <w:t xml:space="preserve">If </w:t>
            </w:r>
            <w:r w:rsidRPr="002C1D39">
              <w:rPr>
                <w:b/>
                <w:color w:val="FF0000"/>
                <w:szCs w:val="20"/>
              </w:rPr>
              <w:t>Y/PY</w:t>
            </w:r>
            <w:r w:rsidRPr="002C1D39">
              <w:rPr>
                <w:b/>
                <w:szCs w:val="20"/>
              </w:rPr>
              <w:t xml:space="preserve"> to 1.1</w:t>
            </w:r>
            <w:r w:rsidRPr="002C1D39">
              <w:rPr>
                <w:szCs w:val="20"/>
              </w:rPr>
              <w:t>: determine whether there is a need to assess time-varying confounding:</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6E7347F5" w14:textId="77777777" w:rsidR="00B969B6" w:rsidRPr="002C1D39" w:rsidRDefault="00B969B6" w:rsidP="00490ABD">
            <w:pPr>
              <w:tabs>
                <w:tab w:val="left" w:pos="960"/>
              </w:tabs>
              <w:autoSpaceDE w:val="0"/>
              <w:autoSpaceDN w:val="0"/>
              <w:adjustRightInd w:val="0"/>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579C7C36" w14:textId="77777777" w:rsidR="00B969B6" w:rsidRPr="002C1D39" w:rsidRDefault="00B969B6" w:rsidP="00490ABD">
            <w:pPr>
              <w:tabs>
                <w:tab w:val="left" w:pos="960"/>
              </w:tabs>
              <w:autoSpaceDE w:val="0"/>
              <w:autoSpaceDN w:val="0"/>
              <w:adjustRightInd w:val="0"/>
              <w:rPr>
                <w:szCs w:val="20"/>
              </w:rPr>
            </w:pPr>
          </w:p>
        </w:tc>
      </w:tr>
      <w:tr w:rsidR="00B969B6" w:rsidRPr="00AD6DA6" w14:paraId="72CA3CDA" w14:textId="77777777" w:rsidTr="00490ABD">
        <w:trPr>
          <w:cantSplit/>
          <w:trHeight w:val="20"/>
        </w:trPr>
        <w:tc>
          <w:tcPr>
            <w:tcW w:w="126" w:type="pct"/>
            <w:vMerge/>
            <w:tcBorders>
              <w:bottom w:val="nil"/>
              <w:right w:val="nil"/>
            </w:tcBorders>
          </w:tcPr>
          <w:p w14:paraId="6464B21A" w14:textId="77777777" w:rsidR="00B969B6" w:rsidRPr="002C1D39" w:rsidRDefault="00B969B6" w:rsidP="00490ABD">
            <w:pPr>
              <w:rPr>
                <w:szCs w:val="20"/>
              </w:rPr>
            </w:pPr>
          </w:p>
        </w:tc>
        <w:tc>
          <w:tcPr>
            <w:tcW w:w="1685" w:type="pct"/>
            <w:tcBorders>
              <w:top w:val="single" w:sz="2" w:space="0" w:color="D9D9D9" w:themeColor="background1" w:themeShade="D9"/>
              <w:left w:val="nil"/>
              <w:bottom w:val="single" w:sz="2" w:space="0" w:color="D9D9D9" w:themeColor="background1" w:themeShade="D9"/>
              <w:right w:val="single" w:sz="4" w:space="0" w:color="auto"/>
            </w:tcBorders>
          </w:tcPr>
          <w:p w14:paraId="0611884F" w14:textId="77777777" w:rsidR="00B969B6" w:rsidRPr="002C1D39" w:rsidRDefault="00B969B6" w:rsidP="00490ABD">
            <w:pPr>
              <w:ind w:left="317"/>
              <w:rPr>
                <w:szCs w:val="20"/>
              </w:rPr>
            </w:pPr>
            <w:r w:rsidRPr="002C1D39">
              <w:rPr>
                <w:szCs w:val="20"/>
              </w:rPr>
              <w:t>1.2. Was the analysis based on splitting participants’ follow up time according to intervention received?</w:t>
            </w:r>
          </w:p>
          <w:p w14:paraId="69A6F1A6" w14:textId="77777777" w:rsidR="00B969B6" w:rsidRPr="002C1D39" w:rsidRDefault="00B969B6" w:rsidP="00490ABD">
            <w:pPr>
              <w:ind w:left="601"/>
              <w:rPr>
                <w:szCs w:val="20"/>
              </w:rPr>
            </w:pPr>
            <w:r w:rsidRPr="002C1D39">
              <w:rPr>
                <w:b/>
                <w:szCs w:val="20"/>
              </w:rPr>
              <w:t>If N/PN</w:t>
            </w:r>
            <w:r w:rsidRPr="002C1D39">
              <w:rPr>
                <w:szCs w:val="20"/>
              </w:rPr>
              <w:t xml:space="preserve">, answer questions relating to baseline confounding (1.4 to 1.6) </w:t>
            </w:r>
          </w:p>
          <w:p w14:paraId="44915AED" w14:textId="77777777" w:rsidR="00B969B6" w:rsidRPr="002C1D39" w:rsidRDefault="00B969B6" w:rsidP="00490ABD">
            <w:pPr>
              <w:ind w:left="601"/>
              <w:rPr>
                <w:szCs w:val="20"/>
              </w:rPr>
            </w:pPr>
            <w:r w:rsidRPr="002C1D39">
              <w:rPr>
                <w:b/>
                <w:szCs w:val="20"/>
              </w:rPr>
              <w:t>If Y/PY</w:t>
            </w:r>
            <w:r w:rsidRPr="002C1D39">
              <w:rPr>
                <w:szCs w:val="20"/>
              </w:rPr>
              <w:t>, go to question 1.3.</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175A05F9" w14:textId="77777777" w:rsidR="00B969B6" w:rsidRPr="002C1D39" w:rsidRDefault="00B969B6" w:rsidP="00490ABD">
            <w:pPr>
              <w:tabs>
                <w:tab w:val="left" w:pos="960"/>
              </w:tabs>
              <w:autoSpaceDE w:val="0"/>
              <w:autoSpaceDN w:val="0"/>
              <w:adjustRightInd w:val="0"/>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73A3ED0F"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NA / Y / PY / PN / N / NI</w:t>
            </w:r>
          </w:p>
        </w:tc>
      </w:tr>
      <w:tr w:rsidR="00B969B6" w:rsidRPr="00AD6DA6" w14:paraId="4FAC4505" w14:textId="77777777" w:rsidTr="00490ABD">
        <w:trPr>
          <w:cantSplit/>
          <w:trHeight w:val="20"/>
        </w:trPr>
        <w:tc>
          <w:tcPr>
            <w:tcW w:w="126" w:type="pct"/>
            <w:vMerge/>
            <w:tcBorders>
              <w:bottom w:val="nil"/>
              <w:right w:val="nil"/>
            </w:tcBorders>
          </w:tcPr>
          <w:p w14:paraId="538D6052" w14:textId="77777777" w:rsidR="00B969B6" w:rsidRPr="002C1D39" w:rsidRDefault="00B969B6" w:rsidP="00490ABD">
            <w:pPr>
              <w:rPr>
                <w:szCs w:val="20"/>
                <w:lang w:val="es-ES"/>
              </w:rPr>
            </w:pPr>
          </w:p>
        </w:tc>
        <w:tc>
          <w:tcPr>
            <w:tcW w:w="1685" w:type="pct"/>
            <w:tcBorders>
              <w:top w:val="single" w:sz="2" w:space="0" w:color="D9D9D9" w:themeColor="background1" w:themeShade="D9"/>
              <w:left w:val="nil"/>
              <w:bottom w:val="single" w:sz="2" w:space="0" w:color="D9D9D9" w:themeColor="background1" w:themeShade="D9"/>
              <w:right w:val="single" w:sz="4" w:space="0" w:color="auto"/>
            </w:tcBorders>
          </w:tcPr>
          <w:p w14:paraId="71B4FDA2" w14:textId="77777777" w:rsidR="00B969B6" w:rsidRPr="002C1D39" w:rsidRDefault="00B969B6" w:rsidP="00490ABD">
            <w:pPr>
              <w:ind w:left="317"/>
              <w:rPr>
                <w:szCs w:val="20"/>
              </w:rPr>
            </w:pPr>
            <w:r w:rsidRPr="002C1D39">
              <w:rPr>
                <w:szCs w:val="20"/>
              </w:rPr>
              <w:t>1.3. Were intervention discontinuations or switches likely to be related to factors that are prognostic for the outcome?</w:t>
            </w:r>
          </w:p>
          <w:p w14:paraId="47731382" w14:textId="77777777" w:rsidR="00B969B6" w:rsidRPr="002C1D39" w:rsidRDefault="00B969B6" w:rsidP="00490ABD">
            <w:pPr>
              <w:ind w:left="601"/>
              <w:rPr>
                <w:szCs w:val="20"/>
              </w:rPr>
            </w:pPr>
            <w:r w:rsidRPr="002C1D39">
              <w:rPr>
                <w:b/>
                <w:szCs w:val="20"/>
              </w:rPr>
              <w:t>If N/PN</w:t>
            </w:r>
            <w:r w:rsidRPr="002C1D39">
              <w:rPr>
                <w:szCs w:val="20"/>
              </w:rPr>
              <w:t>, answer questions relating to baseline confounding (1.4 to 1.6)</w:t>
            </w:r>
          </w:p>
          <w:p w14:paraId="24C02C2F" w14:textId="77777777" w:rsidR="00B969B6" w:rsidRPr="002C1D39" w:rsidRDefault="00B969B6" w:rsidP="00490ABD">
            <w:pPr>
              <w:ind w:left="601"/>
              <w:rPr>
                <w:szCs w:val="20"/>
              </w:rPr>
            </w:pPr>
            <w:r w:rsidRPr="002C1D39">
              <w:rPr>
                <w:b/>
                <w:szCs w:val="20"/>
              </w:rPr>
              <w:t>If Y/PY</w:t>
            </w:r>
            <w:r w:rsidRPr="002C1D39">
              <w:rPr>
                <w:szCs w:val="20"/>
              </w:rPr>
              <w:t xml:space="preserve">, answer questions relating to both baseline and time-varying confounding (1.7 and 1.8) </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7B6BC543" w14:textId="77777777" w:rsidR="00B969B6" w:rsidRPr="002C1D39" w:rsidRDefault="00B969B6" w:rsidP="00490ABD">
            <w:pPr>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707B9266" w14:textId="77777777" w:rsidR="00B969B6" w:rsidRPr="002C1D39" w:rsidRDefault="00B969B6" w:rsidP="00490ABD">
            <w:pPr>
              <w:jc w:val="center"/>
              <w:rPr>
                <w:szCs w:val="20"/>
                <w:lang w:val="es-ES"/>
              </w:rPr>
            </w:pPr>
            <w:r w:rsidRPr="002C1D39">
              <w:rPr>
                <w:szCs w:val="20"/>
                <w:lang w:val="es-ES"/>
              </w:rPr>
              <w:t>NA / Y / PY / PN / N / NI</w:t>
            </w:r>
          </w:p>
        </w:tc>
      </w:tr>
    </w:tbl>
    <w:p w14:paraId="1EE0B54C" w14:textId="77777777" w:rsidR="00B969B6" w:rsidRPr="00021471" w:rsidRDefault="00B969B6" w:rsidP="00B969B6">
      <w:pPr>
        <w:rPr>
          <w:lang w:val="nl-NL"/>
        </w:rPr>
      </w:pPr>
    </w:p>
    <w:tbl>
      <w:tblPr>
        <w:tblStyle w:val="TableGrid"/>
        <w:tblW w:w="5000" w:type="pct"/>
        <w:tblLook w:val="04A0" w:firstRow="1" w:lastRow="0" w:firstColumn="1" w:lastColumn="0" w:noHBand="0" w:noVBand="1"/>
      </w:tblPr>
      <w:tblGrid>
        <w:gridCol w:w="352"/>
        <w:gridCol w:w="4700"/>
        <w:gridCol w:w="5998"/>
        <w:gridCol w:w="2898"/>
      </w:tblGrid>
      <w:tr w:rsidR="00B969B6" w:rsidRPr="002C1D39" w14:paraId="52B04DAC" w14:textId="77777777" w:rsidTr="00490ABD">
        <w:trPr>
          <w:cantSplit/>
          <w:trHeight w:val="20"/>
        </w:trPr>
        <w:tc>
          <w:tcPr>
            <w:tcW w:w="126" w:type="pct"/>
            <w:vMerge w:val="restart"/>
            <w:tcBorders>
              <w:top w:val="nil"/>
              <w:bottom w:val="nil"/>
              <w:right w:val="nil"/>
            </w:tcBorders>
          </w:tcPr>
          <w:p w14:paraId="2D97EE57" w14:textId="77777777" w:rsidR="00B969B6" w:rsidRPr="002C1D39" w:rsidRDefault="00B969B6" w:rsidP="00490ABD">
            <w:pPr>
              <w:rPr>
                <w:szCs w:val="20"/>
                <w:lang w:val="es-ES"/>
              </w:rPr>
            </w:pPr>
          </w:p>
        </w:tc>
        <w:tc>
          <w:tcPr>
            <w:tcW w:w="4874" w:type="pct"/>
            <w:gridSpan w:val="3"/>
            <w:tcBorders>
              <w:top w:val="single" w:sz="2" w:space="0" w:color="D9D9D9" w:themeColor="background1" w:themeShade="D9"/>
              <w:left w:val="nil"/>
              <w:bottom w:val="single" w:sz="2" w:space="0" w:color="D9D9D9" w:themeColor="background1" w:themeShade="D9"/>
              <w:right w:val="single" w:sz="4" w:space="0" w:color="auto"/>
            </w:tcBorders>
          </w:tcPr>
          <w:p w14:paraId="389F4F41" w14:textId="77777777" w:rsidR="00B969B6" w:rsidRPr="002C1D39" w:rsidRDefault="00B969B6" w:rsidP="00490ABD">
            <w:pPr>
              <w:tabs>
                <w:tab w:val="left" w:pos="960"/>
              </w:tabs>
              <w:autoSpaceDE w:val="0"/>
              <w:autoSpaceDN w:val="0"/>
              <w:adjustRightInd w:val="0"/>
              <w:rPr>
                <w:szCs w:val="20"/>
              </w:rPr>
            </w:pPr>
            <w:r w:rsidRPr="002C1D39">
              <w:rPr>
                <w:b/>
                <w:szCs w:val="20"/>
              </w:rPr>
              <w:t>Questions relating to baseline confounding only</w:t>
            </w:r>
          </w:p>
        </w:tc>
      </w:tr>
      <w:tr w:rsidR="00B969B6" w:rsidRPr="00AD6DA6" w14:paraId="19434F60" w14:textId="77777777" w:rsidTr="00490ABD">
        <w:trPr>
          <w:cantSplit/>
          <w:trHeight w:val="20"/>
        </w:trPr>
        <w:tc>
          <w:tcPr>
            <w:tcW w:w="126" w:type="pct"/>
            <w:vMerge/>
            <w:tcBorders>
              <w:bottom w:val="nil"/>
              <w:right w:val="nil"/>
            </w:tcBorders>
          </w:tcPr>
          <w:p w14:paraId="50A0B040" w14:textId="77777777" w:rsidR="00B969B6" w:rsidRPr="002C1D39" w:rsidRDefault="00B969B6" w:rsidP="00490ABD">
            <w:pPr>
              <w:rPr>
                <w:szCs w:val="20"/>
              </w:rPr>
            </w:pPr>
          </w:p>
        </w:tc>
        <w:tc>
          <w:tcPr>
            <w:tcW w:w="1685" w:type="pct"/>
            <w:tcBorders>
              <w:top w:val="single" w:sz="2" w:space="0" w:color="D9D9D9" w:themeColor="background1" w:themeShade="D9"/>
              <w:left w:val="nil"/>
              <w:bottom w:val="single" w:sz="2" w:space="0" w:color="D9D9D9" w:themeColor="background1" w:themeShade="D9"/>
              <w:right w:val="single" w:sz="4" w:space="0" w:color="auto"/>
            </w:tcBorders>
          </w:tcPr>
          <w:p w14:paraId="3F966F40" w14:textId="77777777" w:rsidR="00B969B6" w:rsidRPr="002C1D39" w:rsidRDefault="00B969B6" w:rsidP="00490ABD">
            <w:pPr>
              <w:ind w:left="317"/>
              <w:rPr>
                <w:szCs w:val="20"/>
              </w:rPr>
            </w:pPr>
            <w:r w:rsidRPr="002C1D39">
              <w:rPr>
                <w:szCs w:val="20"/>
              </w:rPr>
              <w:t>1.4. Did the authors use an appropriate analysis method that controlled for all the important confounding domains?</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0936C897" w14:textId="77777777" w:rsidR="00B969B6" w:rsidRPr="002C1D39" w:rsidRDefault="00B969B6" w:rsidP="00490ABD">
            <w:pPr>
              <w:tabs>
                <w:tab w:val="left" w:pos="960"/>
              </w:tabs>
              <w:autoSpaceDE w:val="0"/>
              <w:autoSpaceDN w:val="0"/>
              <w:adjustRightInd w:val="0"/>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15B9F045"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 xml:space="preserve">NA /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AD6DA6" w14:paraId="5423A36B" w14:textId="77777777" w:rsidTr="00490ABD">
        <w:trPr>
          <w:cantSplit/>
          <w:trHeight w:val="20"/>
        </w:trPr>
        <w:tc>
          <w:tcPr>
            <w:tcW w:w="126" w:type="pct"/>
            <w:vMerge/>
            <w:tcBorders>
              <w:bottom w:val="nil"/>
              <w:right w:val="nil"/>
            </w:tcBorders>
          </w:tcPr>
          <w:p w14:paraId="4648D437" w14:textId="77777777" w:rsidR="00B969B6" w:rsidRPr="002C1D39" w:rsidRDefault="00B969B6" w:rsidP="00490ABD">
            <w:pPr>
              <w:rPr>
                <w:szCs w:val="20"/>
                <w:lang w:val="es-ES"/>
              </w:rPr>
            </w:pPr>
          </w:p>
        </w:tc>
        <w:tc>
          <w:tcPr>
            <w:tcW w:w="1685" w:type="pct"/>
            <w:tcBorders>
              <w:top w:val="single" w:sz="2" w:space="0" w:color="D9D9D9" w:themeColor="background1" w:themeShade="D9"/>
              <w:left w:val="nil"/>
              <w:bottom w:val="single" w:sz="2" w:space="0" w:color="D9D9D9" w:themeColor="background1" w:themeShade="D9"/>
              <w:right w:val="single" w:sz="4" w:space="0" w:color="auto"/>
            </w:tcBorders>
          </w:tcPr>
          <w:p w14:paraId="7302209D" w14:textId="77777777" w:rsidR="00B969B6" w:rsidRPr="002C1D39" w:rsidRDefault="00B969B6" w:rsidP="00490ABD">
            <w:pPr>
              <w:ind w:left="317"/>
              <w:rPr>
                <w:szCs w:val="20"/>
              </w:rPr>
            </w:pPr>
            <w:r w:rsidRPr="002C1D39">
              <w:rPr>
                <w:szCs w:val="20"/>
              </w:rPr>
              <w:t xml:space="preserve">1.5. </w:t>
            </w:r>
            <w:r w:rsidRPr="002C1D39">
              <w:rPr>
                <w:b/>
                <w:szCs w:val="20"/>
              </w:rPr>
              <w:t xml:space="preserve">If </w:t>
            </w:r>
            <w:r w:rsidRPr="002C1D39">
              <w:rPr>
                <w:b/>
                <w:color w:val="00B050"/>
                <w:szCs w:val="20"/>
                <w:u w:val="single"/>
              </w:rPr>
              <w:t>Y/PY</w:t>
            </w:r>
            <w:r w:rsidRPr="002C1D39">
              <w:rPr>
                <w:b/>
                <w:szCs w:val="20"/>
              </w:rPr>
              <w:t xml:space="preserve"> to 1.4</w:t>
            </w:r>
            <w:r w:rsidRPr="002C1D39">
              <w:rPr>
                <w:szCs w:val="20"/>
              </w:rPr>
              <w:t>: Were confounding domains that were controlled for measured validly and reliably by the variables available in this study?</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33AA10AF" w14:textId="77777777" w:rsidR="00B969B6" w:rsidRPr="002C1D39" w:rsidRDefault="00B969B6" w:rsidP="00490ABD">
            <w:pPr>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1E4EE7E9" w14:textId="77777777" w:rsidR="00B969B6" w:rsidRPr="002C1D39" w:rsidRDefault="00B969B6" w:rsidP="00490ABD">
            <w:pPr>
              <w:jc w:val="center"/>
              <w:rPr>
                <w:szCs w:val="20"/>
                <w:lang w:val="es-ES"/>
              </w:rPr>
            </w:pPr>
            <w:r w:rsidRPr="002C1D39">
              <w:rPr>
                <w:szCs w:val="20"/>
                <w:lang w:val="es-ES"/>
              </w:rPr>
              <w:t xml:space="preserve">NA /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AD6DA6" w14:paraId="313C66DE" w14:textId="77777777" w:rsidTr="00490ABD">
        <w:trPr>
          <w:cantSplit/>
          <w:trHeight w:val="20"/>
        </w:trPr>
        <w:tc>
          <w:tcPr>
            <w:tcW w:w="126" w:type="pct"/>
            <w:vMerge/>
            <w:tcBorders>
              <w:bottom w:val="nil"/>
              <w:right w:val="nil"/>
            </w:tcBorders>
          </w:tcPr>
          <w:p w14:paraId="76412E8A" w14:textId="77777777" w:rsidR="00B969B6" w:rsidRPr="002C1D39" w:rsidRDefault="00B969B6" w:rsidP="00490ABD">
            <w:pPr>
              <w:rPr>
                <w:szCs w:val="20"/>
                <w:lang w:val="es-ES"/>
              </w:rPr>
            </w:pPr>
          </w:p>
        </w:tc>
        <w:tc>
          <w:tcPr>
            <w:tcW w:w="1685" w:type="pct"/>
            <w:tcBorders>
              <w:top w:val="single" w:sz="2" w:space="0" w:color="D9D9D9" w:themeColor="background1" w:themeShade="D9"/>
              <w:left w:val="nil"/>
              <w:bottom w:val="nil"/>
              <w:right w:val="single" w:sz="4" w:space="0" w:color="auto"/>
            </w:tcBorders>
          </w:tcPr>
          <w:p w14:paraId="3DA348D6" w14:textId="77777777" w:rsidR="00B969B6" w:rsidRPr="002C1D39" w:rsidRDefault="00B969B6" w:rsidP="00490ABD">
            <w:pPr>
              <w:ind w:left="317"/>
              <w:rPr>
                <w:szCs w:val="20"/>
              </w:rPr>
            </w:pPr>
            <w:r w:rsidRPr="002C1D39">
              <w:rPr>
                <w:szCs w:val="20"/>
              </w:rPr>
              <w:t>1.6. Did the authors control for any post-intervention variables that could have been affected by the intervention?</w:t>
            </w:r>
          </w:p>
        </w:tc>
        <w:tc>
          <w:tcPr>
            <w:tcW w:w="2150" w:type="pct"/>
            <w:tcBorders>
              <w:top w:val="single" w:sz="2" w:space="0" w:color="D9D9D9" w:themeColor="background1" w:themeShade="D9"/>
              <w:left w:val="single" w:sz="4" w:space="0" w:color="auto"/>
              <w:bottom w:val="nil"/>
              <w:right w:val="single" w:sz="4" w:space="0" w:color="auto"/>
            </w:tcBorders>
          </w:tcPr>
          <w:p w14:paraId="3C2E1861" w14:textId="77777777" w:rsidR="00B969B6" w:rsidRPr="002C1D39" w:rsidRDefault="00B969B6" w:rsidP="00490ABD">
            <w:pPr>
              <w:tabs>
                <w:tab w:val="left" w:pos="960"/>
              </w:tabs>
              <w:autoSpaceDE w:val="0"/>
              <w:autoSpaceDN w:val="0"/>
              <w:adjustRightInd w:val="0"/>
              <w:rPr>
                <w:szCs w:val="20"/>
              </w:rPr>
            </w:pPr>
          </w:p>
        </w:tc>
        <w:tc>
          <w:tcPr>
            <w:tcW w:w="1039" w:type="pct"/>
            <w:tcBorders>
              <w:top w:val="single" w:sz="2" w:space="0" w:color="D9D9D9" w:themeColor="background1" w:themeShade="D9"/>
              <w:left w:val="single" w:sz="4" w:space="0" w:color="auto"/>
              <w:bottom w:val="nil"/>
              <w:right w:val="single" w:sz="4" w:space="0" w:color="auto"/>
            </w:tcBorders>
          </w:tcPr>
          <w:p w14:paraId="4F6A0486"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 xml:space="preserve">NA / </w:t>
            </w:r>
            <w:r w:rsidRPr="002C1D39">
              <w:rPr>
                <w:color w:val="FF0000"/>
                <w:szCs w:val="20"/>
                <w:lang w:val="es-ES"/>
              </w:rPr>
              <w:t>Y / PY</w:t>
            </w:r>
            <w:r w:rsidRPr="002C1D39">
              <w:rPr>
                <w:szCs w:val="20"/>
                <w:lang w:val="es-ES"/>
              </w:rPr>
              <w:t xml:space="preserve"> / </w:t>
            </w:r>
            <w:r w:rsidRPr="002C1D39">
              <w:rPr>
                <w:color w:val="00B050"/>
                <w:szCs w:val="20"/>
                <w:u w:val="single"/>
                <w:lang w:val="es-ES"/>
              </w:rPr>
              <w:t>PN / N</w:t>
            </w:r>
            <w:r w:rsidRPr="002C1D39">
              <w:rPr>
                <w:szCs w:val="20"/>
                <w:lang w:val="es-ES"/>
              </w:rPr>
              <w:t xml:space="preserve"> / NI</w:t>
            </w:r>
          </w:p>
        </w:tc>
      </w:tr>
      <w:tr w:rsidR="00B969B6" w:rsidRPr="002C1D39" w14:paraId="29D7EB8E" w14:textId="77777777" w:rsidTr="00490ABD">
        <w:trPr>
          <w:cantSplit/>
          <w:trHeight w:val="20"/>
        </w:trPr>
        <w:tc>
          <w:tcPr>
            <w:tcW w:w="126" w:type="pct"/>
            <w:vMerge w:val="restart"/>
            <w:tcBorders>
              <w:top w:val="nil"/>
              <w:bottom w:val="nil"/>
              <w:right w:val="nil"/>
            </w:tcBorders>
          </w:tcPr>
          <w:p w14:paraId="7543127C" w14:textId="77777777" w:rsidR="00B969B6" w:rsidRPr="002C1D39" w:rsidRDefault="00B969B6" w:rsidP="00490ABD">
            <w:pPr>
              <w:rPr>
                <w:szCs w:val="20"/>
                <w:lang w:val="es-ES"/>
              </w:rPr>
            </w:pPr>
          </w:p>
        </w:tc>
        <w:tc>
          <w:tcPr>
            <w:tcW w:w="3835" w:type="pct"/>
            <w:gridSpan w:val="2"/>
            <w:tcBorders>
              <w:top w:val="nil"/>
              <w:left w:val="nil"/>
              <w:bottom w:val="single" w:sz="2" w:space="0" w:color="D9D9D9" w:themeColor="background1" w:themeShade="D9"/>
              <w:right w:val="single" w:sz="4" w:space="0" w:color="auto"/>
            </w:tcBorders>
          </w:tcPr>
          <w:p w14:paraId="292915F6" w14:textId="77777777" w:rsidR="00B969B6" w:rsidRPr="002C1D39" w:rsidRDefault="00B969B6" w:rsidP="00490ABD">
            <w:pPr>
              <w:tabs>
                <w:tab w:val="left" w:pos="960"/>
              </w:tabs>
              <w:autoSpaceDE w:val="0"/>
              <w:autoSpaceDN w:val="0"/>
              <w:adjustRightInd w:val="0"/>
              <w:rPr>
                <w:szCs w:val="20"/>
              </w:rPr>
            </w:pPr>
            <w:r w:rsidRPr="002C1D39">
              <w:rPr>
                <w:b/>
                <w:szCs w:val="20"/>
              </w:rPr>
              <w:t>Questions relating to baseline and time-varying confounding</w:t>
            </w:r>
          </w:p>
        </w:tc>
        <w:tc>
          <w:tcPr>
            <w:tcW w:w="1039" w:type="pct"/>
            <w:tcBorders>
              <w:top w:val="nil"/>
              <w:left w:val="single" w:sz="4" w:space="0" w:color="auto"/>
              <w:bottom w:val="single" w:sz="2" w:space="0" w:color="D9D9D9" w:themeColor="background1" w:themeShade="D9"/>
              <w:right w:val="single" w:sz="4" w:space="0" w:color="auto"/>
            </w:tcBorders>
          </w:tcPr>
          <w:p w14:paraId="283C3C09" w14:textId="77777777" w:rsidR="00B969B6" w:rsidRPr="002C1D39" w:rsidRDefault="00B969B6" w:rsidP="00490ABD">
            <w:pPr>
              <w:tabs>
                <w:tab w:val="left" w:pos="960"/>
              </w:tabs>
              <w:autoSpaceDE w:val="0"/>
              <w:autoSpaceDN w:val="0"/>
              <w:adjustRightInd w:val="0"/>
              <w:rPr>
                <w:szCs w:val="20"/>
              </w:rPr>
            </w:pPr>
          </w:p>
        </w:tc>
      </w:tr>
      <w:tr w:rsidR="00B969B6" w:rsidRPr="00AD6DA6" w14:paraId="6A717B58" w14:textId="77777777" w:rsidTr="00490ABD">
        <w:trPr>
          <w:cantSplit/>
          <w:trHeight w:val="20"/>
        </w:trPr>
        <w:tc>
          <w:tcPr>
            <w:tcW w:w="126" w:type="pct"/>
            <w:vMerge/>
            <w:tcBorders>
              <w:bottom w:val="nil"/>
              <w:right w:val="nil"/>
            </w:tcBorders>
          </w:tcPr>
          <w:p w14:paraId="5B746899" w14:textId="77777777" w:rsidR="00B969B6" w:rsidRPr="002C1D39" w:rsidRDefault="00B969B6" w:rsidP="00490ABD">
            <w:pPr>
              <w:rPr>
                <w:szCs w:val="20"/>
              </w:rPr>
            </w:pPr>
          </w:p>
        </w:tc>
        <w:tc>
          <w:tcPr>
            <w:tcW w:w="1685" w:type="pct"/>
            <w:tcBorders>
              <w:top w:val="single" w:sz="2" w:space="0" w:color="D9D9D9" w:themeColor="background1" w:themeShade="D9"/>
              <w:left w:val="nil"/>
              <w:bottom w:val="single" w:sz="2" w:space="0" w:color="D9D9D9" w:themeColor="background1" w:themeShade="D9"/>
              <w:right w:val="single" w:sz="4" w:space="0" w:color="auto"/>
            </w:tcBorders>
          </w:tcPr>
          <w:p w14:paraId="1BDD9066" w14:textId="77777777" w:rsidR="00B969B6" w:rsidRPr="002C1D39" w:rsidRDefault="00B969B6" w:rsidP="00490ABD">
            <w:pPr>
              <w:keepLines/>
              <w:ind w:left="317"/>
              <w:rPr>
                <w:szCs w:val="20"/>
              </w:rPr>
            </w:pPr>
            <w:r w:rsidRPr="002C1D39">
              <w:rPr>
                <w:szCs w:val="20"/>
              </w:rPr>
              <w:t>1.7. Did the authors use an appropriate analysis method that controlled for all the important confounding domains and for time-varying confounding?</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1DF9523A" w14:textId="77777777" w:rsidR="00B969B6" w:rsidRPr="002C1D39" w:rsidRDefault="00B969B6" w:rsidP="00490ABD">
            <w:pPr>
              <w:tabs>
                <w:tab w:val="left" w:pos="960"/>
              </w:tabs>
              <w:autoSpaceDE w:val="0"/>
              <w:autoSpaceDN w:val="0"/>
              <w:adjustRightInd w:val="0"/>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00D44541"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 xml:space="preserve">NA /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AD6DA6" w14:paraId="0B47919E" w14:textId="77777777" w:rsidTr="00490ABD">
        <w:trPr>
          <w:cantSplit/>
          <w:trHeight w:val="20"/>
        </w:trPr>
        <w:tc>
          <w:tcPr>
            <w:tcW w:w="126" w:type="pct"/>
            <w:vMerge/>
            <w:tcBorders>
              <w:bottom w:val="nil"/>
              <w:right w:val="nil"/>
            </w:tcBorders>
          </w:tcPr>
          <w:p w14:paraId="1E95C9AC" w14:textId="77777777" w:rsidR="00B969B6" w:rsidRPr="002C1D39" w:rsidRDefault="00B969B6" w:rsidP="00490ABD">
            <w:pPr>
              <w:rPr>
                <w:szCs w:val="20"/>
                <w:lang w:val="es-ES"/>
              </w:rPr>
            </w:pPr>
          </w:p>
        </w:tc>
        <w:tc>
          <w:tcPr>
            <w:tcW w:w="1685" w:type="pct"/>
            <w:tcBorders>
              <w:top w:val="single" w:sz="2" w:space="0" w:color="D9D9D9" w:themeColor="background1" w:themeShade="D9"/>
              <w:left w:val="nil"/>
              <w:bottom w:val="nil"/>
              <w:right w:val="single" w:sz="4" w:space="0" w:color="auto"/>
            </w:tcBorders>
          </w:tcPr>
          <w:p w14:paraId="73667D3C" w14:textId="77777777" w:rsidR="00B969B6" w:rsidRPr="002C1D39" w:rsidRDefault="00B969B6" w:rsidP="00490ABD">
            <w:pPr>
              <w:ind w:left="317"/>
              <w:rPr>
                <w:szCs w:val="20"/>
              </w:rPr>
            </w:pPr>
            <w:r w:rsidRPr="002C1D39">
              <w:rPr>
                <w:szCs w:val="20"/>
              </w:rPr>
              <w:t xml:space="preserve">1.8. </w:t>
            </w:r>
            <w:r w:rsidRPr="002C1D39">
              <w:rPr>
                <w:b/>
                <w:szCs w:val="20"/>
              </w:rPr>
              <w:t xml:space="preserve">If </w:t>
            </w:r>
            <w:r w:rsidRPr="002C1D39">
              <w:rPr>
                <w:b/>
                <w:color w:val="00B050"/>
                <w:szCs w:val="20"/>
                <w:u w:val="single"/>
              </w:rPr>
              <w:t>Y/PY</w:t>
            </w:r>
            <w:r w:rsidRPr="002C1D39">
              <w:rPr>
                <w:b/>
                <w:szCs w:val="20"/>
              </w:rPr>
              <w:t xml:space="preserve"> to 1.7</w:t>
            </w:r>
            <w:r w:rsidRPr="002C1D39">
              <w:rPr>
                <w:szCs w:val="20"/>
              </w:rPr>
              <w:t>: Were confounding domains that were controlled for measured validly and reliably by the variables available in this study?</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3DDF5804" w14:textId="77777777" w:rsidR="00B969B6" w:rsidRPr="002C1D39" w:rsidRDefault="00B969B6" w:rsidP="00490ABD">
            <w:pPr>
              <w:tabs>
                <w:tab w:val="left" w:pos="960"/>
              </w:tabs>
              <w:autoSpaceDE w:val="0"/>
              <w:autoSpaceDN w:val="0"/>
              <w:adjustRightInd w:val="0"/>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3C40569D"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 xml:space="preserve">NA /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2C1D39" w14:paraId="34E247F1" w14:textId="77777777" w:rsidTr="00490ABD">
        <w:trPr>
          <w:cantSplit/>
          <w:trHeight w:val="20"/>
        </w:trPr>
        <w:tc>
          <w:tcPr>
            <w:tcW w:w="126" w:type="pct"/>
            <w:vMerge w:val="restart"/>
            <w:tcBorders>
              <w:top w:val="nil"/>
              <w:right w:val="nil"/>
            </w:tcBorders>
          </w:tcPr>
          <w:p w14:paraId="53A9FFF0" w14:textId="77777777" w:rsidR="00B969B6" w:rsidRPr="002C1D39" w:rsidRDefault="00B969B6" w:rsidP="00490ABD">
            <w:pPr>
              <w:rPr>
                <w:szCs w:val="20"/>
                <w:lang w:val="es-ES"/>
              </w:rPr>
            </w:pPr>
          </w:p>
        </w:tc>
        <w:tc>
          <w:tcPr>
            <w:tcW w:w="1685" w:type="pct"/>
            <w:tcBorders>
              <w:top w:val="nil"/>
              <w:left w:val="nil"/>
              <w:bottom w:val="single" w:sz="2" w:space="0" w:color="D9D9D9" w:themeColor="background1" w:themeShade="D9"/>
              <w:right w:val="single" w:sz="4" w:space="0" w:color="auto"/>
            </w:tcBorders>
          </w:tcPr>
          <w:p w14:paraId="3BCC741A" w14:textId="77777777" w:rsidR="00B969B6" w:rsidRPr="002C1D39" w:rsidRDefault="00B969B6" w:rsidP="00490ABD">
            <w:pPr>
              <w:tabs>
                <w:tab w:val="left" w:pos="960"/>
              </w:tabs>
              <w:autoSpaceDE w:val="0"/>
              <w:autoSpaceDN w:val="0"/>
              <w:adjustRightInd w:val="0"/>
              <w:rPr>
                <w:szCs w:val="20"/>
              </w:rPr>
            </w:pPr>
            <w:r w:rsidRPr="002C1D39">
              <w:rPr>
                <w:rFonts w:cs="Arial"/>
                <w:b/>
                <w:szCs w:val="20"/>
              </w:rPr>
              <w:t>Risk of bias judgement</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2D8EE216" w14:textId="77777777" w:rsidR="00B969B6" w:rsidRPr="002C1D39" w:rsidRDefault="00B969B6" w:rsidP="00490ABD">
            <w:pPr>
              <w:tabs>
                <w:tab w:val="left" w:pos="960"/>
              </w:tabs>
              <w:autoSpaceDE w:val="0"/>
              <w:autoSpaceDN w:val="0"/>
              <w:adjustRightInd w:val="0"/>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5D843B42" w14:textId="77777777" w:rsidR="00B969B6" w:rsidRPr="002C1D39" w:rsidRDefault="00B969B6" w:rsidP="00490ABD">
            <w:pPr>
              <w:tabs>
                <w:tab w:val="left" w:pos="960"/>
              </w:tabs>
              <w:autoSpaceDE w:val="0"/>
              <w:autoSpaceDN w:val="0"/>
              <w:adjustRightInd w:val="0"/>
              <w:jc w:val="center"/>
              <w:rPr>
                <w:szCs w:val="20"/>
              </w:rPr>
            </w:pPr>
            <w:r w:rsidRPr="002C1D39">
              <w:rPr>
                <w:szCs w:val="20"/>
              </w:rPr>
              <w:t>Low / Moderate / Serious / Critical / NI</w:t>
            </w:r>
          </w:p>
        </w:tc>
      </w:tr>
      <w:tr w:rsidR="00B969B6" w:rsidRPr="002C1D39" w14:paraId="53518AB3" w14:textId="77777777" w:rsidTr="00490ABD">
        <w:trPr>
          <w:cantSplit/>
          <w:trHeight w:val="20"/>
        </w:trPr>
        <w:tc>
          <w:tcPr>
            <w:tcW w:w="126" w:type="pct"/>
            <w:vMerge/>
            <w:tcBorders>
              <w:right w:val="nil"/>
            </w:tcBorders>
          </w:tcPr>
          <w:p w14:paraId="67EEB0C8" w14:textId="77777777" w:rsidR="00B969B6" w:rsidRPr="002C1D39" w:rsidRDefault="00B969B6" w:rsidP="00490ABD">
            <w:pPr>
              <w:rPr>
                <w:szCs w:val="20"/>
              </w:rPr>
            </w:pPr>
          </w:p>
        </w:tc>
        <w:tc>
          <w:tcPr>
            <w:tcW w:w="1685" w:type="pct"/>
            <w:tcBorders>
              <w:top w:val="single" w:sz="2" w:space="0" w:color="D9D9D9" w:themeColor="background1" w:themeShade="D9"/>
              <w:left w:val="nil"/>
              <w:bottom w:val="single" w:sz="4" w:space="0" w:color="auto"/>
              <w:right w:val="single" w:sz="4" w:space="0" w:color="auto"/>
            </w:tcBorders>
          </w:tcPr>
          <w:p w14:paraId="4B00C664" w14:textId="77777777" w:rsidR="00B969B6" w:rsidRPr="002C1D39" w:rsidRDefault="00B969B6" w:rsidP="00490ABD">
            <w:pPr>
              <w:rPr>
                <w:szCs w:val="20"/>
              </w:rPr>
            </w:pPr>
            <w:r w:rsidRPr="002C1D39">
              <w:rPr>
                <w:szCs w:val="20"/>
              </w:rPr>
              <w:t xml:space="preserve">Optional: </w:t>
            </w:r>
            <w:r w:rsidRPr="002C1D39">
              <w:rPr>
                <w:rFonts w:cs="Arial"/>
              </w:rPr>
              <w:t>What is the predicted direction of bias due to confounding?</w:t>
            </w:r>
          </w:p>
        </w:tc>
        <w:tc>
          <w:tcPr>
            <w:tcW w:w="2150" w:type="pct"/>
            <w:tcBorders>
              <w:top w:val="single" w:sz="2" w:space="0" w:color="D9D9D9" w:themeColor="background1" w:themeShade="D9"/>
              <w:left w:val="single" w:sz="4" w:space="0" w:color="auto"/>
              <w:bottom w:val="single" w:sz="4" w:space="0" w:color="auto"/>
              <w:right w:val="single" w:sz="4" w:space="0" w:color="auto"/>
            </w:tcBorders>
          </w:tcPr>
          <w:p w14:paraId="77C7CD15" w14:textId="77777777" w:rsidR="00B969B6" w:rsidRPr="002C1D39" w:rsidRDefault="00B969B6" w:rsidP="00490ABD">
            <w:pPr>
              <w:rPr>
                <w:szCs w:val="20"/>
              </w:rPr>
            </w:pPr>
          </w:p>
        </w:tc>
        <w:tc>
          <w:tcPr>
            <w:tcW w:w="1039" w:type="pct"/>
            <w:tcBorders>
              <w:top w:val="single" w:sz="2" w:space="0" w:color="D9D9D9" w:themeColor="background1" w:themeShade="D9"/>
              <w:left w:val="single" w:sz="4" w:space="0" w:color="auto"/>
              <w:bottom w:val="single" w:sz="4" w:space="0" w:color="auto"/>
              <w:right w:val="single" w:sz="4" w:space="0" w:color="auto"/>
            </w:tcBorders>
          </w:tcPr>
          <w:p w14:paraId="471387E7" w14:textId="77777777" w:rsidR="00B969B6" w:rsidRPr="002C1D39" w:rsidRDefault="00B969B6" w:rsidP="00490ABD">
            <w:pPr>
              <w:jc w:val="center"/>
              <w:rPr>
                <w:szCs w:val="20"/>
              </w:rPr>
            </w:pPr>
            <w:r w:rsidRPr="002C1D39">
              <w:rPr>
                <w:szCs w:val="20"/>
              </w:rPr>
              <w:t>Favours experimental / Favours comparator / Unpredictable</w:t>
            </w:r>
          </w:p>
        </w:tc>
      </w:tr>
    </w:tbl>
    <w:p w14:paraId="7A42D070" w14:textId="77777777" w:rsidR="00B969B6" w:rsidRPr="002C1D39" w:rsidRDefault="00B969B6" w:rsidP="00B969B6"/>
    <w:tbl>
      <w:tblPr>
        <w:tblStyle w:val="TableGrid"/>
        <w:tblW w:w="5000" w:type="pct"/>
        <w:tblLook w:val="04A0" w:firstRow="1" w:lastRow="0" w:firstColumn="1" w:lastColumn="0" w:noHBand="0" w:noVBand="1"/>
      </w:tblPr>
      <w:tblGrid>
        <w:gridCol w:w="352"/>
        <w:gridCol w:w="4729"/>
        <w:gridCol w:w="5973"/>
        <w:gridCol w:w="2896"/>
      </w:tblGrid>
      <w:tr w:rsidR="00B969B6" w:rsidRPr="002C1D39" w14:paraId="606B8EF5" w14:textId="77777777" w:rsidTr="00490ABD">
        <w:trPr>
          <w:cantSplit/>
          <w:trHeight w:val="308"/>
        </w:trPr>
        <w:tc>
          <w:tcPr>
            <w:tcW w:w="5000" w:type="pct"/>
            <w:gridSpan w:val="4"/>
            <w:tcBorders>
              <w:right w:val="single" w:sz="2" w:space="0" w:color="auto"/>
            </w:tcBorders>
          </w:tcPr>
          <w:p w14:paraId="7043499A" w14:textId="77777777" w:rsidR="00B969B6" w:rsidRPr="002C1D39" w:rsidRDefault="00B969B6" w:rsidP="00490ABD">
            <w:pPr>
              <w:tabs>
                <w:tab w:val="left" w:pos="960"/>
              </w:tabs>
              <w:autoSpaceDE w:val="0"/>
              <w:autoSpaceDN w:val="0"/>
              <w:adjustRightInd w:val="0"/>
              <w:rPr>
                <w:b/>
                <w:color w:val="FF0000"/>
                <w:szCs w:val="20"/>
              </w:rPr>
            </w:pPr>
            <w:r w:rsidRPr="002C1D39">
              <w:rPr>
                <w:rFonts w:cs="Arial"/>
                <w:b/>
                <w:szCs w:val="20"/>
              </w:rPr>
              <w:t>Bias in selection of participants into the study</w:t>
            </w:r>
          </w:p>
        </w:tc>
      </w:tr>
      <w:tr w:rsidR="00B969B6" w:rsidRPr="002C1D39" w14:paraId="40E20ADB" w14:textId="77777777" w:rsidTr="00490ABD">
        <w:trPr>
          <w:cantSplit/>
          <w:trHeight w:val="308"/>
        </w:trPr>
        <w:tc>
          <w:tcPr>
            <w:tcW w:w="126" w:type="pct"/>
            <w:vMerge w:val="restart"/>
            <w:tcBorders>
              <w:right w:val="nil"/>
            </w:tcBorders>
          </w:tcPr>
          <w:p w14:paraId="19582A24" w14:textId="77777777" w:rsidR="00B969B6" w:rsidRPr="002C1D39" w:rsidRDefault="00B969B6" w:rsidP="00490ABD">
            <w:pPr>
              <w:rPr>
                <w:szCs w:val="20"/>
              </w:rPr>
            </w:pPr>
          </w:p>
        </w:tc>
        <w:tc>
          <w:tcPr>
            <w:tcW w:w="1695" w:type="pct"/>
            <w:tcBorders>
              <w:top w:val="single" w:sz="4" w:space="0" w:color="auto"/>
              <w:left w:val="nil"/>
              <w:bottom w:val="nil"/>
              <w:right w:val="single" w:sz="2" w:space="0" w:color="auto"/>
            </w:tcBorders>
          </w:tcPr>
          <w:p w14:paraId="66557873" w14:textId="77777777" w:rsidR="00B969B6" w:rsidRPr="002C1D39" w:rsidRDefault="00B969B6" w:rsidP="00490ABD">
            <w:pPr>
              <w:rPr>
                <w:szCs w:val="20"/>
              </w:rPr>
            </w:pPr>
            <w:r w:rsidRPr="002C1D39">
              <w:rPr>
                <w:szCs w:val="20"/>
              </w:rPr>
              <w:t>2.1. Was selection of participants into the study (or into the analysis) based on participant characteristics observed after the start of intervention?</w:t>
            </w:r>
          </w:p>
          <w:p w14:paraId="77FAB7A7" w14:textId="77777777" w:rsidR="00B969B6" w:rsidRPr="002C1D39" w:rsidRDefault="00B969B6" w:rsidP="00490ABD">
            <w:pPr>
              <w:rPr>
                <w:szCs w:val="20"/>
              </w:rPr>
            </w:pPr>
            <w:r w:rsidRPr="002C1D39">
              <w:rPr>
                <w:b/>
                <w:szCs w:val="20"/>
              </w:rPr>
              <w:t xml:space="preserve">If </w:t>
            </w:r>
            <w:r w:rsidRPr="002C1D39">
              <w:rPr>
                <w:b/>
                <w:color w:val="00B050"/>
                <w:szCs w:val="20"/>
                <w:u w:val="single"/>
              </w:rPr>
              <w:t>N/PN</w:t>
            </w:r>
            <w:r w:rsidRPr="002C1D39">
              <w:rPr>
                <w:b/>
                <w:szCs w:val="20"/>
              </w:rPr>
              <w:t xml:space="preserve"> to 2.1:</w:t>
            </w:r>
            <w:r w:rsidRPr="002C1D39">
              <w:rPr>
                <w:szCs w:val="20"/>
              </w:rPr>
              <w:t xml:space="preserve"> go to 2.4</w:t>
            </w:r>
          </w:p>
        </w:tc>
        <w:tc>
          <w:tcPr>
            <w:tcW w:w="2141" w:type="pct"/>
            <w:tcBorders>
              <w:top w:val="single" w:sz="4" w:space="0" w:color="auto"/>
              <w:left w:val="single" w:sz="2" w:space="0" w:color="auto"/>
              <w:bottom w:val="nil"/>
              <w:right w:val="single" w:sz="2" w:space="0" w:color="auto"/>
            </w:tcBorders>
          </w:tcPr>
          <w:p w14:paraId="686486BD" w14:textId="77777777" w:rsidR="00B969B6" w:rsidRPr="002C1D39" w:rsidRDefault="00B969B6" w:rsidP="00490ABD">
            <w:pPr>
              <w:tabs>
                <w:tab w:val="left" w:pos="960"/>
              </w:tabs>
              <w:autoSpaceDE w:val="0"/>
              <w:autoSpaceDN w:val="0"/>
              <w:adjustRightInd w:val="0"/>
              <w:rPr>
                <w:szCs w:val="20"/>
              </w:rPr>
            </w:pPr>
          </w:p>
        </w:tc>
        <w:tc>
          <w:tcPr>
            <w:tcW w:w="1038" w:type="pct"/>
            <w:tcBorders>
              <w:top w:val="single" w:sz="4" w:space="0" w:color="auto"/>
              <w:left w:val="single" w:sz="2" w:space="0" w:color="auto"/>
              <w:bottom w:val="nil"/>
              <w:right w:val="single" w:sz="2" w:space="0" w:color="auto"/>
            </w:tcBorders>
          </w:tcPr>
          <w:p w14:paraId="7391F146" w14:textId="77777777" w:rsidR="00B969B6" w:rsidRPr="002C1D39" w:rsidRDefault="00B969B6" w:rsidP="00490ABD">
            <w:pPr>
              <w:tabs>
                <w:tab w:val="left" w:pos="960"/>
              </w:tabs>
              <w:autoSpaceDE w:val="0"/>
              <w:autoSpaceDN w:val="0"/>
              <w:adjustRightInd w:val="0"/>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AD6DA6" w14:paraId="6B93E89E" w14:textId="77777777" w:rsidTr="00490ABD">
        <w:trPr>
          <w:cantSplit/>
          <w:trHeight w:val="307"/>
        </w:trPr>
        <w:tc>
          <w:tcPr>
            <w:tcW w:w="126" w:type="pct"/>
            <w:vMerge/>
            <w:tcBorders>
              <w:right w:val="nil"/>
            </w:tcBorders>
          </w:tcPr>
          <w:p w14:paraId="3AC75A49" w14:textId="77777777" w:rsidR="00B969B6" w:rsidRPr="002C1D39" w:rsidRDefault="00B969B6" w:rsidP="00490ABD">
            <w:pPr>
              <w:rPr>
                <w:rFonts w:cs="Arial"/>
                <w:szCs w:val="20"/>
              </w:rPr>
            </w:pPr>
          </w:p>
        </w:tc>
        <w:tc>
          <w:tcPr>
            <w:tcW w:w="1695" w:type="pct"/>
            <w:tcBorders>
              <w:top w:val="nil"/>
              <w:left w:val="nil"/>
              <w:bottom w:val="single" w:sz="2" w:space="0" w:color="D9D9D9" w:themeColor="background1" w:themeShade="D9"/>
              <w:right w:val="single" w:sz="2" w:space="0" w:color="auto"/>
            </w:tcBorders>
          </w:tcPr>
          <w:p w14:paraId="0CDF7D7C" w14:textId="77777777" w:rsidR="00B969B6" w:rsidRPr="002C1D39" w:rsidRDefault="00B969B6" w:rsidP="00490ABD">
            <w:pPr>
              <w:ind w:left="317"/>
              <w:rPr>
                <w:szCs w:val="20"/>
              </w:rPr>
            </w:pPr>
            <w:r w:rsidRPr="002C1D39">
              <w:rPr>
                <w:szCs w:val="20"/>
              </w:rPr>
              <w:t xml:space="preserve">2.2. </w:t>
            </w:r>
            <w:r w:rsidRPr="002C1D39">
              <w:rPr>
                <w:b/>
                <w:szCs w:val="20"/>
              </w:rPr>
              <w:t xml:space="preserve">If </w:t>
            </w:r>
            <w:r w:rsidRPr="002C1D39">
              <w:rPr>
                <w:b/>
                <w:color w:val="FF0000"/>
                <w:szCs w:val="20"/>
              </w:rPr>
              <w:t>Y/PY</w:t>
            </w:r>
            <w:r w:rsidRPr="002C1D39">
              <w:rPr>
                <w:b/>
                <w:szCs w:val="20"/>
              </w:rPr>
              <w:t xml:space="preserve"> to 2.1</w:t>
            </w:r>
            <w:r w:rsidRPr="002C1D39">
              <w:rPr>
                <w:szCs w:val="20"/>
              </w:rPr>
              <w:t>: Were the post-intervention variables that influenced selection likely to be associated with intervention?</w:t>
            </w:r>
          </w:p>
          <w:p w14:paraId="74DDC527" w14:textId="77777777" w:rsidR="00B969B6" w:rsidRPr="002C1D39" w:rsidRDefault="00B969B6" w:rsidP="00490ABD">
            <w:pPr>
              <w:ind w:left="317"/>
              <w:rPr>
                <w:szCs w:val="20"/>
              </w:rPr>
            </w:pPr>
            <w:r w:rsidRPr="002C1D39">
              <w:rPr>
                <w:szCs w:val="20"/>
              </w:rPr>
              <w:t xml:space="preserve">2.3 </w:t>
            </w:r>
            <w:r w:rsidRPr="002C1D39">
              <w:rPr>
                <w:b/>
                <w:szCs w:val="20"/>
              </w:rPr>
              <w:t xml:space="preserve">If </w:t>
            </w:r>
            <w:r w:rsidRPr="002C1D39">
              <w:rPr>
                <w:b/>
                <w:color w:val="FF0000"/>
                <w:szCs w:val="20"/>
              </w:rPr>
              <w:t>Y/PY</w:t>
            </w:r>
            <w:r w:rsidRPr="002C1D39">
              <w:rPr>
                <w:b/>
                <w:szCs w:val="20"/>
              </w:rPr>
              <w:t xml:space="preserve"> to 2.2</w:t>
            </w:r>
            <w:r w:rsidRPr="002C1D39">
              <w:rPr>
                <w:szCs w:val="20"/>
              </w:rPr>
              <w:t>:  Were the post-intervention variables that influenced selection likely to be influenced by the outcome or a cause of the outcome?</w:t>
            </w:r>
          </w:p>
        </w:tc>
        <w:tc>
          <w:tcPr>
            <w:tcW w:w="2141" w:type="pct"/>
            <w:tcBorders>
              <w:top w:val="nil"/>
              <w:left w:val="single" w:sz="2" w:space="0" w:color="auto"/>
              <w:bottom w:val="single" w:sz="2" w:space="0" w:color="D9D9D9" w:themeColor="background1" w:themeShade="D9"/>
              <w:right w:val="single" w:sz="2" w:space="0" w:color="auto"/>
            </w:tcBorders>
          </w:tcPr>
          <w:p w14:paraId="7AE15177" w14:textId="77777777" w:rsidR="00B969B6" w:rsidRPr="002C1D39" w:rsidRDefault="00B969B6" w:rsidP="00490ABD">
            <w:pPr>
              <w:tabs>
                <w:tab w:val="left" w:pos="960"/>
              </w:tabs>
              <w:autoSpaceDE w:val="0"/>
              <w:autoSpaceDN w:val="0"/>
              <w:adjustRightInd w:val="0"/>
              <w:rPr>
                <w:szCs w:val="20"/>
              </w:rPr>
            </w:pPr>
          </w:p>
        </w:tc>
        <w:tc>
          <w:tcPr>
            <w:tcW w:w="1038" w:type="pct"/>
            <w:tcBorders>
              <w:top w:val="nil"/>
              <w:left w:val="single" w:sz="2" w:space="0" w:color="auto"/>
              <w:bottom w:val="single" w:sz="2" w:space="0" w:color="D9D9D9" w:themeColor="background1" w:themeShade="D9"/>
              <w:right w:val="single" w:sz="2" w:space="0" w:color="auto"/>
            </w:tcBorders>
          </w:tcPr>
          <w:p w14:paraId="30FF3C71"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 xml:space="preserve">NA / </w:t>
            </w:r>
            <w:r w:rsidRPr="002C1D39">
              <w:rPr>
                <w:color w:val="FF0000"/>
                <w:szCs w:val="20"/>
                <w:lang w:val="es-ES"/>
              </w:rPr>
              <w:t>Y / PY</w:t>
            </w:r>
            <w:r w:rsidRPr="002C1D39">
              <w:rPr>
                <w:szCs w:val="20"/>
                <w:lang w:val="es-ES"/>
              </w:rPr>
              <w:t xml:space="preserve"> / </w:t>
            </w:r>
            <w:r w:rsidRPr="002C1D39">
              <w:rPr>
                <w:color w:val="00B050"/>
                <w:szCs w:val="20"/>
                <w:u w:val="single"/>
                <w:lang w:val="es-ES"/>
              </w:rPr>
              <w:t>PN / N</w:t>
            </w:r>
            <w:r w:rsidRPr="002C1D39">
              <w:rPr>
                <w:szCs w:val="20"/>
                <w:lang w:val="es-ES"/>
              </w:rPr>
              <w:t xml:space="preserve"> / NI</w:t>
            </w:r>
          </w:p>
          <w:p w14:paraId="4ABE786B" w14:textId="77777777" w:rsidR="00B969B6" w:rsidRPr="002C1D39" w:rsidRDefault="00B969B6" w:rsidP="00490ABD">
            <w:pPr>
              <w:tabs>
                <w:tab w:val="left" w:pos="960"/>
              </w:tabs>
              <w:autoSpaceDE w:val="0"/>
              <w:autoSpaceDN w:val="0"/>
              <w:adjustRightInd w:val="0"/>
              <w:jc w:val="center"/>
              <w:rPr>
                <w:szCs w:val="20"/>
                <w:lang w:val="es-ES"/>
              </w:rPr>
            </w:pPr>
          </w:p>
          <w:p w14:paraId="081E71A6" w14:textId="77777777" w:rsidR="00B969B6" w:rsidRPr="002C1D39" w:rsidRDefault="00B969B6" w:rsidP="00490ABD">
            <w:pPr>
              <w:tabs>
                <w:tab w:val="left" w:pos="960"/>
              </w:tabs>
              <w:autoSpaceDE w:val="0"/>
              <w:autoSpaceDN w:val="0"/>
              <w:adjustRightInd w:val="0"/>
              <w:jc w:val="center"/>
              <w:rPr>
                <w:szCs w:val="20"/>
                <w:lang w:val="es-ES"/>
              </w:rPr>
            </w:pPr>
          </w:p>
          <w:p w14:paraId="12FA9971"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 xml:space="preserve">NA / </w:t>
            </w:r>
            <w:r w:rsidRPr="002C1D39">
              <w:rPr>
                <w:color w:val="FF0000"/>
                <w:szCs w:val="20"/>
                <w:lang w:val="es-ES"/>
              </w:rPr>
              <w:t>Y / PY</w:t>
            </w:r>
            <w:r w:rsidRPr="002C1D39">
              <w:rPr>
                <w:szCs w:val="20"/>
                <w:lang w:val="es-ES"/>
              </w:rPr>
              <w:t xml:space="preserve"> / </w:t>
            </w:r>
            <w:r w:rsidRPr="002C1D39">
              <w:rPr>
                <w:color w:val="00B050"/>
                <w:szCs w:val="20"/>
                <w:u w:val="single"/>
                <w:lang w:val="es-ES"/>
              </w:rPr>
              <w:t>PN / N</w:t>
            </w:r>
            <w:r w:rsidRPr="002C1D39">
              <w:rPr>
                <w:szCs w:val="20"/>
                <w:lang w:val="es-ES"/>
              </w:rPr>
              <w:t xml:space="preserve"> / NI</w:t>
            </w:r>
          </w:p>
          <w:p w14:paraId="32DD3701" w14:textId="77777777" w:rsidR="00B969B6" w:rsidRPr="002C1D39" w:rsidRDefault="00B969B6" w:rsidP="00490ABD">
            <w:pPr>
              <w:tabs>
                <w:tab w:val="left" w:pos="960"/>
              </w:tabs>
              <w:autoSpaceDE w:val="0"/>
              <w:autoSpaceDN w:val="0"/>
              <w:adjustRightInd w:val="0"/>
              <w:jc w:val="center"/>
              <w:rPr>
                <w:szCs w:val="20"/>
                <w:lang w:val="es-ES"/>
              </w:rPr>
            </w:pPr>
          </w:p>
        </w:tc>
      </w:tr>
      <w:tr w:rsidR="00B969B6" w:rsidRPr="002C1D39" w14:paraId="76B583C0" w14:textId="77777777" w:rsidTr="00490ABD">
        <w:trPr>
          <w:cantSplit/>
          <w:trHeight w:val="20"/>
        </w:trPr>
        <w:tc>
          <w:tcPr>
            <w:tcW w:w="126" w:type="pct"/>
            <w:vMerge/>
            <w:tcBorders>
              <w:right w:val="nil"/>
            </w:tcBorders>
          </w:tcPr>
          <w:p w14:paraId="244FEBA3" w14:textId="77777777" w:rsidR="00B969B6" w:rsidRPr="002C1D39" w:rsidRDefault="00B969B6" w:rsidP="00490ABD">
            <w:pPr>
              <w:rPr>
                <w:szCs w:val="20"/>
                <w:lang w:val="es-ES"/>
              </w:rPr>
            </w:pPr>
          </w:p>
        </w:tc>
        <w:tc>
          <w:tcPr>
            <w:tcW w:w="1695" w:type="pct"/>
            <w:tcBorders>
              <w:top w:val="single" w:sz="2" w:space="0" w:color="D9D9D9" w:themeColor="background1" w:themeShade="D9"/>
              <w:left w:val="nil"/>
              <w:bottom w:val="single" w:sz="2" w:space="0" w:color="D9D9D9" w:themeColor="background1" w:themeShade="D9"/>
              <w:right w:val="single" w:sz="2" w:space="0" w:color="auto"/>
            </w:tcBorders>
          </w:tcPr>
          <w:p w14:paraId="290F97F8" w14:textId="77777777" w:rsidR="00B969B6" w:rsidRPr="002C1D39" w:rsidRDefault="00B969B6" w:rsidP="00490ABD">
            <w:pPr>
              <w:rPr>
                <w:szCs w:val="20"/>
              </w:rPr>
            </w:pPr>
            <w:r w:rsidRPr="002C1D39">
              <w:rPr>
                <w:szCs w:val="20"/>
              </w:rPr>
              <w:t>2.4. Do start of follow-up and start of intervention coincide for most participants?</w:t>
            </w:r>
          </w:p>
        </w:tc>
        <w:tc>
          <w:tcPr>
            <w:tcW w:w="2141" w:type="pct"/>
            <w:tcBorders>
              <w:top w:val="single" w:sz="2" w:space="0" w:color="D9D9D9" w:themeColor="background1" w:themeShade="D9"/>
              <w:left w:val="single" w:sz="2" w:space="0" w:color="auto"/>
              <w:bottom w:val="single" w:sz="2" w:space="0" w:color="D9D9D9" w:themeColor="background1" w:themeShade="D9"/>
              <w:right w:val="single" w:sz="2" w:space="0" w:color="auto"/>
            </w:tcBorders>
          </w:tcPr>
          <w:p w14:paraId="5645D112" w14:textId="77777777" w:rsidR="00B969B6" w:rsidRPr="002C1D39" w:rsidRDefault="00B969B6" w:rsidP="00490ABD">
            <w:pPr>
              <w:tabs>
                <w:tab w:val="left" w:pos="960"/>
              </w:tabs>
              <w:autoSpaceDE w:val="0"/>
              <w:autoSpaceDN w:val="0"/>
              <w:adjustRightInd w:val="0"/>
              <w:rPr>
                <w:szCs w:val="20"/>
              </w:rPr>
            </w:pPr>
          </w:p>
        </w:tc>
        <w:tc>
          <w:tcPr>
            <w:tcW w:w="1038" w:type="pct"/>
            <w:tcBorders>
              <w:top w:val="single" w:sz="2" w:space="0" w:color="D9D9D9" w:themeColor="background1" w:themeShade="D9"/>
              <w:left w:val="single" w:sz="2" w:space="0" w:color="auto"/>
              <w:bottom w:val="single" w:sz="2" w:space="0" w:color="D9D9D9" w:themeColor="background1" w:themeShade="D9"/>
              <w:right w:val="single" w:sz="2" w:space="0" w:color="auto"/>
            </w:tcBorders>
          </w:tcPr>
          <w:p w14:paraId="4F72806C" w14:textId="77777777" w:rsidR="00B969B6" w:rsidRPr="002C1D39" w:rsidRDefault="00B969B6" w:rsidP="00490ABD">
            <w:pPr>
              <w:tabs>
                <w:tab w:val="left" w:pos="960"/>
              </w:tabs>
              <w:autoSpaceDE w:val="0"/>
              <w:autoSpaceDN w:val="0"/>
              <w:adjustRightInd w:val="0"/>
              <w:jc w:val="center"/>
              <w:rPr>
                <w:szCs w:val="20"/>
              </w:rPr>
            </w:pPr>
            <w:r w:rsidRPr="002C1D39">
              <w:rPr>
                <w:color w:val="00B050"/>
                <w:szCs w:val="20"/>
                <w:u w:val="single"/>
              </w:rPr>
              <w:t>Y / PY</w:t>
            </w:r>
            <w:r w:rsidRPr="002C1D39">
              <w:rPr>
                <w:szCs w:val="20"/>
              </w:rPr>
              <w:t xml:space="preserve"> / </w:t>
            </w:r>
            <w:r w:rsidRPr="002C1D39">
              <w:rPr>
                <w:color w:val="FF0000"/>
                <w:szCs w:val="20"/>
              </w:rPr>
              <w:t>PN / N</w:t>
            </w:r>
            <w:r w:rsidRPr="002C1D39">
              <w:rPr>
                <w:szCs w:val="20"/>
              </w:rPr>
              <w:t xml:space="preserve"> / NI</w:t>
            </w:r>
          </w:p>
        </w:tc>
      </w:tr>
      <w:tr w:rsidR="00B969B6" w:rsidRPr="00AD6DA6" w14:paraId="00EF9185" w14:textId="77777777" w:rsidTr="00490ABD">
        <w:trPr>
          <w:cantSplit/>
          <w:trHeight w:val="20"/>
        </w:trPr>
        <w:tc>
          <w:tcPr>
            <w:tcW w:w="126" w:type="pct"/>
            <w:vMerge/>
            <w:tcBorders>
              <w:right w:val="nil"/>
            </w:tcBorders>
          </w:tcPr>
          <w:p w14:paraId="2C8C58C2" w14:textId="77777777" w:rsidR="00B969B6" w:rsidRPr="002C1D39" w:rsidRDefault="00B969B6" w:rsidP="00490ABD">
            <w:pPr>
              <w:rPr>
                <w:szCs w:val="20"/>
              </w:rPr>
            </w:pPr>
          </w:p>
        </w:tc>
        <w:tc>
          <w:tcPr>
            <w:tcW w:w="1695" w:type="pct"/>
            <w:tcBorders>
              <w:top w:val="single" w:sz="2" w:space="0" w:color="D9D9D9" w:themeColor="background1" w:themeShade="D9"/>
              <w:left w:val="nil"/>
              <w:bottom w:val="single" w:sz="2" w:space="0" w:color="D9D9D9" w:themeColor="background1" w:themeShade="D9"/>
              <w:right w:val="single" w:sz="2" w:space="0" w:color="auto"/>
            </w:tcBorders>
          </w:tcPr>
          <w:p w14:paraId="1F35D5A2" w14:textId="77777777" w:rsidR="00B969B6" w:rsidRPr="002C1D39" w:rsidRDefault="00B969B6" w:rsidP="00490ABD">
            <w:pPr>
              <w:rPr>
                <w:szCs w:val="20"/>
              </w:rPr>
            </w:pPr>
            <w:r w:rsidRPr="002C1D39">
              <w:rPr>
                <w:szCs w:val="20"/>
              </w:rPr>
              <w:t xml:space="preserve">2.5. </w:t>
            </w:r>
            <w:r w:rsidRPr="002C1D39">
              <w:rPr>
                <w:b/>
                <w:szCs w:val="20"/>
              </w:rPr>
              <w:t xml:space="preserve">If </w:t>
            </w:r>
            <w:r w:rsidRPr="002C1D39">
              <w:rPr>
                <w:b/>
                <w:color w:val="FF0000"/>
                <w:szCs w:val="20"/>
              </w:rPr>
              <w:t>Y/PY</w:t>
            </w:r>
            <w:r w:rsidRPr="002C1D39">
              <w:rPr>
                <w:b/>
                <w:szCs w:val="20"/>
              </w:rPr>
              <w:t xml:space="preserve"> to 2.2 and 2.3, or </w:t>
            </w:r>
            <w:r w:rsidRPr="002C1D39">
              <w:rPr>
                <w:b/>
                <w:color w:val="FF0000"/>
                <w:szCs w:val="20"/>
              </w:rPr>
              <w:t>N/PN</w:t>
            </w:r>
            <w:r w:rsidRPr="002C1D39">
              <w:rPr>
                <w:b/>
                <w:szCs w:val="20"/>
              </w:rPr>
              <w:t xml:space="preserve"> to 2.4</w:t>
            </w:r>
            <w:r w:rsidRPr="002C1D39">
              <w:rPr>
                <w:szCs w:val="20"/>
              </w:rPr>
              <w:t>: Were adjustment techniques used that are likely to correct for the presence of selection biases?</w:t>
            </w:r>
          </w:p>
        </w:tc>
        <w:tc>
          <w:tcPr>
            <w:tcW w:w="2141" w:type="pct"/>
            <w:tcBorders>
              <w:top w:val="single" w:sz="2" w:space="0" w:color="D9D9D9" w:themeColor="background1" w:themeShade="D9"/>
              <w:left w:val="single" w:sz="2" w:space="0" w:color="auto"/>
              <w:bottom w:val="single" w:sz="2" w:space="0" w:color="D9D9D9" w:themeColor="background1" w:themeShade="D9"/>
              <w:right w:val="single" w:sz="2" w:space="0" w:color="auto"/>
            </w:tcBorders>
          </w:tcPr>
          <w:p w14:paraId="6F516271" w14:textId="77777777" w:rsidR="00B969B6" w:rsidRPr="002C1D39" w:rsidRDefault="00B969B6" w:rsidP="00490ABD">
            <w:pPr>
              <w:tabs>
                <w:tab w:val="left" w:pos="1346"/>
              </w:tabs>
              <w:rPr>
                <w:szCs w:val="20"/>
              </w:rPr>
            </w:pPr>
          </w:p>
        </w:tc>
        <w:tc>
          <w:tcPr>
            <w:tcW w:w="1038" w:type="pct"/>
            <w:tcBorders>
              <w:top w:val="single" w:sz="2" w:space="0" w:color="D9D9D9" w:themeColor="background1" w:themeShade="D9"/>
              <w:left w:val="single" w:sz="2" w:space="0" w:color="auto"/>
              <w:bottom w:val="single" w:sz="2" w:space="0" w:color="D9D9D9" w:themeColor="background1" w:themeShade="D9"/>
              <w:right w:val="single" w:sz="2" w:space="0" w:color="auto"/>
            </w:tcBorders>
          </w:tcPr>
          <w:p w14:paraId="203A8AE7"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NA /</w:t>
            </w:r>
            <w:r w:rsidRPr="002C1D39">
              <w:rPr>
                <w:color w:val="00B050"/>
                <w:szCs w:val="20"/>
                <w:lang w:val="es-ES"/>
              </w:rPr>
              <w:t xml:space="preserve">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2C1D39" w14:paraId="73C90BDA" w14:textId="77777777" w:rsidTr="00490ABD">
        <w:trPr>
          <w:cantSplit/>
          <w:trHeight w:val="20"/>
        </w:trPr>
        <w:tc>
          <w:tcPr>
            <w:tcW w:w="126" w:type="pct"/>
            <w:vMerge/>
            <w:tcBorders>
              <w:right w:val="nil"/>
            </w:tcBorders>
          </w:tcPr>
          <w:p w14:paraId="01AE4761" w14:textId="77777777" w:rsidR="00B969B6" w:rsidRPr="002C1D39" w:rsidRDefault="00B969B6" w:rsidP="00490ABD">
            <w:pPr>
              <w:rPr>
                <w:szCs w:val="20"/>
                <w:lang w:val="es-ES"/>
              </w:rPr>
            </w:pPr>
          </w:p>
        </w:tc>
        <w:tc>
          <w:tcPr>
            <w:tcW w:w="1695" w:type="pct"/>
            <w:tcBorders>
              <w:top w:val="single" w:sz="2" w:space="0" w:color="D9D9D9" w:themeColor="background1" w:themeShade="D9"/>
              <w:left w:val="nil"/>
              <w:bottom w:val="single" w:sz="2" w:space="0" w:color="D9D9D9" w:themeColor="background1" w:themeShade="D9"/>
              <w:right w:val="single" w:sz="2" w:space="0" w:color="auto"/>
            </w:tcBorders>
          </w:tcPr>
          <w:p w14:paraId="15F5003A" w14:textId="77777777" w:rsidR="00B969B6" w:rsidRPr="002C1D39" w:rsidRDefault="00B969B6" w:rsidP="00490ABD">
            <w:pPr>
              <w:tabs>
                <w:tab w:val="left" w:pos="960"/>
              </w:tabs>
              <w:autoSpaceDE w:val="0"/>
              <w:autoSpaceDN w:val="0"/>
              <w:adjustRightInd w:val="0"/>
              <w:rPr>
                <w:szCs w:val="20"/>
              </w:rPr>
            </w:pPr>
            <w:r w:rsidRPr="002C1D39">
              <w:rPr>
                <w:rFonts w:cs="Arial"/>
                <w:b/>
                <w:szCs w:val="20"/>
              </w:rPr>
              <w:t>Risk of bias judgement</w:t>
            </w:r>
          </w:p>
        </w:tc>
        <w:tc>
          <w:tcPr>
            <w:tcW w:w="2141" w:type="pct"/>
            <w:tcBorders>
              <w:top w:val="single" w:sz="2" w:space="0" w:color="D9D9D9" w:themeColor="background1" w:themeShade="D9"/>
              <w:left w:val="single" w:sz="2" w:space="0" w:color="auto"/>
              <w:bottom w:val="single" w:sz="2" w:space="0" w:color="D9D9D9" w:themeColor="background1" w:themeShade="D9"/>
              <w:right w:val="single" w:sz="2" w:space="0" w:color="auto"/>
            </w:tcBorders>
          </w:tcPr>
          <w:p w14:paraId="73166195" w14:textId="77777777" w:rsidR="00B969B6" w:rsidRPr="002C1D39" w:rsidRDefault="00B969B6" w:rsidP="00490ABD">
            <w:pPr>
              <w:tabs>
                <w:tab w:val="left" w:pos="960"/>
              </w:tabs>
              <w:autoSpaceDE w:val="0"/>
              <w:autoSpaceDN w:val="0"/>
              <w:adjustRightInd w:val="0"/>
              <w:rPr>
                <w:szCs w:val="20"/>
              </w:rPr>
            </w:pPr>
          </w:p>
        </w:tc>
        <w:tc>
          <w:tcPr>
            <w:tcW w:w="1038" w:type="pct"/>
            <w:tcBorders>
              <w:top w:val="single" w:sz="2" w:space="0" w:color="D9D9D9" w:themeColor="background1" w:themeShade="D9"/>
              <w:left w:val="single" w:sz="2" w:space="0" w:color="auto"/>
              <w:bottom w:val="single" w:sz="2" w:space="0" w:color="D9D9D9" w:themeColor="background1" w:themeShade="D9"/>
              <w:right w:val="single" w:sz="2" w:space="0" w:color="auto"/>
            </w:tcBorders>
          </w:tcPr>
          <w:p w14:paraId="3CAA7EA3" w14:textId="77777777" w:rsidR="00B969B6" w:rsidRPr="002C1D39" w:rsidRDefault="00B969B6" w:rsidP="00490ABD">
            <w:pPr>
              <w:tabs>
                <w:tab w:val="left" w:pos="960"/>
              </w:tabs>
              <w:autoSpaceDE w:val="0"/>
              <w:autoSpaceDN w:val="0"/>
              <w:adjustRightInd w:val="0"/>
              <w:jc w:val="center"/>
              <w:rPr>
                <w:szCs w:val="20"/>
              </w:rPr>
            </w:pPr>
            <w:r w:rsidRPr="002C1D39">
              <w:rPr>
                <w:szCs w:val="20"/>
              </w:rPr>
              <w:t>Low / Moderate / Serious / Critical / NI</w:t>
            </w:r>
          </w:p>
        </w:tc>
      </w:tr>
      <w:tr w:rsidR="00B969B6" w:rsidRPr="002C1D39" w14:paraId="253E3D2B" w14:textId="77777777" w:rsidTr="00490ABD">
        <w:trPr>
          <w:cantSplit/>
          <w:trHeight w:val="20"/>
        </w:trPr>
        <w:tc>
          <w:tcPr>
            <w:tcW w:w="126" w:type="pct"/>
            <w:vMerge/>
            <w:tcBorders>
              <w:bottom w:val="single" w:sz="4" w:space="0" w:color="auto"/>
              <w:right w:val="nil"/>
            </w:tcBorders>
          </w:tcPr>
          <w:p w14:paraId="02D8A5D5" w14:textId="77777777" w:rsidR="00B969B6" w:rsidRPr="002C1D39" w:rsidRDefault="00B969B6" w:rsidP="00490ABD">
            <w:pPr>
              <w:rPr>
                <w:szCs w:val="20"/>
              </w:rPr>
            </w:pPr>
          </w:p>
        </w:tc>
        <w:tc>
          <w:tcPr>
            <w:tcW w:w="1695" w:type="pct"/>
            <w:tcBorders>
              <w:top w:val="single" w:sz="2" w:space="0" w:color="D9D9D9" w:themeColor="background1" w:themeShade="D9"/>
              <w:left w:val="nil"/>
              <w:bottom w:val="single" w:sz="2" w:space="0" w:color="auto"/>
              <w:right w:val="single" w:sz="2" w:space="0" w:color="auto"/>
            </w:tcBorders>
          </w:tcPr>
          <w:p w14:paraId="4C5E84C4" w14:textId="77777777" w:rsidR="00B969B6" w:rsidRPr="002C1D39" w:rsidRDefault="00B969B6" w:rsidP="00490ABD">
            <w:pPr>
              <w:rPr>
                <w:szCs w:val="20"/>
              </w:rPr>
            </w:pPr>
            <w:r w:rsidRPr="002C1D39">
              <w:rPr>
                <w:szCs w:val="20"/>
              </w:rPr>
              <w:t xml:space="preserve">Optional: </w:t>
            </w:r>
            <w:r w:rsidRPr="002C1D39">
              <w:rPr>
                <w:rFonts w:cs="Arial"/>
              </w:rPr>
              <w:t>What is the predicted direction of bias due to selection of participants into the study?</w:t>
            </w:r>
          </w:p>
        </w:tc>
        <w:tc>
          <w:tcPr>
            <w:tcW w:w="2141" w:type="pct"/>
            <w:tcBorders>
              <w:top w:val="single" w:sz="2" w:space="0" w:color="D9D9D9" w:themeColor="background1" w:themeShade="D9"/>
              <w:left w:val="single" w:sz="2" w:space="0" w:color="auto"/>
              <w:bottom w:val="single" w:sz="2" w:space="0" w:color="auto"/>
              <w:right w:val="single" w:sz="2" w:space="0" w:color="auto"/>
            </w:tcBorders>
          </w:tcPr>
          <w:p w14:paraId="6118295F" w14:textId="77777777" w:rsidR="00B969B6" w:rsidRPr="002C1D39" w:rsidRDefault="00B969B6" w:rsidP="00490ABD">
            <w:pPr>
              <w:rPr>
                <w:szCs w:val="20"/>
              </w:rPr>
            </w:pPr>
          </w:p>
        </w:tc>
        <w:tc>
          <w:tcPr>
            <w:tcW w:w="1038" w:type="pct"/>
            <w:tcBorders>
              <w:top w:val="single" w:sz="2" w:space="0" w:color="D9D9D9" w:themeColor="background1" w:themeShade="D9"/>
              <w:left w:val="single" w:sz="2" w:space="0" w:color="auto"/>
              <w:bottom w:val="single" w:sz="2" w:space="0" w:color="auto"/>
              <w:right w:val="single" w:sz="2" w:space="0" w:color="auto"/>
            </w:tcBorders>
          </w:tcPr>
          <w:p w14:paraId="76F80E01" w14:textId="77777777" w:rsidR="00B969B6" w:rsidRPr="002C1D39" w:rsidRDefault="00B969B6" w:rsidP="00490ABD">
            <w:pPr>
              <w:jc w:val="center"/>
              <w:rPr>
                <w:szCs w:val="20"/>
              </w:rPr>
            </w:pPr>
            <w:r w:rsidRPr="002C1D39">
              <w:rPr>
                <w:szCs w:val="20"/>
              </w:rPr>
              <w:t>Favours experimental / Favours comparator / Towards null /Away from null / Unpredictable</w:t>
            </w:r>
          </w:p>
        </w:tc>
      </w:tr>
    </w:tbl>
    <w:p w14:paraId="5FBD5763" w14:textId="77777777" w:rsidR="00B969B6" w:rsidRDefault="00B969B6" w:rsidP="00B969B6"/>
    <w:tbl>
      <w:tblPr>
        <w:tblStyle w:val="TableGrid"/>
        <w:tblW w:w="5000" w:type="pct"/>
        <w:tblLook w:val="04A0" w:firstRow="1" w:lastRow="0" w:firstColumn="1" w:lastColumn="0" w:noHBand="0" w:noVBand="1"/>
      </w:tblPr>
      <w:tblGrid>
        <w:gridCol w:w="351"/>
        <w:gridCol w:w="4477"/>
        <w:gridCol w:w="6224"/>
        <w:gridCol w:w="2896"/>
      </w:tblGrid>
      <w:tr w:rsidR="00B969B6" w:rsidRPr="002C1D39" w14:paraId="6FE19DF1" w14:textId="77777777" w:rsidTr="00490ABD">
        <w:trPr>
          <w:cantSplit/>
          <w:trHeight w:val="20"/>
        </w:trPr>
        <w:tc>
          <w:tcPr>
            <w:tcW w:w="5000" w:type="pct"/>
            <w:gridSpan w:val="4"/>
            <w:tcBorders>
              <w:top w:val="single" w:sz="4" w:space="0" w:color="auto"/>
              <w:right w:val="single" w:sz="4" w:space="0" w:color="auto"/>
            </w:tcBorders>
          </w:tcPr>
          <w:p w14:paraId="7DCE56B7" w14:textId="77777777" w:rsidR="00B969B6" w:rsidRPr="002C1D39" w:rsidRDefault="00B969B6" w:rsidP="00490ABD">
            <w:pPr>
              <w:rPr>
                <w:b/>
                <w:color w:val="00B050"/>
                <w:szCs w:val="20"/>
                <w:u w:val="single"/>
              </w:rPr>
            </w:pPr>
            <w:r w:rsidRPr="002C1D39">
              <w:rPr>
                <w:rFonts w:cs="Arial"/>
                <w:b/>
                <w:szCs w:val="20"/>
              </w:rPr>
              <w:t xml:space="preserve">Bias in classification of interventions </w:t>
            </w:r>
          </w:p>
        </w:tc>
      </w:tr>
      <w:tr w:rsidR="00B969B6" w:rsidRPr="002C1D39" w14:paraId="12963692" w14:textId="77777777" w:rsidTr="00490ABD">
        <w:trPr>
          <w:cantSplit/>
          <w:trHeight w:val="20"/>
        </w:trPr>
        <w:tc>
          <w:tcPr>
            <w:tcW w:w="126" w:type="pct"/>
            <w:vMerge w:val="restart"/>
            <w:tcBorders>
              <w:top w:val="single" w:sz="4" w:space="0" w:color="auto"/>
              <w:right w:val="nil"/>
            </w:tcBorders>
          </w:tcPr>
          <w:p w14:paraId="3D75234F" w14:textId="77777777" w:rsidR="00B969B6" w:rsidRPr="002C1D39" w:rsidRDefault="00B969B6" w:rsidP="00490ABD">
            <w:pPr>
              <w:rPr>
                <w:rFonts w:cs="Arial"/>
                <w:szCs w:val="20"/>
              </w:rPr>
            </w:pPr>
          </w:p>
        </w:tc>
        <w:tc>
          <w:tcPr>
            <w:tcW w:w="1605" w:type="pct"/>
            <w:tcBorders>
              <w:top w:val="single" w:sz="2" w:space="0" w:color="auto"/>
              <w:left w:val="nil"/>
              <w:bottom w:val="single" w:sz="2" w:space="0" w:color="D9D9D9" w:themeColor="background1" w:themeShade="D9"/>
              <w:right w:val="single" w:sz="4" w:space="0" w:color="auto"/>
            </w:tcBorders>
          </w:tcPr>
          <w:p w14:paraId="51D851CF" w14:textId="77777777" w:rsidR="00B969B6" w:rsidRPr="002C1D39" w:rsidRDefault="00B969B6" w:rsidP="00490ABD">
            <w:pPr>
              <w:keepLines/>
            </w:pPr>
            <w:r w:rsidRPr="002C1D39">
              <w:rPr>
                <w:rFonts w:cs="Arial"/>
                <w:szCs w:val="20"/>
              </w:rPr>
              <w:t xml:space="preserve">3.1 Were </w:t>
            </w:r>
            <w:r w:rsidRPr="002C1D39">
              <w:t xml:space="preserve">intervention groups clearly defined? </w:t>
            </w:r>
          </w:p>
        </w:tc>
        <w:tc>
          <w:tcPr>
            <w:tcW w:w="2231" w:type="pct"/>
            <w:tcBorders>
              <w:top w:val="single" w:sz="2" w:space="0" w:color="auto"/>
              <w:bottom w:val="single" w:sz="2" w:space="0" w:color="D9D9D9" w:themeColor="background1" w:themeShade="D9"/>
              <w:right w:val="single" w:sz="4" w:space="0" w:color="auto"/>
            </w:tcBorders>
          </w:tcPr>
          <w:p w14:paraId="72C7504E" w14:textId="77777777" w:rsidR="00B969B6" w:rsidRPr="002C1D39" w:rsidRDefault="00B969B6" w:rsidP="00490ABD">
            <w:pPr>
              <w:rPr>
                <w:szCs w:val="20"/>
              </w:rPr>
            </w:pPr>
          </w:p>
        </w:tc>
        <w:tc>
          <w:tcPr>
            <w:tcW w:w="1038" w:type="pct"/>
            <w:tcBorders>
              <w:top w:val="single" w:sz="2" w:space="0" w:color="auto"/>
              <w:left w:val="single" w:sz="4" w:space="0" w:color="auto"/>
              <w:bottom w:val="single" w:sz="2" w:space="0" w:color="D9D9D9" w:themeColor="background1" w:themeShade="D9"/>
              <w:right w:val="single" w:sz="4" w:space="0" w:color="auto"/>
            </w:tcBorders>
          </w:tcPr>
          <w:p w14:paraId="6360C5EE" w14:textId="77777777" w:rsidR="00B969B6" w:rsidRPr="002C1D39" w:rsidRDefault="00B969B6" w:rsidP="00490ABD">
            <w:pPr>
              <w:jc w:val="center"/>
              <w:rPr>
                <w:szCs w:val="20"/>
              </w:rPr>
            </w:pPr>
            <w:r w:rsidRPr="002C1D39">
              <w:rPr>
                <w:color w:val="00B050"/>
                <w:szCs w:val="20"/>
                <w:u w:val="single"/>
              </w:rPr>
              <w:t>Y / PY</w:t>
            </w:r>
            <w:r w:rsidRPr="002C1D39">
              <w:rPr>
                <w:szCs w:val="20"/>
              </w:rPr>
              <w:t xml:space="preserve"> / </w:t>
            </w:r>
            <w:r w:rsidRPr="002C1D39">
              <w:rPr>
                <w:color w:val="FF0000"/>
                <w:szCs w:val="20"/>
              </w:rPr>
              <w:t>PN / N</w:t>
            </w:r>
            <w:r w:rsidRPr="002C1D39">
              <w:rPr>
                <w:szCs w:val="20"/>
              </w:rPr>
              <w:t xml:space="preserve"> / NI</w:t>
            </w:r>
          </w:p>
        </w:tc>
      </w:tr>
      <w:tr w:rsidR="00B969B6" w:rsidRPr="002C1D39" w14:paraId="62A443BF" w14:textId="77777777" w:rsidTr="00490ABD">
        <w:trPr>
          <w:cantSplit/>
          <w:trHeight w:val="20"/>
        </w:trPr>
        <w:tc>
          <w:tcPr>
            <w:tcW w:w="126" w:type="pct"/>
            <w:vMerge/>
            <w:tcBorders>
              <w:right w:val="nil"/>
            </w:tcBorders>
          </w:tcPr>
          <w:p w14:paraId="27B8433A" w14:textId="77777777" w:rsidR="00B969B6" w:rsidRPr="002C1D39" w:rsidRDefault="00B969B6" w:rsidP="00490ABD">
            <w:pPr>
              <w:rPr>
                <w:rFonts w:cs="Arial"/>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62F7C6C9" w14:textId="77777777" w:rsidR="00B969B6" w:rsidRPr="002C1D39" w:rsidRDefault="00B969B6" w:rsidP="00490ABD">
            <w:pPr>
              <w:keepLines/>
              <w:rPr>
                <w:rFonts w:cs="Arial"/>
                <w:szCs w:val="20"/>
              </w:rPr>
            </w:pPr>
            <w:r w:rsidRPr="002C1D39">
              <w:rPr>
                <w:rFonts w:cs="Arial"/>
                <w:szCs w:val="20"/>
              </w:rPr>
              <w:t xml:space="preserve">3.2 </w:t>
            </w:r>
            <w:r w:rsidRPr="002C1D39">
              <w:t>Was the information used to define intervention groups recorded at the start of the intervention</w:t>
            </w:r>
            <w:r w:rsidRPr="002C1D39">
              <w:rPr>
                <w:rFonts w:cs="Arial"/>
                <w:szCs w:val="20"/>
              </w:rPr>
              <w:t>?</w:t>
            </w:r>
          </w:p>
        </w:tc>
        <w:tc>
          <w:tcPr>
            <w:tcW w:w="2231" w:type="pct"/>
            <w:tcBorders>
              <w:top w:val="single" w:sz="2" w:space="0" w:color="D9D9D9" w:themeColor="background1" w:themeShade="D9"/>
              <w:bottom w:val="single" w:sz="2" w:space="0" w:color="D9D9D9" w:themeColor="background1" w:themeShade="D9"/>
              <w:right w:val="single" w:sz="4" w:space="0" w:color="auto"/>
            </w:tcBorders>
          </w:tcPr>
          <w:p w14:paraId="5691E822" w14:textId="77777777" w:rsidR="00B969B6" w:rsidRPr="002C1D39" w:rsidRDefault="00B969B6" w:rsidP="00490ABD">
            <w:pPr>
              <w:rPr>
                <w:szCs w:val="20"/>
              </w:rPr>
            </w:pPr>
          </w:p>
        </w:tc>
        <w:tc>
          <w:tcPr>
            <w:tcW w:w="1038"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36833565" w14:textId="77777777" w:rsidR="00B969B6" w:rsidRPr="002C1D39" w:rsidRDefault="00B969B6" w:rsidP="00490ABD">
            <w:pPr>
              <w:jc w:val="center"/>
              <w:rPr>
                <w:szCs w:val="20"/>
              </w:rPr>
            </w:pPr>
            <w:r w:rsidRPr="002C1D39">
              <w:rPr>
                <w:color w:val="00B050"/>
                <w:szCs w:val="20"/>
                <w:u w:val="single"/>
              </w:rPr>
              <w:t>Y / PY</w:t>
            </w:r>
            <w:r w:rsidRPr="002C1D39">
              <w:rPr>
                <w:szCs w:val="20"/>
              </w:rPr>
              <w:t xml:space="preserve"> / </w:t>
            </w:r>
            <w:r w:rsidRPr="002C1D39">
              <w:rPr>
                <w:color w:val="FF0000"/>
                <w:szCs w:val="20"/>
              </w:rPr>
              <w:t>PN / N</w:t>
            </w:r>
            <w:r w:rsidRPr="002C1D39">
              <w:rPr>
                <w:szCs w:val="20"/>
              </w:rPr>
              <w:t xml:space="preserve"> / NI</w:t>
            </w:r>
          </w:p>
        </w:tc>
      </w:tr>
      <w:tr w:rsidR="00B969B6" w:rsidRPr="002C1D39" w14:paraId="20307D26" w14:textId="77777777" w:rsidTr="00490ABD">
        <w:trPr>
          <w:cantSplit/>
          <w:trHeight w:val="20"/>
        </w:trPr>
        <w:tc>
          <w:tcPr>
            <w:tcW w:w="126" w:type="pct"/>
            <w:vMerge/>
            <w:tcBorders>
              <w:right w:val="nil"/>
            </w:tcBorders>
          </w:tcPr>
          <w:p w14:paraId="52C7F158" w14:textId="77777777" w:rsidR="00B969B6" w:rsidRPr="002C1D39" w:rsidRDefault="00B969B6" w:rsidP="00490ABD">
            <w:pPr>
              <w:rPr>
                <w:rFonts w:cs="Arial"/>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5B829994" w14:textId="77777777" w:rsidR="00B969B6" w:rsidRPr="002C1D39" w:rsidRDefault="00B969B6" w:rsidP="00490ABD">
            <w:pPr>
              <w:rPr>
                <w:rFonts w:cs="Arial"/>
                <w:szCs w:val="20"/>
              </w:rPr>
            </w:pPr>
            <w:r w:rsidRPr="002C1D39">
              <w:rPr>
                <w:rFonts w:cs="Arial"/>
                <w:szCs w:val="20"/>
              </w:rPr>
              <w:t>3.3 Could classification of intervention status have been affected by knowledge of the outcome or risk of the outcome?</w:t>
            </w:r>
          </w:p>
        </w:tc>
        <w:tc>
          <w:tcPr>
            <w:tcW w:w="2231" w:type="pct"/>
            <w:tcBorders>
              <w:top w:val="single" w:sz="2" w:space="0" w:color="D9D9D9" w:themeColor="background1" w:themeShade="D9"/>
              <w:bottom w:val="single" w:sz="2" w:space="0" w:color="D9D9D9" w:themeColor="background1" w:themeShade="D9"/>
              <w:right w:val="single" w:sz="4" w:space="0" w:color="auto"/>
            </w:tcBorders>
          </w:tcPr>
          <w:p w14:paraId="3C4AB016" w14:textId="77777777" w:rsidR="00B969B6" w:rsidRPr="002C1D39" w:rsidRDefault="00B969B6" w:rsidP="00490ABD">
            <w:pPr>
              <w:rPr>
                <w:szCs w:val="20"/>
              </w:rPr>
            </w:pPr>
          </w:p>
        </w:tc>
        <w:tc>
          <w:tcPr>
            <w:tcW w:w="1038"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1852165C"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1D14FC06" w14:textId="77777777" w:rsidTr="00490ABD">
        <w:trPr>
          <w:cantSplit/>
          <w:trHeight w:val="20"/>
        </w:trPr>
        <w:tc>
          <w:tcPr>
            <w:tcW w:w="126" w:type="pct"/>
            <w:vMerge/>
            <w:tcBorders>
              <w:right w:val="nil"/>
            </w:tcBorders>
          </w:tcPr>
          <w:p w14:paraId="7F3DD758" w14:textId="77777777" w:rsidR="00B969B6" w:rsidRPr="002C1D39" w:rsidRDefault="00B969B6" w:rsidP="00490ABD">
            <w:pPr>
              <w:rPr>
                <w:rFonts w:cs="Arial"/>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027B422F" w14:textId="77777777" w:rsidR="00B969B6" w:rsidRPr="002C1D39" w:rsidRDefault="00B969B6" w:rsidP="00490ABD">
            <w:pPr>
              <w:tabs>
                <w:tab w:val="left" w:pos="960"/>
              </w:tabs>
              <w:autoSpaceDE w:val="0"/>
              <w:autoSpaceDN w:val="0"/>
              <w:adjustRightInd w:val="0"/>
              <w:rPr>
                <w:szCs w:val="20"/>
              </w:rPr>
            </w:pPr>
            <w:r w:rsidRPr="002C1D39">
              <w:rPr>
                <w:rFonts w:cs="Arial"/>
                <w:b/>
                <w:szCs w:val="20"/>
              </w:rPr>
              <w:t>Risk of bias judgement</w:t>
            </w:r>
          </w:p>
        </w:tc>
        <w:tc>
          <w:tcPr>
            <w:tcW w:w="2231" w:type="pct"/>
            <w:tcBorders>
              <w:top w:val="single" w:sz="2" w:space="0" w:color="D9D9D9" w:themeColor="background1" w:themeShade="D9"/>
              <w:bottom w:val="single" w:sz="2" w:space="0" w:color="D9D9D9" w:themeColor="background1" w:themeShade="D9"/>
              <w:right w:val="single" w:sz="4" w:space="0" w:color="auto"/>
            </w:tcBorders>
          </w:tcPr>
          <w:p w14:paraId="4DA6B840" w14:textId="77777777" w:rsidR="00B969B6" w:rsidRPr="002C1D39" w:rsidRDefault="00B969B6" w:rsidP="00490ABD">
            <w:pPr>
              <w:tabs>
                <w:tab w:val="left" w:pos="960"/>
              </w:tabs>
              <w:autoSpaceDE w:val="0"/>
              <w:autoSpaceDN w:val="0"/>
              <w:adjustRightInd w:val="0"/>
              <w:rPr>
                <w:szCs w:val="20"/>
              </w:rPr>
            </w:pPr>
          </w:p>
        </w:tc>
        <w:tc>
          <w:tcPr>
            <w:tcW w:w="1038"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0FF74B6B" w14:textId="77777777" w:rsidR="00B969B6" w:rsidRPr="002C1D39" w:rsidRDefault="00B969B6" w:rsidP="00490ABD">
            <w:pPr>
              <w:tabs>
                <w:tab w:val="left" w:pos="960"/>
              </w:tabs>
              <w:autoSpaceDE w:val="0"/>
              <w:autoSpaceDN w:val="0"/>
              <w:adjustRightInd w:val="0"/>
              <w:jc w:val="center"/>
              <w:rPr>
                <w:szCs w:val="20"/>
              </w:rPr>
            </w:pPr>
            <w:r w:rsidRPr="002C1D39">
              <w:rPr>
                <w:szCs w:val="20"/>
              </w:rPr>
              <w:t>Low / Moderate / Serious / Critical / NI</w:t>
            </w:r>
          </w:p>
        </w:tc>
      </w:tr>
      <w:tr w:rsidR="00B969B6" w:rsidRPr="002C1D39" w14:paraId="2D745C8F" w14:textId="77777777" w:rsidTr="00490ABD">
        <w:trPr>
          <w:cantSplit/>
          <w:trHeight w:val="20"/>
        </w:trPr>
        <w:tc>
          <w:tcPr>
            <w:tcW w:w="126" w:type="pct"/>
            <w:vMerge/>
            <w:tcBorders>
              <w:right w:val="nil"/>
            </w:tcBorders>
          </w:tcPr>
          <w:p w14:paraId="491535D7" w14:textId="77777777" w:rsidR="00B969B6" w:rsidRPr="002C1D39" w:rsidRDefault="00B969B6" w:rsidP="00490ABD">
            <w:pPr>
              <w:rPr>
                <w:rFonts w:cs="Arial"/>
                <w:szCs w:val="20"/>
              </w:rPr>
            </w:pPr>
          </w:p>
        </w:tc>
        <w:tc>
          <w:tcPr>
            <w:tcW w:w="1605" w:type="pct"/>
            <w:tcBorders>
              <w:top w:val="single" w:sz="2" w:space="0" w:color="D9D9D9" w:themeColor="background1" w:themeShade="D9"/>
              <w:left w:val="nil"/>
              <w:bottom w:val="single" w:sz="4" w:space="0" w:color="auto"/>
              <w:right w:val="single" w:sz="4" w:space="0" w:color="auto"/>
            </w:tcBorders>
          </w:tcPr>
          <w:p w14:paraId="4DBF53C5" w14:textId="77777777" w:rsidR="00B969B6" w:rsidRPr="002C1D39" w:rsidRDefault="00B969B6" w:rsidP="00490ABD">
            <w:pPr>
              <w:rPr>
                <w:rFonts w:cs="Arial"/>
              </w:rPr>
            </w:pPr>
            <w:r w:rsidRPr="002C1D39">
              <w:rPr>
                <w:szCs w:val="20"/>
              </w:rPr>
              <w:t xml:space="preserve">Optional: </w:t>
            </w:r>
            <w:r w:rsidRPr="002C1D39">
              <w:rPr>
                <w:rFonts w:cs="Arial"/>
              </w:rPr>
              <w:t xml:space="preserve">What is the predicted direction of bias due to </w:t>
            </w:r>
            <w:r>
              <w:rPr>
                <w:rFonts w:cs="Arial"/>
              </w:rPr>
              <w:t>classification</w:t>
            </w:r>
            <w:r w:rsidRPr="002C1D39">
              <w:rPr>
                <w:rFonts w:cs="Arial"/>
              </w:rPr>
              <w:t xml:space="preserve"> of interventions?</w:t>
            </w:r>
          </w:p>
        </w:tc>
        <w:tc>
          <w:tcPr>
            <w:tcW w:w="2231" w:type="pct"/>
            <w:tcBorders>
              <w:top w:val="single" w:sz="2" w:space="0" w:color="D9D9D9" w:themeColor="background1" w:themeShade="D9"/>
              <w:bottom w:val="single" w:sz="4" w:space="0" w:color="auto"/>
              <w:right w:val="single" w:sz="4" w:space="0" w:color="auto"/>
            </w:tcBorders>
          </w:tcPr>
          <w:p w14:paraId="3FFD7E2A" w14:textId="77777777" w:rsidR="00B969B6" w:rsidRPr="002C1D39" w:rsidRDefault="00B969B6" w:rsidP="00490ABD">
            <w:pPr>
              <w:rPr>
                <w:szCs w:val="20"/>
              </w:rPr>
            </w:pPr>
          </w:p>
        </w:tc>
        <w:tc>
          <w:tcPr>
            <w:tcW w:w="1038" w:type="pct"/>
            <w:tcBorders>
              <w:top w:val="single" w:sz="2" w:space="0" w:color="D9D9D9" w:themeColor="background1" w:themeShade="D9"/>
              <w:left w:val="single" w:sz="4" w:space="0" w:color="auto"/>
              <w:bottom w:val="single" w:sz="4" w:space="0" w:color="auto"/>
              <w:right w:val="single" w:sz="4" w:space="0" w:color="auto"/>
            </w:tcBorders>
          </w:tcPr>
          <w:p w14:paraId="7ADDE3AD" w14:textId="77777777" w:rsidR="00B969B6" w:rsidRPr="002C1D39" w:rsidRDefault="00B969B6" w:rsidP="00490ABD">
            <w:pPr>
              <w:jc w:val="center"/>
              <w:rPr>
                <w:szCs w:val="20"/>
              </w:rPr>
            </w:pPr>
            <w:r w:rsidRPr="002C1D39">
              <w:rPr>
                <w:szCs w:val="20"/>
              </w:rPr>
              <w:t>Favours experimental / Favours comparator / Towards null /Away from null / Unpredictable</w:t>
            </w:r>
          </w:p>
        </w:tc>
      </w:tr>
    </w:tbl>
    <w:p w14:paraId="640FA566" w14:textId="77777777" w:rsidR="00B969B6" w:rsidRDefault="00B969B6" w:rsidP="00B969B6"/>
    <w:tbl>
      <w:tblPr>
        <w:tblStyle w:val="TableGrid"/>
        <w:tblW w:w="5000" w:type="pct"/>
        <w:tblLook w:val="04A0" w:firstRow="1" w:lastRow="0" w:firstColumn="1" w:lastColumn="0" w:noHBand="0" w:noVBand="1"/>
      </w:tblPr>
      <w:tblGrid>
        <w:gridCol w:w="351"/>
        <w:gridCol w:w="4477"/>
        <w:gridCol w:w="6224"/>
        <w:gridCol w:w="2896"/>
      </w:tblGrid>
      <w:tr w:rsidR="00B969B6" w:rsidRPr="002C1D39" w14:paraId="5ECB6D77" w14:textId="77777777" w:rsidTr="00490ABD">
        <w:trPr>
          <w:cantSplit/>
          <w:trHeight w:val="20"/>
        </w:trPr>
        <w:tc>
          <w:tcPr>
            <w:tcW w:w="5000" w:type="pct"/>
            <w:gridSpan w:val="4"/>
            <w:tcBorders>
              <w:top w:val="single" w:sz="4" w:space="0" w:color="auto"/>
              <w:right w:val="single" w:sz="4" w:space="0" w:color="auto"/>
            </w:tcBorders>
          </w:tcPr>
          <w:p w14:paraId="474936E3" w14:textId="77777777" w:rsidR="00B969B6" w:rsidRPr="002C1D39" w:rsidRDefault="00B969B6" w:rsidP="00490ABD">
            <w:pPr>
              <w:rPr>
                <w:b/>
                <w:szCs w:val="20"/>
              </w:rPr>
            </w:pPr>
            <w:r w:rsidRPr="002C1D39">
              <w:rPr>
                <w:rFonts w:cs="Arial"/>
                <w:b/>
                <w:szCs w:val="20"/>
              </w:rPr>
              <w:t>Bias due to deviations from intended interventions</w:t>
            </w:r>
          </w:p>
        </w:tc>
      </w:tr>
      <w:tr w:rsidR="00B969B6" w:rsidRPr="002C1D39" w14:paraId="43D19977" w14:textId="77777777" w:rsidTr="00490ABD">
        <w:trPr>
          <w:cantSplit/>
          <w:trHeight w:val="20"/>
        </w:trPr>
        <w:tc>
          <w:tcPr>
            <w:tcW w:w="126" w:type="pct"/>
            <w:vMerge w:val="restart"/>
            <w:tcBorders>
              <w:top w:val="single" w:sz="4" w:space="0" w:color="auto"/>
              <w:right w:val="nil"/>
            </w:tcBorders>
          </w:tcPr>
          <w:p w14:paraId="3D33679D" w14:textId="77777777" w:rsidR="00B969B6" w:rsidRPr="002C1D39" w:rsidRDefault="00B969B6" w:rsidP="00490ABD">
            <w:pPr>
              <w:rPr>
                <w:szCs w:val="20"/>
              </w:rPr>
            </w:pPr>
          </w:p>
        </w:tc>
        <w:tc>
          <w:tcPr>
            <w:tcW w:w="3836" w:type="pct"/>
            <w:gridSpan w:val="2"/>
            <w:tcBorders>
              <w:top w:val="single" w:sz="4" w:space="0" w:color="auto"/>
              <w:left w:val="nil"/>
              <w:bottom w:val="single" w:sz="4" w:space="0" w:color="D9D9D9" w:themeColor="background1" w:themeShade="D9"/>
            </w:tcBorders>
          </w:tcPr>
          <w:p w14:paraId="781AD5C3" w14:textId="77777777" w:rsidR="00B969B6" w:rsidRPr="002C1D39" w:rsidRDefault="00B969B6" w:rsidP="00490ABD">
            <w:pPr>
              <w:rPr>
                <w:szCs w:val="20"/>
              </w:rPr>
            </w:pPr>
            <w:r w:rsidRPr="002C1D39">
              <w:rPr>
                <w:rFonts w:cs="Arial"/>
                <w:b/>
              </w:rPr>
              <w:t>If your aim for this study is to assess the effect of assignment to intervention, answer questions 4.1 and 4.2</w:t>
            </w:r>
          </w:p>
        </w:tc>
        <w:tc>
          <w:tcPr>
            <w:tcW w:w="1038" w:type="pct"/>
            <w:tcBorders>
              <w:top w:val="single" w:sz="4" w:space="0" w:color="auto"/>
              <w:bottom w:val="single" w:sz="4" w:space="0" w:color="D9D9D9" w:themeColor="background1" w:themeShade="D9"/>
              <w:right w:val="single" w:sz="4" w:space="0" w:color="auto"/>
            </w:tcBorders>
          </w:tcPr>
          <w:p w14:paraId="388790FA" w14:textId="77777777" w:rsidR="00B969B6" w:rsidRPr="002C1D39" w:rsidRDefault="00B969B6" w:rsidP="00490ABD">
            <w:pPr>
              <w:jc w:val="center"/>
              <w:rPr>
                <w:szCs w:val="20"/>
              </w:rPr>
            </w:pPr>
          </w:p>
        </w:tc>
      </w:tr>
      <w:tr w:rsidR="00B969B6" w:rsidRPr="002C1D39" w14:paraId="0DEEB672" w14:textId="77777777" w:rsidTr="00490ABD">
        <w:trPr>
          <w:cantSplit/>
          <w:trHeight w:val="20"/>
        </w:trPr>
        <w:tc>
          <w:tcPr>
            <w:tcW w:w="126" w:type="pct"/>
            <w:vMerge/>
            <w:tcBorders>
              <w:top w:val="single" w:sz="4" w:space="0" w:color="auto"/>
              <w:right w:val="nil"/>
            </w:tcBorders>
          </w:tcPr>
          <w:p w14:paraId="5AF9517B" w14:textId="77777777" w:rsidR="00B969B6" w:rsidRPr="002C1D39" w:rsidRDefault="00B969B6" w:rsidP="00490ABD">
            <w:pPr>
              <w:rPr>
                <w:rFonts w:cs="Arial"/>
                <w:szCs w:val="20"/>
              </w:rPr>
            </w:pPr>
          </w:p>
        </w:tc>
        <w:tc>
          <w:tcPr>
            <w:tcW w:w="1605" w:type="pct"/>
            <w:tcBorders>
              <w:top w:val="single" w:sz="4" w:space="0" w:color="D9D9D9" w:themeColor="background1" w:themeShade="D9"/>
              <w:left w:val="nil"/>
              <w:bottom w:val="single" w:sz="4" w:space="0" w:color="D9D9D9" w:themeColor="background1" w:themeShade="D9"/>
              <w:right w:val="single" w:sz="4" w:space="0" w:color="auto"/>
            </w:tcBorders>
          </w:tcPr>
          <w:p w14:paraId="29B7C110" w14:textId="77777777" w:rsidR="00B969B6" w:rsidRPr="002C1D39" w:rsidRDefault="00B969B6" w:rsidP="00490ABD">
            <w:pPr>
              <w:rPr>
                <w:rFonts w:cs="Arial"/>
              </w:rPr>
            </w:pPr>
            <w:r w:rsidRPr="002C1D39">
              <w:rPr>
                <w:szCs w:val="20"/>
              </w:rPr>
              <w:t>4.1. Were there deviations from the intended intervention beyond what would be expected in usual practice?</w:t>
            </w:r>
          </w:p>
        </w:tc>
        <w:tc>
          <w:tcPr>
            <w:tcW w:w="2231" w:type="pct"/>
            <w:tcBorders>
              <w:top w:val="single" w:sz="4" w:space="0" w:color="D9D9D9" w:themeColor="background1" w:themeShade="D9"/>
              <w:bottom w:val="single" w:sz="4" w:space="0" w:color="D9D9D9" w:themeColor="background1" w:themeShade="D9"/>
            </w:tcBorders>
          </w:tcPr>
          <w:p w14:paraId="09765370" w14:textId="77777777" w:rsidR="00B969B6" w:rsidRPr="002C1D39" w:rsidRDefault="00B969B6" w:rsidP="00490ABD">
            <w:pPr>
              <w:rPr>
                <w:szCs w:val="20"/>
              </w:rPr>
            </w:pPr>
          </w:p>
        </w:tc>
        <w:tc>
          <w:tcPr>
            <w:tcW w:w="1038" w:type="pct"/>
            <w:tcBorders>
              <w:top w:val="single" w:sz="4" w:space="0" w:color="D9D9D9" w:themeColor="background1" w:themeShade="D9"/>
              <w:bottom w:val="single" w:sz="4" w:space="0" w:color="D9D9D9" w:themeColor="background1" w:themeShade="D9"/>
              <w:right w:val="single" w:sz="4" w:space="0" w:color="auto"/>
            </w:tcBorders>
          </w:tcPr>
          <w:p w14:paraId="1B6BB440" w14:textId="77777777" w:rsidR="00B969B6" w:rsidRPr="002C1D39" w:rsidRDefault="00B969B6" w:rsidP="00490ABD">
            <w:pPr>
              <w:jc w:val="center"/>
              <w:rPr>
                <w:color w:val="00B050"/>
                <w:szCs w:val="20"/>
                <w:u w:val="single"/>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AD6DA6" w14:paraId="29353A91" w14:textId="77777777" w:rsidTr="00490ABD">
        <w:trPr>
          <w:cantSplit/>
          <w:trHeight w:val="20"/>
        </w:trPr>
        <w:tc>
          <w:tcPr>
            <w:tcW w:w="126" w:type="pct"/>
            <w:vMerge/>
            <w:tcBorders>
              <w:top w:val="single" w:sz="4" w:space="0" w:color="auto"/>
              <w:right w:val="nil"/>
            </w:tcBorders>
          </w:tcPr>
          <w:p w14:paraId="19D9F9ED" w14:textId="77777777" w:rsidR="00B969B6" w:rsidRPr="002C1D39" w:rsidRDefault="00B969B6" w:rsidP="00490ABD">
            <w:pPr>
              <w:rPr>
                <w:rFonts w:cs="Arial"/>
                <w:szCs w:val="20"/>
              </w:rPr>
            </w:pPr>
          </w:p>
        </w:tc>
        <w:tc>
          <w:tcPr>
            <w:tcW w:w="1605" w:type="pct"/>
            <w:tcBorders>
              <w:top w:val="single" w:sz="4" w:space="0" w:color="D9D9D9" w:themeColor="background1" w:themeShade="D9"/>
              <w:left w:val="nil"/>
              <w:bottom w:val="single" w:sz="4" w:space="0" w:color="D9D9D9" w:themeColor="background1" w:themeShade="D9"/>
              <w:right w:val="single" w:sz="4" w:space="0" w:color="auto"/>
            </w:tcBorders>
          </w:tcPr>
          <w:p w14:paraId="5A55A9A6" w14:textId="77777777" w:rsidR="00B969B6" w:rsidRPr="002C1D39" w:rsidRDefault="00B969B6" w:rsidP="00490ABD">
            <w:pPr>
              <w:rPr>
                <w:rFonts w:cs="Arial"/>
              </w:rPr>
            </w:pPr>
            <w:r w:rsidRPr="002C1D39">
              <w:rPr>
                <w:szCs w:val="20"/>
              </w:rPr>
              <w:t xml:space="preserve">4.2. </w:t>
            </w:r>
            <w:r w:rsidRPr="002C1D39">
              <w:rPr>
                <w:b/>
                <w:szCs w:val="20"/>
              </w:rPr>
              <w:t xml:space="preserve">If </w:t>
            </w:r>
            <w:r w:rsidRPr="002C1D39">
              <w:rPr>
                <w:b/>
                <w:color w:val="FF0000"/>
                <w:szCs w:val="20"/>
              </w:rPr>
              <w:t>Y/PY</w:t>
            </w:r>
            <w:r w:rsidRPr="002C1D39">
              <w:rPr>
                <w:b/>
                <w:szCs w:val="20"/>
              </w:rPr>
              <w:t xml:space="preserve"> to 4.1</w:t>
            </w:r>
            <w:r w:rsidRPr="002C1D39">
              <w:rPr>
                <w:szCs w:val="20"/>
              </w:rPr>
              <w:t xml:space="preserve">: Were these deviations from intended intervention unbalanced between groups </w:t>
            </w:r>
            <w:r w:rsidRPr="002C1D39">
              <w:rPr>
                <w:i/>
                <w:szCs w:val="20"/>
              </w:rPr>
              <w:t>and</w:t>
            </w:r>
            <w:r w:rsidRPr="002C1D39">
              <w:rPr>
                <w:szCs w:val="20"/>
              </w:rPr>
              <w:t xml:space="preserve"> likely to have affected the outcome?</w:t>
            </w:r>
          </w:p>
        </w:tc>
        <w:tc>
          <w:tcPr>
            <w:tcW w:w="2231" w:type="pct"/>
            <w:tcBorders>
              <w:top w:val="single" w:sz="4" w:space="0" w:color="D9D9D9" w:themeColor="background1" w:themeShade="D9"/>
              <w:bottom w:val="single" w:sz="4" w:space="0" w:color="D9D9D9" w:themeColor="background1" w:themeShade="D9"/>
            </w:tcBorders>
          </w:tcPr>
          <w:p w14:paraId="235A3A1F" w14:textId="77777777" w:rsidR="00B969B6" w:rsidRPr="002C1D39" w:rsidRDefault="00B969B6" w:rsidP="00490ABD">
            <w:pPr>
              <w:rPr>
                <w:szCs w:val="20"/>
              </w:rPr>
            </w:pPr>
          </w:p>
        </w:tc>
        <w:tc>
          <w:tcPr>
            <w:tcW w:w="1038" w:type="pct"/>
            <w:tcBorders>
              <w:top w:val="single" w:sz="4" w:space="0" w:color="D9D9D9" w:themeColor="background1" w:themeShade="D9"/>
              <w:bottom w:val="single" w:sz="4" w:space="0" w:color="D9D9D9" w:themeColor="background1" w:themeShade="D9"/>
              <w:right w:val="single" w:sz="4" w:space="0" w:color="auto"/>
            </w:tcBorders>
          </w:tcPr>
          <w:p w14:paraId="5774718E" w14:textId="77777777" w:rsidR="00B969B6" w:rsidRPr="00021471" w:rsidRDefault="00B969B6" w:rsidP="00490ABD">
            <w:pPr>
              <w:jc w:val="center"/>
              <w:rPr>
                <w:color w:val="00B050"/>
                <w:szCs w:val="20"/>
                <w:u w:val="single"/>
                <w:lang w:val="nl-NL"/>
              </w:rPr>
            </w:pPr>
            <w:r w:rsidRPr="00021471">
              <w:rPr>
                <w:szCs w:val="20"/>
                <w:lang w:val="nl-NL"/>
              </w:rPr>
              <w:t xml:space="preserve">NA / </w:t>
            </w:r>
            <w:r w:rsidRPr="00021471">
              <w:rPr>
                <w:color w:val="FF0000"/>
                <w:szCs w:val="20"/>
                <w:lang w:val="nl-NL"/>
              </w:rPr>
              <w:t>Y / PY</w:t>
            </w:r>
            <w:r w:rsidRPr="00021471">
              <w:rPr>
                <w:szCs w:val="20"/>
                <w:lang w:val="nl-NL"/>
              </w:rPr>
              <w:t xml:space="preserve"> / </w:t>
            </w:r>
            <w:r w:rsidRPr="00021471">
              <w:rPr>
                <w:color w:val="00B050"/>
                <w:szCs w:val="20"/>
                <w:u w:val="single"/>
                <w:lang w:val="nl-NL"/>
              </w:rPr>
              <w:t>PN / N</w:t>
            </w:r>
            <w:r w:rsidRPr="00021471">
              <w:rPr>
                <w:szCs w:val="20"/>
                <w:lang w:val="nl-NL"/>
              </w:rPr>
              <w:t xml:space="preserve"> / NI</w:t>
            </w:r>
          </w:p>
        </w:tc>
      </w:tr>
      <w:tr w:rsidR="00B969B6" w:rsidRPr="002C1D39" w14:paraId="18583A57" w14:textId="77777777" w:rsidTr="00490ABD">
        <w:trPr>
          <w:cantSplit/>
          <w:trHeight w:val="20"/>
        </w:trPr>
        <w:tc>
          <w:tcPr>
            <w:tcW w:w="126" w:type="pct"/>
            <w:vMerge/>
            <w:tcBorders>
              <w:right w:val="nil"/>
            </w:tcBorders>
          </w:tcPr>
          <w:p w14:paraId="7A148851" w14:textId="77777777" w:rsidR="00B969B6" w:rsidRPr="00021471" w:rsidRDefault="00B969B6" w:rsidP="00490ABD">
            <w:pPr>
              <w:rPr>
                <w:szCs w:val="20"/>
                <w:lang w:val="nl-NL"/>
              </w:rPr>
            </w:pPr>
          </w:p>
        </w:tc>
        <w:tc>
          <w:tcPr>
            <w:tcW w:w="3836" w:type="pct"/>
            <w:gridSpan w:val="2"/>
            <w:tcBorders>
              <w:top w:val="single" w:sz="4" w:space="0" w:color="D9D9D9" w:themeColor="background1" w:themeShade="D9"/>
              <w:left w:val="nil"/>
              <w:bottom w:val="single" w:sz="4" w:space="0" w:color="D9D9D9" w:themeColor="background1" w:themeShade="D9"/>
            </w:tcBorders>
          </w:tcPr>
          <w:p w14:paraId="00BE7BBF" w14:textId="77777777" w:rsidR="00B969B6" w:rsidRPr="002C1D39" w:rsidRDefault="00B969B6" w:rsidP="00490ABD">
            <w:pPr>
              <w:rPr>
                <w:b/>
                <w:szCs w:val="20"/>
              </w:rPr>
            </w:pPr>
            <w:r w:rsidRPr="002C1D39">
              <w:rPr>
                <w:rFonts w:cs="Arial"/>
                <w:b/>
              </w:rPr>
              <w:t>If your aim for this study is to assess the effect of starting and adhering to intervention, answer questions 4.3 to 4.6</w:t>
            </w:r>
          </w:p>
        </w:tc>
        <w:tc>
          <w:tcPr>
            <w:tcW w:w="1038" w:type="pct"/>
            <w:tcBorders>
              <w:top w:val="single" w:sz="4" w:space="0" w:color="D9D9D9" w:themeColor="background1" w:themeShade="D9"/>
              <w:bottom w:val="single" w:sz="4" w:space="0" w:color="D9D9D9" w:themeColor="background1" w:themeShade="D9"/>
            </w:tcBorders>
          </w:tcPr>
          <w:p w14:paraId="269E0CA7" w14:textId="77777777" w:rsidR="00B969B6" w:rsidRPr="002C1D39" w:rsidRDefault="00B969B6" w:rsidP="00490ABD">
            <w:pPr>
              <w:rPr>
                <w:szCs w:val="20"/>
              </w:rPr>
            </w:pPr>
          </w:p>
        </w:tc>
      </w:tr>
      <w:tr w:rsidR="00B969B6" w:rsidRPr="002C1D39" w14:paraId="1BB4704C" w14:textId="77777777" w:rsidTr="00490ABD">
        <w:trPr>
          <w:cantSplit/>
          <w:trHeight w:val="20"/>
        </w:trPr>
        <w:tc>
          <w:tcPr>
            <w:tcW w:w="126" w:type="pct"/>
            <w:vMerge/>
            <w:tcBorders>
              <w:right w:val="nil"/>
            </w:tcBorders>
          </w:tcPr>
          <w:p w14:paraId="0BC2C827" w14:textId="77777777" w:rsidR="00B969B6" w:rsidRPr="002C1D39" w:rsidRDefault="00B969B6" w:rsidP="00490ABD">
            <w:pPr>
              <w:rPr>
                <w:szCs w:val="20"/>
              </w:rPr>
            </w:pPr>
          </w:p>
        </w:tc>
        <w:tc>
          <w:tcPr>
            <w:tcW w:w="1605" w:type="pct"/>
            <w:tcBorders>
              <w:top w:val="single" w:sz="4" w:space="0" w:color="D9D9D9" w:themeColor="background1" w:themeShade="D9"/>
              <w:left w:val="nil"/>
              <w:bottom w:val="single" w:sz="2" w:space="0" w:color="D9D9D9" w:themeColor="background1" w:themeShade="D9"/>
              <w:right w:val="single" w:sz="4" w:space="0" w:color="auto"/>
            </w:tcBorders>
          </w:tcPr>
          <w:p w14:paraId="4A854643" w14:textId="77777777" w:rsidR="00B969B6" w:rsidRPr="002C1D39" w:rsidRDefault="00B969B6" w:rsidP="00490ABD">
            <w:pPr>
              <w:rPr>
                <w:rFonts w:cs="Arial"/>
              </w:rPr>
            </w:pPr>
            <w:r w:rsidRPr="002C1D39">
              <w:rPr>
                <w:rFonts w:cs="Arial"/>
              </w:rPr>
              <w:t>4.3. Were important co-interventions balanced across intervention groups?</w:t>
            </w:r>
          </w:p>
        </w:tc>
        <w:tc>
          <w:tcPr>
            <w:tcW w:w="2231" w:type="pct"/>
            <w:tcBorders>
              <w:top w:val="single" w:sz="4" w:space="0" w:color="D9D9D9" w:themeColor="background1" w:themeShade="D9"/>
              <w:bottom w:val="single" w:sz="2" w:space="0" w:color="D9D9D9" w:themeColor="background1" w:themeShade="D9"/>
            </w:tcBorders>
          </w:tcPr>
          <w:p w14:paraId="75E56279" w14:textId="77777777" w:rsidR="00B969B6" w:rsidRPr="002C1D39" w:rsidRDefault="00B969B6" w:rsidP="00490ABD">
            <w:pPr>
              <w:tabs>
                <w:tab w:val="left" w:pos="960"/>
              </w:tabs>
              <w:autoSpaceDE w:val="0"/>
              <w:autoSpaceDN w:val="0"/>
              <w:adjustRightInd w:val="0"/>
              <w:spacing w:after="40"/>
              <w:rPr>
                <w:rFonts w:cs="Arial"/>
              </w:rPr>
            </w:pPr>
          </w:p>
        </w:tc>
        <w:tc>
          <w:tcPr>
            <w:tcW w:w="1038" w:type="pct"/>
            <w:tcBorders>
              <w:top w:val="single" w:sz="4" w:space="0" w:color="D9D9D9" w:themeColor="background1" w:themeShade="D9"/>
              <w:bottom w:val="single" w:sz="2" w:space="0" w:color="D9D9D9" w:themeColor="background1" w:themeShade="D9"/>
              <w:right w:val="single" w:sz="4" w:space="0" w:color="auto"/>
            </w:tcBorders>
          </w:tcPr>
          <w:p w14:paraId="7BFFB44A" w14:textId="77777777" w:rsidR="00B969B6" w:rsidRPr="002C1D39" w:rsidRDefault="00B969B6" w:rsidP="00490ABD">
            <w:pPr>
              <w:jc w:val="center"/>
              <w:rPr>
                <w:color w:val="FF0000"/>
                <w:szCs w:val="20"/>
                <w:lang w:val="es-ES"/>
              </w:rPr>
            </w:pP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2C1D39" w14:paraId="76721924" w14:textId="77777777" w:rsidTr="00490ABD">
        <w:trPr>
          <w:cantSplit/>
          <w:trHeight w:val="20"/>
        </w:trPr>
        <w:tc>
          <w:tcPr>
            <w:tcW w:w="126" w:type="pct"/>
            <w:vMerge/>
            <w:tcBorders>
              <w:right w:val="nil"/>
            </w:tcBorders>
          </w:tcPr>
          <w:p w14:paraId="7444DF5C" w14:textId="77777777" w:rsidR="00B969B6" w:rsidRPr="002C1D39" w:rsidRDefault="00B969B6" w:rsidP="00490ABD">
            <w:pPr>
              <w:rPr>
                <w:szCs w:val="20"/>
                <w:lang w:val="es-ES"/>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1139BEC4" w14:textId="77777777" w:rsidR="00B969B6" w:rsidRPr="002C1D39" w:rsidRDefault="00B969B6" w:rsidP="00490ABD">
            <w:pPr>
              <w:rPr>
                <w:rFonts w:cs="Arial"/>
              </w:rPr>
            </w:pPr>
            <w:r w:rsidRPr="002C1D39">
              <w:rPr>
                <w:rFonts w:cs="Arial"/>
              </w:rPr>
              <w:t>4.4. Was the intervention implemented successfully for most participants?</w:t>
            </w:r>
          </w:p>
        </w:tc>
        <w:tc>
          <w:tcPr>
            <w:tcW w:w="2231" w:type="pct"/>
            <w:tcBorders>
              <w:top w:val="single" w:sz="2" w:space="0" w:color="D9D9D9" w:themeColor="background1" w:themeShade="D9"/>
              <w:bottom w:val="single" w:sz="2" w:space="0" w:color="D9D9D9" w:themeColor="background1" w:themeShade="D9"/>
            </w:tcBorders>
          </w:tcPr>
          <w:p w14:paraId="6F581FDF" w14:textId="77777777" w:rsidR="00B969B6" w:rsidRPr="002C1D39" w:rsidRDefault="00B969B6" w:rsidP="00490ABD">
            <w:pPr>
              <w:tabs>
                <w:tab w:val="left" w:pos="960"/>
              </w:tabs>
              <w:autoSpaceDE w:val="0"/>
              <w:autoSpaceDN w:val="0"/>
              <w:adjustRightInd w:val="0"/>
              <w:spacing w:after="40"/>
              <w:rPr>
                <w:rFonts w:cs="Arial"/>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22CB9078" w14:textId="77777777" w:rsidR="00B969B6" w:rsidRPr="002C1D39" w:rsidRDefault="00B969B6" w:rsidP="00490ABD">
            <w:pPr>
              <w:jc w:val="center"/>
              <w:rPr>
                <w:color w:val="FF0000"/>
                <w:szCs w:val="20"/>
                <w:lang w:val="es-ES"/>
              </w:rPr>
            </w:pPr>
            <w:r w:rsidRPr="002C1D39">
              <w:rPr>
                <w:color w:val="00B050"/>
                <w:szCs w:val="20"/>
                <w:u w:val="single"/>
              </w:rPr>
              <w:t>Y / PY</w:t>
            </w:r>
            <w:r w:rsidRPr="002C1D39">
              <w:rPr>
                <w:szCs w:val="20"/>
              </w:rPr>
              <w:t xml:space="preserve"> / </w:t>
            </w:r>
            <w:r w:rsidRPr="002C1D39">
              <w:rPr>
                <w:color w:val="FF0000"/>
                <w:szCs w:val="20"/>
              </w:rPr>
              <w:t>PN / N</w:t>
            </w:r>
            <w:r w:rsidRPr="002C1D39">
              <w:rPr>
                <w:szCs w:val="20"/>
              </w:rPr>
              <w:t xml:space="preserve"> / NI</w:t>
            </w:r>
          </w:p>
        </w:tc>
      </w:tr>
      <w:tr w:rsidR="00B969B6" w:rsidRPr="002C1D39" w14:paraId="1E0DE485" w14:textId="77777777" w:rsidTr="00490ABD">
        <w:trPr>
          <w:cantSplit/>
          <w:trHeight w:val="20"/>
        </w:trPr>
        <w:tc>
          <w:tcPr>
            <w:tcW w:w="126" w:type="pct"/>
            <w:vMerge/>
            <w:tcBorders>
              <w:right w:val="nil"/>
            </w:tcBorders>
          </w:tcPr>
          <w:p w14:paraId="123B7A35" w14:textId="77777777" w:rsidR="00B969B6" w:rsidRPr="002C1D39" w:rsidRDefault="00B969B6" w:rsidP="00490ABD">
            <w:pPr>
              <w:rPr>
                <w:szCs w:val="20"/>
                <w:lang w:val="es-ES"/>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0ECC0E1C" w14:textId="77777777" w:rsidR="00B969B6" w:rsidRPr="002C1D39" w:rsidRDefault="00B969B6" w:rsidP="00490ABD">
            <w:pPr>
              <w:rPr>
                <w:rFonts w:cs="Arial"/>
              </w:rPr>
            </w:pPr>
            <w:r w:rsidRPr="002C1D39">
              <w:rPr>
                <w:rFonts w:cs="Arial"/>
              </w:rPr>
              <w:t xml:space="preserve">4.5. Did study participants </w:t>
            </w:r>
            <w:r w:rsidRPr="002C1D39">
              <w:rPr>
                <w:szCs w:val="20"/>
              </w:rPr>
              <w:t>adhere to the assigned intervention regimen?</w:t>
            </w:r>
          </w:p>
        </w:tc>
        <w:tc>
          <w:tcPr>
            <w:tcW w:w="2231" w:type="pct"/>
            <w:tcBorders>
              <w:top w:val="single" w:sz="2" w:space="0" w:color="D9D9D9" w:themeColor="background1" w:themeShade="D9"/>
              <w:bottom w:val="single" w:sz="2" w:space="0" w:color="D9D9D9" w:themeColor="background1" w:themeShade="D9"/>
            </w:tcBorders>
          </w:tcPr>
          <w:p w14:paraId="45460D41" w14:textId="77777777" w:rsidR="00B969B6" w:rsidRPr="002C1D39" w:rsidRDefault="00B969B6" w:rsidP="00490ABD">
            <w:pPr>
              <w:tabs>
                <w:tab w:val="left" w:pos="960"/>
              </w:tabs>
              <w:autoSpaceDE w:val="0"/>
              <w:autoSpaceDN w:val="0"/>
              <w:adjustRightInd w:val="0"/>
              <w:spacing w:after="40"/>
              <w:rPr>
                <w:rFonts w:cs="Arial"/>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2B776296" w14:textId="77777777" w:rsidR="00B969B6" w:rsidRPr="002C1D39" w:rsidRDefault="00B969B6" w:rsidP="00490ABD">
            <w:pPr>
              <w:jc w:val="center"/>
              <w:rPr>
                <w:szCs w:val="20"/>
                <w:lang w:val="es-ES"/>
              </w:rPr>
            </w:pP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AD6DA6" w14:paraId="71B9C8F3" w14:textId="77777777" w:rsidTr="00490ABD">
        <w:trPr>
          <w:cantSplit/>
          <w:trHeight w:val="20"/>
        </w:trPr>
        <w:tc>
          <w:tcPr>
            <w:tcW w:w="126" w:type="pct"/>
            <w:vMerge/>
            <w:tcBorders>
              <w:right w:val="nil"/>
            </w:tcBorders>
          </w:tcPr>
          <w:p w14:paraId="1604757F" w14:textId="77777777" w:rsidR="00B969B6" w:rsidRPr="002C1D39" w:rsidRDefault="00B969B6" w:rsidP="00490ABD">
            <w:pPr>
              <w:rPr>
                <w:szCs w:val="20"/>
                <w:lang w:val="es-ES"/>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441C3EEF" w14:textId="77777777" w:rsidR="00B969B6" w:rsidRPr="002C1D39" w:rsidRDefault="00B969B6" w:rsidP="00490ABD">
            <w:pPr>
              <w:rPr>
                <w:szCs w:val="20"/>
              </w:rPr>
            </w:pPr>
            <w:r w:rsidRPr="002C1D39">
              <w:rPr>
                <w:szCs w:val="20"/>
              </w:rPr>
              <w:t xml:space="preserve">4.6. </w:t>
            </w:r>
            <w:r w:rsidRPr="002C1D39">
              <w:rPr>
                <w:b/>
                <w:szCs w:val="20"/>
              </w:rPr>
              <w:t xml:space="preserve">If </w:t>
            </w:r>
            <w:r w:rsidRPr="002C1D39">
              <w:rPr>
                <w:b/>
                <w:color w:val="FF0000"/>
                <w:szCs w:val="20"/>
              </w:rPr>
              <w:t>N/PN</w:t>
            </w:r>
            <w:r w:rsidRPr="002C1D39">
              <w:rPr>
                <w:b/>
                <w:szCs w:val="20"/>
              </w:rPr>
              <w:t xml:space="preserve"> to 4.3, 4.4 or 4.5</w:t>
            </w:r>
            <w:r w:rsidRPr="002C1D39">
              <w:rPr>
                <w:szCs w:val="20"/>
              </w:rPr>
              <w:t>: Was an appropriate analysis used to estimate the effect of starting and adhering to the intervention?</w:t>
            </w:r>
          </w:p>
        </w:tc>
        <w:tc>
          <w:tcPr>
            <w:tcW w:w="2231" w:type="pct"/>
            <w:tcBorders>
              <w:top w:val="single" w:sz="2" w:space="0" w:color="D9D9D9" w:themeColor="background1" w:themeShade="D9"/>
              <w:bottom w:val="single" w:sz="2" w:space="0" w:color="D9D9D9" w:themeColor="background1" w:themeShade="D9"/>
            </w:tcBorders>
          </w:tcPr>
          <w:p w14:paraId="0AA740B4"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4D69DFC1" w14:textId="77777777" w:rsidR="00B969B6" w:rsidRPr="002C1D39" w:rsidRDefault="00B969B6" w:rsidP="00490ABD">
            <w:pPr>
              <w:jc w:val="center"/>
              <w:rPr>
                <w:color w:val="FF0000"/>
                <w:szCs w:val="20"/>
                <w:lang w:val="es-ES"/>
              </w:rPr>
            </w:pPr>
            <w:r w:rsidRPr="002C1D39">
              <w:rPr>
                <w:szCs w:val="20"/>
                <w:lang w:val="es-ES"/>
              </w:rPr>
              <w:t xml:space="preserve">NA /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2C1D39" w14:paraId="14A81911" w14:textId="77777777" w:rsidTr="00490ABD">
        <w:trPr>
          <w:cantSplit/>
          <w:trHeight w:val="20"/>
        </w:trPr>
        <w:tc>
          <w:tcPr>
            <w:tcW w:w="126" w:type="pct"/>
            <w:vMerge/>
            <w:tcBorders>
              <w:right w:val="nil"/>
            </w:tcBorders>
          </w:tcPr>
          <w:p w14:paraId="7F5F0A4F" w14:textId="77777777" w:rsidR="00B969B6" w:rsidRPr="002C1D39" w:rsidRDefault="00B969B6" w:rsidP="00490ABD">
            <w:pPr>
              <w:rPr>
                <w:szCs w:val="20"/>
                <w:lang w:val="es-ES"/>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7C1B7899" w14:textId="77777777" w:rsidR="00B969B6" w:rsidRPr="002C1D39" w:rsidRDefault="00B969B6" w:rsidP="00490ABD">
            <w:pPr>
              <w:tabs>
                <w:tab w:val="left" w:pos="960"/>
              </w:tabs>
              <w:autoSpaceDE w:val="0"/>
              <w:autoSpaceDN w:val="0"/>
              <w:adjustRightInd w:val="0"/>
              <w:rPr>
                <w:szCs w:val="20"/>
              </w:rPr>
            </w:pPr>
            <w:r w:rsidRPr="002C1D39">
              <w:rPr>
                <w:rFonts w:cs="Arial"/>
                <w:b/>
                <w:szCs w:val="20"/>
              </w:rPr>
              <w:t>Risk of bias judgement</w:t>
            </w:r>
          </w:p>
        </w:tc>
        <w:tc>
          <w:tcPr>
            <w:tcW w:w="2231" w:type="pct"/>
            <w:tcBorders>
              <w:top w:val="single" w:sz="2" w:space="0" w:color="D9D9D9" w:themeColor="background1" w:themeShade="D9"/>
              <w:bottom w:val="single" w:sz="2" w:space="0" w:color="D9D9D9" w:themeColor="background1" w:themeShade="D9"/>
            </w:tcBorders>
          </w:tcPr>
          <w:p w14:paraId="44EE882F" w14:textId="77777777" w:rsidR="00B969B6" w:rsidRPr="002C1D39" w:rsidRDefault="00B969B6" w:rsidP="00490ABD">
            <w:pPr>
              <w:tabs>
                <w:tab w:val="left" w:pos="960"/>
              </w:tabs>
              <w:autoSpaceDE w:val="0"/>
              <w:autoSpaceDN w:val="0"/>
              <w:adjustRightInd w:val="0"/>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0DEB3DA2" w14:textId="77777777" w:rsidR="00B969B6" w:rsidRPr="00DC5CC1" w:rsidRDefault="00B969B6" w:rsidP="00490ABD">
            <w:pPr>
              <w:jc w:val="center"/>
              <w:rPr>
                <w:szCs w:val="20"/>
              </w:rPr>
            </w:pPr>
            <w:r w:rsidRPr="002C1D39">
              <w:rPr>
                <w:szCs w:val="20"/>
              </w:rPr>
              <w:t>Low / Moderate / Serious / Critical / NI</w:t>
            </w:r>
          </w:p>
        </w:tc>
      </w:tr>
      <w:tr w:rsidR="00B969B6" w:rsidRPr="002C1D39" w14:paraId="0F548B97" w14:textId="77777777" w:rsidTr="00490ABD">
        <w:trPr>
          <w:cantSplit/>
          <w:trHeight w:val="591"/>
        </w:trPr>
        <w:tc>
          <w:tcPr>
            <w:tcW w:w="126" w:type="pct"/>
            <w:vMerge/>
            <w:tcBorders>
              <w:right w:val="nil"/>
            </w:tcBorders>
          </w:tcPr>
          <w:p w14:paraId="0FD650E9" w14:textId="77777777" w:rsidR="00B969B6" w:rsidRPr="002C1D39" w:rsidRDefault="00B969B6" w:rsidP="00490ABD">
            <w:pPr>
              <w:rPr>
                <w:szCs w:val="20"/>
              </w:rPr>
            </w:pPr>
          </w:p>
        </w:tc>
        <w:tc>
          <w:tcPr>
            <w:tcW w:w="1605" w:type="pct"/>
            <w:tcBorders>
              <w:top w:val="single" w:sz="2" w:space="0" w:color="D9D9D9" w:themeColor="background1" w:themeShade="D9"/>
              <w:left w:val="nil"/>
              <w:right w:val="single" w:sz="4" w:space="0" w:color="auto"/>
            </w:tcBorders>
          </w:tcPr>
          <w:p w14:paraId="2BEAA2CF" w14:textId="77777777" w:rsidR="00B969B6" w:rsidRPr="002C1D39" w:rsidRDefault="00B969B6" w:rsidP="00490ABD">
            <w:pPr>
              <w:rPr>
                <w:szCs w:val="20"/>
              </w:rPr>
            </w:pPr>
            <w:r w:rsidRPr="002C1D39">
              <w:rPr>
                <w:szCs w:val="20"/>
              </w:rPr>
              <w:t xml:space="preserve">Optional: </w:t>
            </w:r>
            <w:r w:rsidRPr="002C1D39">
              <w:rPr>
                <w:rFonts w:cs="Arial"/>
              </w:rPr>
              <w:t>What is the predicted direction of bias due to deviations from the intended interventions?</w:t>
            </w:r>
          </w:p>
        </w:tc>
        <w:tc>
          <w:tcPr>
            <w:tcW w:w="2231" w:type="pct"/>
            <w:tcBorders>
              <w:top w:val="single" w:sz="2" w:space="0" w:color="D9D9D9" w:themeColor="background1" w:themeShade="D9"/>
            </w:tcBorders>
          </w:tcPr>
          <w:p w14:paraId="6374A076" w14:textId="77777777" w:rsidR="00B969B6" w:rsidRPr="002C1D39" w:rsidRDefault="00B969B6" w:rsidP="00490ABD">
            <w:pPr>
              <w:rPr>
                <w:szCs w:val="20"/>
              </w:rPr>
            </w:pPr>
          </w:p>
        </w:tc>
        <w:tc>
          <w:tcPr>
            <w:tcW w:w="1038" w:type="pct"/>
            <w:tcBorders>
              <w:top w:val="single" w:sz="2" w:space="0" w:color="D9D9D9" w:themeColor="background1" w:themeShade="D9"/>
              <w:right w:val="single" w:sz="4" w:space="0" w:color="auto"/>
            </w:tcBorders>
          </w:tcPr>
          <w:p w14:paraId="0C3CB0BA" w14:textId="77777777" w:rsidR="00B969B6" w:rsidRPr="00DC5CC1" w:rsidRDefault="00B969B6" w:rsidP="00490ABD">
            <w:pPr>
              <w:jc w:val="center"/>
              <w:rPr>
                <w:szCs w:val="20"/>
              </w:rPr>
            </w:pPr>
            <w:r w:rsidRPr="002C1D39">
              <w:rPr>
                <w:szCs w:val="20"/>
              </w:rPr>
              <w:t>Favours experimental / Favours comparator / Towards null /Away from null / Unpredictable</w:t>
            </w:r>
          </w:p>
        </w:tc>
      </w:tr>
    </w:tbl>
    <w:p w14:paraId="397BE64A" w14:textId="77777777" w:rsidR="00B969B6" w:rsidRPr="002C1D39" w:rsidRDefault="00B969B6" w:rsidP="00B969B6"/>
    <w:tbl>
      <w:tblPr>
        <w:tblStyle w:val="TableGrid"/>
        <w:tblW w:w="5000" w:type="pct"/>
        <w:tblLook w:val="04A0" w:firstRow="1" w:lastRow="0" w:firstColumn="1" w:lastColumn="0" w:noHBand="0" w:noVBand="1"/>
      </w:tblPr>
      <w:tblGrid>
        <w:gridCol w:w="351"/>
        <w:gridCol w:w="4477"/>
        <w:gridCol w:w="6224"/>
        <w:gridCol w:w="2896"/>
      </w:tblGrid>
      <w:tr w:rsidR="00B969B6" w:rsidRPr="00DC5CC1" w14:paraId="3414E1F3" w14:textId="77777777" w:rsidTr="00490ABD">
        <w:trPr>
          <w:cantSplit/>
          <w:trHeight w:val="20"/>
        </w:trPr>
        <w:tc>
          <w:tcPr>
            <w:tcW w:w="5000" w:type="pct"/>
            <w:gridSpan w:val="4"/>
            <w:tcBorders>
              <w:top w:val="single" w:sz="4" w:space="0" w:color="auto"/>
              <w:right w:val="single" w:sz="4" w:space="0" w:color="auto"/>
            </w:tcBorders>
          </w:tcPr>
          <w:p w14:paraId="613E74D4" w14:textId="77777777" w:rsidR="00B969B6" w:rsidRPr="00DC5CC1" w:rsidRDefault="00B969B6" w:rsidP="00490ABD">
            <w:pPr>
              <w:rPr>
                <w:b/>
                <w:szCs w:val="20"/>
                <w:u w:val="single"/>
                <w:lang w:val="es-ES"/>
              </w:rPr>
            </w:pPr>
            <w:r w:rsidRPr="00DC5CC1">
              <w:rPr>
                <w:rFonts w:cs="Arial"/>
                <w:b/>
                <w:szCs w:val="20"/>
              </w:rPr>
              <w:t>Bias due to missing data</w:t>
            </w:r>
          </w:p>
        </w:tc>
      </w:tr>
      <w:tr w:rsidR="00B969B6" w:rsidRPr="002C1D39" w14:paraId="3D5083CB" w14:textId="77777777" w:rsidTr="00490ABD">
        <w:trPr>
          <w:cantSplit/>
          <w:trHeight w:val="20"/>
        </w:trPr>
        <w:tc>
          <w:tcPr>
            <w:tcW w:w="126" w:type="pct"/>
            <w:vMerge w:val="restart"/>
            <w:tcBorders>
              <w:top w:val="single" w:sz="4" w:space="0" w:color="auto"/>
              <w:right w:val="nil"/>
            </w:tcBorders>
          </w:tcPr>
          <w:p w14:paraId="202D0790" w14:textId="77777777" w:rsidR="00B969B6" w:rsidRPr="002C1D39" w:rsidRDefault="00B969B6" w:rsidP="00490ABD">
            <w:pPr>
              <w:rPr>
                <w:szCs w:val="20"/>
              </w:rPr>
            </w:pPr>
          </w:p>
        </w:tc>
        <w:tc>
          <w:tcPr>
            <w:tcW w:w="1605" w:type="pct"/>
            <w:tcBorders>
              <w:top w:val="single" w:sz="4" w:space="0" w:color="auto"/>
              <w:left w:val="nil"/>
              <w:bottom w:val="single" w:sz="2" w:space="0" w:color="D9D9D9" w:themeColor="background1" w:themeShade="D9"/>
              <w:right w:val="single" w:sz="4" w:space="0" w:color="auto"/>
            </w:tcBorders>
          </w:tcPr>
          <w:p w14:paraId="7A87E272" w14:textId="77777777" w:rsidR="00B969B6" w:rsidRPr="002C1D39" w:rsidRDefault="00B969B6" w:rsidP="00490ABD">
            <w:pPr>
              <w:rPr>
                <w:szCs w:val="20"/>
              </w:rPr>
            </w:pPr>
            <w:r w:rsidRPr="002C1D39">
              <w:rPr>
                <w:szCs w:val="20"/>
              </w:rPr>
              <w:t>5.1 Were outcome data available for all, or nearly all, participants?</w:t>
            </w:r>
          </w:p>
        </w:tc>
        <w:tc>
          <w:tcPr>
            <w:tcW w:w="2231" w:type="pct"/>
            <w:tcBorders>
              <w:top w:val="single" w:sz="4" w:space="0" w:color="auto"/>
              <w:bottom w:val="single" w:sz="2" w:space="0" w:color="D9D9D9" w:themeColor="background1" w:themeShade="D9"/>
            </w:tcBorders>
          </w:tcPr>
          <w:p w14:paraId="4A072606" w14:textId="77777777" w:rsidR="00B969B6" w:rsidRPr="002C1D39" w:rsidRDefault="00B969B6" w:rsidP="00490ABD">
            <w:pPr>
              <w:rPr>
                <w:szCs w:val="20"/>
              </w:rPr>
            </w:pPr>
          </w:p>
        </w:tc>
        <w:tc>
          <w:tcPr>
            <w:tcW w:w="1038" w:type="pct"/>
            <w:tcBorders>
              <w:top w:val="single" w:sz="4" w:space="0" w:color="auto"/>
              <w:bottom w:val="single" w:sz="2" w:space="0" w:color="D9D9D9" w:themeColor="background1" w:themeShade="D9"/>
              <w:right w:val="single" w:sz="4" w:space="0" w:color="auto"/>
            </w:tcBorders>
          </w:tcPr>
          <w:p w14:paraId="0F4AA2B4" w14:textId="77777777" w:rsidR="00B969B6" w:rsidRPr="002C1D39" w:rsidRDefault="00B969B6" w:rsidP="00490ABD">
            <w:pPr>
              <w:jc w:val="center"/>
              <w:rPr>
                <w:szCs w:val="20"/>
              </w:rPr>
            </w:pP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w:t>
            </w:r>
            <w:r w:rsidRPr="002C1D39">
              <w:rPr>
                <w:szCs w:val="20"/>
              </w:rPr>
              <w:t>/ NI</w:t>
            </w:r>
          </w:p>
        </w:tc>
      </w:tr>
      <w:tr w:rsidR="00B969B6" w:rsidRPr="002C1D39" w14:paraId="594D8D55" w14:textId="77777777" w:rsidTr="00490ABD">
        <w:trPr>
          <w:cantSplit/>
          <w:trHeight w:val="20"/>
        </w:trPr>
        <w:tc>
          <w:tcPr>
            <w:tcW w:w="126" w:type="pct"/>
            <w:vMerge/>
            <w:tcBorders>
              <w:right w:val="nil"/>
            </w:tcBorders>
          </w:tcPr>
          <w:p w14:paraId="54DCE99F"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39FB61A9" w14:textId="77777777" w:rsidR="00B969B6" w:rsidRPr="002C1D39" w:rsidRDefault="00B969B6" w:rsidP="00490ABD">
            <w:pPr>
              <w:rPr>
                <w:szCs w:val="20"/>
              </w:rPr>
            </w:pPr>
            <w:r w:rsidRPr="002C1D39">
              <w:rPr>
                <w:szCs w:val="20"/>
              </w:rPr>
              <w:t>5.2 Were participants excluded due to missing data on intervention status?</w:t>
            </w:r>
          </w:p>
        </w:tc>
        <w:tc>
          <w:tcPr>
            <w:tcW w:w="2231" w:type="pct"/>
            <w:tcBorders>
              <w:top w:val="single" w:sz="2" w:space="0" w:color="D9D9D9" w:themeColor="background1" w:themeShade="D9"/>
              <w:bottom w:val="single" w:sz="2" w:space="0" w:color="D9D9D9" w:themeColor="background1" w:themeShade="D9"/>
            </w:tcBorders>
          </w:tcPr>
          <w:p w14:paraId="7BDE759F"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20533DD0" w14:textId="77777777" w:rsidR="00B969B6" w:rsidRPr="002C1D39" w:rsidRDefault="00B969B6" w:rsidP="00490ABD">
            <w:pPr>
              <w:rPr>
                <w:szCs w:val="20"/>
              </w:rPr>
            </w:pPr>
          </w:p>
          <w:p w14:paraId="34772184"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33009616" w14:textId="77777777" w:rsidTr="00490ABD">
        <w:trPr>
          <w:cantSplit/>
          <w:trHeight w:val="20"/>
        </w:trPr>
        <w:tc>
          <w:tcPr>
            <w:tcW w:w="126" w:type="pct"/>
            <w:vMerge/>
            <w:tcBorders>
              <w:right w:val="nil"/>
            </w:tcBorders>
          </w:tcPr>
          <w:p w14:paraId="0F33E18E"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5460B8BC" w14:textId="77777777" w:rsidR="00B969B6" w:rsidRPr="002C1D39" w:rsidRDefault="00B969B6" w:rsidP="00490ABD">
            <w:pPr>
              <w:rPr>
                <w:szCs w:val="20"/>
              </w:rPr>
            </w:pPr>
            <w:r w:rsidRPr="002C1D39">
              <w:rPr>
                <w:szCs w:val="20"/>
              </w:rPr>
              <w:t>5.3 Were participants excluded due to missing data on other variables needed for the analysis?</w:t>
            </w:r>
          </w:p>
        </w:tc>
        <w:tc>
          <w:tcPr>
            <w:tcW w:w="2231" w:type="pct"/>
            <w:tcBorders>
              <w:top w:val="single" w:sz="2" w:space="0" w:color="D9D9D9" w:themeColor="background1" w:themeShade="D9"/>
              <w:bottom w:val="single" w:sz="2" w:space="0" w:color="D9D9D9" w:themeColor="background1" w:themeShade="D9"/>
            </w:tcBorders>
          </w:tcPr>
          <w:p w14:paraId="1D9BEE53"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02129A75" w14:textId="77777777" w:rsidR="00B969B6" w:rsidRPr="002C1D39" w:rsidRDefault="00B969B6" w:rsidP="00490ABD">
            <w:pPr>
              <w:rPr>
                <w:szCs w:val="20"/>
              </w:rPr>
            </w:pPr>
          </w:p>
          <w:p w14:paraId="1EBC25BD"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AD6DA6" w14:paraId="08EE2B0D" w14:textId="77777777" w:rsidTr="00490ABD">
        <w:trPr>
          <w:cantSplit/>
          <w:trHeight w:val="20"/>
        </w:trPr>
        <w:tc>
          <w:tcPr>
            <w:tcW w:w="126" w:type="pct"/>
            <w:vMerge/>
            <w:tcBorders>
              <w:right w:val="nil"/>
            </w:tcBorders>
          </w:tcPr>
          <w:p w14:paraId="388A8CFB"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364F3B7F" w14:textId="77777777" w:rsidR="00B969B6" w:rsidRPr="002C1D39" w:rsidRDefault="00B969B6" w:rsidP="00490ABD">
            <w:pPr>
              <w:rPr>
                <w:szCs w:val="20"/>
              </w:rPr>
            </w:pPr>
            <w:r w:rsidRPr="002C1D39">
              <w:rPr>
                <w:szCs w:val="20"/>
              </w:rPr>
              <w:t xml:space="preserve">5.4 </w:t>
            </w:r>
            <w:r w:rsidRPr="008B5BF1">
              <w:rPr>
                <w:b/>
                <w:szCs w:val="20"/>
              </w:rPr>
              <w:t xml:space="preserve">If </w:t>
            </w:r>
            <w:r w:rsidRPr="008B5BF1">
              <w:rPr>
                <w:b/>
                <w:color w:val="FF0000"/>
                <w:szCs w:val="20"/>
                <w:lang w:val="es-ES"/>
              </w:rPr>
              <w:t>PN/N</w:t>
            </w:r>
            <w:r w:rsidRPr="008B5BF1">
              <w:rPr>
                <w:b/>
                <w:szCs w:val="20"/>
                <w:lang w:val="es-ES"/>
              </w:rPr>
              <w:t xml:space="preserve"> </w:t>
            </w:r>
            <w:proofErr w:type="spellStart"/>
            <w:r w:rsidRPr="008B5BF1">
              <w:rPr>
                <w:b/>
                <w:szCs w:val="20"/>
                <w:lang w:val="es-ES"/>
              </w:rPr>
              <w:t>to</w:t>
            </w:r>
            <w:proofErr w:type="spellEnd"/>
            <w:r w:rsidRPr="008B5BF1">
              <w:rPr>
                <w:b/>
                <w:szCs w:val="20"/>
                <w:lang w:val="es-ES"/>
              </w:rPr>
              <w:t xml:space="preserve"> 5.1, </w:t>
            </w:r>
            <w:proofErr w:type="spellStart"/>
            <w:r w:rsidRPr="008B5BF1">
              <w:rPr>
                <w:b/>
                <w:szCs w:val="20"/>
                <w:lang w:val="es-ES"/>
              </w:rPr>
              <w:t>or</w:t>
            </w:r>
            <w:proofErr w:type="spellEnd"/>
            <w:r w:rsidRPr="008B5BF1">
              <w:rPr>
                <w:b/>
                <w:szCs w:val="20"/>
              </w:rPr>
              <w:t xml:space="preserve"> </w:t>
            </w:r>
            <w:r w:rsidRPr="008B5BF1">
              <w:rPr>
                <w:b/>
                <w:color w:val="FF0000"/>
                <w:szCs w:val="20"/>
              </w:rPr>
              <w:t>Y/PY</w:t>
            </w:r>
            <w:r w:rsidRPr="008B5BF1">
              <w:rPr>
                <w:b/>
                <w:szCs w:val="20"/>
              </w:rPr>
              <w:t xml:space="preserve"> to 5.2 or 5.3</w:t>
            </w:r>
            <w:r w:rsidRPr="002C1D39">
              <w:rPr>
                <w:szCs w:val="20"/>
              </w:rPr>
              <w:t>: Are the proportion of participants and reasons for missing data similar across interventions?</w:t>
            </w:r>
          </w:p>
        </w:tc>
        <w:tc>
          <w:tcPr>
            <w:tcW w:w="2231" w:type="pct"/>
            <w:tcBorders>
              <w:top w:val="single" w:sz="2" w:space="0" w:color="D9D9D9" w:themeColor="background1" w:themeShade="D9"/>
              <w:bottom w:val="single" w:sz="2" w:space="0" w:color="D9D9D9" w:themeColor="background1" w:themeShade="D9"/>
            </w:tcBorders>
          </w:tcPr>
          <w:p w14:paraId="18AA4776"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578448EA" w14:textId="77777777" w:rsidR="00B969B6" w:rsidRPr="002C1D39" w:rsidRDefault="00B969B6" w:rsidP="00490ABD">
            <w:pPr>
              <w:jc w:val="center"/>
              <w:rPr>
                <w:szCs w:val="20"/>
                <w:lang w:val="es-ES"/>
              </w:rPr>
            </w:pPr>
            <w:r w:rsidRPr="002C1D39">
              <w:rPr>
                <w:szCs w:val="20"/>
                <w:lang w:val="es-ES"/>
              </w:rPr>
              <w:t xml:space="preserve">NA /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AD6DA6" w14:paraId="391F2EAE" w14:textId="77777777" w:rsidTr="00490ABD">
        <w:trPr>
          <w:cantSplit/>
          <w:trHeight w:val="20"/>
        </w:trPr>
        <w:tc>
          <w:tcPr>
            <w:tcW w:w="126" w:type="pct"/>
            <w:vMerge/>
            <w:tcBorders>
              <w:right w:val="nil"/>
            </w:tcBorders>
          </w:tcPr>
          <w:p w14:paraId="33F656BC" w14:textId="77777777" w:rsidR="00B969B6" w:rsidRPr="002C1D39" w:rsidRDefault="00B969B6" w:rsidP="00490ABD">
            <w:pPr>
              <w:rPr>
                <w:szCs w:val="20"/>
                <w:lang w:val="es-ES"/>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0C6A28F1" w14:textId="77777777" w:rsidR="00B969B6" w:rsidRPr="002C1D39" w:rsidRDefault="00B969B6" w:rsidP="00490ABD">
            <w:pPr>
              <w:rPr>
                <w:szCs w:val="20"/>
              </w:rPr>
            </w:pPr>
            <w:r w:rsidRPr="002C1D39">
              <w:rPr>
                <w:szCs w:val="20"/>
              </w:rPr>
              <w:t xml:space="preserve">5.5 </w:t>
            </w:r>
            <w:r w:rsidRPr="008B5BF1">
              <w:rPr>
                <w:b/>
                <w:szCs w:val="20"/>
              </w:rPr>
              <w:t xml:space="preserve">If </w:t>
            </w:r>
            <w:r w:rsidRPr="008B5BF1">
              <w:rPr>
                <w:b/>
                <w:color w:val="FF0000"/>
                <w:szCs w:val="20"/>
                <w:lang w:val="es-ES"/>
              </w:rPr>
              <w:t>PN/N</w:t>
            </w:r>
            <w:r w:rsidRPr="008B5BF1">
              <w:rPr>
                <w:b/>
                <w:szCs w:val="20"/>
                <w:lang w:val="es-ES"/>
              </w:rPr>
              <w:t xml:space="preserve"> </w:t>
            </w:r>
            <w:proofErr w:type="spellStart"/>
            <w:r w:rsidRPr="008B5BF1">
              <w:rPr>
                <w:b/>
                <w:szCs w:val="20"/>
                <w:lang w:val="es-ES"/>
              </w:rPr>
              <w:t>to</w:t>
            </w:r>
            <w:proofErr w:type="spellEnd"/>
            <w:r w:rsidRPr="008B5BF1">
              <w:rPr>
                <w:b/>
                <w:szCs w:val="20"/>
                <w:lang w:val="es-ES"/>
              </w:rPr>
              <w:t xml:space="preserve"> 5.1, </w:t>
            </w:r>
            <w:proofErr w:type="spellStart"/>
            <w:r w:rsidRPr="008B5BF1">
              <w:rPr>
                <w:b/>
                <w:szCs w:val="20"/>
                <w:lang w:val="es-ES"/>
              </w:rPr>
              <w:t>or</w:t>
            </w:r>
            <w:proofErr w:type="spellEnd"/>
            <w:r w:rsidRPr="008B5BF1">
              <w:rPr>
                <w:b/>
                <w:szCs w:val="20"/>
              </w:rPr>
              <w:t xml:space="preserve"> </w:t>
            </w:r>
            <w:r w:rsidRPr="008B5BF1">
              <w:rPr>
                <w:b/>
                <w:color w:val="FF0000"/>
                <w:szCs w:val="20"/>
              </w:rPr>
              <w:t>Y/PY</w:t>
            </w:r>
            <w:r w:rsidRPr="008B5BF1">
              <w:rPr>
                <w:b/>
                <w:szCs w:val="20"/>
              </w:rPr>
              <w:t xml:space="preserve"> to 5.2 or 5.3</w:t>
            </w:r>
            <w:r w:rsidRPr="002C1D39">
              <w:rPr>
                <w:szCs w:val="20"/>
              </w:rPr>
              <w:t xml:space="preserve">: </w:t>
            </w:r>
            <w:r w:rsidRPr="002C1D39">
              <w:t>Is there evidence that results were robust to the presence of missing data?</w:t>
            </w:r>
          </w:p>
        </w:tc>
        <w:tc>
          <w:tcPr>
            <w:tcW w:w="2231" w:type="pct"/>
            <w:tcBorders>
              <w:top w:val="single" w:sz="2" w:space="0" w:color="D9D9D9" w:themeColor="background1" w:themeShade="D9"/>
              <w:bottom w:val="single" w:sz="2" w:space="0" w:color="D9D9D9" w:themeColor="background1" w:themeShade="D9"/>
            </w:tcBorders>
          </w:tcPr>
          <w:p w14:paraId="5FB15355"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30D6BD0B" w14:textId="77777777" w:rsidR="00B969B6" w:rsidRPr="002C1D39" w:rsidRDefault="00B969B6" w:rsidP="00490ABD">
            <w:pPr>
              <w:jc w:val="center"/>
              <w:rPr>
                <w:szCs w:val="20"/>
                <w:lang w:val="es-ES"/>
              </w:rPr>
            </w:pPr>
            <w:r w:rsidRPr="002C1D39">
              <w:rPr>
                <w:szCs w:val="20"/>
                <w:lang w:val="es-ES"/>
              </w:rPr>
              <w:t xml:space="preserve">NA /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2C1D39" w14:paraId="361797A9" w14:textId="77777777" w:rsidTr="00490ABD">
        <w:trPr>
          <w:cantSplit/>
          <w:trHeight w:val="20"/>
        </w:trPr>
        <w:tc>
          <w:tcPr>
            <w:tcW w:w="126" w:type="pct"/>
            <w:vMerge/>
            <w:tcBorders>
              <w:right w:val="nil"/>
            </w:tcBorders>
          </w:tcPr>
          <w:p w14:paraId="7C4EA153" w14:textId="77777777" w:rsidR="00B969B6" w:rsidRPr="002C1D39" w:rsidRDefault="00B969B6" w:rsidP="00490ABD">
            <w:pPr>
              <w:rPr>
                <w:szCs w:val="20"/>
                <w:lang w:val="es-ES"/>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6F8FDE5E" w14:textId="77777777" w:rsidR="00B969B6" w:rsidRPr="002C1D39" w:rsidRDefault="00B969B6" w:rsidP="00490ABD">
            <w:pPr>
              <w:tabs>
                <w:tab w:val="left" w:pos="960"/>
              </w:tabs>
              <w:autoSpaceDE w:val="0"/>
              <w:autoSpaceDN w:val="0"/>
              <w:adjustRightInd w:val="0"/>
              <w:rPr>
                <w:szCs w:val="20"/>
              </w:rPr>
            </w:pPr>
            <w:r w:rsidRPr="002C1D39">
              <w:rPr>
                <w:rFonts w:cs="Arial"/>
                <w:b/>
                <w:szCs w:val="20"/>
              </w:rPr>
              <w:t>Risk of bias judgement</w:t>
            </w:r>
          </w:p>
        </w:tc>
        <w:tc>
          <w:tcPr>
            <w:tcW w:w="2231" w:type="pct"/>
            <w:tcBorders>
              <w:top w:val="single" w:sz="2" w:space="0" w:color="D9D9D9" w:themeColor="background1" w:themeShade="D9"/>
              <w:bottom w:val="single" w:sz="2" w:space="0" w:color="D9D9D9" w:themeColor="background1" w:themeShade="D9"/>
            </w:tcBorders>
          </w:tcPr>
          <w:p w14:paraId="7D52A7AB" w14:textId="77777777" w:rsidR="00B969B6" w:rsidRPr="002C1D39" w:rsidRDefault="00B969B6" w:rsidP="00490ABD">
            <w:pPr>
              <w:tabs>
                <w:tab w:val="left" w:pos="960"/>
              </w:tabs>
              <w:autoSpaceDE w:val="0"/>
              <w:autoSpaceDN w:val="0"/>
              <w:adjustRightInd w:val="0"/>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66F73E22" w14:textId="77777777" w:rsidR="00B969B6" w:rsidRPr="002C1D39" w:rsidRDefault="00B969B6" w:rsidP="00490ABD">
            <w:pPr>
              <w:tabs>
                <w:tab w:val="left" w:pos="960"/>
              </w:tabs>
              <w:autoSpaceDE w:val="0"/>
              <w:autoSpaceDN w:val="0"/>
              <w:adjustRightInd w:val="0"/>
              <w:jc w:val="center"/>
              <w:rPr>
                <w:szCs w:val="20"/>
              </w:rPr>
            </w:pPr>
            <w:r w:rsidRPr="002C1D39">
              <w:rPr>
                <w:szCs w:val="20"/>
              </w:rPr>
              <w:t>Low / Moderate / Serious / Critical / NI</w:t>
            </w:r>
          </w:p>
        </w:tc>
      </w:tr>
      <w:tr w:rsidR="00B969B6" w:rsidRPr="002C1D39" w14:paraId="176DFB14" w14:textId="77777777" w:rsidTr="00490ABD">
        <w:trPr>
          <w:cantSplit/>
          <w:trHeight w:val="20"/>
        </w:trPr>
        <w:tc>
          <w:tcPr>
            <w:tcW w:w="126" w:type="pct"/>
            <w:vMerge/>
            <w:tcBorders>
              <w:bottom w:val="single" w:sz="4" w:space="0" w:color="auto"/>
              <w:right w:val="nil"/>
            </w:tcBorders>
          </w:tcPr>
          <w:p w14:paraId="42220B28"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4" w:space="0" w:color="auto"/>
              <w:right w:val="single" w:sz="4" w:space="0" w:color="auto"/>
            </w:tcBorders>
          </w:tcPr>
          <w:p w14:paraId="2F12D26D" w14:textId="77777777" w:rsidR="00B969B6" w:rsidRPr="002C1D39" w:rsidRDefault="00B969B6" w:rsidP="00490ABD">
            <w:pPr>
              <w:rPr>
                <w:szCs w:val="20"/>
              </w:rPr>
            </w:pPr>
            <w:r w:rsidRPr="002C1D39">
              <w:rPr>
                <w:szCs w:val="20"/>
              </w:rPr>
              <w:t xml:space="preserve">Optional: </w:t>
            </w:r>
            <w:r w:rsidRPr="002C1D39">
              <w:rPr>
                <w:rFonts w:cs="Arial"/>
              </w:rPr>
              <w:t>What is the predicted direction of bias due to missing data?</w:t>
            </w:r>
          </w:p>
        </w:tc>
        <w:tc>
          <w:tcPr>
            <w:tcW w:w="2231" w:type="pct"/>
            <w:tcBorders>
              <w:top w:val="single" w:sz="2" w:space="0" w:color="D9D9D9" w:themeColor="background1" w:themeShade="D9"/>
              <w:bottom w:val="single" w:sz="4" w:space="0" w:color="auto"/>
            </w:tcBorders>
          </w:tcPr>
          <w:p w14:paraId="001F71B9" w14:textId="77777777" w:rsidR="00B969B6" w:rsidRPr="002C1D39" w:rsidRDefault="00B969B6" w:rsidP="00490ABD">
            <w:pPr>
              <w:rPr>
                <w:szCs w:val="20"/>
              </w:rPr>
            </w:pPr>
          </w:p>
        </w:tc>
        <w:tc>
          <w:tcPr>
            <w:tcW w:w="1038" w:type="pct"/>
            <w:tcBorders>
              <w:top w:val="single" w:sz="2" w:space="0" w:color="D9D9D9" w:themeColor="background1" w:themeShade="D9"/>
              <w:bottom w:val="single" w:sz="4" w:space="0" w:color="auto"/>
              <w:right w:val="single" w:sz="4" w:space="0" w:color="auto"/>
            </w:tcBorders>
          </w:tcPr>
          <w:p w14:paraId="515A7CAE" w14:textId="77777777" w:rsidR="00B969B6" w:rsidRPr="002C1D39" w:rsidRDefault="00B969B6" w:rsidP="00490ABD">
            <w:pPr>
              <w:jc w:val="center"/>
              <w:rPr>
                <w:szCs w:val="20"/>
              </w:rPr>
            </w:pPr>
            <w:r w:rsidRPr="002C1D39">
              <w:rPr>
                <w:szCs w:val="20"/>
              </w:rPr>
              <w:t>Favours experimental / Favours comparator / Towards null /Away from null / Unpredictable</w:t>
            </w:r>
          </w:p>
        </w:tc>
      </w:tr>
    </w:tbl>
    <w:p w14:paraId="7145E449" w14:textId="77777777" w:rsidR="00B969B6" w:rsidRPr="002C1D39" w:rsidRDefault="00B969B6" w:rsidP="00B969B6"/>
    <w:tbl>
      <w:tblPr>
        <w:tblStyle w:val="TableGrid"/>
        <w:tblW w:w="5000" w:type="pct"/>
        <w:tblLook w:val="04A0" w:firstRow="1" w:lastRow="0" w:firstColumn="1" w:lastColumn="0" w:noHBand="0" w:noVBand="1"/>
      </w:tblPr>
      <w:tblGrid>
        <w:gridCol w:w="351"/>
        <w:gridCol w:w="4477"/>
        <w:gridCol w:w="6224"/>
        <w:gridCol w:w="2896"/>
      </w:tblGrid>
      <w:tr w:rsidR="00B969B6" w:rsidRPr="00DC5CC1" w14:paraId="25782157" w14:textId="77777777" w:rsidTr="00490ABD">
        <w:trPr>
          <w:cantSplit/>
          <w:trHeight w:val="20"/>
        </w:trPr>
        <w:tc>
          <w:tcPr>
            <w:tcW w:w="5000" w:type="pct"/>
            <w:gridSpan w:val="4"/>
            <w:tcBorders>
              <w:top w:val="single" w:sz="4" w:space="0" w:color="auto"/>
              <w:right w:val="single" w:sz="4" w:space="0" w:color="auto"/>
            </w:tcBorders>
          </w:tcPr>
          <w:p w14:paraId="2153C34D" w14:textId="77777777" w:rsidR="00B969B6" w:rsidRPr="00DC5CC1" w:rsidRDefault="00B969B6" w:rsidP="00490ABD">
            <w:pPr>
              <w:rPr>
                <w:b/>
                <w:szCs w:val="20"/>
              </w:rPr>
            </w:pPr>
            <w:r w:rsidRPr="00DC5CC1">
              <w:rPr>
                <w:b/>
              </w:rPr>
              <w:t xml:space="preserve">Bias in measurement of outcomes </w:t>
            </w:r>
          </w:p>
        </w:tc>
      </w:tr>
      <w:tr w:rsidR="00B969B6" w:rsidRPr="002C1D39" w14:paraId="7A6A59C3" w14:textId="77777777" w:rsidTr="00490ABD">
        <w:trPr>
          <w:cantSplit/>
          <w:trHeight w:val="20"/>
        </w:trPr>
        <w:tc>
          <w:tcPr>
            <w:tcW w:w="126" w:type="pct"/>
            <w:vMerge w:val="restart"/>
            <w:tcBorders>
              <w:top w:val="single" w:sz="4" w:space="0" w:color="auto"/>
              <w:right w:val="nil"/>
            </w:tcBorders>
          </w:tcPr>
          <w:p w14:paraId="0CA3BB35" w14:textId="77777777" w:rsidR="00B969B6" w:rsidRPr="002C1D39" w:rsidRDefault="00B969B6" w:rsidP="00490ABD"/>
        </w:tc>
        <w:tc>
          <w:tcPr>
            <w:tcW w:w="1605" w:type="pct"/>
            <w:tcBorders>
              <w:top w:val="single" w:sz="4" w:space="0" w:color="auto"/>
              <w:left w:val="nil"/>
              <w:bottom w:val="single" w:sz="2" w:space="0" w:color="D9D9D9" w:themeColor="background1" w:themeShade="D9"/>
              <w:right w:val="single" w:sz="4" w:space="0" w:color="auto"/>
            </w:tcBorders>
          </w:tcPr>
          <w:p w14:paraId="0051A75D" w14:textId="77777777" w:rsidR="00B969B6" w:rsidRPr="002C1D39" w:rsidRDefault="00B969B6" w:rsidP="00490ABD">
            <w:r w:rsidRPr="002C1D39">
              <w:t>6.1 Could the outcome measure have been influenced by knowledge of the intervention received?</w:t>
            </w:r>
          </w:p>
        </w:tc>
        <w:tc>
          <w:tcPr>
            <w:tcW w:w="2231" w:type="pct"/>
            <w:tcBorders>
              <w:top w:val="single" w:sz="4" w:space="0" w:color="auto"/>
              <w:bottom w:val="single" w:sz="2" w:space="0" w:color="D9D9D9" w:themeColor="background1" w:themeShade="D9"/>
            </w:tcBorders>
          </w:tcPr>
          <w:p w14:paraId="578E5CB9" w14:textId="77777777" w:rsidR="00B969B6" w:rsidRPr="002C1D39" w:rsidRDefault="00B969B6" w:rsidP="00490ABD"/>
        </w:tc>
        <w:tc>
          <w:tcPr>
            <w:tcW w:w="1038" w:type="pct"/>
            <w:tcBorders>
              <w:top w:val="single" w:sz="4" w:space="0" w:color="auto"/>
              <w:bottom w:val="single" w:sz="2" w:space="0" w:color="D9D9D9" w:themeColor="background1" w:themeShade="D9"/>
              <w:right w:val="single" w:sz="4" w:space="0" w:color="auto"/>
            </w:tcBorders>
          </w:tcPr>
          <w:p w14:paraId="0B87F90F"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3613224D" w14:textId="77777777" w:rsidTr="00490ABD">
        <w:trPr>
          <w:cantSplit/>
          <w:trHeight w:val="20"/>
        </w:trPr>
        <w:tc>
          <w:tcPr>
            <w:tcW w:w="126" w:type="pct"/>
            <w:vMerge/>
            <w:tcBorders>
              <w:right w:val="nil"/>
            </w:tcBorders>
          </w:tcPr>
          <w:p w14:paraId="5D027936"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42F0F1B2" w14:textId="77777777" w:rsidR="00B969B6" w:rsidRPr="002C1D39" w:rsidRDefault="00B969B6" w:rsidP="00490ABD">
            <w:r w:rsidRPr="002C1D39">
              <w:t>6.2 Were outcome assessors aware of the intervention received by study participants?</w:t>
            </w:r>
          </w:p>
        </w:tc>
        <w:tc>
          <w:tcPr>
            <w:tcW w:w="2231" w:type="pct"/>
            <w:tcBorders>
              <w:top w:val="single" w:sz="2" w:space="0" w:color="D9D9D9" w:themeColor="background1" w:themeShade="D9"/>
              <w:bottom w:val="single" w:sz="2" w:space="0" w:color="D9D9D9" w:themeColor="background1" w:themeShade="D9"/>
            </w:tcBorders>
          </w:tcPr>
          <w:p w14:paraId="307514C7"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16AAEB57"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5A1A11AE" w14:textId="77777777" w:rsidTr="00490ABD">
        <w:trPr>
          <w:cantSplit/>
          <w:trHeight w:val="20"/>
        </w:trPr>
        <w:tc>
          <w:tcPr>
            <w:tcW w:w="126" w:type="pct"/>
            <w:vMerge/>
            <w:tcBorders>
              <w:right w:val="nil"/>
            </w:tcBorders>
          </w:tcPr>
          <w:p w14:paraId="1717B892"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04106F4B" w14:textId="77777777" w:rsidR="00B969B6" w:rsidRPr="002C1D39" w:rsidRDefault="00B969B6" w:rsidP="00490ABD">
            <w:r w:rsidRPr="002C1D39">
              <w:t>6.3 Were the methods of outcome assessment comparable across intervention groups?</w:t>
            </w:r>
          </w:p>
        </w:tc>
        <w:tc>
          <w:tcPr>
            <w:tcW w:w="2231" w:type="pct"/>
            <w:tcBorders>
              <w:top w:val="single" w:sz="2" w:space="0" w:color="D9D9D9" w:themeColor="background1" w:themeShade="D9"/>
              <w:bottom w:val="single" w:sz="2" w:space="0" w:color="D9D9D9" w:themeColor="background1" w:themeShade="D9"/>
            </w:tcBorders>
          </w:tcPr>
          <w:p w14:paraId="058A30D8"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21808279" w14:textId="77777777" w:rsidR="00B969B6" w:rsidRPr="002C1D39" w:rsidRDefault="00B969B6" w:rsidP="00490ABD">
            <w:pPr>
              <w:jc w:val="center"/>
              <w:rPr>
                <w:szCs w:val="20"/>
              </w:rPr>
            </w:pPr>
            <w:r w:rsidRPr="002C1D39">
              <w:rPr>
                <w:color w:val="00B050"/>
                <w:szCs w:val="20"/>
                <w:u w:val="single"/>
              </w:rPr>
              <w:t>Y / PY</w:t>
            </w:r>
            <w:r w:rsidRPr="002C1D39">
              <w:rPr>
                <w:szCs w:val="20"/>
              </w:rPr>
              <w:t xml:space="preserve"> / </w:t>
            </w:r>
            <w:r w:rsidRPr="002C1D39">
              <w:rPr>
                <w:color w:val="FF0000"/>
                <w:szCs w:val="20"/>
              </w:rPr>
              <w:t>PN / N</w:t>
            </w:r>
            <w:r w:rsidRPr="002C1D39">
              <w:rPr>
                <w:szCs w:val="20"/>
              </w:rPr>
              <w:t xml:space="preserve"> / NI</w:t>
            </w:r>
          </w:p>
        </w:tc>
      </w:tr>
      <w:tr w:rsidR="00B969B6" w:rsidRPr="002C1D39" w14:paraId="134559B4" w14:textId="77777777" w:rsidTr="00490ABD">
        <w:trPr>
          <w:cantSplit/>
          <w:trHeight w:val="20"/>
        </w:trPr>
        <w:tc>
          <w:tcPr>
            <w:tcW w:w="126" w:type="pct"/>
            <w:vMerge/>
            <w:tcBorders>
              <w:right w:val="nil"/>
            </w:tcBorders>
          </w:tcPr>
          <w:p w14:paraId="3525231E"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6CC106BE" w14:textId="77777777" w:rsidR="00B969B6" w:rsidRPr="002C1D39" w:rsidRDefault="00B969B6" w:rsidP="00490ABD">
            <w:r w:rsidRPr="002C1D39">
              <w:t>6.4 Were any systematic errors in measurement of the outcome related to intervention received?</w:t>
            </w:r>
          </w:p>
        </w:tc>
        <w:tc>
          <w:tcPr>
            <w:tcW w:w="2231" w:type="pct"/>
            <w:tcBorders>
              <w:top w:val="single" w:sz="2" w:space="0" w:color="D9D9D9" w:themeColor="background1" w:themeShade="D9"/>
              <w:bottom w:val="single" w:sz="2" w:space="0" w:color="D9D9D9" w:themeColor="background1" w:themeShade="D9"/>
            </w:tcBorders>
          </w:tcPr>
          <w:p w14:paraId="442CA6DA"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0009CE8B"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7C926956" w14:textId="77777777" w:rsidTr="00490ABD">
        <w:trPr>
          <w:cantSplit/>
          <w:trHeight w:val="20"/>
        </w:trPr>
        <w:tc>
          <w:tcPr>
            <w:tcW w:w="126" w:type="pct"/>
            <w:vMerge/>
            <w:tcBorders>
              <w:right w:val="nil"/>
            </w:tcBorders>
          </w:tcPr>
          <w:p w14:paraId="668F1280"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19C5A445" w14:textId="77777777" w:rsidR="00B969B6" w:rsidRPr="002C1D39" w:rsidRDefault="00B969B6" w:rsidP="00490ABD">
            <w:pPr>
              <w:rPr>
                <w:b/>
                <w:szCs w:val="20"/>
              </w:rPr>
            </w:pPr>
            <w:r w:rsidRPr="002C1D39">
              <w:rPr>
                <w:b/>
              </w:rPr>
              <w:t>Risk of bias judgement</w:t>
            </w:r>
          </w:p>
        </w:tc>
        <w:tc>
          <w:tcPr>
            <w:tcW w:w="2231" w:type="pct"/>
            <w:tcBorders>
              <w:top w:val="single" w:sz="2" w:space="0" w:color="D9D9D9" w:themeColor="background1" w:themeShade="D9"/>
              <w:bottom w:val="single" w:sz="2" w:space="0" w:color="D9D9D9" w:themeColor="background1" w:themeShade="D9"/>
            </w:tcBorders>
          </w:tcPr>
          <w:p w14:paraId="4E3B9E51"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60356C8E" w14:textId="77777777" w:rsidR="00B969B6" w:rsidRPr="002C1D39" w:rsidRDefault="00B969B6" w:rsidP="00490ABD">
            <w:pPr>
              <w:tabs>
                <w:tab w:val="left" w:pos="960"/>
              </w:tabs>
              <w:autoSpaceDE w:val="0"/>
              <w:autoSpaceDN w:val="0"/>
              <w:adjustRightInd w:val="0"/>
              <w:jc w:val="center"/>
              <w:rPr>
                <w:szCs w:val="20"/>
              </w:rPr>
            </w:pPr>
            <w:r w:rsidRPr="002C1D39">
              <w:rPr>
                <w:szCs w:val="20"/>
              </w:rPr>
              <w:t>Low / Moderate / Serious / Critical / NI</w:t>
            </w:r>
          </w:p>
        </w:tc>
      </w:tr>
      <w:tr w:rsidR="00B969B6" w:rsidRPr="002C1D39" w14:paraId="555E5D3E" w14:textId="77777777" w:rsidTr="00490ABD">
        <w:trPr>
          <w:cantSplit/>
          <w:trHeight w:val="20"/>
        </w:trPr>
        <w:tc>
          <w:tcPr>
            <w:tcW w:w="126" w:type="pct"/>
            <w:vMerge/>
            <w:tcBorders>
              <w:bottom w:val="single" w:sz="4" w:space="0" w:color="auto"/>
              <w:right w:val="nil"/>
            </w:tcBorders>
          </w:tcPr>
          <w:p w14:paraId="17DFFBB6"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4" w:space="0" w:color="auto"/>
              <w:right w:val="single" w:sz="4" w:space="0" w:color="auto"/>
            </w:tcBorders>
          </w:tcPr>
          <w:p w14:paraId="06C82526" w14:textId="77777777" w:rsidR="00B969B6" w:rsidRPr="002C1D39" w:rsidRDefault="00B969B6" w:rsidP="00490ABD">
            <w:pPr>
              <w:rPr>
                <w:szCs w:val="20"/>
              </w:rPr>
            </w:pPr>
            <w:r w:rsidRPr="002C1D39">
              <w:t>Optional: What is the predicted direction of bias due to measurement of outcomes?</w:t>
            </w:r>
          </w:p>
        </w:tc>
        <w:tc>
          <w:tcPr>
            <w:tcW w:w="2231" w:type="pct"/>
            <w:tcBorders>
              <w:top w:val="single" w:sz="2" w:space="0" w:color="D9D9D9" w:themeColor="background1" w:themeShade="D9"/>
              <w:bottom w:val="single" w:sz="4" w:space="0" w:color="auto"/>
            </w:tcBorders>
          </w:tcPr>
          <w:p w14:paraId="4745E6D7" w14:textId="77777777" w:rsidR="00B969B6" w:rsidRPr="002C1D39" w:rsidRDefault="00B969B6" w:rsidP="00490ABD">
            <w:pPr>
              <w:rPr>
                <w:szCs w:val="20"/>
              </w:rPr>
            </w:pPr>
          </w:p>
        </w:tc>
        <w:tc>
          <w:tcPr>
            <w:tcW w:w="1038" w:type="pct"/>
            <w:tcBorders>
              <w:top w:val="single" w:sz="2" w:space="0" w:color="D9D9D9" w:themeColor="background1" w:themeShade="D9"/>
              <w:bottom w:val="single" w:sz="4" w:space="0" w:color="auto"/>
              <w:right w:val="single" w:sz="4" w:space="0" w:color="auto"/>
            </w:tcBorders>
          </w:tcPr>
          <w:p w14:paraId="5FB59D3F" w14:textId="77777777" w:rsidR="00B969B6" w:rsidRPr="002C1D39" w:rsidRDefault="00B969B6" w:rsidP="00490ABD">
            <w:pPr>
              <w:jc w:val="center"/>
              <w:rPr>
                <w:szCs w:val="20"/>
              </w:rPr>
            </w:pPr>
            <w:r w:rsidRPr="002C1D39">
              <w:rPr>
                <w:szCs w:val="20"/>
              </w:rPr>
              <w:t>Favours experimental / Favours comparator / Towards null /Away from null / Unpredictable</w:t>
            </w:r>
          </w:p>
        </w:tc>
      </w:tr>
    </w:tbl>
    <w:p w14:paraId="202BE7D2" w14:textId="77777777" w:rsidR="00B969B6" w:rsidRPr="002C1D39" w:rsidRDefault="00B969B6" w:rsidP="00B969B6"/>
    <w:tbl>
      <w:tblPr>
        <w:tblStyle w:val="TableGrid"/>
        <w:tblW w:w="5000" w:type="pct"/>
        <w:tblLook w:val="04A0" w:firstRow="1" w:lastRow="0" w:firstColumn="1" w:lastColumn="0" w:noHBand="0" w:noVBand="1"/>
      </w:tblPr>
      <w:tblGrid>
        <w:gridCol w:w="352"/>
        <w:gridCol w:w="4477"/>
        <w:gridCol w:w="6857"/>
        <w:gridCol w:w="2262"/>
      </w:tblGrid>
      <w:tr w:rsidR="00B969B6" w:rsidRPr="002C1D39" w14:paraId="0F97F7FD" w14:textId="77777777" w:rsidTr="00490ABD">
        <w:trPr>
          <w:cantSplit/>
          <w:trHeight w:val="20"/>
        </w:trPr>
        <w:tc>
          <w:tcPr>
            <w:tcW w:w="5000" w:type="pct"/>
            <w:gridSpan w:val="4"/>
            <w:tcBorders>
              <w:top w:val="single" w:sz="4" w:space="0" w:color="auto"/>
              <w:right w:val="single" w:sz="4" w:space="0" w:color="auto"/>
            </w:tcBorders>
          </w:tcPr>
          <w:p w14:paraId="4F692407" w14:textId="77777777" w:rsidR="00B969B6" w:rsidRPr="002C1D39" w:rsidRDefault="00B969B6" w:rsidP="00490ABD">
            <w:pPr>
              <w:rPr>
                <w:b/>
                <w:szCs w:val="20"/>
              </w:rPr>
            </w:pPr>
            <w:r w:rsidRPr="002C1D39">
              <w:rPr>
                <w:rFonts w:cs="Arial"/>
                <w:b/>
                <w:szCs w:val="20"/>
              </w:rPr>
              <w:t>Bias in selection of the reported result</w:t>
            </w:r>
          </w:p>
        </w:tc>
      </w:tr>
      <w:tr w:rsidR="00B969B6" w:rsidRPr="002C1D39" w14:paraId="6CC25CCC" w14:textId="77777777" w:rsidTr="00490ABD">
        <w:trPr>
          <w:cantSplit/>
          <w:trHeight w:val="20"/>
        </w:trPr>
        <w:tc>
          <w:tcPr>
            <w:tcW w:w="126" w:type="pct"/>
            <w:vMerge w:val="restart"/>
            <w:tcBorders>
              <w:top w:val="single" w:sz="4" w:space="0" w:color="auto"/>
              <w:right w:val="nil"/>
            </w:tcBorders>
          </w:tcPr>
          <w:p w14:paraId="54115769" w14:textId="77777777" w:rsidR="00B969B6" w:rsidRPr="002C1D39" w:rsidRDefault="00B969B6" w:rsidP="00490ABD">
            <w:pPr>
              <w:rPr>
                <w:szCs w:val="20"/>
              </w:rPr>
            </w:pPr>
          </w:p>
        </w:tc>
        <w:tc>
          <w:tcPr>
            <w:tcW w:w="1605" w:type="pct"/>
            <w:tcBorders>
              <w:top w:val="single" w:sz="4" w:space="0" w:color="auto"/>
              <w:left w:val="nil"/>
              <w:bottom w:val="nil"/>
              <w:right w:val="single" w:sz="4" w:space="0" w:color="auto"/>
            </w:tcBorders>
          </w:tcPr>
          <w:p w14:paraId="38534152" w14:textId="77777777" w:rsidR="00B969B6" w:rsidRPr="002C1D39" w:rsidRDefault="00B969B6" w:rsidP="00490ABD">
            <w:r w:rsidRPr="002C1D39">
              <w:t>Is the reported effect estimate likely to be selected, on the basis of the results, from...</w:t>
            </w:r>
          </w:p>
        </w:tc>
        <w:tc>
          <w:tcPr>
            <w:tcW w:w="2458" w:type="pct"/>
            <w:tcBorders>
              <w:top w:val="single" w:sz="4" w:space="0" w:color="auto"/>
              <w:bottom w:val="nil"/>
            </w:tcBorders>
          </w:tcPr>
          <w:p w14:paraId="6CFDA906" w14:textId="77777777" w:rsidR="00B969B6" w:rsidRPr="002C1D39" w:rsidRDefault="00B969B6" w:rsidP="00490ABD">
            <w:pPr>
              <w:jc w:val="center"/>
              <w:rPr>
                <w:szCs w:val="20"/>
              </w:rPr>
            </w:pPr>
          </w:p>
        </w:tc>
        <w:tc>
          <w:tcPr>
            <w:tcW w:w="811" w:type="pct"/>
            <w:tcBorders>
              <w:top w:val="single" w:sz="4" w:space="0" w:color="auto"/>
              <w:bottom w:val="nil"/>
              <w:right w:val="single" w:sz="4" w:space="0" w:color="auto"/>
            </w:tcBorders>
          </w:tcPr>
          <w:p w14:paraId="5A4A3AE6" w14:textId="77777777" w:rsidR="00B969B6" w:rsidRPr="002C1D39" w:rsidRDefault="00B969B6" w:rsidP="00490ABD">
            <w:pPr>
              <w:jc w:val="center"/>
              <w:rPr>
                <w:szCs w:val="20"/>
              </w:rPr>
            </w:pPr>
          </w:p>
        </w:tc>
      </w:tr>
      <w:tr w:rsidR="00B969B6" w:rsidRPr="002C1D39" w14:paraId="13B10FE9" w14:textId="77777777" w:rsidTr="00490ABD">
        <w:trPr>
          <w:cantSplit/>
          <w:trHeight w:val="20"/>
        </w:trPr>
        <w:tc>
          <w:tcPr>
            <w:tcW w:w="126" w:type="pct"/>
            <w:vMerge/>
            <w:tcBorders>
              <w:right w:val="nil"/>
            </w:tcBorders>
          </w:tcPr>
          <w:p w14:paraId="776EF6BE" w14:textId="77777777" w:rsidR="00B969B6" w:rsidRPr="002C1D39" w:rsidRDefault="00B969B6" w:rsidP="00490ABD">
            <w:pPr>
              <w:rPr>
                <w:szCs w:val="20"/>
              </w:rPr>
            </w:pPr>
          </w:p>
        </w:tc>
        <w:tc>
          <w:tcPr>
            <w:tcW w:w="1605" w:type="pct"/>
            <w:tcBorders>
              <w:top w:val="nil"/>
              <w:left w:val="nil"/>
              <w:bottom w:val="single" w:sz="2" w:space="0" w:color="D9D9D9" w:themeColor="background1" w:themeShade="D9"/>
              <w:right w:val="single" w:sz="4" w:space="0" w:color="auto"/>
            </w:tcBorders>
          </w:tcPr>
          <w:p w14:paraId="76FCC1F1" w14:textId="77777777" w:rsidR="00B969B6" w:rsidRPr="002C1D39" w:rsidRDefault="00B969B6" w:rsidP="00490ABD">
            <w:r w:rsidRPr="002C1D39">
              <w:t xml:space="preserve">7.1. ... multiple outcome </w:t>
            </w:r>
            <w:r w:rsidRPr="002C1D39">
              <w:rPr>
                <w:i/>
              </w:rPr>
              <w:t>measurements</w:t>
            </w:r>
            <w:r w:rsidRPr="002C1D39">
              <w:t xml:space="preserve"> within the outcome domain? </w:t>
            </w:r>
          </w:p>
        </w:tc>
        <w:tc>
          <w:tcPr>
            <w:tcW w:w="2458" w:type="pct"/>
            <w:tcBorders>
              <w:top w:val="nil"/>
              <w:bottom w:val="single" w:sz="2" w:space="0" w:color="D9D9D9" w:themeColor="background1" w:themeShade="D9"/>
            </w:tcBorders>
          </w:tcPr>
          <w:p w14:paraId="59A9428B" w14:textId="77777777" w:rsidR="00B969B6" w:rsidRPr="002C1D39" w:rsidRDefault="00B969B6" w:rsidP="00490ABD">
            <w:pPr>
              <w:rPr>
                <w:szCs w:val="20"/>
              </w:rPr>
            </w:pPr>
          </w:p>
        </w:tc>
        <w:tc>
          <w:tcPr>
            <w:tcW w:w="811" w:type="pct"/>
            <w:tcBorders>
              <w:top w:val="nil"/>
              <w:bottom w:val="single" w:sz="2" w:space="0" w:color="D9D9D9" w:themeColor="background1" w:themeShade="D9"/>
              <w:right w:val="single" w:sz="4" w:space="0" w:color="auto"/>
            </w:tcBorders>
          </w:tcPr>
          <w:p w14:paraId="4D6AC269"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30E96E44" w14:textId="77777777" w:rsidTr="00490ABD">
        <w:trPr>
          <w:cantSplit/>
          <w:trHeight w:val="20"/>
        </w:trPr>
        <w:tc>
          <w:tcPr>
            <w:tcW w:w="126" w:type="pct"/>
            <w:vMerge/>
            <w:tcBorders>
              <w:right w:val="nil"/>
            </w:tcBorders>
          </w:tcPr>
          <w:p w14:paraId="0ABC285A"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6F64BBD7" w14:textId="77777777" w:rsidR="00B969B6" w:rsidRPr="002C1D39" w:rsidRDefault="00B969B6" w:rsidP="00490ABD">
            <w:r w:rsidRPr="002C1D39">
              <w:t xml:space="preserve">7.2 ... multiple </w:t>
            </w:r>
            <w:r w:rsidRPr="002C1D39">
              <w:rPr>
                <w:i/>
              </w:rPr>
              <w:t>analyses</w:t>
            </w:r>
            <w:r w:rsidRPr="002C1D39">
              <w:t xml:space="preserve"> of the intervention-outcome relationship?</w:t>
            </w:r>
          </w:p>
        </w:tc>
        <w:tc>
          <w:tcPr>
            <w:tcW w:w="2458" w:type="pct"/>
            <w:tcBorders>
              <w:top w:val="single" w:sz="2" w:space="0" w:color="D9D9D9" w:themeColor="background1" w:themeShade="D9"/>
              <w:bottom w:val="single" w:sz="2" w:space="0" w:color="D9D9D9" w:themeColor="background1" w:themeShade="D9"/>
            </w:tcBorders>
          </w:tcPr>
          <w:p w14:paraId="06871B53" w14:textId="77777777" w:rsidR="00B969B6" w:rsidRPr="002C1D39" w:rsidRDefault="00B969B6" w:rsidP="00490ABD">
            <w:pPr>
              <w:rPr>
                <w:szCs w:val="20"/>
              </w:rPr>
            </w:pPr>
          </w:p>
        </w:tc>
        <w:tc>
          <w:tcPr>
            <w:tcW w:w="811" w:type="pct"/>
            <w:tcBorders>
              <w:top w:val="single" w:sz="2" w:space="0" w:color="D9D9D9" w:themeColor="background1" w:themeShade="D9"/>
              <w:bottom w:val="single" w:sz="2" w:space="0" w:color="D9D9D9" w:themeColor="background1" w:themeShade="D9"/>
              <w:right w:val="single" w:sz="4" w:space="0" w:color="auto"/>
            </w:tcBorders>
          </w:tcPr>
          <w:p w14:paraId="082FE824"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77F07457" w14:textId="77777777" w:rsidTr="00490ABD">
        <w:trPr>
          <w:cantSplit/>
          <w:trHeight w:val="20"/>
        </w:trPr>
        <w:tc>
          <w:tcPr>
            <w:tcW w:w="126" w:type="pct"/>
            <w:vMerge/>
            <w:tcBorders>
              <w:right w:val="nil"/>
            </w:tcBorders>
          </w:tcPr>
          <w:p w14:paraId="06380198"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2DA1E45C" w14:textId="77777777" w:rsidR="00B969B6" w:rsidRPr="002C1D39" w:rsidRDefault="00B969B6" w:rsidP="00490ABD">
            <w:r w:rsidRPr="002C1D39">
              <w:t xml:space="preserve">7.3 ... different </w:t>
            </w:r>
            <w:r w:rsidRPr="002C1D39">
              <w:rPr>
                <w:i/>
              </w:rPr>
              <w:t>subgroups</w:t>
            </w:r>
            <w:r w:rsidRPr="002C1D39">
              <w:t>?</w:t>
            </w:r>
          </w:p>
        </w:tc>
        <w:tc>
          <w:tcPr>
            <w:tcW w:w="2458" w:type="pct"/>
            <w:tcBorders>
              <w:top w:val="single" w:sz="2" w:space="0" w:color="D9D9D9" w:themeColor="background1" w:themeShade="D9"/>
              <w:bottom w:val="single" w:sz="2" w:space="0" w:color="D9D9D9" w:themeColor="background1" w:themeShade="D9"/>
            </w:tcBorders>
          </w:tcPr>
          <w:p w14:paraId="36C2637B" w14:textId="77777777" w:rsidR="00B969B6" w:rsidRPr="002C1D39" w:rsidRDefault="00B969B6" w:rsidP="00490ABD">
            <w:pPr>
              <w:rPr>
                <w:szCs w:val="20"/>
              </w:rPr>
            </w:pPr>
          </w:p>
        </w:tc>
        <w:tc>
          <w:tcPr>
            <w:tcW w:w="811" w:type="pct"/>
            <w:tcBorders>
              <w:top w:val="single" w:sz="2" w:space="0" w:color="D9D9D9" w:themeColor="background1" w:themeShade="D9"/>
              <w:bottom w:val="single" w:sz="2" w:space="0" w:color="D9D9D9" w:themeColor="background1" w:themeShade="D9"/>
              <w:right w:val="single" w:sz="4" w:space="0" w:color="auto"/>
            </w:tcBorders>
          </w:tcPr>
          <w:p w14:paraId="5A6F3927"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4F074F34" w14:textId="77777777" w:rsidTr="00490ABD">
        <w:trPr>
          <w:cantSplit/>
          <w:trHeight w:val="20"/>
        </w:trPr>
        <w:tc>
          <w:tcPr>
            <w:tcW w:w="126" w:type="pct"/>
            <w:vMerge/>
            <w:tcBorders>
              <w:right w:val="nil"/>
            </w:tcBorders>
          </w:tcPr>
          <w:p w14:paraId="5EAC3260"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0F1587FC" w14:textId="77777777" w:rsidR="00B969B6" w:rsidRPr="002C1D39" w:rsidRDefault="00B969B6" w:rsidP="00490ABD">
            <w:pPr>
              <w:tabs>
                <w:tab w:val="left" w:pos="960"/>
              </w:tabs>
              <w:autoSpaceDE w:val="0"/>
              <w:autoSpaceDN w:val="0"/>
              <w:adjustRightInd w:val="0"/>
              <w:rPr>
                <w:b/>
              </w:rPr>
            </w:pPr>
            <w:r w:rsidRPr="002C1D39">
              <w:rPr>
                <w:rFonts w:cs="Arial"/>
                <w:b/>
              </w:rPr>
              <w:t>Risk of bias judgement</w:t>
            </w:r>
          </w:p>
        </w:tc>
        <w:tc>
          <w:tcPr>
            <w:tcW w:w="2458" w:type="pct"/>
            <w:tcBorders>
              <w:top w:val="single" w:sz="2" w:space="0" w:color="D9D9D9" w:themeColor="background1" w:themeShade="D9"/>
              <w:bottom w:val="single" w:sz="2" w:space="0" w:color="D9D9D9" w:themeColor="background1" w:themeShade="D9"/>
            </w:tcBorders>
          </w:tcPr>
          <w:p w14:paraId="480E92BB" w14:textId="77777777" w:rsidR="00B969B6" w:rsidRPr="002C1D39" w:rsidRDefault="00B969B6" w:rsidP="00490ABD">
            <w:pPr>
              <w:tabs>
                <w:tab w:val="left" w:pos="960"/>
              </w:tabs>
              <w:autoSpaceDE w:val="0"/>
              <w:autoSpaceDN w:val="0"/>
              <w:adjustRightInd w:val="0"/>
              <w:rPr>
                <w:szCs w:val="20"/>
              </w:rPr>
            </w:pPr>
          </w:p>
        </w:tc>
        <w:tc>
          <w:tcPr>
            <w:tcW w:w="811" w:type="pct"/>
            <w:tcBorders>
              <w:top w:val="single" w:sz="2" w:space="0" w:color="D9D9D9" w:themeColor="background1" w:themeShade="D9"/>
              <w:bottom w:val="single" w:sz="2" w:space="0" w:color="D9D9D9" w:themeColor="background1" w:themeShade="D9"/>
              <w:right w:val="single" w:sz="4" w:space="0" w:color="auto"/>
            </w:tcBorders>
          </w:tcPr>
          <w:p w14:paraId="721FF502" w14:textId="77777777" w:rsidR="00B969B6" w:rsidRPr="002C1D39" w:rsidRDefault="00B969B6" w:rsidP="00490ABD">
            <w:pPr>
              <w:tabs>
                <w:tab w:val="left" w:pos="960"/>
              </w:tabs>
              <w:autoSpaceDE w:val="0"/>
              <w:autoSpaceDN w:val="0"/>
              <w:adjustRightInd w:val="0"/>
              <w:jc w:val="center"/>
              <w:rPr>
                <w:szCs w:val="20"/>
              </w:rPr>
            </w:pPr>
            <w:r w:rsidRPr="002C1D39">
              <w:rPr>
                <w:szCs w:val="20"/>
              </w:rPr>
              <w:t>Low / Moderate / Serious / Critical / NI</w:t>
            </w:r>
          </w:p>
        </w:tc>
      </w:tr>
      <w:tr w:rsidR="00B969B6" w:rsidRPr="002C1D39" w14:paraId="18E853C1" w14:textId="77777777" w:rsidTr="00490ABD">
        <w:trPr>
          <w:cantSplit/>
          <w:trHeight w:val="20"/>
        </w:trPr>
        <w:tc>
          <w:tcPr>
            <w:tcW w:w="126" w:type="pct"/>
            <w:vMerge/>
            <w:tcBorders>
              <w:right w:val="nil"/>
            </w:tcBorders>
          </w:tcPr>
          <w:p w14:paraId="667652EF"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4" w:space="0" w:color="auto"/>
              <w:right w:val="single" w:sz="4" w:space="0" w:color="auto"/>
            </w:tcBorders>
          </w:tcPr>
          <w:p w14:paraId="64587AE1" w14:textId="77777777" w:rsidR="00B969B6" w:rsidRPr="002C1D39" w:rsidRDefault="00B969B6" w:rsidP="00490ABD">
            <w:r w:rsidRPr="002C1D39">
              <w:t xml:space="preserve">Optional: </w:t>
            </w:r>
            <w:r w:rsidRPr="002C1D39">
              <w:rPr>
                <w:rFonts w:cs="Arial"/>
              </w:rPr>
              <w:t>What is the predicted direction of bias due to selection of the reported result?</w:t>
            </w:r>
          </w:p>
        </w:tc>
        <w:tc>
          <w:tcPr>
            <w:tcW w:w="2458" w:type="pct"/>
            <w:tcBorders>
              <w:top w:val="single" w:sz="2" w:space="0" w:color="D9D9D9" w:themeColor="background1" w:themeShade="D9"/>
              <w:bottom w:val="single" w:sz="4" w:space="0" w:color="auto"/>
            </w:tcBorders>
          </w:tcPr>
          <w:p w14:paraId="316F04B2" w14:textId="77777777" w:rsidR="00B969B6" w:rsidRPr="002C1D39" w:rsidRDefault="00B969B6" w:rsidP="00490ABD">
            <w:pPr>
              <w:rPr>
                <w:szCs w:val="20"/>
              </w:rPr>
            </w:pPr>
          </w:p>
        </w:tc>
        <w:tc>
          <w:tcPr>
            <w:tcW w:w="811" w:type="pct"/>
            <w:tcBorders>
              <w:top w:val="single" w:sz="2" w:space="0" w:color="D9D9D9" w:themeColor="background1" w:themeShade="D9"/>
              <w:bottom w:val="single" w:sz="4" w:space="0" w:color="auto"/>
              <w:right w:val="single" w:sz="4" w:space="0" w:color="auto"/>
            </w:tcBorders>
          </w:tcPr>
          <w:p w14:paraId="0B13FD47" w14:textId="77777777" w:rsidR="00B969B6" w:rsidRPr="002C1D39" w:rsidRDefault="00B969B6" w:rsidP="00490ABD">
            <w:pPr>
              <w:jc w:val="center"/>
              <w:rPr>
                <w:szCs w:val="20"/>
              </w:rPr>
            </w:pPr>
            <w:r w:rsidRPr="002C1D39">
              <w:rPr>
                <w:szCs w:val="20"/>
              </w:rPr>
              <w:t>Favours experimental / Favours comparator / Towards null /Away from null / Unpredictable</w:t>
            </w:r>
          </w:p>
        </w:tc>
      </w:tr>
    </w:tbl>
    <w:p w14:paraId="23E1C71E" w14:textId="77777777" w:rsidR="00B969B6" w:rsidRDefault="00B969B6" w:rsidP="00B969B6"/>
    <w:tbl>
      <w:tblPr>
        <w:tblStyle w:val="TableGrid"/>
        <w:tblW w:w="5000" w:type="pct"/>
        <w:tblLook w:val="04A0" w:firstRow="1" w:lastRow="0" w:firstColumn="1" w:lastColumn="0" w:noHBand="0" w:noVBand="1"/>
      </w:tblPr>
      <w:tblGrid>
        <w:gridCol w:w="352"/>
        <w:gridCol w:w="4477"/>
        <w:gridCol w:w="6857"/>
        <w:gridCol w:w="2262"/>
      </w:tblGrid>
      <w:tr w:rsidR="00B969B6" w:rsidRPr="002C1D39" w14:paraId="534CD9AB" w14:textId="77777777" w:rsidTr="00490ABD">
        <w:trPr>
          <w:cantSplit/>
          <w:trHeight w:val="20"/>
        </w:trPr>
        <w:tc>
          <w:tcPr>
            <w:tcW w:w="5000" w:type="pct"/>
            <w:gridSpan w:val="4"/>
            <w:tcBorders>
              <w:right w:val="single" w:sz="4" w:space="0" w:color="auto"/>
            </w:tcBorders>
          </w:tcPr>
          <w:p w14:paraId="27A07FA0" w14:textId="77777777" w:rsidR="00B969B6" w:rsidRPr="002C1D39" w:rsidRDefault="00B969B6" w:rsidP="00490ABD">
            <w:pPr>
              <w:tabs>
                <w:tab w:val="left" w:pos="960"/>
              </w:tabs>
              <w:autoSpaceDE w:val="0"/>
              <w:autoSpaceDN w:val="0"/>
              <w:adjustRightInd w:val="0"/>
              <w:rPr>
                <w:b/>
                <w:szCs w:val="20"/>
              </w:rPr>
            </w:pPr>
            <w:r w:rsidRPr="002C1D39">
              <w:rPr>
                <w:b/>
                <w:szCs w:val="20"/>
              </w:rPr>
              <w:t>Overall bias</w:t>
            </w:r>
          </w:p>
        </w:tc>
      </w:tr>
      <w:tr w:rsidR="00B969B6" w:rsidRPr="002C1D39" w14:paraId="7FABCB40" w14:textId="77777777" w:rsidTr="00490ABD">
        <w:trPr>
          <w:cantSplit/>
          <w:trHeight w:val="20"/>
        </w:trPr>
        <w:tc>
          <w:tcPr>
            <w:tcW w:w="126" w:type="pct"/>
            <w:vMerge w:val="restart"/>
            <w:tcBorders>
              <w:right w:val="nil"/>
            </w:tcBorders>
          </w:tcPr>
          <w:p w14:paraId="464745F8" w14:textId="77777777" w:rsidR="00B969B6" w:rsidRPr="002C1D39" w:rsidRDefault="00B969B6" w:rsidP="00490ABD">
            <w:pPr>
              <w:rPr>
                <w:szCs w:val="20"/>
              </w:rPr>
            </w:pPr>
          </w:p>
        </w:tc>
        <w:tc>
          <w:tcPr>
            <w:tcW w:w="1605" w:type="pct"/>
            <w:tcBorders>
              <w:top w:val="single" w:sz="4" w:space="0" w:color="auto"/>
              <w:left w:val="nil"/>
              <w:bottom w:val="single" w:sz="2" w:space="0" w:color="D9D9D9" w:themeColor="background1" w:themeShade="D9"/>
              <w:right w:val="single" w:sz="4" w:space="0" w:color="auto"/>
            </w:tcBorders>
          </w:tcPr>
          <w:p w14:paraId="3754148F" w14:textId="77777777" w:rsidR="00B969B6" w:rsidRPr="002C1D39" w:rsidRDefault="00B969B6" w:rsidP="00490ABD">
            <w:pPr>
              <w:tabs>
                <w:tab w:val="left" w:pos="960"/>
              </w:tabs>
              <w:autoSpaceDE w:val="0"/>
              <w:autoSpaceDN w:val="0"/>
              <w:adjustRightInd w:val="0"/>
              <w:rPr>
                <w:szCs w:val="20"/>
              </w:rPr>
            </w:pPr>
            <w:r w:rsidRPr="002C1D39">
              <w:rPr>
                <w:rFonts w:cs="Arial"/>
                <w:b/>
                <w:szCs w:val="20"/>
              </w:rPr>
              <w:t>Risk of bias judgement</w:t>
            </w:r>
          </w:p>
        </w:tc>
        <w:tc>
          <w:tcPr>
            <w:tcW w:w="2458" w:type="pct"/>
            <w:tcBorders>
              <w:top w:val="single" w:sz="4" w:space="0" w:color="auto"/>
              <w:bottom w:val="single" w:sz="2" w:space="0" w:color="D9D9D9" w:themeColor="background1" w:themeShade="D9"/>
            </w:tcBorders>
          </w:tcPr>
          <w:p w14:paraId="2FA58725" w14:textId="77777777" w:rsidR="00B969B6" w:rsidRPr="002C1D39" w:rsidRDefault="00B969B6" w:rsidP="00490ABD">
            <w:pPr>
              <w:tabs>
                <w:tab w:val="left" w:pos="960"/>
              </w:tabs>
              <w:autoSpaceDE w:val="0"/>
              <w:autoSpaceDN w:val="0"/>
              <w:adjustRightInd w:val="0"/>
              <w:rPr>
                <w:szCs w:val="20"/>
              </w:rPr>
            </w:pPr>
          </w:p>
        </w:tc>
        <w:tc>
          <w:tcPr>
            <w:tcW w:w="811" w:type="pct"/>
            <w:tcBorders>
              <w:top w:val="single" w:sz="4" w:space="0" w:color="auto"/>
              <w:bottom w:val="single" w:sz="2" w:space="0" w:color="D9D9D9" w:themeColor="background1" w:themeShade="D9"/>
              <w:right w:val="single" w:sz="4" w:space="0" w:color="auto"/>
            </w:tcBorders>
          </w:tcPr>
          <w:p w14:paraId="7C3E5E12" w14:textId="77777777" w:rsidR="00B969B6" w:rsidRPr="002C1D39" w:rsidRDefault="00B969B6" w:rsidP="00490ABD">
            <w:pPr>
              <w:tabs>
                <w:tab w:val="left" w:pos="960"/>
              </w:tabs>
              <w:autoSpaceDE w:val="0"/>
              <w:autoSpaceDN w:val="0"/>
              <w:adjustRightInd w:val="0"/>
              <w:jc w:val="center"/>
              <w:rPr>
                <w:szCs w:val="20"/>
              </w:rPr>
            </w:pPr>
            <w:r w:rsidRPr="002C1D39">
              <w:rPr>
                <w:szCs w:val="20"/>
              </w:rPr>
              <w:t>Low / Moderate / Serious / Critical / NI</w:t>
            </w:r>
          </w:p>
        </w:tc>
      </w:tr>
      <w:tr w:rsidR="00B969B6" w:rsidRPr="002C1D39" w14:paraId="620FAB34" w14:textId="77777777" w:rsidTr="00490ABD">
        <w:trPr>
          <w:cantSplit/>
          <w:trHeight w:val="20"/>
        </w:trPr>
        <w:tc>
          <w:tcPr>
            <w:tcW w:w="126" w:type="pct"/>
            <w:vMerge/>
            <w:tcBorders>
              <w:bottom w:val="single" w:sz="4" w:space="0" w:color="auto"/>
              <w:right w:val="nil"/>
            </w:tcBorders>
          </w:tcPr>
          <w:p w14:paraId="7CA15A0C"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4" w:space="0" w:color="auto"/>
              <w:right w:val="single" w:sz="4" w:space="0" w:color="auto"/>
            </w:tcBorders>
          </w:tcPr>
          <w:p w14:paraId="55086BAE" w14:textId="77777777" w:rsidR="00B969B6" w:rsidRPr="002C1D39" w:rsidRDefault="00B969B6" w:rsidP="00490ABD">
            <w:pPr>
              <w:rPr>
                <w:szCs w:val="20"/>
              </w:rPr>
            </w:pPr>
            <w:r w:rsidRPr="002C1D39">
              <w:rPr>
                <w:szCs w:val="20"/>
              </w:rPr>
              <w:t xml:space="preserve">Optional: </w:t>
            </w:r>
            <w:r w:rsidRPr="002C1D39">
              <w:rPr>
                <w:rFonts w:cs="Arial"/>
              </w:rPr>
              <w:t>What is the overall predicted direction of bias for this outcome?</w:t>
            </w:r>
          </w:p>
        </w:tc>
        <w:tc>
          <w:tcPr>
            <w:tcW w:w="2458" w:type="pct"/>
            <w:tcBorders>
              <w:top w:val="single" w:sz="2" w:space="0" w:color="D9D9D9" w:themeColor="background1" w:themeShade="D9"/>
              <w:bottom w:val="single" w:sz="4" w:space="0" w:color="auto"/>
            </w:tcBorders>
          </w:tcPr>
          <w:p w14:paraId="3F17CCA6" w14:textId="77777777" w:rsidR="00B969B6" w:rsidRPr="002C1D39" w:rsidRDefault="00B969B6" w:rsidP="00490ABD">
            <w:pPr>
              <w:rPr>
                <w:szCs w:val="20"/>
              </w:rPr>
            </w:pPr>
          </w:p>
        </w:tc>
        <w:tc>
          <w:tcPr>
            <w:tcW w:w="811" w:type="pct"/>
            <w:tcBorders>
              <w:top w:val="single" w:sz="2" w:space="0" w:color="D9D9D9" w:themeColor="background1" w:themeShade="D9"/>
              <w:bottom w:val="single" w:sz="4" w:space="0" w:color="auto"/>
              <w:right w:val="single" w:sz="4" w:space="0" w:color="auto"/>
            </w:tcBorders>
          </w:tcPr>
          <w:p w14:paraId="0F12DF5D" w14:textId="77777777" w:rsidR="00B969B6" w:rsidRPr="002C1D39" w:rsidRDefault="00B969B6" w:rsidP="00490ABD">
            <w:pPr>
              <w:jc w:val="center"/>
              <w:rPr>
                <w:szCs w:val="20"/>
              </w:rPr>
            </w:pPr>
            <w:r w:rsidRPr="002C1D39">
              <w:rPr>
                <w:szCs w:val="20"/>
              </w:rPr>
              <w:t>Favours experimental / Favours comparator / Towards null /Away from null / Unpredictable</w:t>
            </w:r>
          </w:p>
        </w:tc>
      </w:tr>
    </w:tbl>
    <w:p w14:paraId="0E27E17B" w14:textId="77777777" w:rsidR="00B969B6" w:rsidRDefault="00B969B6" w:rsidP="00B969B6"/>
    <w:p w14:paraId="2B01DB44" w14:textId="77777777" w:rsidR="00B969B6" w:rsidRDefault="00B969B6" w:rsidP="00B969B6">
      <w:r>
        <w:rPr>
          <w:noProof/>
          <w:lang w:val="en-GB" w:eastAsia="en-GB"/>
        </w:rPr>
        <w:drawing>
          <wp:inline distT="0" distB="0" distL="0" distR="0" wp14:anchorId="0C4F08F2" wp14:editId="4F16D1C1">
            <wp:extent cx="843280" cy="297180"/>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3280" cy="297180"/>
                    </a:xfrm>
                    <a:prstGeom prst="rect">
                      <a:avLst/>
                    </a:prstGeom>
                    <a:solidFill>
                      <a:srgbClr val="FFFFFF"/>
                    </a:solidFill>
                    <a:ln>
                      <a:noFill/>
                    </a:ln>
                  </pic:spPr>
                </pic:pic>
              </a:graphicData>
            </a:graphic>
          </wp:inline>
        </w:drawing>
      </w:r>
    </w:p>
    <w:p w14:paraId="579B6E53" w14:textId="21A0D1CF" w:rsidR="003734E7" w:rsidRDefault="00B969B6" w:rsidP="00B969B6">
      <w:pPr>
        <w:sectPr w:rsidR="003734E7" w:rsidSect="00490ABD">
          <w:headerReference w:type="default" r:id="rId58"/>
          <w:pgSz w:w="16838" w:h="11906" w:orient="landscape"/>
          <w:pgMar w:top="1440" w:right="1440" w:bottom="1440" w:left="1440" w:header="709" w:footer="709" w:gutter="0"/>
          <w:cols w:space="708"/>
          <w:docGrid w:linePitch="360"/>
        </w:sectPr>
      </w:pPr>
      <w:r>
        <w:t xml:space="preserve">This work is licensed under a </w:t>
      </w:r>
      <w:r w:rsidRPr="00897E75">
        <w:t>Creative Commons Attribution-</w:t>
      </w:r>
      <w:proofErr w:type="spellStart"/>
      <w:r w:rsidRPr="00897E75">
        <w:t>NonCommercial</w:t>
      </w:r>
      <w:proofErr w:type="spellEnd"/>
      <w:r w:rsidRPr="00897E75">
        <w:t>-</w:t>
      </w:r>
      <w:proofErr w:type="spellStart"/>
      <w:r w:rsidRPr="00897E75">
        <w:t>NoDerivatives</w:t>
      </w:r>
      <w:proofErr w:type="spellEnd"/>
      <w:r w:rsidRPr="00897E75">
        <w:t xml:space="preserve"> 4.0 International </w:t>
      </w:r>
      <w:proofErr w:type="spellStart"/>
      <w:r w:rsidRPr="00897E75">
        <w:t>Lic</w:t>
      </w:r>
      <w:proofErr w:type="spellEnd"/>
    </w:p>
    <w:p w14:paraId="392E37EE" w14:textId="77777777" w:rsidR="00A31185" w:rsidRDefault="00A31185" w:rsidP="00C844DB">
      <w:pPr>
        <w:sectPr w:rsidR="00A31185" w:rsidSect="00D01145">
          <w:type w:val="continuous"/>
          <w:pgSz w:w="16838" w:h="11906" w:orient="landscape" w:code="9"/>
          <w:pgMar w:top="1440" w:right="1440" w:bottom="1440" w:left="1440" w:header="709" w:footer="709" w:gutter="0"/>
          <w:cols w:space="708"/>
          <w:docGrid w:linePitch="360"/>
        </w:sectPr>
      </w:pPr>
    </w:p>
    <w:p w14:paraId="0F6F041A" w14:textId="77777777" w:rsidR="005B63A4" w:rsidRDefault="005B63A4" w:rsidP="00C844DB"/>
    <w:p w14:paraId="42C76CB3" w14:textId="04909460" w:rsidR="00A51FC5" w:rsidRDefault="00A51FC5" w:rsidP="00A51FC5">
      <w:pPr>
        <w:pStyle w:val="Heading2"/>
        <w:rPr>
          <w:rFonts w:cstheme="minorHAnsi"/>
        </w:rPr>
      </w:pPr>
      <w:bookmarkStart w:id="437" w:name="_Toc105168556"/>
      <w:r>
        <w:rPr>
          <w:rFonts w:cstheme="minorHAnsi"/>
        </w:rPr>
        <w:t>Annex 3: Individual-level variables</w:t>
      </w:r>
      <w:bookmarkEnd w:id="437"/>
    </w:p>
    <w:p w14:paraId="18879AAF" w14:textId="24950940" w:rsidR="00A51FC5" w:rsidRPr="00A51FC5" w:rsidRDefault="00A51FC5" w:rsidP="00A51FC5">
      <w:r>
        <w:t xml:space="preserve">These are the variables that </w:t>
      </w:r>
      <w:r w:rsidR="007F3D1B">
        <w:t xml:space="preserve">were collected on </w:t>
      </w:r>
      <w:r w:rsidR="00221AAA">
        <w:t xml:space="preserve">individual participants at the enrolment </w:t>
      </w:r>
      <w:r w:rsidR="00C844DB">
        <w:t xml:space="preserve">or follow-up visits. </w:t>
      </w:r>
    </w:p>
    <w:p w14:paraId="73B17101" w14:textId="58062EE9" w:rsidR="00E93CA8" w:rsidRDefault="00345AB8" w:rsidP="00413EFB">
      <w:r>
        <w:fldChar w:fldCharType="begin"/>
      </w:r>
      <w:r>
        <w:instrText xml:space="preserve"> LINK Excel.Sheet.12 "https://wrhiza.sharepoint.com/sites/HEATCenter2/Shared%20Documents/RP2/Variables.xlsx" "Sheet3!R1C1:R127C2" \a \f 4 \h </w:instrText>
      </w:r>
      <w:r>
        <w:fldChar w:fldCharType="separate"/>
      </w:r>
    </w:p>
    <w:p w14:paraId="5C5A9640" w14:textId="3EEB8D19" w:rsidR="00413EFB" w:rsidRDefault="00413EFB" w:rsidP="00897E75">
      <w:pPr>
        <w:pStyle w:val="Caption"/>
      </w:pPr>
      <w:bookmarkStart w:id="438" w:name="_Toc105426295"/>
      <w:r>
        <w:t xml:space="preserve">Table </w:t>
      </w:r>
      <w:r>
        <w:fldChar w:fldCharType="begin"/>
      </w:r>
      <w:r>
        <w:instrText>SEQ Table \* ARABIC</w:instrText>
      </w:r>
      <w:r>
        <w:fldChar w:fldCharType="separate"/>
      </w:r>
      <w:r w:rsidR="00531E0D">
        <w:rPr>
          <w:noProof/>
        </w:rPr>
        <w:t>5</w:t>
      </w:r>
      <w:r>
        <w:fldChar w:fldCharType="end"/>
      </w:r>
      <w:r>
        <w:t xml:space="preserve"> </w:t>
      </w:r>
      <w:r w:rsidRPr="005D0CC0">
        <w:t>Variable List for RP2</w:t>
      </w:r>
      <w:bookmarkEnd w:id="438"/>
    </w:p>
    <w:p w14:paraId="413AF003" w14:textId="17379EB6" w:rsidR="0033500E" w:rsidRDefault="00345AB8">
      <w:pPr>
        <w:rPr>
          <w:rFonts w:cstheme="minorHAnsi"/>
          <w:b/>
          <w:sz w:val="24"/>
          <w:szCs w:val="24"/>
        </w:rPr>
      </w:pPr>
      <w:r>
        <w:rPr>
          <w:rFonts w:cstheme="minorHAnsi"/>
        </w:rPr>
        <w:fldChar w:fldCharType="end"/>
      </w:r>
      <w:r w:rsidR="0033500E">
        <w:rPr>
          <w:rFonts w:cstheme="minorHAnsi"/>
        </w:rPr>
        <w:br w:type="page"/>
      </w:r>
    </w:p>
    <w:tbl>
      <w:tblPr>
        <w:tblStyle w:val="TableGrid"/>
        <w:tblW w:w="0" w:type="auto"/>
        <w:tblLook w:val="04A0" w:firstRow="1" w:lastRow="0" w:firstColumn="1" w:lastColumn="0" w:noHBand="0" w:noVBand="1"/>
      </w:tblPr>
      <w:tblGrid>
        <w:gridCol w:w="2003"/>
        <w:gridCol w:w="2872"/>
        <w:gridCol w:w="4141"/>
      </w:tblGrid>
      <w:tr w:rsidR="003C70ED" w:rsidRPr="003C70ED" w14:paraId="683447D6" w14:textId="77777777" w:rsidTr="007650D1">
        <w:trPr>
          <w:trHeight w:val="620"/>
        </w:trPr>
        <w:tc>
          <w:tcPr>
            <w:tcW w:w="2003" w:type="dxa"/>
            <w:hideMark/>
          </w:tcPr>
          <w:p w14:paraId="3430D625" w14:textId="77777777" w:rsidR="003C70ED" w:rsidRPr="003C70ED" w:rsidRDefault="003C70ED" w:rsidP="003C70ED">
            <w:pPr>
              <w:pStyle w:val="Heading2"/>
              <w:rPr>
                <w:rFonts w:cstheme="minorHAnsi"/>
                <w:bCs/>
              </w:rPr>
            </w:pPr>
            <w:bookmarkStart w:id="439" w:name="_Toc105168557"/>
            <w:r w:rsidRPr="003C70ED">
              <w:rPr>
                <w:rFonts w:cstheme="minorHAnsi"/>
                <w:bCs/>
              </w:rPr>
              <w:lastRenderedPageBreak/>
              <w:t>Variable Name</w:t>
            </w:r>
          </w:p>
        </w:tc>
        <w:tc>
          <w:tcPr>
            <w:tcW w:w="2872" w:type="dxa"/>
            <w:hideMark/>
          </w:tcPr>
          <w:p w14:paraId="50941E2F" w14:textId="77777777" w:rsidR="003C70ED" w:rsidRPr="003C70ED" w:rsidRDefault="003C70ED" w:rsidP="003C70ED">
            <w:pPr>
              <w:pStyle w:val="Heading2"/>
              <w:rPr>
                <w:rFonts w:cstheme="minorHAnsi"/>
                <w:bCs/>
              </w:rPr>
            </w:pPr>
            <w:r w:rsidRPr="003C70ED">
              <w:rPr>
                <w:rFonts w:cstheme="minorHAnsi"/>
                <w:bCs/>
              </w:rPr>
              <w:t>Variable Abbreviation</w:t>
            </w:r>
          </w:p>
        </w:tc>
        <w:tc>
          <w:tcPr>
            <w:tcW w:w="4141" w:type="dxa"/>
            <w:hideMark/>
          </w:tcPr>
          <w:p w14:paraId="5D56DB9F" w14:textId="77777777" w:rsidR="003C70ED" w:rsidRPr="003C70ED" w:rsidRDefault="003C70ED" w:rsidP="003C70ED">
            <w:pPr>
              <w:pStyle w:val="Heading2"/>
              <w:rPr>
                <w:rFonts w:cstheme="minorHAnsi"/>
                <w:bCs/>
              </w:rPr>
            </w:pPr>
            <w:r w:rsidRPr="003C70ED">
              <w:rPr>
                <w:rFonts w:cstheme="minorHAnsi"/>
                <w:bCs/>
              </w:rPr>
              <w:t>Description</w:t>
            </w:r>
          </w:p>
        </w:tc>
      </w:tr>
      <w:tr w:rsidR="003C70ED" w:rsidRPr="003C70ED" w14:paraId="69D9EFC6" w14:textId="77777777" w:rsidTr="007650D1">
        <w:trPr>
          <w:trHeight w:val="310"/>
        </w:trPr>
        <w:tc>
          <w:tcPr>
            <w:tcW w:w="2003" w:type="dxa"/>
            <w:hideMark/>
          </w:tcPr>
          <w:p w14:paraId="38B4DE38" w14:textId="77777777" w:rsidR="003C70ED" w:rsidRPr="003C70ED" w:rsidRDefault="00000000" w:rsidP="003C70ED">
            <w:pPr>
              <w:pStyle w:val="Heading2"/>
              <w:rPr>
                <w:rFonts w:cstheme="minorHAnsi"/>
              </w:rPr>
            </w:pPr>
            <w:hyperlink r:id="rId59" w:history="1">
              <w:r w:rsidR="003C70ED" w:rsidRPr="003C70ED">
                <w:rPr>
                  <w:rStyle w:val="Hyperlink"/>
                  <w:rFonts w:cstheme="minorHAnsi"/>
                </w:rPr>
                <w:t>Date</w:t>
              </w:r>
            </w:hyperlink>
          </w:p>
        </w:tc>
        <w:tc>
          <w:tcPr>
            <w:tcW w:w="2872" w:type="dxa"/>
            <w:hideMark/>
          </w:tcPr>
          <w:p w14:paraId="0DBDDF64" w14:textId="77777777" w:rsidR="003C70ED" w:rsidRPr="003C70ED" w:rsidRDefault="003C70ED" w:rsidP="003C70ED">
            <w:pPr>
              <w:pStyle w:val="Heading2"/>
              <w:rPr>
                <w:rFonts w:cstheme="minorHAnsi"/>
              </w:rPr>
            </w:pPr>
            <w:r w:rsidRPr="003C70ED">
              <w:rPr>
                <w:rFonts w:cstheme="minorHAnsi"/>
              </w:rPr>
              <w:t>date</w:t>
            </w:r>
          </w:p>
        </w:tc>
        <w:tc>
          <w:tcPr>
            <w:tcW w:w="4141" w:type="dxa"/>
            <w:hideMark/>
          </w:tcPr>
          <w:p w14:paraId="482FB906" w14:textId="77777777" w:rsidR="003C70ED" w:rsidRPr="003C70ED" w:rsidRDefault="003C70ED" w:rsidP="003C70ED">
            <w:pPr>
              <w:pStyle w:val="Heading2"/>
              <w:rPr>
                <w:rFonts w:cstheme="minorHAnsi"/>
              </w:rPr>
            </w:pPr>
            <w:r w:rsidRPr="003C70ED">
              <w:rPr>
                <w:rFonts w:cstheme="minorHAnsi"/>
              </w:rPr>
              <w:t>The particular day, month and year an event has happened or will happen.</w:t>
            </w:r>
          </w:p>
        </w:tc>
      </w:tr>
      <w:tr w:rsidR="003C70ED" w:rsidRPr="003C70ED" w14:paraId="07FF76F4" w14:textId="77777777" w:rsidTr="007650D1">
        <w:trPr>
          <w:trHeight w:val="310"/>
        </w:trPr>
        <w:tc>
          <w:tcPr>
            <w:tcW w:w="2003" w:type="dxa"/>
            <w:hideMark/>
          </w:tcPr>
          <w:p w14:paraId="68D05B8A" w14:textId="77777777" w:rsidR="003C70ED" w:rsidRPr="003C70ED" w:rsidRDefault="00000000" w:rsidP="003C70ED">
            <w:pPr>
              <w:pStyle w:val="Heading2"/>
              <w:rPr>
                <w:rFonts w:cstheme="minorHAnsi"/>
              </w:rPr>
            </w:pPr>
            <w:hyperlink r:id="rId60" w:history="1">
              <w:r w:rsidR="003C70ED" w:rsidRPr="003C70ED">
                <w:rPr>
                  <w:rStyle w:val="Hyperlink"/>
                  <w:rFonts w:cstheme="minorHAnsi"/>
                </w:rPr>
                <w:t>Time</w:t>
              </w:r>
            </w:hyperlink>
          </w:p>
        </w:tc>
        <w:tc>
          <w:tcPr>
            <w:tcW w:w="2872" w:type="dxa"/>
            <w:hideMark/>
          </w:tcPr>
          <w:p w14:paraId="1C54AA75" w14:textId="77777777" w:rsidR="003C70ED" w:rsidRPr="003C70ED" w:rsidRDefault="003C70ED" w:rsidP="003C70ED">
            <w:pPr>
              <w:pStyle w:val="Heading2"/>
              <w:rPr>
                <w:rFonts w:cstheme="minorHAnsi"/>
              </w:rPr>
            </w:pPr>
            <w:r w:rsidRPr="003C70ED">
              <w:rPr>
                <w:rFonts w:cstheme="minorHAnsi"/>
              </w:rPr>
              <w:t>time (local)</w:t>
            </w:r>
          </w:p>
        </w:tc>
        <w:tc>
          <w:tcPr>
            <w:tcW w:w="4141" w:type="dxa"/>
            <w:hideMark/>
          </w:tcPr>
          <w:p w14:paraId="771BFE80" w14:textId="77777777" w:rsidR="003C70ED" w:rsidRPr="003C70ED" w:rsidRDefault="003C70ED" w:rsidP="003C70ED">
            <w:pPr>
              <w:pStyle w:val="Heading2"/>
              <w:rPr>
                <w:rFonts w:cstheme="minorHAnsi"/>
              </w:rPr>
            </w:pPr>
            <w:r w:rsidRPr="003C70ED">
              <w:rPr>
                <w:rFonts w:cstheme="minorHAnsi"/>
              </w:rPr>
              <w:t>The continuum of experience in which events pass from the future through the present to the past.</w:t>
            </w:r>
          </w:p>
        </w:tc>
      </w:tr>
      <w:tr w:rsidR="003C70ED" w:rsidRPr="003C70ED" w14:paraId="0A7C8EED" w14:textId="77777777" w:rsidTr="007650D1">
        <w:trPr>
          <w:trHeight w:val="620"/>
        </w:trPr>
        <w:tc>
          <w:tcPr>
            <w:tcW w:w="2003" w:type="dxa"/>
            <w:hideMark/>
          </w:tcPr>
          <w:p w14:paraId="6E832B41" w14:textId="77777777" w:rsidR="003C70ED" w:rsidRPr="003C70ED" w:rsidRDefault="00000000" w:rsidP="003C70ED">
            <w:pPr>
              <w:pStyle w:val="Heading2"/>
              <w:rPr>
                <w:rFonts w:cstheme="minorHAnsi"/>
              </w:rPr>
            </w:pPr>
            <w:hyperlink r:id="rId61" w:history="1">
              <w:r w:rsidR="003C70ED" w:rsidRPr="003C70ED">
                <w:rPr>
                  <w:rStyle w:val="Hyperlink"/>
                  <w:rFonts w:cstheme="minorHAnsi"/>
                </w:rPr>
                <w:t>Country</w:t>
              </w:r>
            </w:hyperlink>
          </w:p>
        </w:tc>
        <w:tc>
          <w:tcPr>
            <w:tcW w:w="2872" w:type="dxa"/>
            <w:hideMark/>
          </w:tcPr>
          <w:p w14:paraId="391F5ACB" w14:textId="77777777" w:rsidR="003C70ED" w:rsidRPr="003C70ED" w:rsidRDefault="003C70ED" w:rsidP="003C70ED">
            <w:pPr>
              <w:pStyle w:val="Heading2"/>
              <w:rPr>
                <w:rFonts w:cstheme="minorHAnsi"/>
              </w:rPr>
            </w:pPr>
            <w:r w:rsidRPr="003C70ED">
              <w:rPr>
                <w:rFonts w:cstheme="minorHAnsi"/>
              </w:rPr>
              <w:t>country</w:t>
            </w:r>
          </w:p>
        </w:tc>
        <w:tc>
          <w:tcPr>
            <w:tcW w:w="4141" w:type="dxa"/>
            <w:hideMark/>
          </w:tcPr>
          <w:p w14:paraId="02EAF318" w14:textId="77777777" w:rsidR="003C70ED" w:rsidRPr="003C70ED" w:rsidRDefault="003C70ED" w:rsidP="003C70ED">
            <w:pPr>
              <w:pStyle w:val="Heading2"/>
              <w:rPr>
                <w:rFonts w:cstheme="minorHAnsi"/>
              </w:rPr>
            </w:pPr>
            <w:r w:rsidRPr="003C70ED">
              <w:rPr>
                <w:rFonts w:cstheme="minorHAnsi"/>
              </w:rPr>
              <w:t>A collective generic term that refers here to a wide variety of dependencies, areas of special sovereignty, uninhabited islands, and other entities in addition to the traditional countries or independent states.</w:t>
            </w:r>
          </w:p>
        </w:tc>
      </w:tr>
      <w:tr w:rsidR="003C70ED" w:rsidRPr="003C70ED" w14:paraId="3558BFBB" w14:textId="77777777" w:rsidTr="007650D1">
        <w:trPr>
          <w:trHeight w:val="620"/>
        </w:trPr>
        <w:tc>
          <w:tcPr>
            <w:tcW w:w="2003" w:type="dxa"/>
            <w:hideMark/>
          </w:tcPr>
          <w:p w14:paraId="6783DE35" w14:textId="77777777" w:rsidR="003C70ED" w:rsidRPr="003C70ED" w:rsidRDefault="00000000" w:rsidP="003C70ED">
            <w:pPr>
              <w:pStyle w:val="Heading2"/>
              <w:rPr>
                <w:rFonts w:cstheme="minorHAnsi"/>
              </w:rPr>
            </w:pPr>
            <w:hyperlink r:id="rId62" w:history="1">
              <w:r w:rsidR="003C70ED" w:rsidRPr="003C70ED">
                <w:rPr>
                  <w:rStyle w:val="Hyperlink"/>
                  <w:rFonts w:cstheme="minorHAnsi"/>
                </w:rPr>
                <w:t>Patient Identifier</w:t>
              </w:r>
            </w:hyperlink>
          </w:p>
        </w:tc>
        <w:tc>
          <w:tcPr>
            <w:tcW w:w="2872" w:type="dxa"/>
            <w:hideMark/>
          </w:tcPr>
          <w:p w14:paraId="48F08C5B" w14:textId="77777777" w:rsidR="003C70ED" w:rsidRPr="003C70ED" w:rsidRDefault="003C70ED" w:rsidP="003C70ED">
            <w:pPr>
              <w:pStyle w:val="Heading2"/>
              <w:rPr>
                <w:rFonts w:cstheme="minorHAnsi"/>
              </w:rPr>
            </w:pPr>
            <w:proofErr w:type="spellStart"/>
            <w:r w:rsidRPr="003C70ED">
              <w:rPr>
                <w:rFonts w:cstheme="minorHAnsi"/>
              </w:rPr>
              <w:t>patient_id</w:t>
            </w:r>
            <w:proofErr w:type="spellEnd"/>
          </w:p>
        </w:tc>
        <w:tc>
          <w:tcPr>
            <w:tcW w:w="4141" w:type="dxa"/>
            <w:hideMark/>
          </w:tcPr>
          <w:p w14:paraId="4F456C4E" w14:textId="77777777" w:rsidR="003C70ED" w:rsidRPr="003C70ED" w:rsidRDefault="003C70ED" w:rsidP="003C70ED">
            <w:pPr>
              <w:pStyle w:val="Heading2"/>
              <w:rPr>
                <w:rFonts w:cstheme="minorHAnsi"/>
              </w:rPr>
            </w:pPr>
            <w:r w:rsidRPr="003C70ED">
              <w:rPr>
                <w:rFonts w:cstheme="minorHAnsi"/>
              </w:rPr>
              <w:t>An alphanumeric identifier assigned to a specific patient.</w:t>
            </w:r>
          </w:p>
        </w:tc>
      </w:tr>
      <w:tr w:rsidR="003C70ED" w:rsidRPr="003C70ED" w14:paraId="3FA1DADA" w14:textId="77777777" w:rsidTr="007650D1">
        <w:trPr>
          <w:trHeight w:val="310"/>
        </w:trPr>
        <w:tc>
          <w:tcPr>
            <w:tcW w:w="2003" w:type="dxa"/>
            <w:hideMark/>
          </w:tcPr>
          <w:p w14:paraId="28C04925" w14:textId="77777777" w:rsidR="003C70ED" w:rsidRPr="003C70ED" w:rsidRDefault="00000000" w:rsidP="003C70ED">
            <w:pPr>
              <w:pStyle w:val="Heading2"/>
              <w:rPr>
                <w:rFonts w:cstheme="minorHAnsi"/>
              </w:rPr>
            </w:pPr>
            <w:hyperlink r:id="rId63" w:history="1">
              <w:r w:rsidR="003C70ED" w:rsidRPr="003C70ED">
                <w:rPr>
                  <w:rStyle w:val="Hyperlink"/>
                  <w:rFonts w:cstheme="minorHAnsi"/>
                </w:rPr>
                <w:t>Age-Years</w:t>
              </w:r>
            </w:hyperlink>
          </w:p>
        </w:tc>
        <w:tc>
          <w:tcPr>
            <w:tcW w:w="2872" w:type="dxa"/>
            <w:hideMark/>
          </w:tcPr>
          <w:p w14:paraId="73C2CC9B" w14:textId="77777777" w:rsidR="003C70ED" w:rsidRPr="003C70ED" w:rsidRDefault="003C70ED" w:rsidP="003C70ED">
            <w:pPr>
              <w:pStyle w:val="Heading2"/>
              <w:rPr>
                <w:rFonts w:cstheme="minorHAnsi"/>
              </w:rPr>
            </w:pPr>
            <w:proofErr w:type="spellStart"/>
            <w:r w:rsidRPr="003C70ED">
              <w:rPr>
                <w:rFonts w:cstheme="minorHAnsi"/>
              </w:rPr>
              <w:t>age_enrolment</w:t>
            </w:r>
            <w:proofErr w:type="spellEnd"/>
          </w:p>
        </w:tc>
        <w:tc>
          <w:tcPr>
            <w:tcW w:w="4141" w:type="dxa"/>
            <w:hideMark/>
          </w:tcPr>
          <w:p w14:paraId="1330510B" w14:textId="77777777" w:rsidR="003C70ED" w:rsidRPr="003C70ED" w:rsidRDefault="003C70ED" w:rsidP="003C70ED">
            <w:pPr>
              <w:pStyle w:val="Heading2"/>
              <w:rPr>
                <w:rFonts w:cstheme="minorHAnsi"/>
              </w:rPr>
            </w:pPr>
            <w:r w:rsidRPr="003C70ED">
              <w:rPr>
                <w:rFonts w:cstheme="minorHAnsi"/>
              </w:rPr>
              <w:t>The length of a person's life, stated in years since birth.</w:t>
            </w:r>
          </w:p>
        </w:tc>
      </w:tr>
      <w:tr w:rsidR="003C70ED" w:rsidRPr="003C70ED" w14:paraId="18C6DADA" w14:textId="77777777" w:rsidTr="007650D1">
        <w:trPr>
          <w:trHeight w:val="620"/>
        </w:trPr>
        <w:tc>
          <w:tcPr>
            <w:tcW w:w="2003" w:type="dxa"/>
            <w:hideMark/>
          </w:tcPr>
          <w:p w14:paraId="3F55BE74" w14:textId="77777777" w:rsidR="003C70ED" w:rsidRPr="003C70ED" w:rsidRDefault="00000000" w:rsidP="003C70ED">
            <w:pPr>
              <w:pStyle w:val="Heading2"/>
              <w:rPr>
                <w:rFonts w:cstheme="minorHAnsi"/>
              </w:rPr>
            </w:pPr>
            <w:hyperlink r:id="rId64" w:history="1">
              <w:r w:rsidR="003C70ED" w:rsidRPr="003C70ED">
                <w:rPr>
                  <w:rStyle w:val="Hyperlink"/>
                  <w:rFonts w:cstheme="minorHAnsi"/>
                </w:rPr>
                <w:t>Race</w:t>
              </w:r>
            </w:hyperlink>
          </w:p>
        </w:tc>
        <w:tc>
          <w:tcPr>
            <w:tcW w:w="2872" w:type="dxa"/>
            <w:hideMark/>
          </w:tcPr>
          <w:p w14:paraId="57783923" w14:textId="77777777" w:rsidR="003C70ED" w:rsidRPr="003C70ED" w:rsidRDefault="003C70ED" w:rsidP="003C70ED">
            <w:pPr>
              <w:pStyle w:val="Heading2"/>
              <w:rPr>
                <w:rFonts w:cstheme="minorHAnsi"/>
              </w:rPr>
            </w:pPr>
            <w:r w:rsidRPr="003C70ED">
              <w:rPr>
                <w:rFonts w:cstheme="minorHAnsi"/>
              </w:rPr>
              <w:t>race</w:t>
            </w:r>
          </w:p>
        </w:tc>
        <w:tc>
          <w:tcPr>
            <w:tcW w:w="4141" w:type="dxa"/>
            <w:hideMark/>
          </w:tcPr>
          <w:p w14:paraId="3A34DB1E" w14:textId="77777777" w:rsidR="003C70ED" w:rsidRPr="003C70ED" w:rsidRDefault="003C70ED" w:rsidP="003C70ED">
            <w:pPr>
              <w:pStyle w:val="Heading2"/>
              <w:rPr>
                <w:rFonts w:cstheme="minorHAnsi"/>
              </w:rPr>
            </w:pPr>
            <w:r w:rsidRPr="003C70ED">
              <w:rPr>
                <w:rFonts w:cstheme="minorHAnsi"/>
              </w:rPr>
              <w:t>A geographic ancestral origin category that is assigned to a population group based mainly on physical characteristics that are thought to be distinct and inherent.</w:t>
            </w:r>
          </w:p>
        </w:tc>
      </w:tr>
      <w:tr w:rsidR="003C70ED" w:rsidRPr="003C70ED" w14:paraId="7C03D787" w14:textId="77777777" w:rsidTr="007650D1">
        <w:trPr>
          <w:trHeight w:val="620"/>
        </w:trPr>
        <w:tc>
          <w:tcPr>
            <w:tcW w:w="2003" w:type="dxa"/>
            <w:hideMark/>
          </w:tcPr>
          <w:p w14:paraId="1FC6A594" w14:textId="77777777" w:rsidR="003C70ED" w:rsidRPr="003C70ED" w:rsidRDefault="00000000" w:rsidP="003C70ED">
            <w:pPr>
              <w:pStyle w:val="Heading2"/>
              <w:rPr>
                <w:rFonts w:cstheme="minorHAnsi"/>
              </w:rPr>
            </w:pPr>
            <w:hyperlink r:id="rId65" w:history="1">
              <w:r w:rsidR="003C70ED" w:rsidRPr="003C70ED">
                <w:rPr>
                  <w:rStyle w:val="Hyperlink"/>
                  <w:rFonts w:cstheme="minorHAnsi"/>
                </w:rPr>
                <w:t>Sex</w:t>
              </w:r>
            </w:hyperlink>
          </w:p>
        </w:tc>
        <w:tc>
          <w:tcPr>
            <w:tcW w:w="2872" w:type="dxa"/>
            <w:hideMark/>
          </w:tcPr>
          <w:p w14:paraId="22CAE414" w14:textId="77777777" w:rsidR="003C70ED" w:rsidRPr="003C70ED" w:rsidRDefault="003C70ED" w:rsidP="003C70ED">
            <w:pPr>
              <w:pStyle w:val="Heading2"/>
              <w:rPr>
                <w:rFonts w:cstheme="minorHAnsi"/>
              </w:rPr>
            </w:pPr>
            <w:r w:rsidRPr="003C70ED">
              <w:rPr>
                <w:rFonts w:cstheme="minorHAnsi"/>
              </w:rPr>
              <w:t>sex</w:t>
            </w:r>
          </w:p>
        </w:tc>
        <w:tc>
          <w:tcPr>
            <w:tcW w:w="4141" w:type="dxa"/>
            <w:hideMark/>
          </w:tcPr>
          <w:p w14:paraId="5C9C876A" w14:textId="77777777" w:rsidR="003C70ED" w:rsidRPr="003C70ED" w:rsidRDefault="003C70ED" w:rsidP="003C70ED">
            <w:pPr>
              <w:pStyle w:val="Heading2"/>
              <w:rPr>
                <w:rFonts w:cstheme="minorHAnsi"/>
              </w:rPr>
            </w:pPr>
            <w:r w:rsidRPr="003C70ED">
              <w:rPr>
                <w:rFonts w:cstheme="minorHAnsi"/>
              </w:rPr>
              <w:t>The assemblage of physical properties or qualities by which male is distinguished from female; the physical difference between male and female; the distinguishing peculiarity of male or female.</w:t>
            </w:r>
          </w:p>
        </w:tc>
      </w:tr>
      <w:tr w:rsidR="003C70ED" w:rsidRPr="003C70ED" w14:paraId="488168D8" w14:textId="77777777" w:rsidTr="007650D1">
        <w:trPr>
          <w:trHeight w:val="310"/>
        </w:trPr>
        <w:tc>
          <w:tcPr>
            <w:tcW w:w="2003" w:type="dxa"/>
            <w:hideMark/>
          </w:tcPr>
          <w:p w14:paraId="3A705712" w14:textId="77777777" w:rsidR="003C70ED" w:rsidRPr="003C70ED" w:rsidRDefault="00000000" w:rsidP="003C70ED">
            <w:pPr>
              <w:pStyle w:val="Heading2"/>
              <w:rPr>
                <w:rFonts w:cstheme="minorHAnsi"/>
              </w:rPr>
            </w:pPr>
            <w:hyperlink r:id="rId66" w:history="1">
              <w:r w:rsidR="003C70ED" w:rsidRPr="003C70ED">
                <w:rPr>
                  <w:rStyle w:val="Hyperlink"/>
                  <w:rFonts w:cstheme="minorHAnsi"/>
                </w:rPr>
                <w:t>Height</w:t>
              </w:r>
            </w:hyperlink>
          </w:p>
        </w:tc>
        <w:tc>
          <w:tcPr>
            <w:tcW w:w="2872" w:type="dxa"/>
            <w:hideMark/>
          </w:tcPr>
          <w:p w14:paraId="02C91F4A" w14:textId="77777777" w:rsidR="003C70ED" w:rsidRPr="003C70ED" w:rsidRDefault="003C70ED" w:rsidP="003C70ED">
            <w:pPr>
              <w:pStyle w:val="Heading2"/>
              <w:rPr>
                <w:rFonts w:cstheme="minorHAnsi"/>
              </w:rPr>
            </w:pPr>
            <w:r w:rsidRPr="003C70ED">
              <w:rPr>
                <w:rFonts w:cstheme="minorHAnsi"/>
              </w:rPr>
              <w:t>height</w:t>
            </w:r>
          </w:p>
        </w:tc>
        <w:tc>
          <w:tcPr>
            <w:tcW w:w="4141" w:type="dxa"/>
            <w:hideMark/>
          </w:tcPr>
          <w:p w14:paraId="78C213E0" w14:textId="77777777" w:rsidR="003C70ED" w:rsidRPr="003C70ED" w:rsidRDefault="003C70ED" w:rsidP="003C70ED">
            <w:pPr>
              <w:pStyle w:val="Heading2"/>
              <w:rPr>
                <w:rFonts w:cstheme="minorHAnsi"/>
              </w:rPr>
            </w:pPr>
            <w:r w:rsidRPr="003C70ED">
              <w:rPr>
                <w:rFonts w:cstheme="minorHAnsi"/>
              </w:rPr>
              <w:t>The vertical measurement or distance from the base to the top of an object; the vertical dimension of extension.</w:t>
            </w:r>
          </w:p>
        </w:tc>
      </w:tr>
      <w:tr w:rsidR="003C70ED" w:rsidRPr="003C70ED" w14:paraId="2A9ECE4A" w14:textId="77777777" w:rsidTr="007650D1">
        <w:trPr>
          <w:trHeight w:val="310"/>
        </w:trPr>
        <w:tc>
          <w:tcPr>
            <w:tcW w:w="2003" w:type="dxa"/>
            <w:hideMark/>
          </w:tcPr>
          <w:p w14:paraId="27A0099A" w14:textId="77777777" w:rsidR="003C70ED" w:rsidRPr="003C70ED" w:rsidRDefault="00000000" w:rsidP="003C70ED">
            <w:pPr>
              <w:pStyle w:val="Heading2"/>
              <w:rPr>
                <w:rFonts w:cstheme="minorHAnsi"/>
              </w:rPr>
            </w:pPr>
            <w:hyperlink r:id="rId67" w:history="1">
              <w:r w:rsidR="003C70ED" w:rsidRPr="003C70ED">
                <w:rPr>
                  <w:rStyle w:val="Hyperlink"/>
                  <w:rFonts w:cstheme="minorHAnsi"/>
                </w:rPr>
                <w:t>Body Weight</w:t>
              </w:r>
            </w:hyperlink>
          </w:p>
        </w:tc>
        <w:tc>
          <w:tcPr>
            <w:tcW w:w="2872" w:type="dxa"/>
            <w:hideMark/>
          </w:tcPr>
          <w:p w14:paraId="419D1856" w14:textId="77777777" w:rsidR="003C70ED" w:rsidRPr="003C70ED" w:rsidRDefault="003C70ED" w:rsidP="003C70ED">
            <w:pPr>
              <w:pStyle w:val="Heading2"/>
              <w:rPr>
                <w:rFonts w:cstheme="minorHAnsi"/>
              </w:rPr>
            </w:pPr>
            <w:r w:rsidRPr="003C70ED">
              <w:rPr>
                <w:rFonts w:cstheme="minorHAnsi"/>
              </w:rPr>
              <w:t>weight</w:t>
            </w:r>
          </w:p>
        </w:tc>
        <w:tc>
          <w:tcPr>
            <w:tcW w:w="4141" w:type="dxa"/>
            <w:hideMark/>
          </w:tcPr>
          <w:p w14:paraId="42BB6858" w14:textId="77777777" w:rsidR="003C70ED" w:rsidRPr="003C70ED" w:rsidRDefault="003C70ED" w:rsidP="003C70ED">
            <w:pPr>
              <w:pStyle w:val="Heading2"/>
              <w:rPr>
                <w:rFonts w:cstheme="minorHAnsi"/>
              </w:rPr>
            </w:pPr>
            <w:r w:rsidRPr="003C70ED">
              <w:rPr>
                <w:rFonts w:cstheme="minorHAnsi"/>
              </w:rPr>
              <w:t>The weight of a subject.</w:t>
            </w:r>
          </w:p>
        </w:tc>
      </w:tr>
      <w:tr w:rsidR="003C70ED" w:rsidRPr="003C70ED" w14:paraId="2440575A" w14:textId="77777777" w:rsidTr="007650D1">
        <w:trPr>
          <w:trHeight w:val="620"/>
        </w:trPr>
        <w:tc>
          <w:tcPr>
            <w:tcW w:w="2003" w:type="dxa"/>
            <w:hideMark/>
          </w:tcPr>
          <w:p w14:paraId="295CA9F3" w14:textId="77777777" w:rsidR="003C70ED" w:rsidRPr="003C70ED" w:rsidRDefault="00000000" w:rsidP="003C70ED">
            <w:pPr>
              <w:pStyle w:val="Heading2"/>
              <w:rPr>
                <w:rFonts w:cstheme="minorHAnsi"/>
              </w:rPr>
            </w:pPr>
            <w:hyperlink r:id="rId68" w:history="1">
              <w:r w:rsidR="003C70ED" w:rsidRPr="003C70ED">
                <w:rPr>
                  <w:rStyle w:val="Hyperlink"/>
                  <w:rFonts w:cstheme="minorHAnsi"/>
                </w:rPr>
                <w:t>Body Mass Index</w:t>
              </w:r>
            </w:hyperlink>
          </w:p>
        </w:tc>
        <w:tc>
          <w:tcPr>
            <w:tcW w:w="2872" w:type="dxa"/>
            <w:hideMark/>
          </w:tcPr>
          <w:p w14:paraId="62F0AA8A" w14:textId="77777777" w:rsidR="003C70ED" w:rsidRPr="003C70ED" w:rsidRDefault="003C70ED" w:rsidP="003C70ED">
            <w:pPr>
              <w:pStyle w:val="Heading2"/>
              <w:rPr>
                <w:rFonts w:cstheme="minorHAnsi"/>
              </w:rPr>
            </w:pPr>
            <w:proofErr w:type="spellStart"/>
            <w:r w:rsidRPr="003C70ED">
              <w:rPr>
                <w:rFonts w:cstheme="minorHAnsi"/>
              </w:rPr>
              <w:t>bmi</w:t>
            </w:r>
            <w:proofErr w:type="spellEnd"/>
          </w:p>
        </w:tc>
        <w:tc>
          <w:tcPr>
            <w:tcW w:w="4141" w:type="dxa"/>
            <w:hideMark/>
          </w:tcPr>
          <w:p w14:paraId="45CB531D" w14:textId="77777777" w:rsidR="003C70ED" w:rsidRPr="003C70ED" w:rsidRDefault="003C70ED" w:rsidP="003C70ED">
            <w:pPr>
              <w:pStyle w:val="Heading2"/>
              <w:rPr>
                <w:rFonts w:cstheme="minorHAnsi"/>
              </w:rPr>
            </w:pPr>
            <w:r w:rsidRPr="003C70ED">
              <w:rPr>
                <w:rFonts w:cstheme="minorHAnsi"/>
              </w:rPr>
              <w:t>An individual's weight in kilograms divided by the square of the height in meters.</w:t>
            </w:r>
          </w:p>
        </w:tc>
      </w:tr>
      <w:tr w:rsidR="003C70ED" w:rsidRPr="003C70ED" w14:paraId="45DC2F1C" w14:textId="77777777" w:rsidTr="007650D1">
        <w:trPr>
          <w:trHeight w:val="310"/>
        </w:trPr>
        <w:tc>
          <w:tcPr>
            <w:tcW w:w="2003" w:type="dxa"/>
            <w:hideMark/>
          </w:tcPr>
          <w:p w14:paraId="5363ED0A" w14:textId="77777777" w:rsidR="003C70ED" w:rsidRPr="003C70ED" w:rsidRDefault="00000000" w:rsidP="003C70ED">
            <w:pPr>
              <w:pStyle w:val="Heading2"/>
              <w:rPr>
                <w:rFonts w:cstheme="minorHAnsi"/>
              </w:rPr>
            </w:pPr>
            <w:hyperlink r:id="rId69" w:history="1">
              <w:r w:rsidR="003C70ED" w:rsidRPr="003C70ED">
                <w:rPr>
                  <w:rStyle w:val="Hyperlink"/>
                  <w:rFonts w:cstheme="minorHAnsi"/>
                </w:rPr>
                <w:t>Location</w:t>
              </w:r>
            </w:hyperlink>
          </w:p>
        </w:tc>
        <w:tc>
          <w:tcPr>
            <w:tcW w:w="2872" w:type="dxa"/>
            <w:hideMark/>
          </w:tcPr>
          <w:p w14:paraId="3B896E34" w14:textId="77777777" w:rsidR="003C70ED" w:rsidRPr="003C70ED" w:rsidRDefault="003C70ED" w:rsidP="003C70ED">
            <w:pPr>
              <w:pStyle w:val="Heading2"/>
              <w:rPr>
                <w:rFonts w:cstheme="minorHAnsi"/>
              </w:rPr>
            </w:pPr>
            <w:proofErr w:type="spellStart"/>
            <w:r w:rsidRPr="003C70ED">
              <w:rPr>
                <w:rFonts w:cstheme="minorHAnsi"/>
              </w:rPr>
              <w:t>study_location</w:t>
            </w:r>
            <w:proofErr w:type="spellEnd"/>
          </w:p>
        </w:tc>
        <w:tc>
          <w:tcPr>
            <w:tcW w:w="4141" w:type="dxa"/>
            <w:hideMark/>
          </w:tcPr>
          <w:p w14:paraId="22558501" w14:textId="77777777" w:rsidR="003C70ED" w:rsidRPr="003C70ED" w:rsidRDefault="003C70ED" w:rsidP="003C70ED">
            <w:pPr>
              <w:pStyle w:val="Heading2"/>
              <w:rPr>
                <w:rFonts w:cstheme="minorHAnsi"/>
              </w:rPr>
            </w:pPr>
            <w:r w:rsidRPr="003C70ED">
              <w:rPr>
                <w:rFonts w:cstheme="minorHAnsi"/>
              </w:rPr>
              <w:t>A position, site, or point in space where something can be found.</w:t>
            </w:r>
          </w:p>
        </w:tc>
      </w:tr>
      <w:tr w:rsidR="003C70ED" w:rsidRPr="003C70ED" w14:paraId="267FBD56" w14:textId="77777777" w:rsidTr="007650D1">
        <w:trPr>
          <w:trHeight w:val="310"/>
        </w:trPr>
        <w:tc>
          <w:tcPr>
            <w:tcW w:w="2003" w:type="dxa"/>
            <w:hideMark/>
          </w:tcPr>
          <w:p w14:paraId="2B082468" w14:textId="77777777" w:rsidR="003C70ED" w:rsidRPr="003C70ED" w:rsidRDefault="00000000" w:rsidP="003C70ED">
            <w:pPr>
              <w:pStyle w:val="Heading2"/>
              <w:rPr>
                <w:rFonts w:cstheme="minorHAnsi"/>
              </w:rPr>
            </w:pPr>
            <w:hyperlink r:id="rId70" w:history="1">
              <w:r w:rsidR="003C70ED" w:rsidRPr="003C70ED">
                <w:rPr>
                  <w:rStyle w:val="Hyperlink"/>
                  <w:rFonts w:cstheme="minorHAnsi"/>
                </w:rPr>
                <w:t>Address</w:t>
              </w:r>
            </w:hyperlink>
          </w:p>
        </w:tc>
        <w:tc>
          <w:tcPr>
            <w:tcW w:w="2872" w:type="dxa"/>
            <w:hideMark/>
          </w:tcPr>
          <w:p w14:paraId="72697E73" w14:textId="77777777" w:rsidR="003C70ED" w:rsidRPr="003C70ED" w:rsidRDefault="003C70ED" w:rsidP="003C70ED">
            <w:pPr>
              <w:pStyle w:val="Heading2"/>
              <w:rPr>
                <w:rFonts w:cstheme="minorHAnsi"/>
              </w:rPr>
            </w:pPr>
            <w:proofErr w:type="spellStart"/>
            <w:r w:rsidRPr="003C70ED">
              <w:rPr>
                <w:rFonts w:cstheme="minorHAnsi"/>
              </w:rPr>
              <w:t>participant_address</w:t>
            </w:r>
            <w:proofErr w:type="spellEnd"/>
          </w:p>
        </w:tc>
        <w:tc>
          <w:tcPr>
            <w:tcW w:w="4141" w:type="dxa"/>
            <w:hideMark/>
          </w:tcPr>
          <w:p w14:paraId="5424E55B" w14:textId="77777777" w:rsidR="003C70ED" w:rsidRPr="003C70ED" w:rsidRDefault="003C70ED" w:rsidP="003C70ED">
            <w:pPr>
              <w:pStyle w:val="Heading2"/>
              <w:rPr>
                <w:rFonts w:cstheme="minorHAnsi"/>
              </w:rPr>
            </w:pPr>
            <w:r w:rsidRPr="003C70ED">
              <w:rPr>
                <w:rFonts w:cstheme="minorHAnsi"/>
              </w:rPr>
              <w:t>A standardized representation of the location of a person, business, building, or organization.</w:t>
            </w:r>
          </w:p>
        </w:tc>
      </w:tr>
      <w:tr w:rsidR="003C70ED" w:rsidRPr="003C70ED" w14:paraId="02B61F7D" w14:textId="77777777" w:rsidTr="007650D1">
        <w:trPr>
          <w:trHeight w:val="310"/>
        </w:trPr>
        <w:tc>
          <w:tcPr>
            <w:tcW w:w="2003" w:type="dxa"/>
            <w:hideMark/>
          </w:tcPr>
          <w:p w14:paraId="0D8F4797" w14:textId="77777777" w:rsidR="003C70ED" w:rsidRPr="003C70ED" w:rsidRDefault="00000000" w:rsidP="003C70ED">
            <w:pPr>
              <w:pStyle w:val="Heading2"/>
              <w:rPr>
                <w:rFonts w:cstheme="minorHAnsi"/>
              </w:rPr>
            </w:pPr>
            <w:hyperlink r:id="rId71" w:history="1">
              <w:r w:rsidR="003C70ED" w:rsidRPr="003C70ED">
                <w:rPr>
                  <w:rStyle w:val="Hyperlink"/>
                  <w:rFonts w:cstheme="minorHAnsi"/>
                </w:rPr>
                <w:t>Housing Type</w:t>
              </w:r>
            </w:hyperlink>
          </w:p>
        </w:tc>
        <w:tc>
          <w:tcPr>
            <w:tcW w:w="2872" w:type="dxa"/>
            <w:hideMark/>
          </w:tcPr>
          <w:p w14:paraId="4CBA19F0" w14:textId="77777777" w:rsidR="003C70ED" w:rsidRPr="003C70ED" w:rsidRDefault="003C70ED" w:rsidP="003C70ED">
            <w:pPr>
              <w:pStyle w:val="Heading2"/>
              <w:rPr>
                <w:rFonts w:cstheme="minorHAnsi"/>
              </w:rPr>
            </w:pPr>
            <w:proofErr w:type="spellStart"/>
            <w:r w:rsidRPr="003C70ED">
              <w:rPr>
                <w:rFonts w:cstheme="minorHAnsi"/>
              </w:rPr>
              <w:t>housing_type</w:t>
            </w:r>
            <w:proofErr w:type="spellEnd"/>
          </w:p>
        </w:tc>
        <w:tc>
          <w:tcPr>
            <w:tcW w:w="4141" w:type="dxa"/>
            <w:hideMark/>
          </w:tcPr>
          <w:p w14:paraId="1A81DADD" w14:textId="77777777" w:rsidR="003C70ED" w:rsidRPr="003C70ED" w:rsidRDefault="003C70ED" w:rsidP="003C70ED">
            <w:pPr>
              <w:pStyle w:val="Heading2"/>
              <w:rPr>
                <w:rFonts w:cstheme="minorHAnsi"/>
              </w:rPr>
            </w:pPr>
            <w:r w:rsidRPr="003C70ED">
              <w:rPr>
                <w:rFonts w:cstheme="minorHAnsi"/>
              </w:rPr>
              <w:t>The classification of a residential structure</w:t>
            </w:r>
          </w:p>
        </w:tc>
      </w:tr>
      <w:tr w:rsidR="003C70ED" w:rsidRPr="003C70ED" w14:paraId="4C3A94B9" w14:textId="77777777" w:rsidTr="007650D1">
        <w:trPr>
          <w:trHeight w:val="1240"/>
        </w:trPr>
        <w:tc>
          <w:tcPr>
            <w:tcW w:w="2003" w:type="dxa"/>
            <w:hideMark/>
          </w:tcPr>
          <w:p w14:paraId="1FE2B1AA" w14:textId="77777777" w:rsidR="003C70ED" w:rsidRPr="003C70ED" w:rsidRDefault="00000000" w:rsidP="003C70ED">
            <w:pPr>
              <w:pStyle w:val="Heading2"/>
              <w:rPr>
                <w:rFonts w:cstheme="minorHAnsi"/>
              </w:rPr>
            </w:pPr>
            <w:hyperlink r:id="rId72" w:history="1">
              <w:r w:rsidR="003C70ED" w:rsidRPr="003C70ED">
                <w:rPr>
                  <w:rStyle w:val="Hyperlink"/>
                  <w:rFonts w:cstheme="minorHAnsi"/>
                </w:rPr>
                <w:t>Number in household (observable entity)</w:t>
              </w:r>
            </w:hyperlink>
          </w:p>
        </w:tc>
        <w:tc>
          <w:tcPr>
            <w:tcW w:w="2872" w:type="dxa"/>
            <w:hideMark/>
          </w:tcPr>
          <w:p w14:paraId="56C68387" w14:textId="77777777" w:rsidR="003C70ED" w:rsidRPr="003C70ED" w:rsidRDefault="003C70ED" w:rsidP="003C70ED">
            <w:pPr>
              <w:pStyle w:val="Heading2"/>
              <w:rPr>
                <w:rFonts w:cstheme="minorHAnsi"/>
              </w:rPr>
            </w:pPr>
            <w:proofErr w:type="spellStart"/>
            <w:r w:rsidRPr="003C70ED">
              <w:rPr>
                <w:rFonts w:cstheme="minorHAnsi"/>
              </w:rPr>
              <w:t>num_people_household</w:t>
            </w:r>
            <w:proofErr w:type="spellEnd"/>
          </w:p>
        </w:tc>
        <w:tc>
          <w:tcPr>
            <w:tcW w:w="4141" w:type="dxa"/>
            <w:hideMark/>
          </w:tcPr>
          <w:p w14:paraId="18B0A870" w14:textId="77777777" w:rsidR="003C70ED" w:rsidRPr="003C70ED" w:rsidRDefault="003C70ED" w:rsidP="003C70ED">
            <w:pPr>
              <w:pStyle w:val="Heading2"/>
              <w:rPr>
                <w:rFonts w:cstheme="minorHAnsi"/>
              </w:rPr>
            </w:pPr>
            <w:r w:rsidRPr="003C70ED">
              <w:rPr>
                <w:rFonts w:cstheme="minorHAnsi"/>
              </w:rPr>
              <w:t>Number in household</w:t>
            </w:r>
          </w:p>
        </w:tc>
      </w:tr>
      <w:tr w:rsidR="003C70ED" w:rsidRPr="003C70ED" w14:paraId="2A66C747" w14:textId="77777777" w:rsidTr="007650D1">
        <w:trPr>
          <w:trHeight w:val="930"/>
        </w:trPr>
        <w:tc>
          <w:tcPr>
            <w:tcW w:w="2003" w:type="dxa"/>
            <w:hideMark/>
          </w:tcPr>
          <w:p w14:paraId="7E685458" w14:textId="77777777" w:rsidR="003C70ED" w:rsidRPr="003C70ED" w:rsidRDefault="00000000" w:rsidP="003C70ED">
            <w:pPr>
              <w:pStyle w:val="Heading2"/>
              <w:rPr>
                <w:rFonts w:cstheme="minorHAnsi"/>
              </w:rPr>
            </w:pPr>
            <w:hyperlink r:id="rId73" w:history="1">
              <w:r w:rsidR="003C70ED" w:rsidRPr="003C70ED">
                <w:rPr>
                  <w:rStyle w:val="Hyperlink"/>
                  <w:rFonts w:cstheme="minorHAnsi"/>
                </w:rPr>
                <w:t>exposure to air conditioning unit</w:t>
              </w:r>
            </w:hyperlink>
          </w:p>
        </w:tc>
        <w:tc>
          <w:tcPr>
            <w:tcW w:w="2872" w:type="dxa"/>
            <w:hideMark/>
          </w:tcPr>
          <w:p w14:paraId="0378BDB1" w14:textId="77777777" w:rsidR="003C70ED" w:rsidRPr="003C70ED" w:rsidRDefault="003C70ED" w:rsidP="003C70ED">
            <w:pPr>
              <w:pStyle w:val="Heading2"/>
              <w:rPr>
                <w:rFonts w:cstheme="minorHAnsi"/>
              </w:rPr>
            </w:pPr>
            <w:proofErr w:type="spellStart"/>
            <w:r w:rsidRPr="003C70ED">
              <w:rPr>
                <w:rFonts w:cstheme="minorHAnsi"/>
              </w:rPr>
              <w:t>aircon_access</w:t>
            </w:r>
            <w:proofErr w:type="spellEnd"/>
          </w:p>
        </w:tc>
        <w:tc>
          <w:tcPr>
            <w:tcW w:w="4141" w:type="dxa"/>
            <w:hideMark/>
          </w:tcPr>
          <w:p w14:paraId="4A11DD62" w14:textId="77777777" w:rsidR="003C70ED" w:rsidRPr="003C70ED" w:rsidRDefault="003C70ED" w:rsidP="003C70ED">
            <w:pPr>
              <w:pStyle w:val="Heading2"/>
              <w:rPr>
                <w:rFonts w:cstheme="minorHAnsi"/>
              </w:rPr>
            </w:pPr>
            <w:r w:rsidRPr="003C70ED">
              <w:rPr>
                <w:rFonts w:cstheme="minorHAnsi"/>
              </w:rPr>
              <w:t>A exposure event involving the interaction of an exposure receptor to the condition of air conditioning unit.</w:t>
            </w:r>
          </w:p>
        </w:tc>
      </w:tr>
      <w:tr w:rsidR="003C70ED" w:rsidRPr="003C70ED" w14:paraId="5FF439F8" w14:textId="77777777" w:rsidTr="007650D1">
        <w:trPr>
          <w:trHeight w:val="310"/>
        </w:trPr>
        <w:tc>
          <w:tcPr>
            <w:tcW w:w="2003" w:type="dxa"/>
            <w:hideMark/>
          </w:tcPr>
          <w:p w14:paraId="43F7BDFE" w14:textId="77777777" w:rsidR="003C70ED" w:rsidRPr="003C70ED" w:rsidRDefault="00000000" w:rsidP="003C70ED">
            <w:pPr>
              <w:pStyle w:val="Heading2"/>
              <w:rPr>
                <w:rFonts w:cstheme="minorHAnsi"/>
              </w:rPr>
            </w:pPr>
            <w:hyperlink r:id="rId74" w:history="1">
              <w:r w:rsidR="003C70ED" w:rsidRPr="003C70ED">
                <w:rPr>
                  <w:rStyle w:val="Hyperlink"/>
                  <w:rFonts w:cstheme="minorHAnsi"/>
                </w:rPr>
                <w:t>Income</w:t>
              </w:r>
            </w:hyperlink>
          </w:p>
        </w:tc>
        <w:tc>
          <w:tcPr>
            <w:tcW w:w="2872" w:type="dxa"/>
            <w:hideMark/>
          </w:tcPr>
          <w:p w14:paraId="124092E4" w14:textId="77777777" w:rsidR="003C70ED" w:rsidRPr="003C70ED" w:rsidRDefault="003C70ED" w:rsidP="003C70ED">
            <w:pPr>
              <w:pStyle w:val="Heading2"/>
              <w:rPr>
                <w:rFonts w:cstheme="minorHAnsi"/>
              </w:rPr>
            </w:pPr>
            <w:r w:rsidRPr="003C70ED">
              <w:rPr>
                <w:rFonts w:cstheme="minorHAnsi"/>
              </w:rPr>
              <w:t>income</w:t>
            </w:r>
          </w:p>
        </w:tc>
        <w:tc>
          <w:tcPr>
            <w:tcW w:w="4141" w:type="dxa"/>
            <w:hideMark/>
          </w:tcPr>
          <w:p w14:paraId="524FF198" w14:textId="77777777" w:rsidR="003C70ED" w:rsidRPr="003C70ED" w:rsidRDefault="003C70ED" w:rsidP="003C70ED">
            <w:pPr>
              <w:pStyle w:val="Heading2"/>
              <w:rPr>
                <w:rFonts w:cstheme="minorHAnsi"/>
              </w:rPr>
            </w:pPr>
            <w:r w:rsidRPr="003C70ED">
              <w:rPr>
                <w:rFonts w:cstheme="minorHAnsi"/>
              </w:rPr>
              <w:t xml:space="preserve">A gain or recurrent benefit during a period of time, usually measured in money that derives from capital or </w:t>
            </w:r>
            <w:proofErr w:type="spellStart"/>
            <w:r w:rsidRPr="003C70ED">
              <w:rPr>
                <w:rFonts w:cstheme="minorHAnsi"/>
              </w:rPr>
              <w:t>labor</w:t>
            </w:r>
            <w:proofErr w:type="spellEnd"/>
            <w:r w:rsidRPr="003C70ED">
              <w:rPr>
                <w:rFonts w:cstheme="minorHAnsi"/>
              </w:rPr>
              <w:t>.</w:t>
            </w:r>
          </w:p>
        </w:tc>
      </w:tr>
      <w:tr w:rsidR="003C70ED" w:rsidRPr="003C70ED" w14:paraId="047BB59E" w14:textId="77777777" w:rsidTr="007650D1">
        <w:trPr>
          <w:trHeight w:val="620"/>
        </w:trPr>
        <w:tc>
          <w:tcPr>
            <w:tcW w:w="2003" w:type="dxa"/>
            <w:hideMark/>
          </w:tcPr>
          <w:p w14:paraId="3760D28F" w14:textId="77777777" w:rsidR="003C70ED" w:rsidRPr="003C70ED" w:rsidRDefault="00000000" w:rsidP="003C70ED">
            <w:pPr>
              <w:pStyle w:val="Heading2"/>
              <w:rPr>
                <w:rFonts w:cstheme="minorHAnsi"/>
              </w:rPr>
            </w:pPr>
            <w:hyperlink r:id="rId75" w:history="1">
              <w:r w:rsidR="003C70ED" w:rsidRPr="003C70ED">
                <w:rPr>
                  <w:rStyle w:val="Hyperlink"/>
                  <w:rFonts w:cstheme="minorHAnsi"/>
                </w:rPr>
                <w:t>Household Income</w:t>
              </w:r>
            </w:hyperlink>
          </w:p>
        </w:tc>
        <w:tc>
          <w:tcPr>
            <w:tcW w:w="2872" w:type="dxa"/>
            <w:hideMark/>
          </w:tcPr>
          <w:p w14:paraId="187A8E45" w14:textId="77777777" w:rsidR="003C70ED" w:rsidRPr="003C70ED" w:rsidRDefault="003C70ED" w:rsidP="003C70ED">
            <w:pPr>
              <w:pStyle w:val="Heading2"/>
              <w:rPr>
                <w:rFonts w:cstheme="minorHAnsi"/>
              </w:rPr>
            </w:pPr>
            <w:proofErr w:type="spellStart"/>
            <w:r w:rsidRPr="003C70ED">
              <w:rPr>
                <w:rFonts w:cstheme="minorHAnsi"/>
              </w:rPr>
              <w:t>house_income</w:t>
            </w:r>
            <w:proofErr w:type="spellEnd"/>
          </w:p>
        </w:tc>
        <w:tc>
          <w:tcPr>
            <w:tcW w:w="4141" w:type="dxa"/>
            <w:hideMark/>
          </w:tcPr>
          <w:p w14:paraId="30B0AA22" w14:textId="77777777" w:rsidR="003C70ED" w:rsidRPr="003C70ED" w:rsidRDefault="003C70ED" w:rsidP="003C70ED">
            <w:pPr>
              <w:pStyle w:val="Heading2"/>
              <w:rPr>
                <w:rFonts w:cstheme="minorHAnsi"/>
              </w:rPr>
            </w:pPr>
            <w:r w:rsidRPr="003C70ED">
              <w:rPr>
                <w:rFonts w:cstheme="minorHAnsi"/>
              </w:rPr>
              <w:t>A demographic parameter indicating the amount of earnings made by a family.</w:t>
            </w:r>
          </w:p>
        </w:tc>
      </w:tr>
      <w:tr w:rsidR="003C70ED" w:rsidRPr="003C70ED" w14:paraId="02CE7D67" w14:textId="77777777" w:rsidTr="007650D1">
        <w:trPr>
          <w:trHeight w:val="620"/>
        </w:trPr>
        <w:tc>
          <w:tcPr>
            <w:tcW w:w="2003" w:type="dxa"/>
            <w:hideMark/>
          </w:tcPr>
          <w:p w14:paraId="261AB998" w14:textId="77777777" w:rsidR="003C70ED" w:rsidRPr="003C70ED" w:rsidRDefault="00000000" w:rsidP="003C70ED">
            <w:pPr>
              <w:pStyle w:val="Heading2"/>
              <w:rPr>
                <w:rFonts w:cstheme="minorHAnsi"/>
              </w:rPr>
            </w:pPr>
            <w:hyperlink r:id="rId76" w:history="1">
              <w:r w:rsidR="003C70ED" w:rsidRPr="003C70ED">
                <w:rPr>
                  <w:rStyle w:val="Hyperlink"/>
                  <w:rFonts w:cstheme="minorHAnsi"/>
                </w:rPr>
                <w:t>Substance Abuse</w:t>
              </w:r>
            </w:hyperlink>
          </w:p>
        </w:tc>
        <w:tc>
          <w:tcPr>
            <w:tcW w:w="2872" w:type="dxa"/>
            <w:hideMark/>
          </w:tcPr>
          <w:p w14:paraId="6A4EB3F7" w14:textId="77777777" w:rsidR="003C70ED" w:rsidRPr="003C70ED" w:rsidRDefault="003C70ED" w:rsidP="003C70ED">
            <w:pPr>
              <w:pStyle w:val="Heading2"/>
              <w:rPr>
                <w:rFonts w:cstheme="minorHAnsi"/>
              </w:rPr>
            </w:pPr>
            <w:proofErr w:type="spellStart"/>
            <w:r w:rsidRPr="003C70ED">
              <w:rPr>
                <w:rFonts w:cstheme="minorHAnsi"/>
              </w:rPr>
              <w:t>substance_abuse</w:t>
            </w:r>
            <w:proofErr w:type="spellEnd"/>
          </w:p>
        </w:tc>
        <w:tc>
          <w:tcPr>
            <w:tcW w:w="4141" w:type="dxa"/>
            <w:hideMark/>
          </w:tcPr>
          <w:p w14:paraId="685AE9F6" w14:textId="77777777" w:rsidR="003C70ED" w:rsidRPr="003C70ED" w:rsidRDefault="003C70ED" w:rsidP="003C70ED">
            <w:pPr>
              <w:pStyle w:val="Heading2"/>
              <w:rPr>
                <w:rFonts w:cstheme="minorHAnsi"/>
              </w:rPr>
            </w:pPr>
            <w:r w:rsidRPr="003C70ED">
              <w:rPr>
                <w:rFonts w:cstheme="minorHAnsi"/>
              </w:rPr>
              <w:t>Maladaptive pattern of drug or alcohol use that may lead to social, occupational, psychological, or physical problems.</w:t>
            </w:r>
          </w:p>
        </w:tc>
      </w:tr>
      <w:tr w:rsidR="003C70ED" w:rsidRPr="003C70ED" w14:paraId="06CE11BC" w14:textId="77777777" w:rsidTr="007650D1">
        <w:trPr>
          <w:trHeight w:val="310"/>
        </w:trPr>
        <w:tc>
          <w:tcPr>
            <w:tcW w:w="2003" w:type="dxa"/>
            <w:hideMark/>
          </w:tcPr>
          <w:p w14:paraId="46AD95A2" w14:textId="77777777" w:rsidR="003C70ED" w:rsidRPr="003C70ED" w:rsidRDefault="00000000" w:rsidP="003C70ED">
            <w:pPr>
              <w:pStyle w:val="Heading2"/>
              <w:rPr>
                <w:rFonts w:cstheme="minorHAnsi"/>
              </w:rPr>
            </w:pPr>
            <w:hyperlink r:id="rId77" w:history="1">
              <w:r w:rsidR="003C70ED" w:rsidRPr="003C70ED">
                <w:rPr>
                  <w:rStyle w:val="Hyperlink"/>
                  <w:rFonts w:cstheme="minorHAnsi"/>
                </w:rPr>
                <w:t>Smoking Status</w:t>
              </w:r>
            </w:hyperlink>
          </w:p>
        </w:tc>
        <w:tc>
          <w:tcPr>
            <w:tcW w:w="2872" w:type="dxa"/>
            <w:hideMark/>
          </w:tcPr>
          <w:p w14:paraId="0C52510F" w14:textId="77777777" w:rsidR="003C70ED" w:rsidRPr="003C70ED" w:rsidRDefault="003C70ED" w:rsidP="003C70ED">
            <w:pPr>
              <w:pStyle w:val="Heading2"/>
              <w:rPr>
                <w:rFonts w:cstheme="minorHAnsi"/>
              </w:rPr>
            </w:pPr>
            <w:proofErr w:type="spellStart"/>
            <w:r w:rsidRPr="003C70ED">
              <w:rPr>
                <w:rFonts w:cstheme="minorHAnsi"/>
              </w:rPr>
              <w:t>smoking_status</w:t>
            </w:r>
            <w:proofErr w:type="spellEnd"/>
          </w:p>
        </w:tc>
        <w:tc>
          <w:tcPr>
            <w:tcW w:w="4141" w:type="dxa"/>
            <w:hideMark/>
          </w:tcPr>
          <w:p w14:paraId="4CFC5177" w14:textId="77777777" w:rsidR="003C70ED" w:rsidRPr="003C70ED" w:rsidRDefault="003C70ED" w:rsidP="003C70ED">
            <w:pPr>
              <w:pStyle w:val="Heading2"/>
              <w:rPr>
                <w:rFonts w:cstheme="minorHAnsi"/>
              </w:rPr>
            </w:pPr>
            <w:r w:rsidRPr="003C70ED">
              <w:rPr>
                <w:rFonts w:cstheme="minorHAnsi"/>
              </w:rPr>
              <w:t>An indication of a person's current tobacco and nicotine consumption as well as some indication of smoking history.</w:t>
            </w:r>
          </w:p>
        </w:tc>
      </w:tr>
      <w:tr w:rsidR="003C70ED" w:rsidRPr="003C70ED" w14:paraId="44705E79" w14:textId="77777777" w:rsidTr="007650D1">
        <w:trPr>
          <w:trHeight w:val="310"/>
        </w:trPr>
        <w:tc>
          <w:tcPr>
            <w:tcW w:w="2003" w:type="dxa"/>
            <w:hideMark/>
          </w:tcPr>
          <w:p w14:paraId="2A8B020F" w14:textId="77777777" w:rsidR="003C70ED" w:rsidRPr="003C70ED" w:rsidRDefault="00000000" w:rsidP="003C70ED">
            <w:pPr>
              <w:pStyle w:val="Heading2"/>
              <w:rPr>
                <w:rFonts w:cstheme="minorHAnsi"/>
              </w:rPr>
            </w:pPr>
            <w:hyperlink r:id="rId78" w:history="1">
              <w:r w:rsidR="003C70ED" w:rsidRPr="003C70ED">
                <w:rPr>
                  <w:rStyle w:val="Hyperlink"/>
                  <w:rFonts w:cstheme="minorHAnsi"/>
                </w:rPr>
                <w:t>Alcohol Abuse</w:t>
              </w:r>
            </w:hyperlink>
          </w:p>
        </w:tc>
        <w:tc>
          <w:tcPr>
            <w:tcW w:w="2872" w:type="dxa"/>
            <w:hideMark/>
          </w:tcPr>
          <w:p w14:paraId="31DACC19" w14:textId="77777777" w:rsidR="003C70ED" w:rsidRPr="003C70ED" w:rsidRDefault="003C70ED" w:rsidP="003C70ED">
            <w:pPr>
              <w:pStyle w:val="Heading2"/>
              <w:rPr>
                <w:rFonts w:cstheme="minorHAnsi"/>
              </w:rPr>
            </w:pPr>
            <w:proofErr w:type="spellStart"/>
            <w:r w:rsidRPr="003C70ED">
              <w:rPr>
                <w:rFonts w:cstheme="minorHAnsi"/>
              </w:rPr>
              <w:t>alcohol_status</w:t>
            </w:r>
            <w:proofErr w:type="spellEnd"/>
          </w:p>
        </w:tc>
        <w:tc>
          <w:tcPr>
            <w:tcW w:w="4141" w:type="dxa"/>
            <w:hideMark/>
          </w:tcPr>
          <w:p w14:paraId="31D49BF9" w14:textId="77777777" w:rsidR="003C70ED" w:rsidRPr="003C70ED" w:rsidRDefault="003C70ED" w:rsidP="003C70ED">
            <w:pPr>
              <w:pStyle w:val="Heading2"/>
              <w:rPr>
                <w:rFonts w:cstheme="minorHAnsi"/>
              </w:rPr>
            </w:pPr>
            <w:r w:rsidRPr="003C70ED">
              <w:rPr>
                <w:rFonts w:cstheme="minorHAnsi"/>
              </w:rPr>
              <w:t>The use of alcoholic beverages to excess, either on individual occasions ("binge drinking") or as a regular practice.</w:t>
            </w:r>
          </w:p>
        </w:tc>
      </w:tr>
      <w:tr w:rsidR="003C70ED" w:rsidRPr="003C70ED" w14:paraId="6B87BBA4" w14:textId="77777777" w:rsidTr="007650D1">
        <w:trPr>
          <w:trHeight w:val="620"/>
        </w:trPr>
        <w:tc>
          <w:tcPr>
            <w:tcW w:w="2003" w:type="dxa"/>
            <w:hideMark/>
          </w:tcPr>
          <w:p w14:paraId="25E51895" w14:textId="77777777" w:rsidR="003C70ED" w:rsidRPr="003C70ED" w:rsidRDefault="00000000" w:rsidP="003C70ED">
            <w:pPr>
              <w:pStyle w:val="Heading2"/>
              <w:rPr>
                <w:rFonts w:cstheme="minorHAnsi"/>
              </w:rPr>
            </w:pPr>
            <w:hyperlink r:id="rId79" w:history="1">
              <w:r w:rsidR="003C70ED" w:rsidRPr="003C70ED">
                <w:rPr>
                  <w:rStyle w:val="Hyperlink"/>
                  <w:rFonts w:cstheme="minorHAnsi"/>
                </w:rPr>
                <w:t>Employment Status</w:t>
              </w:r>
            </w:hyperlink>
          </w:p>
        </w:tc>
        <w:tc>
          <w:tcPr>
            <w:tcW w:w="2872" w:type="dxa"/>
            <w:hideMark/>
          </w:tcPr>
          <w:p w14:paraId="60ECD0B0" w14:textId="77777777" w:rsidR="003C70ED" w:rsidRPr="003C70ED" w:rsidRDefault="003C70ED" w:rsidP="003C70ED">
            <w:pPr>
              <w:pStyle w:val="Heading2"/>
              <w:rPr>
                <w:rFonts w:cstheme="minorHAnsi"/>
              </w:rPr>
            </w:pPr>
            <w:r w:rsidRPr="003C70ED">
              <w:rPr>
                <w:rFonts w:cstheme="minorHAnsi"/>
              </w:rPr>
              <w:t>employment</w:t>
            </w:r>
          </w:p>
        </w:tc>
        <w:tc>
          <w:tcPr>
            <w:tcW w:w="4141" w:type="dxa"/>
            <w:hideMark/>
          </w:tcPr>
          <w:p w14:paraId="780ED17E" w14:textId="77777777" w:rsidR="003C70ED" w:rsidRPr="003C70ED" w:rsidRDefault="003C70ED" w:rsidP="003C70ED">
            <w:pPr>
              <w:pStyle w:val="Heading2"/>
              <w:rPr>
                <w:rFonts w:cstheme="minorHAnsi"/>
              </w:rPr>
            </w:pPr>
            <w:r w:rsidRPr="003C70ED">
              <w:rPr>
                <w:rFonts w:cstheme="minorHAnsi"/>
              </w:rPr>
              <w:t>The state of a person with regard to earning wages or salary.</w:t>
            </w:r>
          </w:p>
        </w:tc>
      </w:tr>
      <w:tr w:rsidR="003C70ED" w:rsidRPr="003C70ED" w14:paraId="1E348BB2" w14:textId="77777777" w:rsidTr="007650D1">
        <w:trPr>
          <w:trHeight w:val="620"/>
        </w:trPr>
        <w:tc>
          <w:tcPr>
            <w:tcW w:w="2003" w:type="dxa"/>
            <w:hideMark/>
          </w:tcPr>
          <w:p w14:paraId="51367FEF" w14:textId="77777777" w:rsidR="003C70ED" w:rsidRPr="003C70ED" w:rsidRDefault="00000000" w:rsidP="003C70ED">
            <w:pPr>
              <w:pStyle w:val="Heading2"/>
              <w:rPr>
                <w:rFonts w:cstheme="minorHAnsi"/>
              </w:rPr>
            </w:pPr>
            <w:hyperlink r:id="rId80" w:history="1">
              <w:r w:rsidR="003C70ED" w:rsidRPr="003C70ED">
                <w:rPr>
                  <w:rStyle w:val="Hyperlink"/>
                  <w:rFonts w:cstheme="minorHAnsi"/>
                </w:rPr>
                <w:t>Education Level</w:t>
              </w:r>
            </w:hyperlink>
          </w:p>
        </w:tc>
        <w:tc>
          <w:tcPr>
            <w:tcW w:w="2872" w:type="dxa"/>
            <w:hideMark/>
          </w:tcPr>
          <w:p w14:paraId="32D6C952" w14:textId="77777777" w:rsidR="003C70ED" w:rsidRPr="003C70ED" w:rsidRDefault="003C70ED" w:rsidP="003C70ED">
            <w:pPr>
              <w:pStyle w:val="Heading2"/>
              <w:rPr>
                <w:rFonts w:cstheme="minorHAnsi"/>
              </w:rPr>
            </w:pPr>
            <w:proofErr w:type="spellStart"/>
            <w:r w:rsidRPr="003C70ED">
              <w:rPr>
                <w:rFonts w:cstheme="minorHAnsi"/>
              </w:rPr>
              <w:t>education_years</w:t>
            </w:r>
            <w:proofErr w:type="spellEnd"/>
          </w:p>
        </w:tc>
        <w:tc>
          <w:tcPr>
            <w:tcW w:w="4141" w:type="dxa"/>
            <w:hideMark/>
          </w:tcPr>
          <w:p w14:paraId="74F60BED" w14:textId="77777777" w:rsidR="003C70ED" w:rsidRPr="003C70ED" w:rsidRDefault="003C70ED" w:rsidP="003C70ED">
            <w:pPr>
              <w:pStyle w:val="Heading2"/>
              <w:rPr>
                <w:rFonts w:cstheme="minorHAnsi"/>
              </w:rPr>
            </w:pPr>
            <w:r w:rsidRPr="003C70ED">
              <w:rPr>
                <w:rFonts w:cstheme="minorHAnsi"/>
              </w:rPr>
              <w:t>An indication of the years of schooling completed in graded public, private, or parochial schools, and in colleges, universities, or professional schools.</w:t>
            </w:r>
          </w:p>
        </w:tc>
      </w:tr>
      <w:tr w:rsidR="003C70ED" w:rsidRPr="003C70ED" w14:paraId="1BD20518" w14:textId="77777777" w:rsidTr="007650D1">
        <w:trPr>
          <w:trHeight w:val="620"/>
        </w:trPr>
        <w:tc>
          <w:tcPr>
            <w:tcW w:w="2003" w:type="dxa"/>
            <w:hideMark/>
          </w:tcPr>
          <w:p w14:paraId="60DFE43C" w14:textId="77777777" w:rsidR="003C70ED" w:rsidRPr="003C70ED" w:rsidRDefault="00000000" w:rsidP="003C70ED">
            <w:pPr>
              <w:pStyle w:val="Heading2"/>
              <w:rPr>
                <w:rFonts w:cstheme="minorHAnsi"/>
              </w:rPr>
            </w:pPr>
            <w:hyperlink r:id="rId81" w:history="1">
              <w:r w:rsidR="003C70ED" w:rsidRPr="003C70ED">
                <w:rPr>
                  <w:rStyle w:val="Hyperlink"/>
                  <w:rFonts w:cstheme="minorHAnsi"/>
                </w:rPr>
                <w:t>Lost To Follow-Up</w:t>
              </w:r>
            </w:hyperlink>
          </w:p>
        </w:tc>
        <w:tc>
          <w:tcPr>
            <w:tcW w:w="2872" w:type="dxa"/>
            <w:hideMark/>
          </w:tcPr>
          <w:p w14:paraId="0843B0F6" w14:textId="77777777" w:rsidR="003C70ED" w:rsidRPr="003C70ED" w:rsidRDefault="003C70ED" w:rsidP="003C70ED">
            <w:pPr>
              <w:pStyle w:val="Heading2"/>
              <w:rPr>
                <w:rFonts w:cstheme="minorHAnsi"/>
              </w:rPr>
            </w:pPr>
            <w:proofErr w:type="spellStart"/>
            <w:r w:rsidRPr="003C70ED">
              <w:rPr>
                <w:rFonts w:cstheme="minorHAnsi"/>
              </w:rPr>
              <w:t>loss_to_follow_up</w:t>
            </w:r>
            <w:proofErr w:type="spellEnd"/>
          </w:p>
        </w:tc>
        <w:tc>
          <w:tcPr>
            <w:tcW w:w="4141" w:type="dxa"/>
            <w:hideMark/>
          </w:tcPr>
          <w:p w14:paraId="27E874B5" w14:textId="77777777" w:rsidR="003C70ED" w:rsidRPr="003C70ED" w:rsidRDefault="003C70ED" w:rsidP="003C70ED">
            <w:pPr>
              <w:pStyle w:val="Heading2"/>
              <w:rPr>
                <w:rFonts w:cstheme="minorHAnsi"/>
              </w:rPr>
            </w:pPr>
            <w:r w:rsidRPr="003C70ED">
              <w:rPr>
                <w:rFonts w:cstheme="minorHAnsi"/>
              </w:rPr>
              <w:t>The subject was not available for follow-up procedures.</w:t>
            </w:r>
          </w:p>
        </w:tc>
      </w:tr>
      <w:tr w:rsidR="003C70ED" w:rsidRPr="003C70ED" w14:paraId="28538635" w14:textId="77777777" w:rsidTr="007650D1">
        <w:trPr>
          <w:trHeight w:val="310"/>
        </w:trPr>
        <w:tc>
          <w:tcPr>
            <w:tcW w:w="2003" w:type="dxa"/>
            <w:hideMark/>
          </w:tcPr>
          <w:p w14:paraId="631A2C2E" w14:textId="77777777" w:rsidR="003C70ED" w:rsidRPr="003C70ED" w:rsidRDefault="00000000" w:rsidP="003C70ED">
            <w:pPr>
              <w:pStyle w:val="Heading2"/>
              <w:rPr>
                <w:rFonts w:cstheme="minorHAnsi"/>
              </w:rPr>
            </w:pPr>
            <w:hyperlink r:id="rId82" w:history="1">
              <w:r w:rsidR="003C70ED" w:rsidRPr="003C70ED">
                <w:rPr>
                  <w:rStyle w:val="Hyperlink"/>
                  <w:rFonts w:cstheme="minorHAnsi"/>
                </w:rPr>
                <w:t>Hypertension</w:t>
              </w:r>
            </w:hyperlink>
          </w:p>
        </w:tc>
        <w:tc>
          <w:tcPr>
            <w:tcW w:w="2872" w:type="dxa"/>
            <w:hideMark/>
          </w:tcPr>
          <w:p w14:paraId="7E1DBEF8" w14:textId="77777777" w:rsidR="003C70ED" w:rsidRPr="003C70ED" w:rsidRDefault="003C70ED" w:rsidP="003C70ED">
            <w:pPr>
              <w:pStyle w:val="Heading2"/>
              <w:rPr>
                <w:rFonts w:cstheme="minorHAnsi"/>
              </w:rPr>
            </w:pPr>
            <w:r w:rsidRPr="003C70ED">
              <w:rPr>
                <w:rFonts w:cstheme="minorHAnsi"/>
              </w:rPr>
              <w:t>hypertension</w:t>
            </w:r>
          </w:p>
        </w:tc>
        <w:tc>
          <w:tcPr>
            <w:tcW w:w="4141" w:type="dxa"/>
            <w:hideMark/>
          </w:tcPr>
          <w:p w14:paraId="56341D43" w14:textId="77777777" w:rsidR="003C70ED" w:rsidRPr="003C70ED" w:rsidRDefault="003C70ED" w:rsidP="003C70ED">
            <w:pPr>
              <w:pStyle w:val="Heading2"/>
              <w:rPr>
                <w:rFonts w:cstheme="minorHAnsi"/>
              </w:rPr>
            </w:pPr>
            <w:r w:rsidRPr="003C70ED">
              <w:rPr>
                <w:rFonts w:cstheme="minorHAnsi"/>
              </w:rPr>
              <w:t>Blood pressure that is abnormally high.</w:t>
            </w:r>
          </w:p>
        </w:tc>
      </w:tr>
      <w:tr w:rsidR="003C70ED" w:rsidRPr="003C70ED" w14:paraId="48236CCB" w14:textId="77777777" w:rsidTr="007650D1">
        <w:trPr>
          <w:trHeight w:val="620"/>
        </w:trPr>
        <w:tc>
          <w:tcPr>
            <w:tcW w:w="2003" w:type="dxa"/>
            <w:hideMark/>
          </w:tcPr>
          <w:p w14:paraId="1C918F8D" w14:textId="77777777" w:rsidR="003C70ED" w:rsidRPr="003C70ED" w:rsidRDefault="00000000" w:rsidP="003C70ED">
            <w:pPr>
              <w:pStyle w:val="Heading2"/>
              <w:rPr>
                <w:rFonts w:cstheme="minorHAnsi"/>
              </w:rPr>
            </w:pPr>
            <w:hyperlink r:id="rId83" w:history="1">
              <w:r w:rsidR="003C70ED" w:rsidRPr="003C70ED">
                <w:rPr>
                  <w:rStyle w:val="Hyperlink"/>
                  <w:rFonts w:cstheme="minorHAnsi"/>
                </w:rPr>
                <w:t>Diabetes Mellitus</w:t>
              </w:r>
            </w:hyperlink>
          </w:p>
        </w:tc>
        <w:tc>
          <w:tcPr>
            <w:tcW w:w="2872" w:type="dxa"/>
            <w:hideMark/>
          </w:tcPr>
          <w:p w14:paraId="173CC980" w14:textId="77777777" w:rsidR="003C70ED" w:rsidRPr="003C70ED" w:rsidRDefault="003C70ED" w:rsidP="003C70ED">
            <w:pPr>
              <w:pStyle w:val="Heading2"/>
              <w:rPr>
                <w:rFonts w:cstheme="minorHAnsi"/>
              </w:rPr>
            </w:pPr>
            <w:r w:rsidRPr="003C70ED">
              <w:rPr>
                <w:rFonts w:cstheme="minorHAnsi"/>
              </w:rPr>
              <w:t>dm</w:t>
            </w:r>
          </w:p>
        </w:tc>
        <w:tc>
          <w:tcPr>
            <w:tcW w:w="4141" w:type="dxa"/>
            <w:hideMark/>
          </w:tcPr>
          <w:p w14:paraId="120AEC99" w14:textId="77777777" w:rsidR="003C70ED" w:rsidRPr="003C70ED" w:rsidRDefault="003C70ED" w:rsidP="003C70ED">
            <w:pPr>
              <w:pStyle w:val="Heading2"/>
              <w:rPr>
                <w:rFonts w:cstheme="minorHAnsi"/>
              </w:rPr>
            </w:pPr>
            <w:r w:rsidRPr="003C70ED">
              <w:rPr>
                <w:rFonts w:cstheme="minorHAnsi"/>
              </w:rPr>
              <w:t>A metabolic disorder characterized by abnormally high blood sugar levels due to diminished production of insulin or insulin resistance/desensitization.</w:t>
            </w:r>
          </w:p>
        </w:tc>
      </w:tr>
      <w:tr w:rsidR="003C70ED" w:rsidRPr="003C70ED" w14:paraId="40F4FC6F" w14:textId="77777777" w:rsidTr="007650D1">
        <w:trPr>
          <w:trHeight w:val="620"/>
        </w:trPr>
        <w:tc>
          <w:tcPr>
            <w:tcW w:w="2003" w:type="dxa"/>
            <w:hideMark/>
          </w:tcPr>
          <w:p w14:paraId="12117EF7" w14:textId="77777777" w:rsidR="003C70ED" w:rsidRPr="003C70ED" w:rsidRDefault="00000000" w:rsidP="003C70ED">
            <w:pPr>
              <w:pStyle w:val="Heading2"/>
              <w:rPr>
                <w:rFonts w:cstheme="minorHAnsi"/>
              </w:rPr>
            </w:pPr>
            <w:hyperlink r:id="rId84" w:history="1">
              <w:r w:rsidR="003C70ED" w:rsidRPr="003C70ED">
                <w:rPr>
                  <w:rStyle w:val="Hyperlink"/>
                  <w:rFonts w:cstheme="minorHAnsi"/>
                </w:rPr>
                <w:t xml:space="preserve">Number of </w:t>
              </w:r>
              <w:proofErr w:type="spellStart"/>
              <w:r w:rsidR="003C70ED" w:rsidRPr="003C70ED">
                <w:rPr>
                  <w:rStyle w:val="Hyperlink"/>
                  <w:rFonts w:cstheme="minorHAnsi"/>
                </w:rPr>
                <w:t>Fetuses</w:t>
              </w:r>
              <w:proofErr w:type="spellEnd"/>
            </w:hyperlink>
          </w:p>
        </w:tc>
        <w:tc>
          <w:tcPr>
            <w:tcW w:w="2872" w:type="dxa"/>
            <w:hideMark/>
          </w:tcPr>
          <w:p w14:paraId="44408DB1" w14:textId="77777777" w:rsidR="003C70ED" w:rsidRPr="003C70ED" w:rsidRDefault="003C70ED" w:rsidP="003C70ED">
            <w:pPr>
              <w:pStyle w:val="Heading2"/>
              <w:rPr>
                <w:rFonts w:cstheme="minorHAnsi"/>
              </w:rPr>
            </w:pPr>
            <w:proofErr w:type="spellStart"/>
            <w:r w:rsidRPr="003C70ED">
              <w:rPr>
                <w:rFonts w:cstheme="minorHAnsi"/>
              </w:rPr>
              <w:t>number_of_foetuses</w:t>
            </w:r>
            <w:proofErr w:type="spellEnd"/>
          </w:p>
        </w:tc>
        <w:tc>
          <w:tcPr>
            <w:tcW w:w="4141" w:type="dxa"/>
            <w:hideMark/>
          </w:tcPr>
          <w:p w14:paraId="7B888F79" w14:textId="77777777" w:rsidR="003C70ED" w:rsidRPr="003C70ED" w:rsidRDefault="003C70ED" w:rsidP="003C70ED">
            <w:pPr>
              <w:pStyle w:val="Heading2"/>
              <w:rPr>
                <w:rFonts w:cstheme="minorHAnsi"/>
              </w:rPr>
            </w:pPr>
            <w:r w:rsidRPr="003C70ED">
              <w:rPr>
                <w:rFonts w:cstheme="minorHAnsi"/>
              </w:rPr>
              <w:t xml:space="preserve">A measurement of the total number of </w:t>
            </w:r>
            <w:proofErr w:type="spellStart"/>
            <w:r w:rsidRPr="003C70ED">
              <w:rPr>
                <w:rFonts w:cstheme="minorHAnsi"/>
              </w:rPr>
              <w:t>fetuses</w:t>
            </w:r>
            <w:proofErr w:type="spellEnd"/>
            <w:r w:rsidRPr="003C70ED">
              <w:rPr>
                <w:rFonts w:cstheme="minorHAnsi"/>
              </w:rPr>
              <w:t xml:space="preserve">, which includes alive and dead </w:t>
            </w:r>
            <w:proofErr w:type="spellStart"/>
            <w:r w:rsidRPr="003C70ED">
              <w:rPr>
                <w:rFonts w:cstheme="minorHAnsi"/>
              </w:rPr>
              <w:t>fetuses</w:t>
            </w:r>
            <w:proofErr w:type="spellEnd"/>
            <w:r w:rsidRPr="003C70ED">
              <w:rPr>
                <w:rFonts w:cstheme="minorHAnsi"/>
              </w:rPr>
              <w:t>, present in the uterus.</w:t>
            </w:r>
          </w:p>
        </w:tc>
      </w:tr>
      <w:tr w:rsidR="003C70ED" w:rsidRPr="003C70ED" w14:paraId="4D84C49B" w14:textId="77777777" w:rsidTr="007650D1">
        <w:trPr>
          <w:trHeight w:val="310"/>
        </w:trPr>
        <w:tc>
          <w:tcPr>
            <w:tcW w:w="2003" w:type="dxa"/>
            <w:hideMark/>
          </w:tcPr>
          <w:p w14:paraId="11850252" w14:textId="77777777" w:rsidR="003C70ED" w:rsidRPr="003C70ED" w:rsidRDefault="00000000" w:rsidP="003C70ED">
            <w:pPr>
              <w:pStyle w:val="Heading2"/>
              <w:rPr>
                <w:rFonts w:cstheme="minorHAnsi"/>
              </w:rPr>
            </w:pPr>
            <w:hyperlink r:id="rId85" w:history="1">
              <w:r w:rsidR="003C70ED" w:rsidRPr="003C70ED">
                <w:rPr>
                  <w:rStyle w:val="Hyperlink"/>
                  <w:rFonts w:cstheme="minorHAnsi"/>
                </w:rPr>
                <w:t>Death Indicator</w:t>
              </w:r>
            </w:hyperlink>
          </w:p>
        </w:tc>
        <w:tc>
          <w:tcPr>
            <w:tcW w:w="2872" w:type="dxa"/>
            <w:hideMark/>
          </w:tcPr>
          <w:p w14:paraId="36B6CF05" w14:textId="77777777" w:rsidR="003C70ED" w:rsidRPr="003C70ED" w:rsidRDefault="003C70ED" w:rsidP="003C70ED">
            <w:pPr>
              <w:pStyle w:val="Heading2"/>
              <w:rPr>
                <w:rFonts w:cstheme="minorHAnsi"/>
              </w:rPr>
            </w:pPr>
            <w:r w:rsidRPr="003C70ED">
              <w:rPr>
                <w:rFonts w:cstheme="minorHAnsi"/>
              </w:rPr>
              <w:t>death</w:t>
            </w:r>
          </w:p>
        </w:tc>
        <w:tc>
          <w:tcPr>
            <w:tcW w:w="4141" w:type="dxa"/>
            <w:hideMark/>
          </w:tcPr>
          <w:p w14:paraId="1E30B462" w14:textId="77777777" w:rsidR="003C70ED" w:rsidRPr="003C70ED" w:rsidRDefault="003C70ED" w:rsidP="003C70ED">
            <w:pPr>
              <w:pStyle w:val="Heading2"/>
              <w:rPr>
                <w:rFonts w:cstheme="minorHAnsi"/>
              </w:rPr>
            </w:pPr>
            <w:r w:rsidRPr="003C70ED">
              <w:rPr>
                <w:rFonts w:cstheme="minorHAnsi"/>
              </w:rPr>
              <w:t>Death is the permanent cessation of all biological functions that sustain a living, physical organism.</w:t>
            </w:r>
          </w:p>
        </w:tc>
      </w:tr>
      <w:tr w:rsidR="003C70ED" w:rsidRPr="003C70ED" w14:paraId="47981EED" w14:textId="77777777" w:rsidTr="007650D1">
        <w:trPr>
          <w:trHeight w:val="310"/>
        </w:trPr>
        <w:tc>
          <w:tcPr>
            <w:tcW w:w="2003" w:type="dxa"/>
            <w:hideMark/>
          </w:tcPr>
          <w:p w14:paraId="79774034" w14:textId="77777777" w:rsidR="003C70ED" w:rsidRPr="003C70ED" w:rsidRDefault="00000000" w:rsidP="003C70ED">
            <w:pPr>
              <w:pStyle w:val="Heading2"/>
              <w:rPr>
                <w:rFonts w:cstheme="minorHAnsi"/>
              </w:rPr>
            </w:pPr>
            <w:hyperlink r:id="rId86" w:history="1">
              <w:r w:rsidR="003C70ED" w:rsidRPr="003C70ED">
                <w:rPr>
                  <w:rStyle w:val="Hyperlink"/>
                  <w:rFonts w:cstheme="minorHAnsi"/>
                </w:rPr>
                <w:t>Hospitalization</w:t>
              </w:r>
            </w:hyperlink>
          </w:p>
        </w:tc>
        <w:tc>
          <w:tcPr>
            <w:tcW w:w="2872" w:type="dxa"/>
            <w:hideMark/>
          </w:tcPr>
          <w:p w14:paraId="6EE6F92F" w14:textId="77777777" w:rsidR="003C70ED" w:rsidRPr="003C70ED" w:rsidRDefault="003C70ED" w:rsidP="003C70ED">
            <w:pPr>
              <w:pStyle w:val="Heading2"/>
              <w:rPr>
                <w:rFonts w:cstheme="minorHAnsi"/>
              </w:rPr>
            </w:pPr>
            <w:proofErr w:type="spellStart"/>
            <w:r w:rsidRPr="003C70ED">
              <w:rPr>
                <w:rFonts w:cstheme="minorHAnsi"/>
              </w:rPr>
              <w:t>hospital_admission</w:t>
            </w:r>
            <w:proofErr w:type="spellEnd"/>
          </w:p>
        </w:tc>
        <w:tc>
          <w:tcPr>
            <w:tcW w:w="4141" w:type="dxa"/>
            <w:hideMark/>
          </w:tcPr>
          <w:p w14:paraId="2DF2684D" w14:textId="77777777" w:rsidR="003C70ED" w:rsidRPr="003C70ED" w:rsidRDefault="003C70ED" w:rsidP="003C70ED">
            <w:pPr>
              <w:pStyle w:val="Heading2"/>
              <w:rPr>
                <w:rFonts w:cstheme="minorHAnsi"/>
              </w:rPr>
            </w:pPr>
            <w:r w:rsidRPr="003C70ED">
              <w:rPr>
                <w:rFonts w:cstheme="minorHAnsi"/>
              </w:rPr>
              <w:t>The confinement of a patient in a hospital.</w:t>
            </w:r>
          </w:p>
        </w:tc>
      </w:tr>
      <w:tr w:rsidR="003C70ED" w:rsidRPr="003C70ED" w14:paraId="3B20100B" w14:textId="77777777" w:rsidTr="007650D1">
        <w:trPr>
          <w:trHeight w:val="620"/>
        </w:trPr>
        <w:tc>
          <w:tcPr>
            <w:tcW w:w="2003" w:type="dxa"/>
            <w:hideMark/>
          </w:tcPr>
          <w:p w14:paraId="31E7327B" w14:textId="77777777" w:rsidR="003C70ED" w:rsidRPr="003C70ED" w:rsidRDefault="00000000" w:rsidP="003C70ED">
            <w:pPr>
              <w:pStyle w:val="Heading2"/>
              <w:rPr>
                <w:rFonts w:cstheme="minorHAnsi"/>
              </w:rPr>
            </w:pPr>
            <w:hyperlink r:id="rId87" w:history="1">
              <w:r w:rsidR="003C70ED" w:rsidRPr="003C70ED">
                <w:rPr>
                  <w:rStyle w:val="Hyperlink"/>
                  <w:rFonts w:cstheme="minorHAnsi"/>
                </w:rPr>
                <w:t>Gastroenteritis</w:t>
              </w:r>
            </w:hyperlink>
          </w:p>
        </w:tc>
        <w:tc>
          <w:tcPr>
            <w:tcW w:w="2872" w:type="dxa"/>
            <w:hideMark/>
          </w:tcPr>
          <w:p w14:paraId="0D885DFF" w14:textId="77777777" w:rsidR="003C70ED" w:rsidRPr="003C70ED" w:rsidRDefault="003C70ED" w:rsidP="003C70ED">
            <w:pPr>
              <w:pStyle w:val="Heading2"/>
              <w:rPr>
                <w:rFonts w:cstheme="minorHAnsi"/>
              </w:rPr>
            </w:pPr>
            <w:r w:rsidRPr="003C70ED">
              <w:rPr>
                <w:rFonts w:cstheme="minorHAnsi"/>
              </w:rPr>
              <w:t xml:space="preserve">gastroenteritis </w:t>
            </w:r>
          </w:p>
        </w:tc>
        <w:tc>
          <w:tcPr>
            <w:tcW w:w="4141" w:type="dxa"/>
            <w:hideMark/>
          </w:tcPr>
          <w:p w14:paraId="438AB3C9" w14:textId="77777777" w:rsidR="003C70ED" w:rsidRPr="003C70ED" w:rsidRDefault="003C70ED" w:rsidP="003C70ED">
            <w:pPr>
              <w:pStyle w:val="Heading2"/>
              <w:rPr>
                <w:rFonts w:cstheme="minorHAnsi"/>
              </w:rPr>
            </w:pPr>
            <w:r w:rsidRPr="003C70ED">
              <w:rPr>
                <w:rFonts w:cstheme="minorHAnsi"/>
              </w:rPr>
              <w:t xml:space="preserve">An inflammatory disorder that affects the upper and lower gastrointestinal tract. Most commonly, this is attributed to viruses; however bacteria, parasites or adverse reactions can also be the culprit. Symptoms include acute </w:t>
            </w:r>
            <w:proofErr w:type="spellStart"/>
            <w:r w:rsidRPr="003C70ED">
              <w:rPr>
                <w:rFonts w:cstheme="minorHAnsi"/>
              </w:rPr>
              <w:t>diarrhea</w:t>
            </w:r>
            <w:proofErr w:type="spellEnd"/>
            <w:r w:rsidRPr="003C70ED">
              <w:rPr>
                <w:rFonts w:cstheme="minorHAnsi"/>
              </w:rPr>
              <w:t xml:space="preserve"> and vomiting.</w:t>
            </w:r>
          </w:p>
        </w:tc>
      </w:tr>
      <w:tr w:rsidR="003C70ED" w:rsidRPr="003C70ED" w14:paraId="669B6D02" w14:textId="77777777" w:rsidTr="007650D1">
        <w:trPr>
          <w:trHeight w:val="930"/>
        </w:trPr>
        <w:tc>
          <w:tcPr>
            <w:tcW w:w="2003" w:type="dxa"/>
            <w:hideMark/>
          </w:tcPr>
          <w:p w14:paraId="581450A8" w14:textId="77777777" w:rsidR="003C70ED" w:rsidRPr="003C70ED" w:rsidRDefault="00000000" w:rsidP="003C70ED">
            <w:pPr>
              <w:pStyle w:val="Heading2"/>
              <w:rPr>
                <w:rFonts w:cstheme="minorHAnsi"/>
              </w:rPr>
            </w:pPr>
            <w:hyperlink r:id="rId88" w:history="1">
              <w:r w:rsidR="003C70ED" w:rsidRPr="003C70ED">
                <w:rPr>
                  <w:rStyle w:val="Hyperlink"/>
                  <w:rFonts w:cstheme="minorHAnsi"/>
                </w:rPr>
                <w:t xml:space="preserve">Pneumonia </w:t>
              </w:r>
            </w:hyperlink>
          </w:p>
        </w:tc>
        <w:tc>
          <w:tcPr>
            <w:tcW w:w="2872" w:type="dxa"/>
            <w:hideMark/>
          </w:tcPr>
          <w:p w14:paraId="1E6734FE" w14:textId="77777777" w:rsidR="003C70ED" w:rsidRPr="003C70ED" w:rsidRDefault="003C70ED" w:rsidP="003C70ED">
            <w:pPr>
              <w:pStyle w:val="Heading2"/>
              <w:rPr>
                <w:rFonts w:cstheme="minorHAnsi"/>
              </w:rPr>
            </w:pPr>
            <w:r w:rsidRPr="003C70ED">
              <w:rPr>
                <w:rFonts w:cstheme="minorHAnsi"/>
              </w:rPr>
              <w:t xml:space="preserve">pneumonia </w:t>
            </w:r>
          </w:p>
        </w:tc>
        <w:tc>
          <w:tcPr>
            <w:tcW w:w="4141" w:type="dxa"/>
            <w:hideMark/>
          </w:tcPr>
          <w:p w14:paraId="7868C6B1" w14:textId="77777777" w:rsidR="003C70ED" w:rsidRPr="003C70ED" w:rsidRDefault="003C70ED" w:rsidP="003C70ED">
            <w:pPr>
              <w:pStyle w:val="Heading2"/>
              <w:rPr>
                <w:rFonts w:cstheme="minorHAnsi"/>
              </w:rPr>
            </w:pPr>
            <w:r w:rsidRPr="003C70ED">
              <w:rPr>
                <w:rFonts w:cstheme="minorHAnsi"/>
              </w:rPr>
              <w:t>An acute, acute and chronic, or chronic inflammation focally or diffusely affecting the lung parenchyma, due to infections (viruses, fungi, mycoplasma, or bacteria), treatment (e.g. radiation), or exposure (inhalation) to chemicals. Symptoms include cough, shortness of breath, fevers, chills, chest pain, headache, sweating, and weakness.…</w:t>
            </w:r>
          </w:p>
        </w:tc>
      </w:tr>
      <w:tr w:rsidR="003C70ED" w:rsidRPr="003C70ED" w14:paraId="463C420F" w14:textId="77777777" w:rsidTr="007650D1">
        <w:trPr>
          <w:trHeight w:val="620"/>
        </w:trPr>
        <w:tc>
          <w:tcPr>
            <w:tcW w:w="2003" w:type="dxa"/>
            <w:hideMark/>
          </w:tcPr>
          <w:p w14:paraId="73B1D78A" w14:textId="77777777" w:rsidR="003C70ED" w:rsidRPr="003C70ED" w:rsidRDefault="00000000" w:rsidP="003C70ED">
            <w:pPr>
              <w:pStyle w:val="Heading2"/>
              <w:rPr>
                <w:rFonts w:cstheme="minorHAnsi"/>
              </w:rPr>
            </w:pPr>
            <w:hyperlink r:id="rId89" w:history="1">
              <w:r w:rsidR="003C70ED" w:rsidRPr="003C70ED">
                <w:rPr>
                  <w:rStyle w:val="Hyperlink"/>
                  <w:rFonts w:cstheme="minorHAnsi"/>
                </w:rPr>
                <w:t xml:space="preserve">Urinary Tract Infection </w:t>
              </w:r>
            </w:hyperlink>
          </w:p>
        </w:tc>
        <w:tc>
          <w:tcPr>
            <w:tcW w:w="2872" w:type="dxa"/>
            <w:hideMark/>
          </w:tcPr>
          <w:p w14:paraId="08A6C5F8" w14:textId="77777777" w:rsidR="003C70ED" w:rsidRPr="003C70ED" w:rsidRDefault="003C70ED" w:rsidP="003C70ED">
            <w:pPr>
              <w:pStyle w:val="Heading2"/>
              <w:rPr>
                <w:rFonts w:cstheme="minorHAnsi"/>
              </w:rPr>
            </w:pPr>
            <w:proofErr w:type="spellStart"/>
            <w:r w:rsidRPr="003C70ED">
              <w:rPr>
                <w:rFonts w:cstheme="minorHAnsi"/>
              </w:rPr>
              <w:t>urinary_tract_infection</w:t>
            </w:r>
            <w:proofErr w:type="spellEnd"/>
          </w:p>
        </w:tc>
        <w:tc>
          <w:tcPr>
            <w:tcW w:w="4141" w:type="dxa"/>
            <w:hideMark/>
          </w:tcPr>
          <w:p w14:paraId="01055FE3" w14:textId="77777777" w:rsidR="003C70ED" w:rsidRPr="003C70ED" w:rsidRDefault="003C70ED" w:rsidP="003C70ED">
            <w:pPr>
              <w:pStyle w:val="Heading2"/>
              <w:rPr>
                <w:rFonts w:cstheme="minorHAnsi"/>
              </w:rPr>
            </w:pPr>
            <w:r w:rsidRPr="003C70ED">
              <w:rPr>
                <w:rFonts w:cstheme="minorHAnsi"/>
              </w:rPr>
              <w:t>A bacterial infectious process affecting any part of the urinary tract, most commonly the bladder and the urethra. Symptoms include urinary urgency and frequency, burning sensation during urination, lower abdominal discomfort, and cloudy urine.</w:t>
            </w:r>
          </w:p>
        </w:tc>
      </w:tr>
      <w:tr w:rsidR="003C70ED" w:rsidRPr="003C70ED" w14:paraId="7F9C99C6" w14:textId="77777777" w:rsidTr="007650D1">
        <w:trPr>
          <w:trHeight w:val="1240"/>
        </w:trPr>
        <w:tc>
          <w:tcPr>
            <w:tcW w:w="2003" w:type="dxa"/>
            <w:hideMark/>
          </w:tcPr>
          <w:p w14:paraId="10BF14F1" w14:textId="77777777" w:rsidR="003C70ED" w:rsidRPr="003C70ED" w:rsidRDefault="00000000" w:rsidP="003C70ED">
            <w:pPr>
              <w:pStyle w:val="Heading2"/>
              <w:rPr>
                <w:rFonts w:cstheme="minorHAnsi"/>
              </w:rPr>
            </w:pPr>
            <w:hyperlink r:id="rId90" w:history="1">
              <w:r w:rsidR="003C70ED" w:rsidRPr="003C70ED">
                <w:rPr>
                  <w:rStyle w:val="Hyperlink"/>
                  <w:rFonts w:cstheme="minorHAnsi"/>
                </w:rPr>
                <w:t xml:space="preserve">Group B Streptococcus Infection </w:t>
              </w:r>
            </w:hyperlink>
          </w:p>
        </w:tc>
        <w:tc>
          <w:tcPr>
            <w:tcW w:w="2872" w:type="dxa"/>
            <w:hideMark/>
          </w:tcPr>
          <w:p w14:paraId="0D93182D" w14:textId="77777777" w:rsidR="003C70ED" w:rsidRPr="003C70ED" w:rsidRDefault="003C70ED" w:rsidP="003C70ED">
            <w:pPr>
              <w:pStyle w:val="Heading2"/>
              <w:rPr>
                <w:rFonts w:cstheme="minorHAnsi"/>
              </w:rPr>
            </w:pPr>
            <w:proofErr w:type="spellStart"/>
            <w:r w:rsidRPr="003C70ED">
              <w:rPr>
                <w:rFonts w:cstheme="minorHAnsi"/>
              </w:rPr>
              <w:t>groupb_strep_infection</w:t>
            </w:r>
            <w:proofErr w:type="spellEnd"/>
            <w:r w:rsidRPr="003C70ED">
              <w:rPr>
                <w:rFonts w:cstheme="minorHAnsi"/>
              </w:rPr>
              <w:t xml:space="preserve"> </w:t>
            </w:r>
          </w:p>
        </w:tc>
        <w:tc>
          <w:tcPr>
            <w:tcW w:w="4141" w:type="dxa"/>
            <w:hideMark/>
          </w:tcPr>
          <w:p w14:paraId="5F1339C8" w14:textId="77777777" w:rsidR="003C70ED" w:rsidRPr="003C70ED" w:rsidRDefault="003C70ED" w:rsidP="003C70ED">
            <w:pPr>
              <w:pStyle w:val="Heading2"/>
              <w:rPr>
                <w:rFonts w:cstheme="minorHAnsi"/>
              </w:rPr>
            </w:pPr>
            <w:r w:rsidRPr="003C70ED">
              <w:rPr>
                <w:rFonts w:cstheme="minorHAnsi"/>
              </w:rPr>
              <w:t>Group B Streptococcus, also known as Streptococcus agalactiae, colonizes the vaginal and gastrointestinal tracts of up to 45% of healthy women and may infect neonates in utero or during delivery, causing neonatal sepsis in 1-2% of colonized neonates. GBS infection may also occur in nonpregnant (particularly elderly) adults with underlying medical conditions, presenting as urinary tract infection, pneumonia, or soft-tissue infection. [ NCI ]</w:t>
            </w:r>
          </w:p>
        </w:tc>
      </w:tr>
      <w:tr w:rsidR="003C70ED" w:rsidRPr="003C70ED" w14:paraId="0EDD2033" w14:textId="77777777" w:rsidTr="007650D1">
        <w:trPr>
          <w:trHeight w:val="1240"/>
        </w:trPr>
        <w:tc>
          <w:tcPr>
            <w:tcW w:w="2003" w:type="dxa"/>
            <w:hideMark/>
          </w:tcPr>
          <w:p w14:paraId="35C44541" w14:textId="77777777" w:rsidR="003C70ED" w:rsidRPr="003C70ED" w:rsidRDefault="00000000" w:rsidP="003C70ED">
            <w:pPr>
              <w:pStyle w:val="Heading2"/>
              <w:rPr>
                <w:rFonts w:cstheme="minorHAnsi"/>
              </w:rPr>
            </w:pPr>
            <w:hyperlink r:id="rId91" w:history="1">
              <w:r w:rsidR="003C70ED" w:rsidRPr="003C70ED">
                <w:rPr>
                  <w:rStyle w:val="Hyperlink"/>
                  <w:rFonts w:cstheme="minorHAnsi"/>
                </w:rPr>
                <w:t>Syphilis</w:t>
              </w:r>
            </w:hyperlink>
          </w:p>
        </w:tc>
        <w:tc>
          <w:tcPr>
            <w:tcW w:w="2872" w:type="dxa"/>
            <w:hideMark/>
          </w:tcPr>
          <w:p w14:paraId="45A1A00F" w14:textId="77777777" w:rsidR="003C70ED" w:rsidRPr="003C70ED" w:rsidRDefault="003C70ED" w:rsidP="003C70ED">
            <w:pPr>
              <w:pStyle w:val="Heading2"/>
              <w:rPr>
                <w:rFonts w:cstheme="minorHAnsi"/>
              </w:rPr>
            </w:pPr>
            <w:proofErr w:type="spellStart"/>
            <w:r w:rsidRPr="003C70ED">
              <w:rPr>
                <w:rFonts w:cstheme="minorHAnsi"/>
              </w:rPr>
              <w:t>syphilis_status</w:t>
            </w:r>
            <w:proofErr w:type="spellEnd"/>
          </w:p>
        </w:tc>
        <w:tc>
          <w:tcPr>
            <w:tcW w:w="4141" w:type="dxa"/>
            <w:hideMark/>
          </w:tcPr>
          <w:p w14:paraId="64864A4C" w14:textId="77777777" w:rsidR="003C70ED" w:rsidRPr="003C70ED" w:rsidRDefault="003C70ED" w:rsidP="003C70ED">
            <w:pPr>
              <w:pStyle w:val="Heading2"/>
              <w:rPr>
                <w:rFonts w:cstheme="minorHAnsi"/>
              </w:rPr>
            </w:pPr>
            <w:r w:rsidRPr="003C70ED">
              <w:rPr>
                <w:rFonts w:cstheme="minorHAnsi"/>
              </w:rPr>
              <w:t xml:space="preserve">A contagious bacterial infection caused by the spirochete Treponema pallidum. It is a sexually transmitted disorder, although it can also be transmitted from the mother to the </w:t>
            </w:r>
            <w:proofErr w:type="spellStart"/>
            <w:r w:rsidRPr="003C70ED">
              <w:rPr>
                <w:rFonts w:cstheme="minorHAnsi"/>
              </w:rPr>
              <w:t>fetus</w:t>
            </w:r>
            <w:proofErr w:type="spellEnd"/>
            <w:r w:rsidRPr="003C70ED">
              <w:rPr>
                <w:rFonts w:cstheme="minorHAnsi"/>
              </w:rPr>
              <w:t xml:space="preserve"> in utero. Typically, it is initially manifested with a single sore which heals without treatment. If the </w:t>
            </w:r>
            <w:r w:rsidRPr="003C70ED">
              <w:rPr>
                <w:rFonts w:cstheme="minorHAnsi"/>
              </w:rPr>
              <w:lastRenderedPageBreak/>
              <w:t>infection is left untreated, the initial stage is followed by skin rash and mucous membrane lesions. A late stage follows, which is characterized by damage of the internal organs, including the nervous system.</w:t>
            </w:r>
          </w:p>
        </w:tc>
      </w:tr>
      <w:tr w:rsidR="003C70ED" w:rsidRPr="003C70ED" w14:paraId="6CAAAA46" w14:textId="77777777" w:rsidTr="007650D1">
        <w:trPr>
          <w:trHeight w:val="310"/>
        </w:trPr>
        <w:tc>
          <w:tcPr>
            <w:tcW w:w="2003" w:type="dxa"/>
            <w:hideMark/>
          </w:tcPr>
          <w:p w14:paraId="54290F28" w14:textId="77777777" w:rsidR="003C70ED" w:rsidRPr="003C70ED" w:rsidRDefault="00000000" w:rsidP="003C70ED">
            <w:pPr>
              <w:pStyle w:val="Heading2"/>
              <w:rPr>
                <w:rFonts w:cstheme="minorHAnsi"/>
              </w:rPr>
            </w:pPr>
            <w:hyperlink r:id="rId92" w:history="1">
              <w:r w:rsidR="003C70ED" w:rsidRPr="003C70ED">
                <w:rPr>
                  <w:rStyle w:val="Hyperlink"/>
                  <w:rFonts w:cstheme="minorHAnsi"/>
                </w:rPr>
                <w:t>HIV Status</w:t>
              </w:r>
            </w:hyperlink>
          </w:p>
        </w:tc>
        <w:tc>
          <w:tcPr>
            <w:tcW w:w="2872" w:type="dxa"/>
            <w:hideMark/>
          </w:tcPr>
          <w:p w14:paraId="46374813" w14:textId="77777777" w:rsidR="003C70ED" w:rsidRPr="003C70ED" w:rsidRDefault="003C70ED" w:rsidP="003C70ED">
            <w:pPr>
              <w:pStyle w:val="Heading2"/>
              <w:rPr>
                <w:rFonts w:cstheme="minorHAnsi"/>
              </w:rPr>
            </w:pPr>
            <w:proofErr w:type="spellStart"/>
            <w:r w:rsidRPr="003C70ED">
              <w:rPr>
                <w:rFonts w:cstheme="minorHAnsi"/>
              </w:rPr>
              <w:t>hiv_status</w:t>
            </w:r>
            <w:proofErr w:type="spellEnd"/>
          </w:p>
        </w:tc>
        <w:tc>
          <w:tcPr>
            <w:tcW w:w="4141" w:type="dxa"/>
            <w:hideMark/>
          </w:tcPr>
          <w:p w14:paraId="51D4D2E0" w14:textId="77777777" w:rsidR="003C70ED" w:rsidRPr="003C70ED" w:rsidRDefault="003C70ED" w:rsidP="003C70ED">
            <w:pPr>
              <w:pStyle w:val="Heading2"/>
              <w:rPr>
                <w:rFonts w:cstheme="minorHAnsi"/>
              </w:rPr>
            </w:pPr>
            <w:r w:rsidRPr="003C70ED">
              <w:rPr>
                <w:rFonts w:cstheme="minorHAnsi"/>
              </w:rPr>
              <w:t>The result of testing to determine if an individual is infected with the human immunodeficiency virus.</w:t>
            </w:r>
          </w:p>
        </w:tc>
      </w:tr>
      <w:tr w:rsidR="003C70ED" w:rsidRPr="003C70ED" w14:paraId="29408DBA" w14:textId="77777777" w:rsidTr="007650D1">
        <w:trPr>
          <w:trHeight w:val="620"/>
        </w:trPr>
        <w:tc>
          <w:tcPr>
            <w:tcW w:w="2003" w:type="dxa"/>
            <w:hideMark/>
          </w:tcPr>
          <w:p w14:paraId="6A532388" w14:textId="77777777" w:rsidR="003C70ED" w:rsidRPr="003C70ED" w:rsidRDefault="00000000" w:rsidP="003C70ED">
            <w:pPr>
              <w:pStyle w:val="Heading2"/>
              <w:rPr>
                <w:rFonts w:cstheme="minorHAnsi"/>
              </w:rPr>
            </w:pPr>
            <w:hyperlink r:id="rId93" w:history="1">
              <w:r w:rsidR="003C70ED" w:rsidRPr="003C70ED">
                <w:rPr>
                  <w:rStyle w:val="Hyperlink"/>
                  <w:rFonts w:cstheme="minorHAnsi"/>
                </w:rPr>
                <w:t>Hepatitis B Infection</w:t>
              </w:r>
            </w:hyperlink>
          </w:p>
        </w:tc>
        <w:tc>
          <w:tcPr>
            <w:tcW w:w="2872" w:type="dxa"/>
            <w:hideMark/>
          </w:tcPr>
          <w:p w14:paraId="12870C06" w14:textId="77777777" w:rsidR="003C70ED" w:rsidRPr="003C70ED" w:rsidRDefault="003C70ED" w:rsidP="003C70ED">
            <w:pPr>
              <w:pStyle w:val="Heading2"/>
              <w:rPr>
                <w:rFonts w:cstheme="minorHAnsi"/>
              </w:rPr>
            </w:pPr>
            <w:proofErr w:type="spellStart"/>
            <w:r w:rsidRPr="003C70ED">
              <w:rPr>
                <w:rFonts w:cstheme="minorHAnsi"/>
              </w:rPr>
              <w:t>HepB_status</w:t>
            </w:r>
            <w:proofErr w:type="spellEnd"/>
          </w:p>
        </w:tc>
        <w:tc>
          <w:tcPr>
            <w:tcW w:w="4141" w:type="dxa"/>
            <w:hideMark/>
          </w:tcPr>
          <w:p w14:paraId="61E50012" w14:textId="77777777" w:rsidR="003C70ED" w:rsidRPr="003C70ED" w:rsidRDefault="003C70ED" w:rsidP="003C70ED">
            <w:pPr>
              <w:pStyle w:val="Heading2"/>
              <w:rPr>
                <w:rFonts w:cstheme="minorHAnsi"/>
              </w:rPr>
            </w:pPr>
            <w:r w:rsidRPr="003C70ED">
              <w:rPr>
                <w:rFonts w:cstheme="minorHAnsi"/>
              </w:rPr>
              <w:t>A viral infection caused by the hepatitis B virus.</w:t>
            </w:r>
          </w:p>
        </w:tc>
      </w:tr>
      <w:tr w:rsidR="003C70ED" w:rsidRPr="003C70ED" w14:paraId="12711589" w14:textId="77777777" w:rsidTr="007650D1">
        <w:trPr>
          <w:trHeight w:val="620"/>
        </w:trPr>
        <w:tc>
          <w:tcPr>
            <w:tcW w:w="2003" w:type="dxa"/>
            <w:hideMark/>
          </w:tcPr>
          <w:p w14:paraId="2C89F495" w14:textId="77777777" w:rsidR="003C70ED" w:rsidRPr="003C70ED" w:rsidRDefault="00000000" w:rsidP="003C70ED">
            <w:pPr>
              <w:pStyle w:val="Heading2"/>
              <w:rPr>
                <w:rFonts w:cstheme="minorHAnsi"/>
              </w:rPr>
            </w:pPr>
            <w:hyperlink r:id="rId94" w:history="1">
              <w:r w:rsidR="003C70ED" w:rsidRPr="003C70ED">
                <w:rPr>
                  <w:rStyle w:val="Hyperlink"/>
                  <w:rFonts w:cstheme="minorHAnsi"/>
                </w:rPr>
                <w:t>Schistosomiasis</w:t>
              </w:r>
            </w:hyperlink>
          </w:p>
        </w:tc>
        <w:tc>
          <w:tcPr>
            <w:tcW w:w="2872" w:type="dxa"/>
            <w:hideMark/>
          </w:tcPr>
          <w:p w14:paraId="4378D411" w14:textId="77777777" w:rsidR="003C70ED" w:rsidRPr="003C70ED" w:rsidRDefault="003C70ED" w:rsidP="003C70ED">
            <w:pPr>
              <w:pStyle w:val="Heading2"/>
              <w:rPr>
                <w:rFonts w:cstheme="minorHAnsi"/>
              </w:rPr>
            </w:pPr>
            <w:proofErr w:type="spellStart"/>
            <w:r w:rsidRPr="003C70ED">
              <w:rPr>
                <w:rFonts w:cstheme="minorHAnsi"/>
              </w:rPr>
              <w:t>schistosomiasis_status</w:t>
            </w:r>
            <w:proofErr w:type="spellEnd"/>
          </w:p>
        </w:tc>
        <w:tc>
          <w:tcPr>
            <w:tcW w:w="4141" w:type="dxa"/>
            <w:hideMark/>
          </w:tcPr>
          <w:p w14:paraId="0D6C6526" w14:textId="77777777" w:rsidR="003C70ED" w:rsidRPr="003C70ED" w:rsidRDefault="003C70ED" w:rsidP="003C70ED">
            <w:pPr>
              <w:pStyle w:val="Heading2"/>
              <w:rPr>
                <w:rFonts w:cstheme="minorHAnsi"/>
              </w:rPr>
            </w:pPr>
            <w:r w:rsidRPr="003C70ED">
              <w:rPr>
                <w:rFonts w:cstheme="minorHAnsi"/>
              </w:rPr>
              <w:t>A parasitic infection caused by flukes of the genus Schistosoma. Signs and symptoms include fever, abdominal pain, eosinophilia and hepatosplenomegaly. If left untreated it may eventually cause liver damage leading to cirrhosis, bladder cancer and kidney failure.</w:t>
            </w:r>
          </w:p>
        </w:tc>
      </w:tr>
      <w:tr w:rsidR="003C70ED" w:rsidRPr="003C70ED" w14:paraId="19560DCB" w14:textId="77777777" w:rsidTr="007650D1">
        <w:trPr>
          <w:trHeight w:val="2170"/>
        </w:trPr>
        <w:tc>
          <w:tcPr>
            <w:tcW w:w="2003" w:type="dxa"/>
            <w:hideMark/>
          </w:tcPr>
          <w:p w14:paraId="1753DB20" w14:textId="77777777" w:rsidR="003C70ED" w:rsidRPr="003C70ED" w:rsidRDefault="00000000" w:rsidP="003C70ED">
            <w:pPr>
              <w:pStyle w:val="Heading2"/>
              <w:rPr>
                <w:rFonts w:cstheme="minorHAnsi"/>
              </w:rPr>
            </w:pPr>
            <w:hyperlink r:id="rId95" w:history="1">
              <w:r w:rsidR="003C70ED" w:rsidRPr="003C70ED">
                <w:rPr>
                  <w:rStyle w:val="Hyperlink"/>
                  <w:rFonts w:cstheme="minorHAnsi"/>
                </w:rPr>
                <w:t>Tuberculosis</w:t>
              </w:r>
            </w:hyperlink>
          </w:p>
        </w:tc>
        <w:tc>
          <w:tcPr>
            <w:tcW w:w="2872" w:type="dxa"/>
            <w:hideMark/>
          </w:tcPr>
          <w:p w14:paraId="070A1081" w14:textId="77777777" w:rsidR="003C70ED" w:rsidRPr="003C70ED" w:rsidRDefault="003C70ED" w:rsidP="003C70ED">
            <w:pPr>
              <w:pStyle w:val="Heading2"/>
              <w:rPr>
                <w:rFonts w:cstheme="minorHAnsi"/>
              </w:rPr>
            </w:pPr>
            <w:proofErr w:type="spellStart"/>
            <w:r w:rsidRPr="003C70ED">
              <w:rPr>
                <w:rFonts w:cstheme="minorHAnsi"/>
              </w:rPr>
              <w:t>tb_status</w:t>
            </w:r>
            <w:proofErr w:type="spellEnd"/>
          </w:p>
        </w:tc>
        <w:tc>
          <w:tcPr>
            <w:tcW w:w="4141" w:type="dxa"/>
            <w:hideMark/>
          </w:tcPr>
          <w:p w14:paraId="2827C8FB" w14:textId="77777777" w:rsidR="003C70ED" w:rsidRPr="003C70ED" w:rsidRDefault="003C70ED" w:rsidP="003C70ED">
            <w:pPr>
              <w:pStyle w:val="Heading2"/>
              <w:rPr>
                <w:rFonts w:cstheme="minorHAnsi"/>
              </w:rPr>
            </w:pPr>
            <w:r w:rsidRPr="003C70ED">
              <w:rPr>
                <w:rFonts w:cstheme="minorHAnsi"/>
              </w:rPr>
              <w:t xml:space="preserve">A chronic, recurrent infection caused by the bacterium Mycobacterium tuberculosis. Tuberculosis (TB) may affect almost any tissue or organ of the body with the lungs being the most common site of infection. The clinical stages of TB are primary or initial infection, latent or dormant infection, and recrudescent or adult-type TB. Ninety to 95% of primary TB infections may go unrecognized. </w:t>
            </w:r>
            <w:proofErr w:type="spellStart"/>
            <w:r w:rsidRPr="003C70ED">
              <w:rPr>
                <w:rFonts w:cstheme="minorHAnsi"/>
              </w:rPr>
              <w:t>Histopathologically</w:t>
            </w:r>
            <w:proofErr w:type="spellEnd"/>
            <w:r w:rsidRPr="003C70ED">
              <w:rPr>
                <w:rFonts w:cstheme="minorHAnsi"/>
              </w:rPr>
              <w:t xml:space="preserve">, tissue lesions consist of granulomas which usually undergo central caseation necrosis. Local symptoms of TB vary according to the part affected; acute symptoms include hectic fever, sweats, and emaciation; serious complications include granulomatous erosion of pulmonary bronchi associated with </w:t>
            </w:r>
            <w:proofErr w:type="spellStart"/>
            <w:r w:rsidRPr="003C70ED">
              <w:rPr>
                <w:rFonts w:cstheme="minorHAnsi"/>
              </w:rPr>
              <w:t>hemoptysis</w:t>
            </w:r>
            <w:proofErr w:type="spellEnd"/>
            <w:r w:rsidRPr="003C70ED">
              <w:rPr>
                <w:rFonts w:cstheme="minorHAnsi"/>
              </w:rPr>
              <w:t>. If untreated, progressive TB may be associated with a high degree of mortality. This infection is frequently observed in immunocompromised individuals with AIDS or a history of illicit IV drug use.</w:t>
            </w:r>
          </w:p>
        </w:tc>
      </w:tr>
      <w:tr w:rsidR="003C70ED" w:rsidRPr="003C70ED" w14:paraId="755D8DE0" w14:textId="77777777" w:rsidTr="007650D1">
        <w:trPr>
          <w:trHeight w:val="620"/>
        </w:trPr>
        <w:tc>
          <w:tcPr>
            <w:tcW w:w="2003" w:type="dxa"/>
            <w:hideMark/>
          </w:tcPr>
          <w:p w14:paraId="155BD899" w14:textId="77777777" w:rsidR="003C70ED" w:rsidRPr="003C70ED" w:rsidRDefault="00000000" w:rsidP="003C70ED">
            <w:pPr>
              <w:pStyle w:val="Heading2"/>
              <w:rPr>
                <w:rFonts w:cstheme="minorHAnsi"/>
              </w:rPr>
            </w:pPr>
            <w:hyperlink r:id="rId96" w:history="1">
              <w:proofErr w:type="spellStart"/>
              <w:r w:rsidR="003C70ED" w:rsidRPr="003C70ED">
                <w:rPr>
                  <w:rStyle w:val="Hyperlink"/>
                  <w:rFonts w:cstheme="minorHAnsi"/>
                </w:rPr>
                <w:t>Hemoglobin</w:t>
              </w:r>
              <w:proofErr w:type="spellEnd"/>
            </w:hyperlink>
          </w:p>
        </w:tc>
        <w:tc>
          <w:tcPr>
            <w:tcW w:w="2872" w:type="dxa"/>
            <w:hideMark/>
          </w:tcPr>
          <w:p w14:paraId="7F9133BB" w14:textId="77777777" w:rsidR="003C70ED" w:rsidRPr="003C70ED" w:rsidRDefault="003C70ED" w:rsidP="003C70ED">
            <w:pPr>
              <w:pStyle w:val="Heading2"/>
              <w:rPr>
                <w:rFonts w:cstheme="minorHAnsi"/>
              </w:rPr>
            </w:pPr>
            <w:r w:rsidRPr="003C70ED">
              <w:rPr>
                <w:rFonts w:cstheme="minorHAnsi"/>
              </w:rPr>
              <w:t>haemoglobin</w:t>
            </w:r>
          </w:p>
        </w:tc>
        <w:tc>
          <w:tcPr>
            <w:tcW w:w="4141" w:type="dxa"/>
            <w:hideMark/>
          </w:tcPr>
          <w:p w14:paraId="007A7816" w14:textId="77777777" w:rsidR="003C70ED" w:rsidRPr="003C70ED" w:rsidRDefault="003C70ED" w:rsidP="003C70ED">
            <w:pPr>
              <w:pStyle w:val="Heading2"/>
              <w:rPr>
                <w:rFonts w:cstheme="minorHAnsi"/>
              </w:rPr>
            </w:pPr>
            <w:r w:rsidRPr="003C70ED">
              <w:rPr>
                <w:rFonts w:cstheme="minorHAnsi"/>
              </w:rPr>
              <w:t xml:space="preserve">The red respiratory protein of erythrocytes, consisting of </w:t>
            </w:r>
            <w:r w:rsidRPr="003C70ED">
              <w:rPr>
                <w:rFonts w:cstheme="minorHAnsi"/>
              </w:rPr>
              <w:lastRenderedPageBreak/>
              <w:t xml:space="preserve">approximately 3.8% </w:t>
            </w:r>
            <w:proofErr w:type="spellStart"/>
            <w:r w:rsidRPr="003C70ED">
              <w:rPr>
                <w:rFonts w:cstheme="minorHAnsi"/>
              </w:rPr>
              <w:t>heme</w:t>
            </w:r>
            <w:proofErr w:type="spellEnd"/>
            <w:r w:rsidRPr="003C70ED">
              <w:rPr>
                <w:rFonts w:cstheme="minorHAnsi"/>
              </w:rPr>
              <w:t xml:space="preserve"> and 96.2% globin (64.5 KD), which as </w:t>
            </w:r>
            <w:proofErr w:type="spellStart"/>
            <w:r w:rsidRPr="003C70ED">
              <w:rPr>
                <w:rFonts w:cstheme="minorHAnsi"/>
              </w:rPr>
              <w:t>oxyhemoglobin</w:t>
            </w:r>
            <w:proofErr w:type="spellEnd"/>
            <w:r w:rsidRPr="003C70ED">
              <w:rPr>
                <w:rFonts w:cstheme="minorHAnsi"/>
              </w:rPr>
              <w:t xml:space="preserve"> (HbO2) transports oxygen from the lungs to the tissues where the oxygen is readily released and HbO2 becomes Hb.</w:t>
            </w:r>
          </w:p>
        </w:tc>
      </w:tr>
      <w:tr w:rsidR="003C70ED" w:rsidRPr="003C70ED" w14:paraId="0A9E439A" w14:textId="77777777" w:rsidTr="007650D1">
        <w:trPr>
          <w:trHeight w:val="620"/>
        </w:trPr>
        <w:tc>
          <w:tcPr>
            <w:tcW w:w="2003" w:type="dxa"/>
            <w:hideMark/>
          </w:tcPr>
          <w:p w14:paraId="2118B8D3" w14:textId="77777777" w:rsidR="003C70ED" w:rsidRPr="003C70ED" w:rsidRDefault="00000000" w:rsidP="003C70ED">
            <w:pPr>
              <w:pStyle w:val="Heading2"/>
              <w:rPr>
                <w:rFonts w:cstheme="minorHAnsi"/>
              </w:rPr>
            </w:pPr>
            <w:hyperlink r:id="rId97" w:history="1">
              <w:r w:rsidR="003C70ED" w:rsidRPr="003C70ED">
                <w:rPr>
                  <w:rStyle w:val="Hyperlink"/>
                  <w:rFonts w:cstheme="minorHAnsi"/>
                </w:rPr>
                <w:t>Creatinine</w:t>
              </w:r>
            </w:hyperlink>
          </w:p>
        </w:tc>
        <w:tc>
          <w:tcPr>
            <w:tcW w:w="2872" w:type="dxa"/>
            <w:hideMark/>
          </w:tcPr>
          <w:p w14:paraId="4C772BA0" w14:textId="77777777" w:rsidR="003C70ED" w:rsidRPr="003C70ED" w:rsidRDefault="003C70ED" w:rsidP="003C70ED">
            <w:pPr>
              <w:pStyle w:val="Heading2"/>
              <w:rPr>
                <w:rFonts w:cstheme="minorHAnsi"/>
              </w:rPr>
            </w:pPr>
            <w:proofErr w:type="spellStart"/>
            <w:r w:rsidRPr="003C70ED">
              <w:rPr>
                <w:rFonts w:cstheme="minorHAnsi"/>
              </w:rPr>
              <w:t>creat</w:t>
            </w:r>
            <w:proofErr w:type="spellEnd"/>
          </w:p>
        </w:tc>
        <w:tc>
          <w:tcPr>
            <w:tcW w:w="4141" w:type="dxa"/>
            <w:hideMark/>
          </w:tcPr>
          <w:p w14:paraId="12D18314" w14:textId="77777777" w:rsidR="003C70ED" w:rsidRPr="003C70ED" w:rsidRDefault="003C70ED" w:rsidP="003C70ED">
            <w:pPr>
              <w:pStyle w:val="Heading2"/>
              <w:rPr>
                <w:rFonts w:cstheme="minorHAnsi"/>
              </w:rPr>
            </w:pPr>
            <w:r w:rsidRPr="003C70ED">
              <w:rPr>
                <w:rFonts w:cstheme="minorHAnsi"/>
              </w:rPr>
              <w:t>The breakdown product of creatine, a constituent of muscle tissue, that is excreted by the kidney and whose serum level is used to evaluate kidney function.</w:t>
            </w:r>
          </w:p>
        </w:tc>
      </w:tr>
      <w:tr w:rsidR="003C70ED" w:rsidRPr="003C70ED" w14:paraId="4277D881" w14:textId="77777777" w:rsidTr="007650D1">
        <w:trPr>
          <w:trHeight w:val="620"/>
        </w:trPr>
        <w:tc>
          <w:tcPr>
            <w:tcW w:w="2003" w:type="dxa"/>
            <w:hideMark/>
          </w:tcPr>
          <w:p w14:paraId="74941A4C" w14:textId="77777777" w:rsidR="003C70ED" w:rsidRPr="003C70ED" w:rsidRDefault="00000000" w:rsidP="003C70ED">
            <w:pPr>
              <w:pStyle w:val="Heading2"/>
              <w:rPr>
                <w:rFonts w:cstheme="minorHAnsi"/>
              </w:rPr>
            </w:pPr>
            <w:hyperlink r:id="rId98" w:history="1">
              <w:r w:rsidR="003C70ED" w:rsidRPr="003C70ED">
                <w:rPr>
                  <w:rStyle w:val="Hyperlink"/>
                  <w:rFonts w:cstheme="minorHAnsi"/>
                </w:rPr>
                <w:t>Creatinine Clearance</w:t>
              </w:r>
            </w:hyperlink>
          </w:p>
        </w:tc>
        <w:tc>
          <w:tcPr>
            <w:tcW w:w="2872" w:type="dxa"/>
            <w:hideMark/>
          </w:tcPr>
          <w:p w14:paraId="70C1CE04" w14:textId="77777777" w:rsidR="003C70ED" w:rsidRPr="003C70ED" w:rsidRDefault="003C70ED" w:rsidP="003C70ED">
            <w:pPr>
              <w:pStyle w:val="Heading2"/>
              <w:rPr>
                <w:rFonts w:cstheme="minorHAnsi"/>
              </w:rPr>
            </w:pPr>
            <w:proofErr w:type="spellStart"/>
            <w:r w:rsidRPr="003C70ED">
              <w:rPr>
                <w:rFonts w:cstheme="minorHAnsi"/>
              </w:rPr>
              <w:t>creat_clearance</w:t>
            </w:r>
            <w:proofErr w:type="spellEnd"/>
          </w:p>
        </w:tc>
        <w:tc>
          <w:tcPr>
            <w:tcW w:w="4141" w:type="dxa"/>
            <w:hideMark/>
          </w:tcPr>
          <w:p w14:paraId="56096BC2" w14:textId="77777777" w:rsidR="003C70ED" w:rsidRPr="003C70ED" w:rsidRDefault="003C70ED" w:rsidP="003C70ED">
            <w:pPr>
              <w:pStyle w:val="Heading2"/>
              <w:rPr>
                <w:rFonts w:cstheme="minorHAnsi"/>
              </w:rPr>
            </w:pPr>
            <w:r w:rsidRPr="003C70ED">
              <w:rPr>
                <w:rFonts w:cstheme="minorHAnsi"/>
              </w:rPr>
              <w:t>The determination of the clearance of endogenous creatinine, used for evaluating the glomerular filtration rate.</w:t>
            </w:r>
          </w:p>
        </w:tc>
      </w:tr>
      <w:tr w:rsidR="003C70ED" w:rsidRPr="003C70ED" w14:paraId="5022F3C5" w14:textId="77777777" w:rsidTr="007650D1">
        <w:trPr>
          <w:trHeight w:val="620"/>
        </w:trPr>
        <w:tc>
          <w:tcPr>
            <w:tcW w:w="2003" w:type="dxa"/>
            <w:hideMark/>
          </w:tcPr>
          <w:p w14:paraId="0AB99D57" w14:textId="77777777" w:rsidR="003C70ED" w:rsidRPr="003C70ED" w:rsidRDefault="00000000" w:rsidP="003C70ED">
            <w:pPr>
              <w:pStyle w:val="Heading2"/>
              <w:rPr>
                <w:rFonts w:cstheme="minorHAnsi"/>
              </w:rPr>
            </w:pPr>
            <w:hyperlink r:id="rId99" w:history="1">
              <w:r w:rsidR="003C70ED" w:rsidRPr="003C70ED">
                <w:rPr>
                  <w:rStyle w:val="Hyperlink"/>
                  <w:rFonts w:cstheme="minorHAnsi"/>
                </w:rPr>
                <w:t>HIV Viral Load Measurement</w:t>
              </w:r>
            </w:hyperlink>
          </w:p>
        </w:tc>
        <w:tc>
          <w:tcPr>
            <w:tcW w:w="2872" w:type="dxa"/>
            <w:hideMark/>
          </w:tcPr>
          <w:p w14:paraId="0DD5C93B" w14:textId="77777777" w:rsidR="003C70ED" w:rsidRPr="003C70ED" w:rsidRDefault="003C70ED" w:rsidP="003C70ED">
            <w:pPr>
              <w:pStyle w:val="Heading2"/>
              <w:rPr>
                <w:rFonts w:cstheme="minorHAnsi"/>
              </w:rPr>
            </w:pPr>
            <w:proofErr w:type="spellStart"/>
            <w:r w:rsidRPr="003C70ED">
              <w:rPr>
                <w:rFonts w:cstheme="minorHAnsi"/>
              </w:rPr>
              <w:t>hiv_vl</w:t>
            </w:r>
            <w:proofErr w:type="spellEnd"/>
          </w:p>
        </w:tc>
        <w:tc>
          <w:tcPr>
            <w:tcW w:w="4141" w:type="dxa"/>
            <w:hideMark/>
          </w:tcPr>
          <w:p w14:paraId="5D959FDE" w14:textId="77777777" w:rsidR="003C70ED" w:rsidRPr="003C70ED" w:rsidRDefault="003C70ED" w:rsidP="003C70ED">
            <w:pPr>
              <w:pStyle w:val="Heading2"/>
              <w:rPr>
                <w:rFonts w:cstheme="minorHAnsi"/>
              </w:rPr>
            </w:pPr>
            <w:r w:rsidRPr="003C70ED">
              <w:rPr>
                <w:rFonts w:cstheme="minorHAnsi"/>
              </w:rPr>
              <w:t>The determination of the HIV viral load in a specimen.</w:t>
            </w:r>
          </w:p>
        </w:tc>
      </w:tr>
      <w:tr w:rsidR="003C70ED" w:rsidRPr="003C70ED" w14:paraId="0CF4F6C9" w14:textId="77777777" w:rsidTr="007650D1">
        <w:trPr>
          <w:trHeight w:val="620"/>
        </w:trPr>
        <w:tc>
          <w:tcPr>
            <w:tcW w:w="2003" w:type="dxa"/>
            <w:hideMark/>
          </w:tcPr>
          <w:p w14:paraId="67EEAA86" w14:textId="77777777" w:rsidR="003C70ED" w:rsidRPr="003C70ED" w:rsidRDefault="00000000" w:rsidP="003C70ED">
            <w:pPr>
              <w:pStyle w:val="Heading2"/>
              <w:rPr>
                <w:rFonts w:cstheme="minorHAnsi"/>
              </w:rPr>
            </w:pPr>
            <w:hyperlink r:id="rId100" w:history="1">
              <w:r w:rsidR="003C70ED" w:rsidRPr="003C70ED">
                <w:rPr>
                  <w:rStyle w:val="Hyperlink"/>
                  <w:rFonts w:cstheme="minorHAnsi"/>
                </w:rPr>
                <w:t>CD4 Expressing Cell Count</w:t>
              </w:r>
            </w:hyperlink>
          </w:p>
        </w:tc>
        <w:tc>
          <w:tcPr>
            <w:tcW w:w="2872" w:type="dxa"/>
            <w:hideMark/>
          </w:tcPr>
          <w:p w14:paraId="4A10CE57" w14:textId="77777777" w:rsidR="003C70ED" w:rsidRPr="003C70ED" w:rsidRDefault="003C70ED" w:rsidP="003C70ED">
            <w:pPr>
              <w:pStyle w:val="Heading2"/>
              <w:rPr>
                <w:rFonts w:cstheme="minorHAnsi"/>
              </w:rPr>
            </w:pPr>
            <w:r w:rsidRPr="003C70ED">
              <w:rPr>
                <w:rFonts w:cstheme="minorHAnsi"/>
              </w:rPr>
              <w:t>cd4</w:t>
            </w:r>
          </w:p>
        </w:tc>
        <w:tc>
          <w:tcPr>
            <w:tcW w:w="4141" w:type="dxa"/>
            <w:hideMark/>
          </w:tcPr>
          <w:p w14:paraId="01C8BC85" w14:textId="77777777" w:rsidR="003C70ED" w:rsidRPr="003C70ED" w:rsidRDefault="003C70ED" w:rsidP="003C70ED">
            <w:pPr>
              <w:pStyle w:val="Heading2"/>
              <w:rPr>
                <w:rFonts w:cstheme="minorHAnsi"/>
              </w:rPr>
            </w:pPr>
            <w:r w:rsidRPr="003C70ED">
              <w:rPr>
                <w:rFonts w:cstheme="minorHAnsi"/>
              </w:rPr>
              <w:t>The determination of the amount of the CD4 expressing cells in a sample.</w:t>
            </w:r>
          </w:p>
        </w:tc>
      </w:tr>
      <w:tr w:rsidR="003C70ED" w:rsidRPr="003C70ED" w14:paraId="32E49DDA" w14:textId="77777777" w:rsidTr="007650D1">
        <w:trPr>
          <w:trHeight w:val="310"/>
        </w:trPr>
        <w:tc>
          <w:tcPr>
            <w:tcW w:w="2003" w:type="dxa"/>
            <w:hideMark/>
          </w:tcPr>
          <w:p w14:paraId="2CAC46E7" w14:textId="77777777" w:rsidR="003C70ED" w:rsidRPr="003C70ED" w:rsidRDefault="00000000" w:rsidP="003C70ED">
            <w:pPr>
              <w:pStyle w:val="Heading2"/>
              <w:rPr>
                <w:rFonts w:cstheme="minorHAnsi"/>
              </w:rPr>
            </w:pPr>
            <w:hyperlink r:id="rId101" w:history="1">
              <w:r w:rsidR="003C70ED" w:rsidRPr="003C70ED">
                <w:rPr>
                  <w:rStyle w:val="Hyperlink"/>
                  <w:rFonts w:cstheme="minorHAnsi"/>
                </w:rPr>
                <w:t>Platelet Count</w:t>
              </w:r>
            </w:hyperlink>
          </w:p>
        </w:tc>
        <w:tc>
          <w:tcPr>
            <w:tcW w:w="2872" w:type="dxa"/>
            <w:hideMark/>
          </w:tcPr>
          <w:p w14:paraId="6828DA22" w14:textId="77777777" w:rsidR="003C70ED" w:rsidRPr="003C70ED" w:rsidRDefault="003C70ED" w:rsidP="003C70ED">
            <w:pPr>
              <w:pStyle w:val="Heading2"/>
              <w:rPr>
                <w:rFonts w:cstheme="minorHAnsi"/>
              </w:rPr>
            </w:pPr>
            <w:proofErr w:type="spellStart"/>
            <w:r w:rsidRPr="003C70ED">
              <w:rPr>
                <w:rFonts w:cstheme="minorHAnsi"/>
              </w:rPr>
              <w:t>plt</w:t>
            </w:r>
            <w:proofErr w:type="spellEnd"/>
          </w:p>
        </w:tc>
        <w:tc>
          <w:tcPr>
            <w:tcW w:w="4141" w:type="dxa"/>
            <w:hideMark/>
          </w:tcPr>
          <w:p w14:paraId="02452D39" w14:textId="77777777" w:rsidR="003C70ED" w:rsidRPr="003C70ED" w:rsidRDefault="003C70ED" w:rsidP="003C70ED">
            <w:pPr>
              <w:pStyle w:val="Heading2"/>
              <w:rPr>
                <w:rFonts w:cstheme="minorHAnsi"/>
              </w:rPr>
            </w:pPr>
            <w:r w:rsidRPr="003C70ED">
              <w:rPr>
                <w:rFonts w:cstheme="minorHAnsi"/>
              </w:rPr>
              <w:t>The determination of the number of platelets in a biospecimen.</w:t>
            </w:r>
          </w:p>
        </w:tc>
      </w:tr>
      <w:tr w:rsidR="003C70ED" w:rsidRPr="003C70ED" w14:paraId="17838159" w14:textId="77777777" w:rsidTr="007650D1">
        <w:trPr>
          <w:trHeight w:val="1240"/>
        </w:trPr>
        <w:tc>
          <w:tcPr>
            <w:tcW w:w="2003" w:type="dxa"/>
            <w:hideMark/>
          </w:tcPr>
          <w:p w14:paraId="07888C3E" w14:textId="77777777" w:rsidR="003C70ED" w:rsidRPr="003C70ED" w:rsidRDefault="00000000" w:rsidP="003C70ED">
            <w:pPr>
              <w:pStyle w:val="Heading2"/>
              <w:rPr>
                <w:rFonts w:cstheme="minorHAnsi"/>
              </w:rPr>
            </w:pPr>
            <w:hyperlink r:id="rId102" w:history="1">
              <w:r w:rsidR="003C70ED" w:rsidRPr="003C70ED">
                <w:rPr>
                  <w:rStyle w:val="Hyperlink"/>
                  <w:rFonts w:cstheme="minorHAnsi"/>
                </w:rPr>
                <w:t>Aspartate Aminotransferase Measurement</w:t>
              </w:r>
            </w:hyperlink>
          </w:p>
        </w:tc>
        <w:tc>
          <w:tcPr>
            <w:tcW w:w="2872" w:type="dxa"/>
            <w:hideMark/>
          </w:tcPr>
          <w:p w14:paraId="1C78DB0D" w14:textId="77777777" w:rsidR="003C70ED" w:rsidRPr="003C70ED" w:rsidRDefault="003C70ED" w:rsidP="003C70ED">
            <w:pPr>
              <w:pStyle w:val="Heading2"/>
              <w:rPr>
                <w:rFonts w:cstheme="minorHAnsi"/>
              </w:rPr>
            </w:pPr>
            <w:proofErr w:type="spellStart"/>
            <w:r w:rsidRPr="003C70ED">
              <w:rPr>
                <w:rFonts w:cstheme="minorHAnsi"/>
              </w:rPr>
              <w:t>ast</w:t>
            </w:r>
            <w:proofErr w:type="spellEnd"/>
          </w:p>
        </w:tc>
        <w:tc>
          <w:tcPr>
            <w:tcW w:w="4141" w:type="dxa"/>
            <w:hideMark/>
          </w:tcPr>
          <w:p w14:paraId="637841DC" w14:textId="77777777" w:rsidR="003C70ED" w:rsidRPr="003C70ED" w:rsidRDefault="003C70ED" w:rsidP="003C70ED">
            <w:pPr>
              <w:pStyle w:val="Heading2"/>
              <w:rPr>
                <w:rFonts w:cstheme="minorHAnsi"/>
              </w:rPr>
            </w:pPr>
            <w:r w:rsidRPr="003C70ED">
              <w:rPr>
                <w:rFonts w:cstheme="minorHAnsi"/>
              </w:rPr>
              <w:t>A quantitative measurement of aspartate aminotransferase present in a sample.</w:t>
            </w:r>
          </w:p>
        </w:tc>
      </w:tr>
      <w:tr w:rsidR="003C70ED" w:rsidRPr="003C70ED" w14:paraId="21E2D469" w14:textId="77777777" w:rsidTr="007650D1">
        <w:trPr>
          <w:trHeight w:val="1240"/>
        </w:trPr>
        <w:tc>
          <w:tcPr>
            <w:tcW w:w="2003" w:type="dxa"/>
            <w:hideMark/>
          </w:tcPr>
          <w:p w14:paraId="2B05E071" w14:textId="77777777" w:rsidR="003C70ED" w:rsidRPr="003C70ED" w:rsidRDefault="00000000" w:rsidP="003C70ED">
            <w:pPr>
              <w:pStyle w:val="Heading2"/>
              <w:rPr>
                <w:rFonts w:cstheme="minorHAnsi"/>
              </w:rPr>
            </w:pPr>
            <w:hyperlink r:id="rId103" w:history="1">
              <w:r w:rsidR="003C70ED" w:rsidRPr="003C70ED">
                <w:rPr>
                  <w:rStyle w:val="Hyperlink"/>
                  <w:rFonts w:cstheme="minorHAnsi"/>
                </w:rPr>
                <w:t>Alanine Aminotransferase Measurement</w:t>
              </w:r>
            </w:hyperlink>
          </w:p>
        </w:tc>
        <w:tc>
          <w:tcPr>
            <w:tcW w:w="2872" w:type="dxa"/>
            <w:hideMark/>
          </w:tcPr>
          <w:p w14:paraId="1B800FDE" w14:textId="77777777" w:rsidR="003C70ED" w:rsidRPr="003C70ED" w:rsidRDefault="003C70ED" w:rsidP="003C70ED">
            <w:pPr>
              <w:pStyle w:val="Heading2"/>
              <w:rPr>
                <w:rFonts w:cstheme="minorHAnsi"/>
              </w:rPr>
            </w:pPr>
            <w:r w:rsidRPr="003C70ED">
              <w:rPr>
                <w:rFonts w:cstheme="minorHAnsi"/>
              </w:rPr>
              <w:t>alt</w:t>
            </w:r>
          </w:p>
        </w:tc>
        <w:tc>
          <w:tcPr>
            <w:tcW w:w="4141" w:type="dxa"/>
            <w:hideMark/>
          </w:tcPr>
          <w:p w14:paraId="1AED6FB3" w14:textId="77777777" w:rsidR="003C70ED" w:rsidRPr="003C70ED" w:rsidRDefault="003C70ED" w:rsidP="003C70ED">
            <w:pPr>
              <w:pStyle w:val="Heading2"/>
              <w:rPr>
                <w:rFonts w:cstheme="minorHAnsi"/>
              </w:rPr>
            </w:pPr>
            <w:r w:rsidRPr="003C70ED">
              <w:rPr>
                <w:rFonts w:cstheme="minorHAnsi"/>
              </w:rPr>
              <w:t>A quantitative measurement of alanine aminotransferase present in a sample.</w:t>
            </w:r>
          </w:p>
        </w:tc>
      </w:tr>
      <w:tr w:rsidR="003C70ED" w:rsidRPr="003C70ED" w14:paraId="55F192EC" w14:textId="77777777" w:rsidTr="007650D1">
        <w:trPr>
          <w:trHeight w:val="1240"/>
        </w:trPr>
        <w:tc>
          <w:tcPr>
            <w:tcW w:w="2003" w:type="dxa"/>
            <w:hideMark/>
          </w:tcPr>
          <w:p w14:paraId="15FB8455" w14:textId="77777777" w:rsidR="003C70ED" w:rsidRPr="003C70ED" w:rsidRDefault="00000000" w:rsidP="003C70ED">
            <w:pPr>
              <w:pStyle w:val="Heading2"/>
              <w:rPr>
                <w:rFonts w:cstheme="minorHAnsi"/>
              </w:rPr>
            </w:pPr>
            <w:hyperlink r:id="rId104" w:history="1">
              <w:r w:rsidR="003C70ED" w:rsidRPr="003C70ED">
                <w:rPr>
                  <w:rStyle w:val="Hyperlink"/>
                  <w:rFonts w:cstheme="minorHAnsi"/>
                </w:rPr>
                <w:t>Protein to Creatinine Ratio Measurement</w:t>
              </w:r>
            </w:hyperlink>
          </w:p>
        </w:tc>
        <w:tc>
          <w:tcPr>
            <w:tcW w:w="2872" w:type="dxa"/>
            <w:hideMark/>
          </w:tcPr>
          <w:p w14:paraId="6D106F97" w14:textId="77777777" w:rsidR="003C70ED" w:rsidRPr="003C70ED" w:rsidRDefault="003C70ED" w:rsidP="003C70ED">
            <w:pPr>
              <w:pStyle w:val="Heading2"/>
              <w:rPr>
                <w:rFonts w:cstheme="minorHAnsi"/>
              </w:rPr>
            </w:pPr>
            <w:proofErr w:type="spellStart"/>
            <w:r w:rsidRPr="003C70ED">
              <w:rPr>
                <w:rFonts w:cstheme="minorHAnsi"/>
              </w:rPr>
              <w:t>urine_pcr</w:t>
            </w:r>
            <w:proofErr w:type="spellEnd"/>
          </w:p>
        </w:tc>
        <w:tc>
          <w:tcPr>
            <w:tcW w:w="4141" w:type="dxa"/>
            <w:hideMark/>
          </w:tcPr>
          <w:p w14:paraId="2A95F555" w14:textId="77777777" w:rsidR="003C70ED" w:rsidRPr="003C70ED" w:rsidRDefault="003C70ED" w:rsidP="003C70ED">
            <w:pPr>
              <w:pStyle w:val="Heading2"/>
              <w:rPr>
                <w:rFonts w:cstheme="minorHAnsi"/>
              </w:rPr>
            </w:pPr>
            <w:r w:rsidRPr="003C70ED">
              <w:rPr>
                <w:rFonts w:cstheme="minorHAnsi"/>
              </w:rPr>
              <w:t>The determination of the ratio of total protein compared to creatinine present in a sample. The measurement may be expressed as a ratio or percentage.</w:t>
            </w:r>
          </w:p>
        </w:tc>
      </w:tr>
      <w:tr w:rsidR="003C70ED" w:rsidRPr="003C70ED" w14:paraId="69665C4C" w14:textId="77777777" w:rsidTr="007650D1">
        <w:trPr>
          <w:trHeight w:val="930"/>
        </w:trPr>
        <w:tc>
          <w:tcPr>
            <w:tcW w:w="2003" w:type="dxa"/>
            <w:hideMark/>
          </w:tcPr>
          <w:p w14:paraId="2F9E47CB" w14:textId="77777777" w:rsidR="003C70ED" w:rsidRPr="003C70ED" w:rsidRDefault="00000000" w:rsidP="003C70ED">
            <w:pPr>
              <w:pStyle w:val="Heading2"/>
              <w:rPr>
                <w:rFonts w:cstheme="minorHAnsi"/>
              </w:rPr>
            </w:pPr>
            <w:hyperlink r:id="rId105" w:history="1">
              <w:r w:rsidR="003C70ED" w:rsidRPr="003C70ED">
                <w:rPr>
                  <w:rStyle w:val="Hyperlink"/>
                  <w:rFonts w:cstheme="minorHAnsi"/>
                </w:rPr>
                <w:t>Alkaline Phosphatase Measurement</w:t>
              </w:r>
            </w:hyperlink>
          </w:p>
        </w:tc>
        <w:tc>
          <w:tcPr>
            <w:tcW w:w="2872" w:type="dxa"/>
            <w:hideMark/>
          </w:tcPr>
          <w:p w14:paraId="66350B57" w14:textId="77777777" w:rsidR="003C70ED" w:rsidRPr="003C70ED" w:rsidRDefault="003C70ED" w:rsidP="003C70ED">
            <w:pPr>
              <w:pStyle w:val="Heading2"/>
              <w:rPr>
                <w:rFonts w:cstheme="minorHAnsi"/>
              </w:rPr>
            </w:pPr>
            <w:r w:rsidRPr="003C70ED">
              <w:rPr>
                <w:rFonts w:cstheme="minorHAnsi"/>
              </w:rPr>
              <w:t>alp</w:t>
            </w:r>
          </w:p>
        </w:tc>
        <w:tc>
          <w:tcPr>
            <w:tcW w:w="4141" w:type="dxa"/>
            <w:hideMark/>
          </w:tcPr>
          <w:p w14:paraId="1C00E538" w14:textId="77777777" w:rsidR="003C70ED" w:rsidRPr="003C70ED" w:rsidRDefault="003C70ED" w:rsidP="003C70ED">
            <w:pPr>
              <w:pStyle w:val="Heading2"/>
              <w:rPr>
                <w:rFonts w:cstheme="minorHAnsi"/>
              </w:rPr>
            </w:pPr>
            <w:r w:rsidRPr="003C70ED">
              <w:rPr>
                <w:rFonts w:cstheme="minorHAnsi"/>
              </w:rPr>
              <w:t>A quantitative measurement of alkaline phosphatase present in a sample.</w:t>
            </w:r>
          </w:p>
        </w:tc>
      </w:tr>
      <w:tr w:rsidR="003C70ED" w:rsidRPr="003C70ED" w14:paraId="42BCFC15" w14:textId="77777777" w:rsidTr="007650D1">
        <w:trPr>
          <w:trHeight w:val="930"/>
        </w:trPr>
        <w:tc>
          <w:tcPr>
            <w:tcW w:w="2003" w:type="dxa"/>
            <w:hideMark/>
          </w:tcPr>
          <w:p w14:paraId="16EFD057" w14:textId="77777777" w:rsidR="003C70ED" w:rsidRPr="003C70ED" w:rsidRDefault="00000000" w:rsidP="003C70ED">
            <w:pPr>
              <w:pStyle w:val="Heading2"/>
              <w:rPr>
                <w:rFonts w:cstheme="minorHAnsi"/>
              </w:rPr>
            </w:pPr>
            <w:hyperlink r:id="rId106" w:history="1">
              <w:r w:rsidR="003C70ED" w:rsidRPr="003C70ED">
                <w:rPr>
                  <w:rStyle w:val="Hyperlink"/>
                  <w:rFonts w:cstheme="minorHAnsi"/>
                </w:rPr>
                <w:t>mean corpuscular volume</w:t>
              </w:r>
            </w:hyperlink>
          </w:p>
        </w:tc>
        <w:tc>
          <w:tcPr>
            <w:tcW w:w="2872" w:type="dxa"/>
            <w:hideMark/>
          </w:tcPr>
          <w:p w14:paraId="09184F55" w14:textId="77777777" w:rsidR="003C70ED" w:rsidRPr="003C70ED" w:rsidRDefault="003C70ED" w:rsidP="003C70ED">
            <w:pPr>
              <w:pStyle w:val="Heading2"/>
              <w:rPr>
                <w:rFonts w:cstheme="minorHAnsi"/>
              </w:rPr>
            </w:pPr>
            <w:r w:rsidRPr="003C70ED">
              <w:rPr>
                <w:rFonts w:cstheme="minorHAnsi"/>
              </w:rPr>
              <w:t>mcv</w:t>
            </w:r>
          </w:p>
        </w:tc>
        <w:tc>
          <w:tcPr>
            <w:tcW w:w="4141" w:type="dxa"/>
            <w:hideMark/>
          </w:tcPr>
          <w:p w14:paraId="04A82C6D" w14:textId="77777777" w:rsidR="003C70ED" w:rsidRPr="003C70ED" w:rsidRDefault="003C70ED" w:rsidP="003C70ED">
            <w:pPr>
              <w:pStyle w:val="Heading2"/>
              <w:rPr>
                <w:rFonts w:cstheme="minorHAnsi"/>
              </w:rPr>
            </w:pPr>
            <w:r w:rsidRPr="003C70ED">
              <w:rPr>
                <w:rFonts w:cstheme="minorHAnsi"/>
              </w:rPr>
              <w:t>A mean corpuscular volume is the result of calculation of the mean volume of erythrocytes in a blood sample.</w:t>
            </w:r>
          </w:p>
        </w:tc>
      </w:tr>
      <w:tr w:rsidR="003C70ED" w:rsidRPr="003C70ED" w14:paraId="022B23EF" w14:textId="77777777" w:rsidTr="007650D1">
        <w:trPr>
          <w:trHeight w:val="1240"/>
        </w:trPr>
        <w:tc>
          <w:tcPr>
            <w:tcW w:w="2003" w:type="dxa"/>
            <w:hideMark/>
          </w:tcPr>
          <w:p w14:paraId="671F8B17" w14:textId="77777777" w:rsidR="003C70ED" w:rsidRPr="003C70ED" w:rsidRDefault="00000000" w:rsidP="003C70ED">
            <w:pPr>
              <w:pStyle w:val="Heading2"/>
              <w:rPr>
                <w:rFonts w:cstheme="minorHAnsi"/>
              </w:rPr>
            </w:pPr>
            <w:hyperlink r:id="rId107" w:history="1">
              <w:r w:rsidR="003C70ED" w:rsidRPr="003C70ED">
                <w:rPr>
                  <w:rStyle w:val="Hyperlink"/>
                  <w:rFonts w:cstheme="minorHAnsi"/>
                </w:rPr>
                <w:t xml:space="preserve">mean corpuscular </w:t>
              </w:r>
              <w:proofErr w:type="spellStart"/>
              <w:r w:rsidR="003C70ED" w:rsidRPr="003C70ED">
                <w:rPr>
                  <w:rStyle w:val="Hyperlink"/>
                  <w:rFonts w:cstheme="minorHAnsi"/>
                </w:rPr>
                <w:t>hemoglobin</w:t>
              </w:r>
              <w:proofErr w:type="spellEnd"/>
              <w:r w:rsidR="003C70ED" w:rsidRPr="003C70ED">
                <w:rPr>
                  <w:rStyle w:val="Hyperlink"/>
                  <w:rFonts w:cstheme="minorHAnsi"/>
                </w:rPr>
                <w:t xml:space="preserve"> concentration</w:t>
              </w:r>
            </w:hyperlink>
          </w:p>
        </w:tc>
        <w:tc>
          <w:tcPr>
            <w:tcW w:w="2872" w:type="dxa"/>
            <w:hideMark/>
          </w:tcPr>
          <w:p w14:paraId="4027ECEA" w14:textId="77777777" w:rsidR="003C70ED" w:rsidRPr="003C70ED" w:rsidRDefault="003C70ED" w:rsidP="003C70ED">
            <w:pPr>
              <w:pStyle w:val="Heading2"/>
              <w:rPr>
                <w:rFonts w:cstheme="minorHAnsi"/>
              </w:rPr>
            </w:pPr>
            <w:proofErr w:type="spellStart"/>
            <w:r w:rsidRPr="003C70ED">
              <w:rPr>
                <w:rFonts w:cstheme="minorHAnsi"/>
              </w:rPr>
              <w:t>mchc</w:t>
            </w:r>
            <w:proofErr w:type="spellEnd"/>
          </w:p>
        </w:tc>
        <w:tc>
          <w:tcPr>
            <w:tcW w:w="4141" w:type="dxa"/>
            <w:hideMark/>
          </w:tcPr>
          <w:p w14:paraId="56B894A3" w14:textId="77777777" w:rsidR="003C70ED" w:rsidRPr="003C70ED" w:rsidRDefault="003C70ED" w:rsidP="003C70ED">
            <w:pPr>
              <w:pStyle w:val="Heading2"/>
              <w:rPr>
                <w:rFonts w:cstheme="minorHAnsi"/>
              </w:rPr>
            </w:pPr>
            <w:r w:rsidRPr="003C70ED">
              <w:rPr>
                <w:rFonts w:cstheme="minorHAnsi"/>
              </w:rPr>
              <w:t xml:space="preserve">The mean corpuscular </w:t>
            </w:r>
            <w:proofErr w:type="spellStart"/>
            <w:r w:rsidRPr="003C70ED">
              <w:rPr>
                <w:rFonts w:cstheme="minorHAnsi"/>
              </w:rPr>
              <w:t>hemoglobin</w:t>
            </w:r>
            <w:proofErr w:type="spellEnd"/>
            <w:r w:rsidRPr="003C70ED">
              <w:rPr>
                <w:rFonts w:cstheme="minorHAnsi"/>
              </w:rPr>
              <w:t xml:space="preserve"> concentration is a measure of the concentration of </w:t>
            </w:r>
            <w:proofErr w:type="spellStart"/>
            <w:r w:rsidRPr="003C70ED">
              <w:rPr>
                <w:rFonts w:cstheme="minorHAnsi"/>
              </w:rPr>
              <w:t>hemoglobin</w:t>
            </w:r>
            <w:proofErr w:type="spellEnd"/>
            <w:r w:rsidRPr="003C70ED">
              <w:rPr>
                <w:rFonts w:cstheme="minorHAnsi"/>
              </w:rPr>
              <w:t xml:space="preserve"> in a given volume of packed red blood cell</w:t>
            </w:r>
          </w:p>
        </w:tc>
      </w:tr>
      <w:tr w:rsidR="003C70ED" w:rsidRPr="003C70ED" w14:paraId="0BB4BDEF" w14:textId="77777777" w:rsidTr="007650D1">
        <w:trPr>
          <w:trHeight w:val="620"/>
        </w:trPr>
        <w:tc>
          <w:tcPr>
            <w:tcW w:w="2003" w:type="dxa"/>
            <w:hideMark/>
          </w:tcPr>
          <w:p w14:paraId="4C0E3ED2" w14:textId="77777777" w:rsidR="003C70ED" w:rsidRPr="003C70ED" w:rsidRDefault="00000000" w:rsidP="003C70ED">
            <w:pPr>
              <w:pStyle w:val="Heading2"/>
              <w:rPr>
                <w:rFonts w:cstheme="minorHAnsi"/>
              </w:rPr>
            </w:pPr>
            <w:hyperlink r:id="rId108" w:history="1">
              <w:r w:rsidR="003C70ED" w:rsidRPr="003C70ED">
                <w:rPr>
                  <w:rStyle w:val="Hyperlink"/>
                  <w:rFonts w:cstheme="minorHAnsi"/>
                </w:rPr>
                <w:t>Viral Resistance Domain</w:t>
              </w:r>
            </w:hyperlink>
          </w:p>
        </w:tc>
        <w:tc>
          <w:tcPr>
            <w:tcW w:w="2872" w:type="dxa"/>
            <w:hideMark/>
          </w:tcPr>
          <w:p w14:paraId="598CE491" w14:textId="77777777" w:rsidR="003C70ED" w:rsidRPr="003C70ED" w:rsidRDefault="003C70ED" w:rsidP="003C70ED">
            <w:pPr>
              <w:pStyle w:val="Heading2"/>
              <w:rPr>
                <w:rFonts w:cstheme="minorHAnsi"/>
              </w:rPr>
            </w:pPr>
            <w:proofErr w:type="spellStart"/>
            <w:r w:rsidRPr="003C70ED">
              <w:rPr>
                <w:rFonts w:cstheme="minorHAnsi"/>
              </w:rPr>
              <w:t>hiv_resistance_mutations</w:t>
            </w:r>
            <w:proofErr w:type="spellEnd"/>
          </w:p>
        </w:tc>
        <w:tc>
          <w:tcPr>
            <w:tcW w:w="4141" w:type="dxa"/>
            <w:hideMark/>
          </w:tcPr>
          <w:p w14:paraId="0D297D33" w14:textId="77777777" w:rsidR="003C70ED" w:rsidRPr="003C70ED" w:rsidRDefault="003C70ED" w:rsidP="003C70ED">
            <w:pPr>
              <w:pStyle w:val="Heading2"/>
              <w:rPr>
                <w:rFonts w:cstheme="minorHAnsi"/>
              </w:rPr>
            </w:pPr>
            <w:r w:rsidRPr="003C70ED">
              <w:rPr>
                <w:rFonts w:cstheme="minorHAnsi"/>
              </w:rPr>
              <w:t>A findings domain that captures information regarding the genetics of viral drug resistance. It contains the reference sequence used to validate the observed genetic mutation of interest.</w:t>
            </w:r>
          </w:p>
        </w:tc>
      </w:tr>
      <w:tr w:rsidR="003C70ED" w:rsidRPr="003C70ED" w14:paraId="116AC963" w14:textId="77777777" w:rsidTr="007650D1">
        <w:trPr>
          <w:trHeight w:val="1550"/>
        </w:trPr>
        <w:tc>
          <w:tcPr>
            <w:tcW w:w="2003" w:type="dxa"/>
            <w:hideMark/>
          </w:tcPr>
          <w:p w14:paraId="2FE73A57" w14:textId="77777777" w:rsidR="003C70ED" w:rsidRPr="003C70ED" w:rsidRDefault="00000000" w:rsidP="003C70ED">
            <w:pPr>
              <w:pStyle w:val="Heading2"/>
              <w:rPr>
                <w:rFonts w:cstheme="minorHAnsi"/>
              </w:rPr>
            </w:pPr>
            <w:hyperlink r:id="rId109" w:history="1">
              <w:r w:rsidR="003C70ED" w:rsidRPr="003C70ED">
                <w:rPr>
                  <w:rStyle w:val="Hyperlink"/>
                  <w:rFonts w:cstheme="minorHAnsi"/>
                </w:rPr>
                <w:t>Drug resistance to antiretroviral therapy (disorder)</w:t>
              </w:r>
            </w:hyperlink>
          </w:p>
        </w:tc>
        <w:tc>
          <w:tcPr>
            <w:tcW w:w="2872" w:type="dxa"/>
            <w:hideMark/>
          </w:tcPr>
          <w:p w14:paraId="54B5DE24" w14:textId="77777777" w:rsidR="003C70ED" w:rsidRPr="003C70ED" w:rsidRDefault="003C70ED" w:rsidP="003C70ED">
            <w:pPr>
              <w:pStyle w:val="Heading2"/>
              <w:rPr>
                <w:rFonts w:cstheme="minorHAnsi"/>
              </w:rPr>
            </w:pPr>
            <w:proofErr w:type="spellStart"/>
            <w:r w:rsidRPr="003C70ED">
              <w:rPr>
                <w:rFonts w:cstheme="minorHAnsi"/>
              </w:rPr>
              <w:t>hiv_drug_resistance</w:t>
            </w:r>
            <w:proofErr w:type="spellEnd"/>
          </w:p>
        </w:tc>
        <w:tc>
          <w:tcPr>
            <w:tcW w:w="4141" w:type="dxa"/>
            <w:hideMark/>
          </w:tcPr>
          <w:p w14:paraId="6017F04E" w14:textId="77777777" w:rsidR="003C70ED" w:rsidRPr="003C70ED" w:rsidRDefault="003C70ED" w:rsidP="003C70ED">
            <w:pPr>
              <w:pStyle w:val="Heading2"/>
              <w:rPr>
                <w:rFonts w:cstheme="minorHAnsi"/>
              </w:rPr>
            </w:pPr>
            <w:r w:rsidRPr="003C70ED">
              <w:rPr>
                <w:rFonts w:cstheme="minorHAnsi"/>
              </w:rPr>
              <w:t xml:space="preserve">A binary variable describing the presence or </w:t>
            </w:r>
            <w:proofErr w:type="spellStart"/>
            <w:r w:rsidRPr="003C70ED">
              <w:rPr>
                <w:rFonts w:cstheme="minorHAnsi"/>
              </w:rPr>
              <w:t>abscence</w:t>
            </w:r>
            <w:proofErr w:type="spellEnd"/>
            <w:r w:rsidRPr="003C70ED">
              <w:rPr>
                <w:rFonts w:cstheme="minorHAnsi"/>
              </w:rPr>
              <w:t xml:space="preserve"> of any drug resistance to antiretroviral therapy.</w:t>
            </w:r>
          </w:p>
        </w:tc>
      </w:tr>
      <w:tr w:rsidR="003C70ED" w:rsidRPr="003C70ED" w14:paraId="1F093058" w14:textId="77777777" w:rsidTr="007650D1">
        <w:trPr>
          <w:trHeight w:val="930"/>
        </w:trPr>
        <w:tc>
          <w:tcPr>
            <w:tcW w:w="2003" w:type="dxa"/>
            <w:hideMark/>
          </w:tcPr>
          <w:p w14:paraId="48BCA7C4" w14:textId="77777777" w:rsidR="003C70ED" w:rsidRPr="003C70ED" w:rsidRDefault="00000000" w:rsidP="003C70ED">
            <w:pPr>
              <w:pStyle w:val="Heading2"/>
              <w:rPr>
                <w:rFonts w:cstheme="minorHAnsi"/>
              </w:rPr>
            </w:pPr>
            <w:hyperlink r:id="rId110" w:history="1">
              <w:r w:rsidR="003C70ED" w:rsidRPr="003C70ED">
                <w:rPr>
                  <w:rStyle w:val="Hyperlink"/>
                  <w:rFonts w:cstheme="minorHAnsi"/>
                </w:rPr>
                <w:t>Highly Active Antiretroviral Therapy</w:t>
              </w:r>
            </w:hyperlink>
          </w:p>
        </w:tc>
        <w:tc>
          <w:tcPr>
            <w:tcW w:w="2872" w:type="dxa"/>
            <w:hideMark/>
          </w:tcPr>
          <w:p w14:paraId="087CEB04" w14:textId="77777777" w:rsidR="003C70ED" w:rsidRPr="003C70ED" w:rsidRDefault="003C70ED" w:rsidP="003C70ED">
            <w:pPr>
              <w:pStyle w:val="Heading2"/>
              <w:rPr>
                <w:rFonts w:cstheme="minorHAnsi"/>
              </w:rPr>
            </w:pPr>
            <w:proofErr w:type="spellStart"/>
            <w:r w:rsidRPr="003C70ED">
              <w:rPr>
                <w:rFonts w:cstheme="minorHAnsi"/>
              </w:rPr>
              <w:t>art_regimen</w:t>
            </w:r>
            <w:proofErr w:type="spellEnd"/>
          </w:p>
        </w:tc>
        <w:tc>
          <w:tcPr>
            <w:tcW w:w="4141" w:type="dxa"/>
            <w:hideMark/>
          </w:tcPr>
          <w:p w14:paraId="3B509FA4" w14:textId="77777777" w:rsidR="003C70ED" w:rsidRPr="003C70ED" w:rsidRDefault="003C70ED" w:rsidP="003C70ED">
            <w:pPr>
              <w:pStyle w:val="Heading2"/>
              <w:rPr>
                <w:rFonts w:cstheme="minorHAnsi"/>
              </w:rPr>
            </w:pPr>
            <w:r w:rsidRPr="003C70ED">
              <w:rPr>
                <w:rFonts w:cstheme="minorHAnsi"/>
              </w:rPr>
              <w:t>Drug therapy which targets retrovirus function by multiple mechanisms.</w:t>
            </w:r>
          </w:p>
        </w:tc>
      </w:tr>
      <w:tr w:rsidR="003C70ED" w:rsidRPr="003C70ED" w14:paraId="6D8F0BAF" w14:textId="77777777" w:rsidTr="007650D1">
        <w:trPr>
          <w:trHeight w:val="1860"/>
        </w:trPr>
        <w:tc>
          <w:tcPr>
            <w:tcW w:w="2003" w:type="dxa"/>
            <w:hideMark/>
          </w:tcPr>
          <w:p w14:paraId="3E906AAC" w14:textId="77777777" w:rsidR="003C70ED" w:rsidRPr="003C70ED" w:rsidRDefault="00000000" w:rsidP="003C70ED">
            <w:pPr>
              <w:pStyle w:val="Heading2"/>
              <w:rPr>
                <w:rFonts w:cstheme="minorHAnsi"/>
              </w:rPr>
            </w:pPr>
            <w:hyperlink r:id="rId111" w:history="1">
              <w:r w:rsidR="003C70ED" w:rsidRPr="003C70ED">
                <w:rPr>
                  <w:rStyle w:val="Hyperlink"/>
                  <w:rFonts w:cstheme="minorHAnsi"/>
                </w:rPr>
                <w:t>Noncompliance with antiretroviral medication regimen (finding)</w:t>
              </w:r>
            </w:hyperlink>
          </w:p>
        </w:tc>
        <w:tc>
          <w:tcPr>
            <w:tcW w:w="2872" w:type="dxa"/>
            <w:hideMark/>
          </w:tcPr>
          <w:p w14:paraId="455925FF" w14:textId="77777777" w:rsidR="003C70ED" w:rsidRPr="003C70ED" w:rsidRDefault="003C70ED" w:rsidP="003C70ED">
            <w:pPr>
              <w:pStyle w:val="Heading2"/>
              <w:rPr>
                <w:rFonts w:cstheme="minorHAnsi"/>
              </w:rPr>
            </w:pPr>
            <w:proofErr w:type="spellStart"/>
            <w:r w:rsidRPr="003C70ED">
              <w:rPr>
                <w:rFonts w:cstheme="minorHAnsi"/>
              </w:rPr>
              <w:t>art_adherance</w:t>
            </w:r>
            <w:proofErr w:type="spellEnd"/>
          </w:p>
        </w:tc>
        <w:tc>
          <w:tcPr>
            <w:tcW w:w="4141" w:type="dxa"/>
            <w:hideMark/>
          </w:tcPr>
          <w:p w14:paraId="0813757E" w14:textId="77777777" w:rsidR="003C70ED" w:rsidRPr="003C70ED" w:rsidRDefault="003C70ED" w:rsidP="003C70ED">
            <w:pPr>
              <w:pStyle w:val="Heading2"/>
              <w:rPr>
                <w:rFonts w:cstheme="minorHAnsi"/>
              </w:rPr>
            </w:pPr>
            <w:r w:rsidRPr="003C70ED">
              <w:rPr>
                <w:rFonts w:cstheme="minorHAnsi"/>
              </w:rPr>
              <w:t>Noncompliance with antiretroviral therapy</w:t>
            </w:r>
          </w:p>
        </w:tc>
      </w:tr>
      <w:tr w:rsidR="003C70ED" w:rsidRPr="003C70ED" w14:paraId="53C903CF" w14:textId="77777777" w:rsidTr="007650D1">
        <w:trPr>
          <w:trHeight w:val="930"/>
        </w:trPr>
        <w:tc>
          <w:tcPr>
            <w:tcW w:w="2003" w:type="dxa"/>
            <w:hideMark/>
          </w:tcPr>
          <w:p w14:paraId="23C01929" w14:textId="77777777" w:rsidR="003C70ED" w:rsidRPr="003C70ED" w:rsidRDefault="00000000" w:rsidP="003C70ED">
            <w:pPr>
              <w:pStyle w:val="Heading2"/>
              <w:rPr>
                <w:rFonts w:cstheme="minorHAnsi"/>
              </w:rPr>
            </w:pPr>
            <w:hyperlink r:id="rId112" w:history="1">
              <w:r w:rsidR="003C70ED" w:rsidRPr="003C70ED">
                <w:rPr>
                  <w:rStyle w:val="Hyperlink"/>
                  <w:rFonts w:cstheme="minorHAnsi"/>
                </w:rPr>
                <w:t>Study Subject Radiography Report</w:t>
              </w:r>
            </w:hyperlink>
          </w:p>
        </w:tc>
        <w:tc>
          <w:tcPr>
            <w:tcW w:w="2872" w:type="dxa"/>
            <w:hideMark/>
          </w:tcPr>
          <w:p w14:paraId="1B91F29E" w14:textId="77777777" w:rsidR="003C70ED" w:rsidRPr="003C70ED" w:rsidRDefault="003C70ED" w:rsidP="003C70ED">
            <w:pPr>
              <w:pStyle w:val="Heading2"/>
              <w:rPr>
                <w:rFonts w:cstheme="minorHAnsi"/>
              </w:rPr>
            </w:pPr>
            <w:proofErr w:type="spellStart"/>
            <w:r w:rsidRPr="003C70ED">
              <w:rPr>
                <w:rFonts w:cstheme="minorHAnsi"/>
              </w:rPr>
              <w:t>xray_findings</w:t>
            </w:r>
            <w:proofErr w:type="spellEnd"/>
          </w:p>
        </w:tc>
        <w:tc>
          <w:tcPr>
            <w:tcW w:w="4141" w:type="dxa"/>
            <w:hideMark/>
          </w:tcPr>
          <w:p w14:paraId="49155E21" w14:textId="77777777" w:rsidR="003C70ED" w:rsidRPr="003C70ED" w:rsidRDefault="003C70ED" w:rsidP="003C70ED">
            <w:pPr>
              <w:pStyle w:val="Heading2"/>
              <w:rPr>
                <w:rFonts w:cstheme="minorHAnsi"/>
              </w:rPr>
            </w:pPr>
            <w:r w:rsidRPr="003C70ED">
              <w:rPr>
                <w:rFonts w:cstheme="minorHAnsi"/>
              </w:rPr>
              <w:t>Records pertaining to the findings from a study subject's radiographic images.</w:t>
            </w:r>
          </w:p>
        </w:tc>
      </w:tr>
      <w:tr w:rsidR="003C70ED" w:rsidRPr="003C70ED" w14:paraId="1BF7F156" w14:textId="77777777" w:rsidTr="007650D1">
        <w:trPr>
          <w:trHeight w:val="620"/>
        </w:trPr>
        <w:tc>
          <w:tcPr>
            <w:tcW w:w="2003" w:type="dxa"/>
            <w:hideMark/>
          </w:tcPr>
          <w:p w14:paraId="61A404A6" w14:textId="77777777" w:rsidR="003C70ED" w:rsidRPr="003C70ED" w:rsidRDefault="00000000" w:rsidP="003C70ED">
            <w:pPr>
              <w:pStyle w:val="Heading2"/>
              <w:rPr>
                <w:rFonts w:cstheme="minorHAnsi"/>
              </w:rPr>
            </w:pPr>
            <w:hyperlink r:id="rId113" w:history="1">
              <w:r w:rsidR="003C70ED" w:rsidRPr="003C70ED">
                <w:rPr>
                  <w:rStyle w:val="Hyperlink"/>
                  <w:rFonts w:cstheme="minorHAnsi"/>
                </w:rPr>
                <w:t>Oligohydramnios</w:t>
              </w:r>
            </w:hyperlink>
          </w:p>
        </w:tc>
        <w:tc>
          <w:tcPr>
            <w:tcW w:w="2872" w:type="dxa"/>
            <w:hideMark/>
          </w:tcPr>
          <w:p w14:paraId="6C533615" w14:textId="77777777" w:rsidR="003C70ED" w:rsidRPr="003C70ED" w:rsidRDefault="003C70ED" w:rsidP="003C70ED">
            <w:pPr>
              <w:pStyle w:val="Heading2"/>
              <w:rPr>
                <w:rFonts w:cstheme="minorHAnsi"/>
              </w:rPr>
            </w:pPr>
            <w:r w:rsidRPr="003C70ED">
              <w:rPr>
                <w:rFonts w:cstheme="minorHAnsi"/>
              </w:rPr>
              <w:t>oligohydramnios</w:t>
            </w:r>
          </w:p>
        </w:tc>
        <w:tc>
          <w:tcPr>
            <w:tcW w:w="4141" w:type="dxa"/>
            <w:hideMark/>
          </w:tcPr>
          <w:p w14:paraId="4F4EC567" w14:textId="77777777" w:rsidR="003C70ED" w:rsidRPr="003C70ED" w:rsidRDefault="003C70ED" w:rsidP="003C70ED">
            <w:pPr>
              <w:pStyle w:val="Heading2"/>
              <w:rPr>
                <w:rFonts w:cstheme="minorHAnsi"/>
              </w:rPr>
            </w:pPr>
            <w:r w:rsidRPr="003C70ED">
              <w:rPr>
                <w:rFonts w:cstheme="minorHAnsi"/>
              </w:rPr>
              <w:t>A lower than normal quantity of amniotic fluid in the amniotic sac as compared to normal values. Typically associated with an amniotic fluid index (AFI) of less than 5 cm or a single maximum vertical pocket (MVP) of less than 2 cm.</w:t>
            </w:r>
          </w:p>
        </w:tc>
      </w:tr>
      <w:tr w:rsidR="003C70ED" w:rsidRPr="003C70ED" w14:paraId="41412A3B" w14:textId="77777777" w:rsidTr="007650D1">
        <w:trPr>
          <w:trHeight w:val="1240"/>
        </w:trPr>
        <w:tc>
          <w:tcPr>
            <w:tcW w:w="2003" w:type="dxa"/>
            <w:hideMark/>
          </w:tcPr>
          <w:p w14:paraId="11F23FD2" w14:textId="77777777" w:rsidR="003C70ED" w:rsidRPr="003C70ED" w:rsidRDefault="00000000" w:rsidP="003C70ED">
            <w:pPr>
              <w:pStyle w:val="Heading2"/>
              <w:rPr>
                <w:rFonts w:cstheme="minorHAnsi"/>
              </w:rPr>
            </w:pPr>
            <w:hyperlink r:id="rId114" w:history="1">
              <w:r w:rsidR="003C70ED" w:rsidRPr="003C70ED">
                <w:rPr>
                  <w:rStyle w:val="Hyperlink"/>
                  <w:rFonts w:cstheme="minorHAnsi"/>
                </w:rPr>
                <w:t>thyroid stimulating hormone measurement</w:t>
              </w:r>
            </w:hyperlink>
          </w:p>
        </w:tc>
        <w:tc>
          <w:tcPr>
            <w:tcW w:w="2872" w:type="dxa"/>
            <w:hideMark/>
          </w:tcPr>
          <w:p w14:paraId="15870B05" w14:textId="77777777" w:rsidR="003C70ED" w:rsidRPr="003C70ED" w:rsidRDefault="003C70ED" w:rsidP="003C70ED">
            <w:pPr>
              <w:pStyle w:val="Heading2"/>
              <w:rPr>
                <w:rFonts w:cstheme="minorHAnsi"/>
              </w:rPr>
            </w:pPr>
            <w:proofErr w:type="spellStart"/>
            <w:r w:rsidRPr="003C70ED">
              <w:rPr>
                <w:rFonts w:cstheme="minorHAnsi"/>
              </w:rPr>
              <w:t>tsh</w:t>
            </w:r>
            <w:proofErr w:type="spellEnd"/>
          </w:p>
        </w:tc>
        <w:tc>
          <w:tcPr>
            <w:tcW w:w="4141" w:type="dxa"/>
            <w:hideMark/>
          </w:tcPr>
          <w:p w14:paraId="78BE8D57" w14:textId="77777777" w:rsidR="003C70ED" w:rsidRPr="003C70ED" w:rsidRDefault="003C70ED" w:rsidP="003C70ED">
            <w:pPr>
              <w:pStyle w:val="Heading2"/>
              <w:rPr>
                <w:rFonts w:cstheme="minorHAnsi"/>
              </w:rPr>
            </w:pPr>
            <w:r w:rsidRPr="003C70ED">
              <w:rPr>
                <w:rFonts w:cstheme="minorHAnsi"/>
              </w:rPr>
              <w:t xml:space="preserve">Is a quantification of thyroid-stimulating hormone, a glycoprotein and hormone secreted from the pituitary which regulates the </w:t>
            </w:r>
            <w:proofErr w:type="spellStart"/>
            <w:r w:rsidRPr="003C70ED">
              <w:rPr>
                <w:rFonts w:cstheme="minorHAnsi"/>
              </w:rPr>
              <w:t>thryoid</w:t>
            </w:r>
            <w:proofErr w:type="spellEnd"/>
            <w:r w:rsidRPr="003C70ED">
              <w:rPr>
                <w:rFonts w:cstheme="minorHAnsi"/>
              </w:rPr>
              <w:t>.</w:t>
            </w:r>
          </w:p>
        </w:tc>
      </w:tr>
      <w:tr w:rsidR="003C70ED" w:rsidRPr="003C70ED" w14:paraId="571B419B" w14:textId="77777777" w:rsidTr="007650D1">
        <w:trPr>
          <w:trHeight w:val="930"/>
        </w:trPr>
        <w:tc>
          <w:tcPr>
            <w:tcW w:w="2003" w:type="dxa"/>
            <w:hideMark/>
          </w:tcPr>
          <w:p w14:paraId="7BFDFB5D" w14:textId="77777777" w:rsidR="003C70ED" w:rsidRPr="003C70ED" w:rsidRDefault="00000000" w:rsidP="003C70ED">
            <w:pPr>
              <w:pStyle w:val="Heading2"/>
              <w:rPr>
                <w:rFonts w:cstheme="minorHAnsi"/>
              </w:rPr>
            </w:pPr>
            <w:hyperlink r:id="rId115" w:history="1">
              <w:r w:rsidR="003C70ED" w:rsidRPr="003C70ED">
                <w:rPr>
                  <w:rStyle w:val="Hyperlink"/>
                  <w:rFonts w:cstheme="minorHAnsi"/>
                </w:rPr>
                <w:t>Lower Respiratory Tract Infection</w:t>
              </w:r>
            </w:hyperlink>
          </w:p>
        </w:tc>
        <w:tc>
          <w:tcPr>
            <w:tcW w:w="2872" w:type="dxa"/>
            <w:hideMark/>
          </w:tcPr>
          <w:p w14:paraId="59A10822" w14:textId="77777777" w:rsidR="003C70ED" w:rsidRPr="003C70ED" w:rsidRDefault="003C70ED" w:rsidP="003C70ED">
            <w:pPr>
              <w:pStyle w:val="Heading2"/>
              <w:rPr>
                <w:rFonts w:cstheme="minorHAnsi"/>
              </w:rPr>
            </w:pPr>
            <w:proofErr w:type="spellStart"/>
            <w:r w:rsidRPr="003C70ED">
              <w:rPr>
                <w:rFonts w:cstheme="minorHAnsi"/>
              </w:rPr>
              <w:t>lrti</w:t>
            </w:r>
            <w:proofErr w:type="spellEnd"/>
          </w:p>
        </w:tc>
        <w:tc>
          <w:tcPr>
            <w:tcW w:w="4141" w:type="dxa"/>
            <w:hideMark/>
          </w:tcPr>
          <w:p w14:paraId="11C1E92E" w14:textId="77777777" w:rsidR="003C70ED" w:rsidRPr="003C70ED" w:rsidRDefault="003C70ED" w:rsidP="003C70ED">
            <w:pPr>
              <w:pStyle w:val="Heading2"/>
              <w:rPr>
                <w:rFonts w:cstheme="minorHAnsi"/>
              </w:rPr>
            </w:pPr>
            <w:r w:rsidRPr="003C70ED">
              <w:rPr>
                <w:rFonts w:cstheme="minorHAnsi"/>
              </w:rPr>
              <w:t>An acute or chronic, viral or bacterial infectious process that affects the lower respiratory tract.</w:t>
            </w:r>
          </w:p>
        </w:tc>
      </w:tr>
      <w:tr w:rsidR="003C70ED" w:rsidRPr="003C70ED" w14:paraId="784135A7" w14:textId="77777777" w:rsidTr="007650D1">
        <w:trPr>
          <w:trHeight w:val="930"/>
        </w:trPr>
        <w:tc>
          <w:tcPr>
            <w:tcW w:w="2003" w:type="dxa"/>
            <w:hideMark/>
          </w:tcPr>
          <w:p w14:paraId="4BB0C47B" w14:textId="77777777" w:rsidR="003C70ED" w:rsidRPr="003C70ED" w:rsidRDefault="00000000" w:rsidP="003C70ED">
            <w:pPr>
              <w:pStyle w:val="Heading2"/>
              <w:rPr>
                <w:rFonts w:cstheme="minorHAnsi"/>
              </w:rPr>
            </w:pPr>
            <w:hyperlink r:id="rId116" w:history="1">
              <w:r w:rsidR="003C70ED" w:rsidRPr="003C70ED">
                <w:rPr>
                  <w:rStyle w:val="Hyperlink"/>
                  <w:rFonts w:cstheme="minorHAnsi"/>
                </w:rPr>
                <w:t>Upper Respiratory Tract Infection</w:t>
              </w:r>
            </w:hyperlink>
          </w:p>
        </w:tc>
        <w:tc>
          <w:tcPr>
            <w:tcW w:w="2872" w:type="dxa"/>
            <w:hideMark/>
          </w:tcPr>
          <w:p w14:paraId="576E6F1C" w14:textId="77777777" w:rsidR="003C70ED" w:rsidRPr="003C70ED" w:rsidRDefault="003C70ED" w:rsidP="003C70ED">
            <w:pPr>
              <w:pStyle w:val="Heading2"/>
              <w:rPr>
                <w:rFonts w:cstheme="minorHAnsi"/>
              </w:rPr>
            </w:pPr>
            <w:proofErr w:type="spellStart"/>
            <w:r w:rsidRPr="003C70ED">
              <w:rPr>
                <w:rFonts w:cstheme="minorHAnsi"/>
              </w:rPr>
              <w:t>urti</w:t>
            </w:r>
            <w:proofErr w:type="spellEnd"/>
          </w:p>
        </w:tc>
        <w:tc>
          <w:tcPr>
            <w:tcW w:w="4141" w:type="dxa"/>
            <w:hideMark/>
          </w:tcPr>
          <w:p w14:paraId="42A96980" w14:textId="77777777" w:rsidR="003C70ED" w:rsidRPr="003C70ED" w:rsidRDefault="003C70ED" w:rsidP="003C70ED">
            <w:pPr>
              <w:pStyle w:val="Heading2"/>
              <w:rPr>
                <w:rFonts w:cstheme="minorHAnsi"/>
              </w:rPr>
            </w:pPr>
            <w:r w:rsidRPr="003C70ED">
              <w:rPr>
                <w:rFonts w:cstheme="minorHAnsi"/>
              </w:rPr>
              <w:t>An infectious process affecting the upper respiratory tract (nose, paranasal sinuses, pharynx, larynx, or trachea). Symptoms include congestion, sneezing, coughing, fever, and sore throat.</w:t>
            </w:r>
          </w:p>
        </w:tc>
      </w:tr>
      <w:tr w:rsidR="003C70ED" w:rsidRPr="003C70ED" w14:paraId="532EFF72" w14:textId="77777777" w:rsidTr="007650D1">
        <w:trPr>
          <w:trHeight w:val="930"/>
        </w:trPr>
        <w:tc>
          <w:tcPr>
            <w:tcW w:w="2003" w:type="dxa"/>
            <w:hideMark/>
          </w:tcPr>
          <w:p w14:paraId="78B445EB" w14:textId="77777777" w:rsidR="003C70ED" w:rsidRPr="003C70ED" w:rsidRDefault="00000000" w:rsidP="003C70ED">
            <w:pPr>
              <w:pStyle w:val="Heading2"/>
              <w:rPr>
                <w:rFonts w:cstheme="minorHAnsi"/>
              </w:rPr>
            </w:pPr>
            <w:hyperlink r:id="rId117" w:history="1">
              <w:r w:rsidR="003C70ED" w:rsidRPr="003C70ED">
                <w:rPr>
                  <w:rStyle w:val="Hyperlink"/>
                  <w:rFonts w:cstheme="minorHAnsi"/>
                </w:rPr>
                <w:t>Direct Bilirubin Measurement</w:t>
              </w:r>
            </w:hyperlink>
          </w:p>
        </w:tc>
        <w:tc>
          <w:tcPr>
            <w:tcW w:w="2872" w:type="dxa"/>
            <w:hideMark/>
          </w:tcPr>
          <w:p w14:paraId="36EB4B1F" w14:textId="77777777" w:rsidR="003C70ED" w:rsidRPr="003C70ED" w:rsidRDefault="003C70ED" w:rsidP="003C70ED">
            <w:pPr>
              <w:pStyle w:val="Heading2"/>
              <w:rPr>
                <w:rFonts w:cstheme="minorHAnsi"/>
              </w:rPr>
            </w:pPr>
            <w:proofErr w:type="spellStart"/>
            <w:r w:rsidRPr="003C70ED">
              <w:rPr>
                <w:rFonts w:cstheme="minorHAnsi"/>
              </w:rPr>
              <w:t>direct_bili</w:t>
            </w:r>
            <w:proofErr w:type="spellEnd"/>
          </w:p>
        </w:tc>
        <w:tc>
          <w:tcPr>
            <w:tcW w:w="4141" w:type="dxa"/>
            <w:hideMark/>
          </w:tcPr>
          <w:p w14:paraId="7BADBCC0" w14:textId="77777777" w:rsidR="003C70ED" w:rsidRPr="003C70ED" w:rsidRDefault="003C70ED" w:rsidP="003C70ED">
            <w:pPr>
              <w:pStyle w:val="Heading2"/>
              <w:rPr>
                <w:rFonts w:cstheme="minorHAnsi"/>
              </w:rPr>
            </w:pPr>
            <w:r w:rsidRPr="003C70ED">
              <w:rPr>
                <w:rFonts w:cstheme="minorHAnsi"/>
              </w:rPr>
              <w:t xml:space="preserve">The bilirubin is bound to glucuronide to form conjugated bilirubin (direct bilirubin). Direct Bilirubin measurement is accomplished by a colorimetric method. Direct Bilirubin in biological fluids reacts with </w:t>
            </w:r>
            <w:proofErr w:type="spellStart"/>
            <w:r w:rsidRPr="003C70ED">
              <w:rPr>
                <w:rFonts w:cstheme="minorHAnsi"/>
              </w:rPr>
              <w:t>sulfanilic</w:t>
            </w:r>
            <w:proofErr w:type="spellEnd"/>
            <w:r w:rsidRPr="003C70ED">
              <w:rPr>
                <w:rFonts w:cstheme="minorHAnsi"/>
              </w:rPr>
              <w:t xml:space="preserve"> acid at acidic pH to produce a red </w:t>
            </w:r>
            <w:proofErr w:type="spellStart"/>
            <w:r w:rsidRPr="003C70ED">
              <w:rPr>
                <w:rFonts w:cstheme="minorHAnsi"/>
              </w:rPr>
              <w:t>colored</w:t>
            </w:r>
            <w:proofErr w:type="spellEnd"/>
            <w:r w:rsidRPr="003C70ED">
              <w:rPr>
                <w:rFonts w:cstheme="minorHAnsi"/>
              </w:rPr>
              <w:t xml:space="preserve"> complex. The optical density of produced </w:t>
            </w:r>
            <w:proofErr w:type="spellStart"/>
            <w:r w:rsidRPr="003C70ED">
              <w:rPr>
                <w:rFonts w:cstheme="minorHAnsi"/>
              </w:rPr>
              <w:t>color</w:t>
            </w:r>
            <w:proofErr w:type="spellEnd"/>
            <w:r w:rsidRPr="003C70ED">
              <w:rPr>
                <w:rFonts w:cstheme="minorHAnsi"/>
              </w:rPr>
              <w:t xml:space="preserve"> has a direct relationship with Direct Bilirubin concentration in the solution.</w:t>
            </w:r>
          </w:p>
        </w:tc>
      </w:tr>
      <w:tr w:rsidR="003C70ED" w:rsidRPr="003C70ED" w14:paraId="2D4B56C3" w14:textId="77777777" w:rsidTr="007650D1">
        <w:trPr>
          <w:trHeight w:val="930"/>
        </w:trPr>
        <w:tc>
          <w:tcPr>
            <w:tcW w:w="2003" w:type="dxa"/>
            <w:hideMark/>
          </w:tcPr>
          <w:p w14:paraId="4D0A8F41" w14:textId="77777777" w:rsidR="003C70ED" w:rsidRPr="003C70ED" w:rsidRDefault="00000000" w:rsidP="003C70ED">
            <w:pPr>
              <w:pStyle w:val="Heading2"/>
              <w:rPr>
                <w:rFonts w:cstheme="minorHAnsi"/>
              </w:rPr>
            </w:pPr>
            <w:hyperlink r:id="rId118" w:history="1">
              <w:r w:rsidR="003C70ED" w:rsidRPr="003C70ED">
                <w:rPr>
                  <w:rStyle w:val="Hyperlink"/>
                  <w:rFonts w:cstheme="minorHAnsi"/>
                </w:rPr>
                <w:t>Indirect Bilirubin Measurement</w:t>
              </w:r>
            </w:hyperlink>
          </w:p>
        </w:tc>
        <w:tc>
          <w:tcPr>
            <w:tcW w:w="2872" w:type="dxa"/>
            <w:hideMark/>
          </w:tcPr>
          <w:p w14:paraId="29269E76" w14:textId="77777777" w:rsidR="003C70ED" w:rsidRPr="003C70ED" w:rsidRDefault="003C70ED" w:rsidP="003C70ED">
            <w:pPr>
              <w:pStyle w:val="Heading2"/>
              <w:rPr>
                <w:rFonts w:cstheme="minorHAnsi"/>
              </w:rPr>
            </w:pPr>
            <w:proofErr w:type="spellStart"/>
            <w:r w:rsidRPr="003C70ED">
              <w:rPr>
                <w:rFonts w:cstheme="minorHAnsi"/>
              </w:rPr>
              <w:t>indirect_bili</w:t>
            </w:r>
            <w:proofErr w:type="spellEnd"/>
          </w:p>
        </w:tc>
        <w:tc>
          <w:tcPr>
            <w:tcW w:w="4141" w:type="dxa"/>
            <w:hideMark/>
          </w:tcPr>
          <w:p w14:paraId="4999D348" w14:textId="77777777" w:rsidR="003C70ED" w:rsidRPr="003C70ED" w:rsidRDefault="003C70ED" w:rsidP="003C70ED">
            <w:pPr>
              <w:pStyle w:val="Heading2"/>
              <w:rPr>
                <w:rFonts w:cstheme="minorHAnsi"/>
              </w:rPr>
            </w:pPr>
            <w:r w:rsidRPr="003C70ED">
              <w:rPr>
                <w:rFonts w:cstheme="minorHAnsi"/>
              </w:rPr>
              <w:t xml:space="preserve">Bilirubin is in the insoluble form, unconjugated bilirubin (indirect bilirubin).The non-water soluble, free bilirubin does not react with </w:t>
            </w:r>
            <w:proofErr w:type="spellStart"/>
            <w:r w:rsidRPr="003C70ED">
              <w:rPr>
                <w:rFonts w:cstheme="minorHAnsi"/>
              </w:rPr>
              <w:t>sulfanilic</w:t>
            </w:r>
            <w:proofErr w:type="spellEnd"/>
            <w:r w:rsidRPr="003C70ED">
              <w:rPr>
                <w:rFonts w:cstheme="minorHAnsi"/>
              </w:rPr>
              <w:t xml:space="preserve"> acid at acidic pH to produce a red </w:t>
            </w:r>
            <w:proofErr w:type="spellStart"/>
            <w:r w:rsidRPr="003C70ED">
              <w:rPr>
                <w:rFonts w:cstheme="minorHAnsi"/>
              </w:rPr>
              <w:t>colored</w:t>
            </w:r>
            <w:proofErr w:type="spellEnd"/>
            <w:r w:rsidRPr="003C70ED">
              <w:rPr>
                <w:rFonts w:cstheme="minorHAnsi"/>
              </w:rPr>
              <w:t xml:space="preserve"> complex until an </w:t>
            </w:r>
            <w:proofErr w:type="spellStart"/>
            <w:r w:rsidRPr="003C70ED">
              <w:rPr>
                <w:rFonts w:cstheme="minorHAnsi"/>
              </w:rPr>
              <w:t>accelearator</w:t>
            </w:r>
            <w:proofErr w:type="spellEnd"/>
            <w:r w:rsidRPr="003C70ED">
              <w:rPr>
                <w:rFonts w:cstheme="minorHAnsi"/>
              </w:rPr>
              <w:t>, alcohol, is added to the solution to perform a quantitative measurement of unconjugated bilirubin levels.</w:t>
            </w:r>
          </w:p>
        </w:tc>
      </w:tr>
      <w:tr w:rsidR="003C70ED" w:rsidRPr="003C70ED" w14:paraId="3DFD36D0" w14:textId="77777777" w:rsidTr="007650D1">
        <w:trPr>
          <w:trHeight w:val="620"/>
        </w:trPr>
        <w:tc>
          <w:tcPr>
            <w:tcW w:w="2003" w:type="dxa"/>
            <w:hideMark/>
          </w:tcPr>
          <w:p w14:paraId="3E4C3601" w14:textId="77777777" w:rsidR="003C70ED" w:rsidRPr="003C70ED" w:rsidRDefault="00000000" w:rsidP="003C70ED">
            <w:pPr>
              <w:pStyle w:val="Heading2"/>
              <w:rPr>
                <w:rFonts w:cstheme="minorHAnsi"/>
              </w:rPr>
            </w:pPr>
            <w:hyperlink r:id="rId119" w:history="1">
              <w:r w:rsidR="003C70ED" w:rsidRPr="003C70ED">
                <w:rPr>
                  <w:rStyle w:val="Hyperlink"/>
                  <w:rFonts w:cstheme="minorHAnsi"/>
                </w:rPr>
                <w:t>Amylase Measurement</w:t>
              </w:r>
            </w:hyperlink>
          </w:p>
        </w:tc>
        <w:tc>
          <w:tcPr>
            <w:tcW w:w="2872" w:type="dxa"/>
            <w:hideMark/>
          </w:tcPr>
          <w:p w14:paraId="0CC0A2ED" w14:textId="77777777" w:rsidR="003C70ED" w:rsidRPr="003C70ED" w:rsidRDefault="003C70ED" w:rsidP="003C70ED">
            <w:pPr>
              <w:pStyle w:val="Heading2"/>
              <w:rPr>
                <w:rFonts w:cstheme="minorHAnsi"/>
              </w:rPr>
            </w:pPr>
            <w:r w:rsidRPr="003C70ED">
              <w:rPr>
                <w:rFonts w:cstheme="minorHAnsi"/>
              </w:rPr>
              <w:t>amylase</w:t>
            </w:r>
          </w:p>
        </w:tc>
        <w:tc>
          <w:tcPr>
            <w:tcW w:w="4141" w:type="dxa"/>
            <w:hideMark/>
          </w:tcPr>
          <w:p w14:paraId="55371A6A" w14:textId="77777777" w:rsidR="003C70ED" w:rsidRPr="003C70ED" w:rsidRDefault="003C70ED" w:rsidP="003C70ED">
            <w:pPr>
              <w:pStyle w:val="Heading2"/>
              <w:rPr>
                <w:rFonts w:cstheme="minorHAnsi"/>
              </w:rPr>
            </w:pPr>
            <w:r w:rsidRPr="003C70ED">
              <w:rPr>
                <w:rFonts w:cstheme="minorHAnsi"/>
              </w:rPr>
              <w:t>A quantitative measurement of amylase present in a sample.</w:t>
            </w:r>
          </w:p>
        </w:tc>
      </w:tr>
      <w:tr w:rsidR="003C70ED" w:rsidRPr="003C70ED" w14:paraId="564C0521" w14:textId="77777777" w:rsidTr="007650D1">
        <w:trPr>
          <w:trHeight w:val="620"/>
        </w:trPr>
        <w:tc>
          <w:tcPr>
            <w:tcW w:w="2003" w:type="dxa"/>
            <w:hideMark/>
          </w:tcPr>
          <w:p w14:paraId="362CAF64" w14:textId="77777777" w:rsidR="003C70ED" w:rsidRPr="003C70ED" w:rsidRDefault="00000000" w:rsidP="003C70ED">
            <w:pPr>
              <w:pStyle w:val="Heading2"/>
              <w:rPr>
                <w:rFonts w:cstheme="minorHAnsi"/>
              </w:rPr>
            </w:pPr>
            <w:hyperlink r:id="rId120" w:history="1">
              <w:r w:rsidR="003C70ED" w:rsidRPr="003C70ED">
                <w:rPr>
                  <w:rStyle w:val="Hyperlink"/>
                  <w:rFonts w:cstheme="minorHAnsi"/>
                </w:rPr>
                <w:t>Lipase Measurement</w:t>
              </w:r>
            </w:hyperlink>
          </w:p>
        </w:tc>
        <w:tc>
          <w:tcPr>
            <w:tcW w:w="2872" w:type="dxa"/>
            <w:hideMark/>
          </w:tcPr>
          <w:p w14:paraId="6B516365" w14:textId="77777777" w:rsidR="003C70ED" w:rsidRPr="003C70ED" w:rsidRDefault="003C70ED" w:rsidP="003C70ED">
            <w:pPr>
              <w:pStyle w:val="Heading2"/>
              <w:rPr>
                <w:rFonts w:cstheme="minorHAnsi"/>
              </w:rPr>
            </w:pPr>
            <w:r w:rsidRPr="003C70ED">
              <w:rPr>
                <w:rFonts w:cstheme="minorHAnsi"/>
              </w:rPr>
              <w:t>lipase</w:t>
            </w:r>
          </w:p>
        </w:tc>
        <w:tc>
          <w:tcPr>
            <w:tcW w:w="4141" w:type="dxa"/>
            <w:hideMark/>
          </w:tcPr>
          <w:p w14:paraId="2C5F1241" w14:textId="77777777" w:rsidR="003C70ED" w:rsidRPr="003C70ED" w:rsidRDefault="003C70ED" w:rsidP="003C70ED">
            <w:pPr>
              <w:pStyle w:val="Heading2"/>
              <w:rPr>
                <w:rFonts w:cstheme="minorHAnsi"/>
              </w:rPr>
            </w:pPr>
            <w:r w:rsidRPr="003C70ED">
              <w:rPr>
                <w:rFonts w:cstheme="minorHAnsi"/>
              </w:rPr>
              <w:t>The determination of the amount of lipase present in a sample.</w:t>
            </w:r>
          </w:p>
        </w:tc>
      </w:tr>
      <w:tr w:rsidR="003C70ED" w:rsidRPr="003C70ED" w14:paraId="34F348EC" w14:textId="77777777" w:rsidTr="007650D1">
        <w:trPr>
          <w:trHeight w:val="620"/>
        </w:trPr>
        <w:tc>
          <w:tcPr>
            <w:tcW w:w="2003" w:type="dxa"/>
            <w:hideMark/>
          </w:tcPr>
          <w:p w14:paraId="3D6DA1B3" w14:textId="77777777" w:rsidR="003C70ED" w:rsidRPr="003C70ED" w:rsidRDefault="00000000" w:rsidP="003C70ED">
            <w:pPr>
              <w:pStyle w:val="Heading2"/>
              <w:rPr>
                <w:rFonts w:cstheme="minorHAnsi"/>
              </w:rPr>
            </w:pPr>
            <w:hyperlink r:id="rId121" w:history="1">
              <w:r w:rsidR="003C70ED" w:rsidRPr="003C70ED">
                <w:rPr>
                  <w:rStyle w:val="Hyperlink"/>
                  <w:rFonts w:cstheme="minorHAnsi"/>
                </w:rPr>
                <w:t>Cholesterol Measurement</w:t>
              </w:r>
            </w:hyperlink>
          </w:p>
        </w:tc>
        <w:tc>
          <w:tcPr>
            <w:tcW w:w="2872" w:type="dxa"/>
            <w:hideMark/>
          </w:tcPr>
          <w:p w14:paraId="31E11A48" w14:textId="77777777" w:rsidR="003C70ED" w:rsidRPr="003C70ED" w:rsidRDefault="003C70ED" w:rsidP="003C70ED">
            <w:pPr>
              <w:pStyle w:val="Heading2"/>
              <w:rPr>
                <w:rFonts w:cstheme="minorHAnsi"/>
              </w:rPr>
            </w:pPr>
            <w:r w:rsidRPr="003C70ED">
              <w:rPr>
                <w:rFonts w:cstheme="minorHAnsi"/>
              </w:rPr>
              <w:t>cholesterol</w:t>
            </w:r>
          </w:p>
        </w:tc>
        <w:tc>
          <w:tcPr>
            <w:tcW w:w="4141" w:type="dxa"/>
            <w:hideMark/>
          </w:tcPr>
          <w:p w14:paraId="23BA1639" w14:textId="77777777" w:rsidR="003C70ED" w:rsidRPr="003C70ED" w:rsidRDefault="003C70ED" w:rsidP="003C70ED">
            <w:pPr>
              <w:pStyle w:val="Heading2"/>
              <w:rPr>
                <w:rFonts w:cstheme="minorHAnsi"/>
              </w:rPr>
            </w:pPr>
            <w:r w:rsidRPr="003C70ED">
              <w:rPr>
                <w:rFonts w:cstheme="minorHAnsi"/>
              </w:rPr>
              <w:t>The determination of the amount of total cholesterol present in a sample.</w:t>
            </w:r>
          </w:p>
        </w:tc>
      </w:tr>
      <w:tr w:rsidR="003C70ED" w:rsidRPr="003C70ED" w14:paraId="24513EAC" w14:textId="77777777" w:rsidTr="007650D1">
        <w:trPr>
          <w:trHeight w:val="930"/>
        </w:trPr>
        <w:tc>
          <w:tcPr>
            <w:tcW w:w="2003" w:type="dxa"/>
            <w:hideMark/>
          </w:tcPr>
          <w:p w14:paraId="744152C2" w14:textId="77777777" w:rsidR="003C70ED" w:rsidRPr="003C70ED" w:rsidRDefault="00000000" w:rsidP="003C70ED">
            <w:pPr>
              <w:pStyle w:val="Heading2"/>
              <w:rPr>
                <w:rFonts w:cstheme="minorHAnsi"/>
              </w:rPr>
            </w:pPr>
            <w:hyperlink r:id="rId122" w:history="1">
              <w:r w:rsidR="003C70ED" w:rsidRPr="003C70ED">
                <w:rPr>
                  <w:rStyle w:val="Hyperlink"/>
                  <w:rFonts w:cstheme="minorHAnsi"/>
                </w:rPr>
                <w:t xml:space="preserve">mean corpuscular </w:t>
              </w:r>
              <w:proofErr w:type="spellStart"/>
              <w:r w:rsidR="003C70ED" w:rsidRPr="003C70ED">
                <w:rPr>
                  <w:rStyle w:val="Hyperlink"/>
                  <w:rFonts w:cstheme="minorHAnsi"/>
                </w:rPr>
                <w:t>hemoglobin</w:t>
              </w:r>
              <w:proofErr w:type="spellEnd"/>
            </w:hyperlink>
          </w:p>
        </w:tc>
        <w:tc>
          <w:tcPr>
            <w:tcW w:w="2872" w:type="dxa"/>
            <w:hideMark/>
          </w:tcPr>
          <w:p w14:paraId="0910D231" w14:textId="77777777" w:rsidR="003C70ED" w:rsidRPr="003C70ED" w:rsidRDefault="003C70ED" w:rsidP="003C70ED">
            <w:pPr>
              <w:pStyle w:val="Heading2"/>
              <w:rPr>
                <w:rFonts w:cstheme="minorHAnsi"/>
              </w:rPr>
            </w:pPr>
            <w:proofErr w:type="spellStart"/>
            <w:r w:rsidRPr="003C70ED">
              <w:rPr>
                <w:rFonts w:cstheme="minorHAnsi"/>
              </w:rPr>
              <w:t>mch</w:t>
            </w:r>
            <w:proofErr w:type="spellEnd"/>
          </w:p>
        </w:tc>
        <w:tc>
          <w:tcPr>
            <w:tcW w:w="4141" w:type="dxa"/>
            <w:hideMark/>
          </w:tcPr>
          <w:p w14:paraId="655C6310" w14:textId="77777777" w:rsidR="003C70ED" w:rsidRPr="003C70ED" w:rsidRDefault="003C70ED" w:rsidP="003C70ED">
            <w:pPr>
              <w:pStyle w:val="Heading2"/>
              <w:rPr>
                <w:rFonts w:cstheme="minorHAnsi"/>
              </w:rPr>
            </w:pPr>
            <w:r w:rsidRPr="003C70ED">
              <w:rPr>
                <w:rFonts w:cstheme="minorHAnsi"/>
              </w:rPr>
              <w:t xml:space="preserve">The MCH is the average mass of </w:t>
            </w:r>
            <w:proofErr w:type="spellStart"/>
            <w:r w:rsidRPr="003C70ED">
              <w:rPr>
                <w:rFonts w:cstheme="minorHAnsi"/>
              </w:rPr>
              <w:t>hemoglobin</w:t>
            </w:r>
            <w:proofErr w:type="spellEnd"/>
            <w:r w:rsidRPr="003C70ED">
              <w:rPr>
                <w:rFonts w:cstheme="minorHAnsi"/>
              </w:rPr>
              <w:t xml:space="preserve"> per red blood cell in a sample of blood and is calculated by dividing the total mass of </w:t>
            </w:r>
            <w:proofErr w:type="spellStart"/>
            <w:r w:rsidRPr="003C70ED">
              <w:rPr>
                <w:rFonts w:cstheme="minorHAnsi"/>
              </w:rPr>
              <w:t>hemoglobin</w:t>
            </w:r>
            <w:proofErr w:type="spellEnd"/>
            <w:r w:rsidRPr="003C70ED">
              <w:rPr>
                <w:rFonts w:cstheme="minorHAnsi"/>
              </w:rPr>
              <w:t xml:space="preserve"> by the RBC count</w:t>
            </w:r>
          </w:p>
        </w:tc>
      </w:tr>
      <w:tr w:rsidR="003C70ED" w:rsidRPr="003C70ED" w14:paraId="09392299" w14:textId="77777777" w:rsidTr="007650D1">
        <w:trPr>
          <w:trHeight w:val="1240"/>
        </w:trPr>
        <w:tc>
          <w:tcPr>
            <w:tcW w:w="2003" w:type="dxa"/>
            <w:hideMark/>
          </w:tcPr>
          <w:p w14:paraId="5BDE0880" w14:textId="77777777" w:rsidR="003C70ED" w:rsidRPr="003C70ED" w:rsidRDefault="00000000" w:rsidP="003C70ED">
            <w:pPr>
              <w:pStyle w:val="Heading2"/>
              <w:rPr>
                <w:rFonts w:cstheme="minorHAnsi"/>
              </w:rPr>
            </w:pPr>
            <w:hyperlink r:id="rId123" w:history="1">
              <w:r w:rsidR="003C70ED" w:rsidRPr="003C70ED">
                <w:rPr>
                  <w:rStyle w:val="Hyperlink"/>
                  <w:rFonts w:cstheme="minorHAnsi"/>
                </w:rPr>
                <w:t>Low Density Lipoprotein Cholesterol Measurement</w:t>
              </w:r>
            </w:hyperlink>
          </w:p>
        </w:tc>
        <w:tc>
          <w:tcPr>
            <w:tcW w:w="2872" w:type="dxa"/>
            <w:hideMark/>
          </w:tcPr>
          <w:p w14:paraId="6FF9034B" w14:textId="77777777" w:rsidR="003C70ED" w:rsidRPr="003C70ED" w:rsidRDefault="003C70ED" w:rsidP="003C70ED">
            <w:pPr>
              <w:pStyle w:val="Heading2"/>
              <w:rPr>
                <w:rFonts w:cstheme="minorHAnsi"/>
              </w:rPr>
            </w:pPr>
            <w:proofErr w:type="spellStart"/>
            <w:r w:rsidRPr="003C70ED">
              <w:rPr>
                <w:rFonts w:cstheme="minorHAnsi"/>
              </w:rPr>
              <w:t>ldlc</w:t>
            </w:r>
            <w:proofErr w:type="spellEnd"/>
          </w:p>
        </w:tc>
        <w:tc>
          <w:tcPr>
            <w:tcW w:w="4141" w:type="dxa"/>
            <w:hideMark/>
          </w:tcPr>
          <w:p w14:paraId="3F004A8F" w14:textId="77777777" w:rsidR="003C70ED" w:rsidRPr="003C70ED" w:rsidRDefault="003C70ED" w:rsidP="003C70ED">
            <w:pPr>
              <w:pStyle w:val="Heading2"/>
              <w:rPr>
                <w:rFonts w:cstheme="minorHAnsi"/>
              </w:rPr>
            </w:pPr>
            <w:r w:rsidRPr="003C70ED">
              <w:rPr>
                <w:rFonts w:cstheme="minorHAnsi"/>
              </w:rPr>
              <w:t>The determination of the amount of low-density lipoprotein cholesterol present in a sample.</w:t>
            </w:r>
          </w:p>
        </w:tc>
      </w:tr>
      <w:tr w:rsidR="003C70ED" w:rsidRPr="003C70ED" w14:paraId="39C1CF0F" w14:textId="77777777" w:rsidTr="007650D1">
        <w:trPr>
          <w:trHeight w:val="1240"/>
        </w:trPr>
        <w:tc>
          <w:tcPr>
            <w:tcW w:w="2003" w:type="dxa"/>
            <w:hideMark/>
          </w:tcPr>
          <w:p w14:paraId="6FF10878" w14:textId="77777777" w:rsidR="003C70ED" w:rsidRPr="003C70ED" w:rsidRDefault="00000000" w:rsidP="003C70ED">
            <w:pPr>
              <w:pStyle w:val="Heading2"/>
              <w:rPr>
                <w:rFonts w:cstheme="minorHAnsi"/>
              </w:rPr>
            </w:pPr>
            <w:hyperlink r:id="rId124" w:history="1">
              <w:r w:rsidR="003C70ED" w:rsidRPr="003C70ED">
                <w:rPr>
                  <w:rStyle w:val="Hyperlink"/>
                  <w:rFonts w:cstheme="minorHAnsi"/>
                </w:rPr>
                <w:t>High Density Lipoprotein Cholesterol Measurement</w:t>
              </w:r>
            </w:hyperlink>
          </w:p>
        </w:tc>
        <w:tc>
          <w:tcPr>
            <w:tcW w:w="2872" w:type="dxa"/>
            <w:hideMark/>
          </w:tcPr>
          <w:p w14:paraId="0CDEC8FA" w14:textId="77777777" w:rsidR="003C70ED" w:rsidRPr="003C70ED" w:rsidRDefault="003C70ED" w:rsidP="003C70ED">
            <w:pPr>
              <w:pStyle w:val="Heading2"/>
              <w:rPr>
                <w:rFonts w:cstheme="minorHAnsi"/>
              </w:rPr>
            </w:pPr>
            <w:proofErr w:type="spellStart"/>
            <w:r w:rsidRPr="003C70ED">
              <w:rPr>
                <w:rFonts w:cstheme="minorHAnsi"/>
              </w:rPr>
              <w:t>hdlc</w:t>
            </w:r>
            <w:proofErr w:type="spellEnd"/>
          </w:p>
        </w:tc>
        <w:tc>
          <w:tcPr>
            <w:tcW w:w="4141" w:type="dxa"/>
            <w:hideMark/>
          </w:tcPr>
          <w:p w14:paraId="59D0C927" w14:textId="77777777" w:rsidR="003C70ED" w:rsidRPr="003C70ED" w:rsidRDefault="003C70ED" w:rsidP="003C70ED">
            <w:pPr>
              <w:pStyle w:val="Heading2"/>
              <w:rPr>
                <w:rFonts w:cstheme="minorHAnsi"/>
              </w:rPr>
            </w:pPr>
            <w:r w:rsidRPr="003C70ED">
              <w:rPr>
                <w:rFonts w:cstheme="minorHAnsi"/>
              </w:rPr>
              <w:t>The determination of the amount of high-density lipoprotein cholesterol present in a sample.</w:t>
            </w:r>
          </w:p>
        </w:tc>
      </w:tr>
      <w:tr w:rsidR="003C70ED" w:rsidRPr="003C70ED" w14:paraId="190A92C8" w14:textId="77777777" w:rsidTr="007650D1">
        <w:trPr>
          <w:trHeight w:val="930"/>
        </w:trPr>
        <w:tc>
          <w:tcPr>
            <w:tcW w:w="2003" w:type="dxa"/>
            <w:hideMark/>
          </w:tcPr>
          <w:p w14:paraId="5B314FE2" w14:textId="77777777" w:rsidR="003C70ED" w:rsidRPr="003C70ED" w:rsidRDefault="00000000" w:rsidP="003C70ED">
            <w:pPr>
              <w:pStyle w:val="Heading2"/>
              <w:rPr>
                <w:rFonts w:cstheme="minorHAnsi"/>
              </w:rPr>
            </w:pPr>
            <w:hyperlink r:id="rId125" w:history="1">
              <w:r w:rsidR="003C70ED" w:rsidRPr="003C70ED">
                <w:rPr>
                  <w:rStyle w:val="Hyperlink"/>
                  <w:rFonts w:cstheme="minorHAnsi"/>
                </w:rPr>
                <w:t xml:space="preserve">Glycosylated </w:t>
              </w:r>
              <w:proofErr w:type="spellStart"/>
              <w:r w:rsidR="003C70ED" w:rsidRPr="003C70ED">
                <w:rPr>
                  <w:rStyle w:val="Hyperlink"/>
                  <w:rFonts w:cstheme="minorHAnsi"/>
                </w:rPr>
                <w:t>Hemoglobin</w:t>
              </w:r>
              <w:proofErr w:type="spellEnd"/>
              <w:r w:rsidR="003C70ED" w:rsidRPr="003C70ED">
                <w:rPr>
                  <w:rStyle w:val="Hyperlink"/>
                  <w:rFonts w:cstheme="minorHAnsi"/>
                </w:rPr>
                <w:t xml:space="preserve"> Measurement</w:t>
              </w:r>
            </w:hyperlink>
          </w:p>
        </w:tc>
        <w:tc>
          <w:tcPr>
            <w:tcW w:w="2872" w:type="dxa"/>
            <w:hideMark/>
          </w:tcPr>
          <w:p w14:paraId="0DD27E5A" w14:textId="77777777" w:rsidR="003C70ED" w:rsidRPr="003C70ED" w:rsidRDefault="003C70ED" w:rsidP="003C70ED">
            <w:pPr>
              <w:pStyle w:val="Heading2"/>
              <w:rPr>
                <w:rFonts w:cstheme="minorHAnsi"/>
              </w:rPr>
            </w:pPr>
            <w:r w:rsidRPr="003C70ED">
              <w:rPr>
                <w:rFonts w:cstheme="minorHAnsi"/>
              </w:rPr>
              <w:t>hba1c</w:t>
            </w:r>
          </w:p>
        </w:tc>
        <w:tc>
          <w:tcPr>
            <w:tcW w:w="4141" w:type="dxa"/>
            <w:hideMark/>
          </w:tcPr>
          <w:p w14:paraId="5F45EFBA" w14:textId="77777777" w:rsidR="003C70ED" w:rsidRPr="003C70ED" w:rsidRDefault="003C70ED" w:rsidP="003C70ED">
            <w:pPr>
              <w:pStyle w:val="Heading2"/>
              <w:rPr>
                <w:rFonts w:cstheme="minorHAnsi"/>
              </w:rPr>
            </w:pPr>
            <w:r w:rsidRPr="003C70ED">
              <w:rPr>
                <w:rFonts w:cstheme="minorHAnsi"/>
              </w:rPr>
              <w:t xml:space="preserve">A quantitative measurement of the amount of glycosylated </w:t>
            </w:r>
            <w:proofErr w:type="spellStart"/>
            <w:r w:rsidRPr="003C70ED">
              <w:rPr>
                <w:rFonts w:cstheme="minorHAnsi"/>
              </w:rPr>
              <w:t>hemoglobin</w:t>
            </w:r>
            <w:proofErr w:type="spellEnd"/>
            <w:r w:rsidRPr="003C70ED">
              <w:rPr>
                <w:rFonts w:cstheme="minorHAnsi"/>
              </w:rPr>
              <w:t xml:space="preserve"> present in a sample of blood.</w:t>
            </w:r>
          </w:p>
        </w:tc>
      </w:tr>
      <w:tr w:rsidR="003C70ED" w:rsidRPr="003C70ED" w14:paraId="1D76B1CA" w14:textId="77777777" w:rsidTr="007650D1">
        <w:trPr>
          <w:trHeight w:val="620"/>
        </w:trPr>
        <w:tc>
          <w:tcPr>
            <w:tcW w:w="2003" w:type="dxa"/>
            <w:hideMark/>
          </w:tcPr>
          <w:p w14:paraId="45ADBED3" w14:textId="77777777" w:rsidR="003C70ED" w:rsidRPr="003C70ED" w:rsidRDefault="00000000" w:rsidP="003C70ED">
            <w:pPr>
              <w:pStyle w:val="Heading2"/>
              <w:rPr>
                <w:rFonts w:cstheme="minorHAnsi"/>
              </w:rPr>
            </w:pPr>
            <w:hyperlink r:id="rId126" w:history="1">
              <w:r w:rsidR="003C70ED" w:rsidRPr="003C70ED">
                <w:rPr>
                  <w:rStyle w:val="Hyperlink"/>
                  <w:rFonts w:cstheme="minorHAnsi"/>
                </w:rPr>
                <w:t>Albumin Measurement</w:t>
              </w:r>
            </w:hyperlink>
          </w:p>
        </w:tc>
        <w:tc>
          <w:tcPr>
            <w:tcW w:w="2872" w:type="dxa"/>
            <w:hideMark/>
          </w:tcPr>
          <w:p w14:paraId="357E7906" w14:textId="77777777" w:rsidR="003C70ED" w:rsidRPr="003C70ED" w:rsidRDefault="003C70ED" w:rsidP="003C70ED">
            <w:pPr>
              <w:pStyle w:val="Heading2"/>
              <w:rPr>
                <w:rFonts w:cstheme="minorHAnsi"/>
              </w:rPr>
            </w:pPr>
            <w:r w:rsidRPr="003C70ED">
              <w:rPr>
                <w:rFonts w:cstheme="minorHAnsi"/>
              </w:rPr>
              <w:t>albumin</w:t>
            </w:r>
          </w:p>
        </w:tc>
        <w:tc>
          <w:tcPr>
            <w:tcW w:w="4141" w:type="dxa"/>
            <w:hideMark/>
          </w:tcPr>
          <w:p w14:paraId="4FF5A2E3" w14:textId="77777777" w:rsidR="003C70ED" w:rsidRPr="003C70ED" w:rsidRDefault="003C70ED" w:rsidP="003C70ED">
            <w:pPr>
              <w:pStyle w:val="Heading2"/>
              <w:rPr>
                <w:rFonts w:cstheme="minorHAnsi"/>
              </w:rPr>
            </w:pPr>
            <w:r w:rsidRPr="003C70ED">
              <w:rPr>
                <w:rFonts w:cstheme="minorHAnsi"/>
              </w:rPr>
              <w:t>A quantitative measurement of albumin present in a sample.</w:t>
            </w:r>
          </w:p>
        </w:tc>
      </w:tr>
      <w:tr w:rsidR="003C70ED" w:rsidRPr="003C70ED" w14:paraId="3284B704" w14:textId="77777777" w:rsidTr="007650D1">
        <w:trPr>
          <w:trHeight w:val="620"/>
        </w:trPr>
        <w:tc>
          <w:tcPr>
            <w:tcW w:w="2003" w:type="dxa"/>
            <w:hideMark/>
          </w:tcPr>
          <w:p w14:paraId="6D8F4542" w14:textId="77777777" w:rsidR="003C70ED" w:rsidRPr="003C70ED" w:rsidRDefault="00000000" w:rsidP="003C70ED">
            <w:pPr>
              <w:pStyle w:val="Heading2"/>
              <w:rPr>
                <w:rFonts w:cstheme="minorHAnsi"/>
              </w:rPr>
            </w:pPr>
            <w:hyperlink r:id="rId127" w:history="1">
              <w:r w:rsidR="003C70ED" w:rsidRPr="003C70ED">
                <w:rPr>
                  <w:rStyle w:val="Hyperlink"/>
                  <w:rFonts w:cstheme="minorHAnsi"/>
                </w:rPr>
                <w:t>Cortisol Measurement</w:t>
              </w:r>
            </w:hyperlink>
          </w:p>
        </w:tc>
        <w:tc>
          <w:tcPr>
            <w:tcW w:w="2872" w:type="dxa"/>
            <w:hideMark/>
          </w:tcPr>
          <w:p w14:paraId="2C60DBA1" w14:textId="77777777" w:rsidR="003C70ED" w:rsidRPr="003C70ED" w:rsidRDefault="003C70ED" w:rsidP="003C70ED">
            <w:pPr>
              <w:pStyle w:val="Heading2"/>
              <w:rPr>
                <w:rFonts w:cstheme="minorHAnsi"/>
              </w:rPr>
            </w:pPr>
            <w:r w:rsidRPr="003C70ED">
              <w:rPr>
                <w:rFonts w:cstheme="minorHAnsi"/>
              </w:rPr>
              <w:t>cortisol</w:t>
            </w:r>
          </w:p>
        </w:tc>
        <w:tc>
          <w:tcPr>
            <w:tcW w:w="4141" w:type="dxa"/>
            <w:hideMark/>
          </w:tcPr>
          <w:p w14:paraId="1AD683A3" w14:textId="77777777" w:rsidR="003C70ED" w:rsidRPr="003C70ED" w:rsidRDefault="003C70ED" w:rsidP="003C70ED">
            <w:pPr>
              <w:pStyle w:val="Heading2"/>
              <w:rPr>
                <w:rFonts w:cstheme="minorHAnsi"/>
              </w:rPr>
            </w:pPr>
            <w:r w:rsidRPr="003C70ED">
              <w:rPr>
                <w:rFonts w:cstheme="minorHAnsi"/>
              </w:rPr>
              <w:t>The determination of the amount of cortisol present in a sample.</w:t>
            </w:r>
          </w:p>
        </w:tc>
      </w:tr>
      <w:tr w:rsidR="003C70ED" w:rsidRPr="003C70ED" w14:paraId="6F8EEAE1" w14:textId="77777777" w:rsidTr="007650D1">
        <w:trPr>
          <w:trHeight w:val="1240"/>
        </w:trPr>
        <w:tc>
          <w:tcPr>
            <w:tcW w:w="2003" w:type="dxa"/>
            <w:hideMark/>
          </w:tcPr>
          <w:p w14:paraId="286DF423" w14:textId="77777777" w:rsidR="003C70ED" w:rsidRPr="003C70ED" w:rsidRDefault="00000000" w:rsidP="003C70ED">
            <w:pPr>
              <w:pStyle w:val="Heading2"/>
              <w:rPr>
                <w:rFonts w:cstheme="minorHAnsi"/>
              </w:rPr>
            </w:pPr>
            <w:hyperlink r:id="rId128" w:history="1">
              <w:r w:rsidR="003C70ED" w:rsidRPr="003C70ED">
                <w:rPr>
                  <w:rStyle w:val="Hyperlink"/>
                  <w:rFonts w:cstheme="minorHAnsi"/>
                </w:rPr>
                <w:t>Whole Parathyroid Hormone Measurement</w:t>
              </w:r>
            </w:hyperlink>
          </w:p>
        </w:tc>
        <w:tc>
          <w:tcPr>
            <w:tcW w:w="2872" w:type="dxa"/>
            <w:hideMark/>
          </w:tcPr>
          <w:p w14:paraId="1D3BBAD5" w14:textId="77777777" w:rsidR="003C70ED" w:rsidRPr="003C70ED" w:rsidRDefault="003C70ED" w:rsidP="003C70ED">
            <w:pPr>
              <w:pStyle w:val="Heading2"/>
              <w:rPr>
                <w:rFonts w:cstheme="minorHAnsi"/>
              </w:rPr>
            </w:pPr>
            <w:proofErr w:type="spellStart"/>
            <w:r w:rsidRPr="003C70ED">
              <w:rPr>
                <w:rFonts w:cstheme="minorHAnsi"/>
              </w:rPr>
              <w:t>pth</w:t>
            </w:r>
            <w:proofErr w:type="spellEnd"/>
          </w:p>
        </w:tc>
        <w:tc>
          <w:tcPr>
            <w:tcW w:w="4141" w:type="dxa"/>
            <w:hideMark/>
          </w:tcPr>
          <w:p w14:paraId="177B483C" w14:textId="77777777" w:rsidR="003C70ED" w:rsidRPr="003C70ED" w:rsidRDefault="003C70ED" w:rsidP="003C70ED">
            <w:pPr>
              <w:pStyle w:val="Heading2"/>
              <w:rPr>
                <w:rFonts w:cstheme="minorHAnsi"/>
              </w:rPr>
            </w:pPr>
            <w:r w:rsidRPr="003C70ED">
              <w:rPr>
                <w:rFonts w:cstheme="minorHAnsi"/>
              </w:rPr>
              <w:t>The determination of the amount of the whole parathyroid hormone (consisting of amino acids 1-84) in a sample.</w:t>
            </w:r>
          </w:p>
        </w:tc>
      </w:tr>
      <w:tr w:rsidR="003C70ED" w:rsidRPr="003C70ED" w14:paraId="0D0AF874" w14:textId="77777777" w:rsidTr="007650D1">
        <w:trPr>
          <w:trHeight w:val="620"/>
        </w:trPr>
        <w:tc>
          <w:tcPr>
            <w:tcW w:w="2003" w:type="dxa"/>
            <w:hideMark/>
          </w:tcPr>
          <w:p w14:paraId="58D5A5B5" w14:textId="77777777" w:rsidR="003C70ED" w:rsidRPr="003C70ED" w:rsidRDefault="00000000" w:rsidP="003C70ED">
            <w:pPr>
              <w:pStyle w:val="Heading2"/>
              <w:rPr>
                <w:rFonts w:cstheme="minorHAnsi"/>
              </w:rPr>
            </w:pPr>
            <w:hyperlink r:id="rId129" w:history="1">
              <w:r w:rsidR="003C70ED" w:rsidRPr="003C70ED">
                <w:rPr>
                  <w:rStyle w:val="Hyperlink"/>
                  <w:rFonts w:cstheme="minorHAnsi"/>
                </w:rPr>
                <w:t>Free Thyroxine Measurement</w:t>
              </w:r>
            </w:hyperlink>
          </w:p>
        </w:tc>
        <w:tc>
          <w:tcPr>
            <w:tcW w:w="2872" w:type="dxa"/>
            <w:hideMark/>
          </w:tcPr>
          <w:p w14:paraId="17430738" w14:textId="77777777" w:rsidR="003C70ED" w:rsidRPr="003C70ED" w:rsidRDefault="003C70ED" w:rsidP="003C70ED">
            <w:pPr>
              <w:pStyle w:val="Heading2"/>
              <w:rPr>
                <w:rFonts w:cstheme="minorHAnsi"/>
              </w:rPr>
            </w:pPr>
            <w:r w:rsidRPr="003C70ED">
              <w:rPr>
                <w:rFonts w:cstheme="minorHAnsi"/>
              </w:rPr>
              <w:t>ft4</w:t>
            </w:r>
          </w:p>
        </w:tc>
        <w:tc>
          <w:tcPr>
            <w:tcW w:w="4141" w:type="dxa"/>
            <w:hideMark/>
          </w:tcPr>
          <w:p w14:paraId="0178A97E" w14:textId="77777777" w:rsidR="003C70ED" w:rsidRPr="003C70ED" w:rsidRDefault="003C70ED" w:rsidP="003C70ED">
            <w:pPr>
              <w:pStyle w:val="Heading2"/>
              <w:rPr>
                <w:rFonts w:cstheme="minorHAnsi"/>
              </w:rPr>
            </w:pPr>
            <w:r w:rsidRPr="003C70ED">
              <w:rPr>
                <w:rFonts w:cstheme="minorHAnsi"/>
              </w:rPr>
              <w:t>The determination of the amount of free thyroxine present in a sample.</w:t>
            </w:r>
          </w:p>
        </w:tc>
      </w:tr>
      <w:tr w:rsidR="003C70ED" w:rsidRPr="003C70ED" w14:paraId="1922FA1E" w14:textId="77777777" w:rsidTr="007650D1">
        <w:trPr>
          <w:trHeight w:val="1240"/>
        </w:trPr>
        <w:tc>
          <w:tcPr>
            <w:tcW w:w="2003" w:type="dxa"/>
            <w:hideMark/>
          </w:tcPr>
          <w:p w14:paraId="78EA3E06" w14:textId="77777777" w:rsidR="003C70ED" w:rsidRPr="003C70ED" w:rsidRDefault="00000000" w:rsidP="003C70ED">
            <w:pPr>
              <w:pStyle w:val="Heading2"/>
              <w:rPr>
                <w:rFonts w:cstheme="minorHAnsi"/>
              </w:rPr>
            </w:pPr>
            <w:hyperlink r:id="rId130" w:history="1">
              <w:r w:rsidR="003C70ED" w:rsidRPr="003C70ED">
                <w:rPr>
                  <w:rStyle w:val="Hyperlink"/>
                  <w:rFonts w:cstheme="minorHAnsi"/>
                </w:rPr>
                <w:t>Free Triiodothyronine Measurement</w:t>
              </w:r>
            </w:hyperlink>
          </w:p>
        </w:tc>
        <w:tc>
          <w:tcPr>
            <w:tcW w:w="2872" w:type="dxa"/>
            <w:hideMark/>
          </w:tcPr>
          <w:p w14:paraId="4D5A6740" w14:textId="77777777" w:rsidR="003C70ED" w:rsidRPr="003C70ED" w:rsidRDefault="003C70ED" w:rsidP="003C70ED">
            <w:pPr>
              <w:pStyle w:val="Heading2"/>
              <w:rPr>
                <w:rFonts w:cstheme="minorHAnsi"/>
              </w:rPr>
            </w:pPr>
            <w:r w:rsidRPr="003C70ED">
              <w:rPr>
                <w:rFonts w:cstheme="minorHAnsi"/>
              </w:rPr>
              <w:t>ft3</w:t>
            </w:r>
          </w:p>
        </w:tc>
        <w:tc>
          <w:tcPr>
            <w:tcW w:w="4141" w:type="dxa"/>
            <w:hideMark/>
          </w:tcPr>
          <w:p w14:paraId="2037D63F" w14:textId="77777777" w:rsidR="003C70ED" w:rsidRPr="003C70ED" w:rsidRDefault="003C70ED" w:rsidP="003C70ED">
            <w:pPr>
              <w:pStyle w:val="Heading2"/>
              <w:rPr>
                <w:rFonts w:cstheme="minorHAnsi"/>
              </w:rPr>
            </w:pPr>
            <w:r w:rsidRPr="003C70ED">
              <w:rPr>
                <w:rFonts w:cstheme="minorHAnsi"/>
              </w:rPr>
              <w:t>The determination of the amount of free triiodothyronine present in a sample.</w:t>
            </w:r>
          </w:p>
        </w:tc>
      </w:tr>
      <w:tr w:rsidR="003C70ED" w:rsidRPr="003C70ED" w14:paraId="1632F757" w14:textId="77777777" w:rsidTr="007650D1">
        <w:trPr>
          <w:trHeight w:val="930"/>
        </w:trPr>
        <w:tc>
          <w:tcPr>
            <w:tcW w:w="2003" w:type="dxa"/>
            <w:hideMark/>
          </w:tcPr>
          <w:p w14:paraId="6DE21275" w14:textId="77777777" w:rsidR="003C70ED" w:rsidRPr="003C70ED" w:rsidRDefault="00000000" w:rsidP="003C70ED">
            <w:pPr>
              <w:pStyle w:val="Heading2"/>
              <w:rPr>
                <w:rFonts w:cstheme="minorHAnsi"/>
              </w:rPr>
            </w:pPr>
            <w:hyperlink r:id="rId131" w:history="1">
              <w:r w:rsidR="003C70ED" w:rsidRPr="003C70ED">
                <w:rPr>
                  <w:rStyle w:val="Hyperlink"/>
                  <w:rFonts w:cstheme="minorHAnsi"/>
                </w:rPr>
                <w:t>Blood Urea Nitrogen Measurement</w:t>
              </w:r>
            </w:hyperlink>
          </w:p>
        </w:tc>
        <w:tc>
          <w:tcPr>
            <w:tcW w:w="2872" w:type="dxa"/>
            <w:hideMark/>
          </w:tcPr>
          <w:p w14:paraId="14EB103D" w14:textId="77777777" w:rsidR="003C70ED" w:rsidRPr="003C70ED" w:rsidRDefault="003C70ED" w:rsidP="003C70ED">
            <w:pPr>
              <w:pStyle w:val="Heading2"/>
              <w:rPr>
                <w:rFonts w:cstheme="minorHAnsi"/>
              </w:rPr>
            </w:pPr>
            <w:r w:rsidRPr="003C70ED">
              <w:rPr>
                <w:rFonts w:cstheme="minorHAnsi"/>
              </w:rPr>
              <w:t>urea</w:t>
            </w:r>
          </w:p>
        </w:tc>
        <w:tc>
          <w:tcPr>
            <w:tcW w:w="4141" w:type="dxa"/>
            <w:hideMark/>
          </w:tcPr>
          <w:p w14:paraId="18DA9FD9" w14:textId="77777777" w:rsidR="003C70ED" w:rsidRPr="003C70ED" w:rsidRDefault="003C70ED" w:rsidP="003C70ED">
            <w:pPr>
              <w:pStyle w:val="Heading2"/>
              <w:rPr>
                <w:rFonts w:cstheme="minorHAnsi"/>
              </w:rPr>
            </w:pPr>
            <w:r w:rsidRPr="003C70ED">
              <w:rPr>
                <w:rFonts w:cstheme="minorHAnsi"/>
              </w:rPr>
              <w:t>A quantitative measurement of the amount of urea nitrogen present in a serum sample.</w:t>
            </w:r>
          </w:p>
        </w:tc>
      </w:tr>
      <w:tr w:rsidR="003C70ED" w:rsidRPr="003C70ED" w14:paraId="5D23ACA3" w14:textId="77777777" w:rsidTr="007650D1">
        <w:trPr>
          <w:trHeight w:val="620"/>
        </w:trPr>
        <w:tc>
          <w:tcPr>
            <w:tcW w:w="2003" w:type="dxa"/>
            <w:hideMark/>
          </w:tcPr>
          <w:p w14:paraId="3C477E3A" w14:textId="77777777" w:rsidR="003C70ED" w:rsidRPr="003C70ED" w:rsidRDefault="00000000" w:rsidP="003C70ED">
            <w:pPr>
              <w:pStyle w:val="Heading2"/>
              <w:rPr>
                <w:rFonts w:cstheme="minorHAnsi"/>
              </w:rPr>
            </w:pPr>
            <w:hyperlink r:id="rId132" w:history="1">
              <w:r w:rsidR="003C70ED" w:rsidRPr="003C70ED">
                <w:rPr>
                  <w:rStyle w:val="Hyperlink"/>
                  <w:rFonts w:cstheme="minorHAnsi"/>
                </w:rPr>
                <w:t>Calcium Measurement</w:t>
              </w:r>
            </w:hyperlink>
          </w:p>
        </w:tc>
        <w:tc>
          <w:tcPr>
            <w:tcW w:w="2872" w:type="dxa"/>
            <w:hideMark/>
          </w:tcPr>
          <w:p w14:paraId="1DC244B3" w14:textId="77777777" w:rsidR="003C70ED" w:rsidRPr="003C70ED" w:rsidRDefault="003C70ED" w:rsidP="003C70ED">
            <w:pPr>
              <w:pStyle w:val="Heading2"/>
              <w:rPr>
                <w:rFonts w:cstheme="minorHAnsi"/>
              </w:rPr>
            </w:pPr>
            <w:r w:rsidRPr="003C70ED">
              <w:rPr>
                <w:rFonts w:cstheme="minorHAnsi"/>
              </w:rPr>
              <w:t>calcium</w:t>
            </w:r>
          </w:p>
        </w:tc>
        <w:tc>
          <w:tcPr>
            <w:tcW w:w="4141" w:type="dxa"/>
            <w:hideMark/>
          </w:tcPr>
          <w:p w14:paraId="40D24166" w14:textId="77777777" w:rsidR="003C70ED" w:rsidRPr="003C70ED" w:rsidRDefault="003C70ED" w:rsidP="003C70ED">
            <w:pPr>
              <w:pStyle w:val="Heading2"/>
              <w:rPr>
                <w:rFonts w:cstheme="minorHAnsi"/>
              </w:rPr>
            </w:pPr>
            <w:r w:rsidRPr="003C70ED">
              <w:rPr>
                <w:rFonts w:cstheme="minorHAnsi"/>
              </w:rPr>
              <w:t>A quantitative measurement of the amount of calcium present in a sample.</w:t>
            </w:r>
          </w:p>
        </w:tc>
      </w:tr>
      <w:tr w:rsidR="003C70ED" w:rsidRPr="003C70ED" w14:paraId="4C60E5D3" w14:textId="77777777" w:rsidTr="007650D1">
        <w:trPr>
          <w:trHeight w:val="930"/>
        </w:trPr>
        <w:tc>
          <w:tcPr>
            <w:tcW w:w="2003" w:type="dxa"/>
            <w:hideMark/>
          </w:tcPr>
          <w:p w14:paraId="3CA2C71A" w14:textId="77777777" w:rsidR="003C70ED" w:rsidRPr="003C70ED" w:rsidRDefault="00000000" w:rsidP="003C70ED">
            <w:pPr>
              <w:pStyle w:val="Heading2"/>
              <w:rPr>
                <w:rFonts w:cstheme="minorHAnsi"/>
              </w:rPr>
            </w:pPr>
            <w:hyperlink r:id="rId133" w:history="1">
              <w:r w:rsidR="003C70ED" w:rsidRPr="003C70ED">
                <w:rPr>
                  <w:rStyle w:val="Hyperlink"/>
                  <w:rFonts w:cstheme="minorHAnsi"/>
                </w:rPr>
                <w:t>Bone Mineral Density Z-Score</w:t>
              </w:r>
            </w:hyperlink>
          </w:p>
        </w:tc>
        <w:tc>
          <w:tcPr>
            <w:tcW w:w="2872" w:type="dxa"/>
            <w:hideMark/>
          </w:tcPr>
          <w:p w14:paraId="4BBCFAC6" w14:textId="77777777" w:rsidR="003C70ED" w:rsidRPr="003C70ED" w:rsidRDefault="003C70ED" w:rsidP="003C70ED">
            <w:pPr>
              <w:pStyle w:val="Heading2"/>
              <w:rPr>
                <w:rFonts w:cstheme="minorHAnsi"/>
              </w:rPr>
            </w:pPr>
            <w:proofErr w:type="spellStart"/>
            <w:r w:rsidRPr="003C70ED">
              <w:rPr>
                <w:rFonts w:cstheme="minorHAnsi"/>
              </w:rPr>
              <w:t>dexa_scan</w:t>
            </w:r>
            <w:proofErr w:type="spellEnd"/>
          </w:p>
        </w:tc>
        <w:tc>
          <w:tcPr>
            <w:tcW w:w="4141" w:type="dxa"/>
            <w:hideMark/>
          </w:tcPr>
          <w:p w14:paraId="2BED5EF7" w14:textId="77777777" w:rsidR="003C70ED" w:rsidRPr="003C70ED" w:rsidRDefault="003C70ED" w:rsidP="003C70ED">
            <w:pPr>
              <w:pStyle w:val="Heading2"/>
              <w:rPr>
                <w:rFonts w:cstheme="minorHAnsi"/>
              </w:rPr>
            </w:pPr>
            <w:r w:rsidRPr="003C70ED">
              <w:rPr>
                <w:rFonts w:cstheme="minorHAnsi"/>
              </w:rPr>
              <w:t>A statistical score representing the number of standard deviations above or below what is expected for an individual's bone density based on his age, sex, weight, and race. Z-scores are most useful in evaluating low bone density in children, premenopausal women, and men younger than age fifty.</w:t>
            </w:r>
          </w:p>
        </w:tc>
      </w:tr>
      <w:tr w:rsidR="003C70ED" w:rsidRPr="003C70ED" w14:paraId="27C9F97B" w14:textId="77777777" w:rsidTr="007650D1">
        <w:trPr>
          <w:trHeight w:val="620"/>
        </w:trPr>
        <w:tc>
          <w:tcPr>
            <w:tcW w:w="2003" w:type="dxa"/>
            <w:hideMark/>
          </w:tcPr>
          <w:p w14:paraId="3C5D9D0E" w14:textId="77777777" w:rsidR="003C70ED" w:rsidRPr="003C70ED" w:rsidRDefault="00000000" w:rsidP="003C70ED">
            <w:pPr>
              <w:pStyle w:val="Heading2"/>
              <w:rPr>
                <w:rFonts w:cstheme="minorHAnsi"/>
              </w:rPr>
            </w:pPr>
            <w:hyperlink r:id="rId134" w:history="1">
              <w:r w:rsidR="003C70ED" w:rsidRPr="003C70ED">
                <w:rPr>
                  <w:rStyle w:val="Hyperlink"/>
                  <w:rFonts w:cstheme="minorHAnsi"/>
                </w:rPr>
                <w:t>Serum Uric Acid Measurement</w:t>
              </w:r>
            </w:hyperlink>
          </w:p>
        </w:tc>
        <w:tc>
          <w:tcPr>
            <w:tcW w:w="2872" w:type="dxa"/>
            <w:hideMark/>
          </w:tcPr>
          <w:p w14:paraId="6E5EEDE9" w14:textId="77777777" w:rsidR="003C70ED" w:rsidRPr="003C70ED" w:rsidRDefault="003C70ED" w:rsidP="003C70ED">
            <w:pPr>
              <w:pStyle w:val="Heading2"/>
              <w:rPr>
                <w:rFonts w:cstheme="minorHAnsi"/>
              </w:rPr>
            </w:pPr>
            <w:proofErr w:type="spellStart"/>
            <w:r w:rsidRPr="003C70ED">
              <w:rPr>
                <w:rFonts w:cstheme="minorHAnsi"/>
              </w:rPr>
              <w:t>uric_acid</w:t>
            </w:r>
            <w:proofErr w:type="spellEnd"/>
          </w:p>
        </w:tc>
        <w:tc>
          <w:tcPr>
            <w:tcW w:w="4141" w:type="dxa"/>
            <w:hideMark/>
          </w:tcPr>
          <w:p w14:paraId="4AD9FCF4" w14:textId="77777777" w:rsidR="003C70ED" w:rsidRPr="003C70ED" w:rsidRDefault="003C70ED" w:rsidP="003C70ED">
            <w:pPr>
              <w:pStyle w:val="Heading2"/>
              <w:rPr>
                <w:rFonts w:cstheme="minorHAnsi"/>
              </w:rPr>
            </w:pPr>
            <w:r w:rsidRPr="003C70ED">
              <w:rPr>
                <w:rFonts w:cstheme="minorHAnsi"/>
              </w:rPr>
              <w:t>A quantitative measurement of the amount of uric acid present in a sample of serum.</w:t>
            </w:r>
          </w:p>
        </w:tc>
      </w:tr>
      <w:tr w:rsidR="003C70ED" w:rsidRPr="003C70ED" w14:paraId="7C63ACDF" w14:textId="77777777" w:rsidTr="007650D1">
        <w:trPr>
          <w:trHeight w:val="620"/>
        </w:trPr>
        <w:tc>
          <w:tcPr>
            <w:tcW w:w="2003" w:type="dxa"/>
            <w:hideMark/>
          </w:tcPr>
          <w:p w14:paraId="0A749930" w14:textId="77777777" w:rsidR="003C70ED" w:rsidRPr="003C70ED" w:rsidRDefault="00000000" w:rsidP="003C70ED">
            <w:pPr>
              <w:pStyle w:val="Heading2"/>
              <w:rPr>
                <w:rFonts w:cstheme="minorHAnsi"/>
              </w:rPr>
            </w:pPr>
            <w:hyperlink r:id="rId135" w:history="1">
              <w:r w:rsidR="003C70ED" w:rsidRPr="003C70ED">
                <w:rPr>
                  <w:rStyle w:val="Hyperlink"/>
                  <w:rFonts w:cstheme="minorHAnsi"/>
                </w:rPr>
                <w:t>Potassium Measurement</w:t>
              </w:r>
            </w:hyperlink>
          </w:p>
        </w:tc>
        <w:tc>
          <w:tcPr>
            <w:tcW w:w="2872" w:type="dxa"/>
            <w:hideMark/>
          </w:tcPr>
          <w:p w14:paraId="36256E13" w14:textId="77777777" w:rsidR="003C70ED" w:rsidRPr="003C70ED" w:rsidRDefault="003C70ED" w:rsidP="003C70ED">
            <w:pPr>
              <w:pStyle w:val="Heading2"/>
              <w:rPr>
                <w:rFonts w:cstheme="minorHAnsi"/>
              </w:rPr>
            </w:pPr>
            <w:r w:rsidRPr="003C70ED">
              <w:rPr>
                <w:rFonts w:cstheme="minorHAnsi"/>
              </w:rPr>
              <w:t>potassium</w:t>
            </w:r>
          </w:p>
        </w:tc>
        <w:tc>
          <w:tcPr>
            <w:tcW w:w="4141" w:type="dxa"/>
            <w:hideMark/>
          </w:tcPr>
          <w:p w14:paraId="54FCAC1D" w14:textId="77777777" w:rsidR="003C70ED" w:rsidRPr="003C70ED" w:rsidRDefault="003C70ED" w:rsidP="003C70ED">
            <w:pPr>
              <w:pStyle w:val="Heading2"/>
              <w:rPr>
                <w:rFonts w:cstheme="minorHAnsi"/>
              </w:rPr>
            </w:pPr>
            <w:r w:rsidRPr="003C70ED">
              <w:rPr>
                <w:rFonts w:cstheme="minorHAnsi"/>
              </w:rPr>
              <w:t>A quantitative measurement of the amount of potassium present in a sample.</w:t>
            </w:r>
          </w:p>
        </w:tc>
      </w:tr>
      <w:tr w:rsidR="003C70ED" w:rsidRPr="003C70ED" w14:paraId="1CDA4BA0" w14:textId="77777777" w:rsidTr="007650D1">
        <w:trPr>
          <w:trHeight w:val="620"/>
        </w:trPr>
        <w:tc>
          <w:tcPr>
            <w:tcW w:w="2003" w:type="dxa"/>
            <w:hideMark/>
          </w:tcPr>
          <w:p w14:paraId="16EBED23" w14:textId="77777777" w:rsidR="003C70ED" w:rsidRPr="003C70ED" w:rsidRDefault="00000000" w:rsidP="003C70ED">
            <w:pPr>
              <w:pStyle w:val="Heading2"/>
              <w:rPr>
                <w:rFonts w:cstheme="minorHAnsi"/>
              </w:rPr>
            </w:pPr>
            <w:hyperlink r:id="rId136" w:history="1">
              <w:r w:rsidR="003C70ED" w:rsidRPr="003C70ED">
                <w:rPr>
                  <w:rStyle w:val="Hyperlink"/>
                  <w:rFonts w:cstheme="minorHAnsi"/>
                </w:rPr>
                <w:t>Sodium Measurement</w:t>
              </w:r>
            </w:hyperlink>
          </w:p>
        </w:tc>
        <w:tc>
          <w:tcPr>
            <w:tcW w:w="2872" w:type="dxa"/>
            <w:hideMark/>
          </w:tcPr>
          <w:p w14:paraId="73F51095" w14:textId="77777777" w:rsidR="003C70ED" w:rsidRPr="003C70ED" w:rsidRDefault="003C70ED" w:rsidP="003C70ED">
            <w:pPr>
              <w:pStyle w:val="Heading2"/>
              <w:rPr>
                <w:rFonts w:cstheme="minorHAnsi"/>
              </w:rPr>
            </w:pPr>
            <w:r w:rsidRPr="003C70ED">
              <w:rPr>
                <w:rFonts w:cstheme="minorHAnsi"/>
              </w:rPr>
              <w:t>sodium</w:t>
            </w:r>
          </w:p>
        </w:tc>
        <w:tc>
          <w:tcPr>
            <w:tcW w:w="4141" w:type="dxa"/>
            <w:hideMark/>
          </w:tcPr>
          <w:p w14:paraId="1B8A1F2A" w14:textId="77777777" w:rsidR="003C70ED" w:rsidRPr="003C70ED" w:rsidRDefault="003C70ED" w:rsidP="003C70ED">
            <w:pPr>
              <w:pStyle w:val="Heading2"/>
              <w:rPr>
                <w:rFonts w:cstheme="minorHAnsi"/>
              </w:rPr>
            </w:pPr>
            <w:r w:rsidRPr="003C70ED">
              <w:rPr>
                <w:rFonts w:cstheme="minorHAnsi"/>
              </w:rPr>
              <w:t>A quantitative measurement of the amount of sodium present in a sample.</w:t>
            </w:r>
          </w:p>
        </w:tc>
      </w:tr>
      <w:tr w:rsidR="003C70ED" w:rsidRPr="003C70ED" w14:paraId="1F6889C3" w14:textId="77777777" w:rsidTr="007650D1">
        <w:trPr>
          <w:trHeight w:val="620"/>
        </w:trPr>
        <w:tc>
          <w:tcPr>
            <w:tcW w:w="2003" w:type="dxa"/>
            <w:hideMark/>
          </w:tcPr>
          <w:p w14:paraId="7D9409E5" w14:textId="77777777" w:rsidR="003C70ED" w:rsidRPr="003C70ED" w:rsidRDefault="00000000" w:rsidP="003C70ED">
            <w:pPr>
              <w:pStyle w:val="Heading2"/>
              <w:rPr>
                <w:rFonts w:cstheme="minorHAnsi"/>
              </w:rPr>
            </w:pPr>
            <w:hyperlink r:id="rId137" w:history="1">
              <w:r w:rsidR="003C70ED" w:rsidRPr="003C70ED">
                <w:rPr>
                  <w:rStyle w:val="Hyperlink"/>
                  <w:rFonts w:cstheme="minorHAnsi"/>
                </w:rPr>
                <w:t>COVID-19 RT-PCR assay</w:t>
              </w:r>
            </w:hyperlink>
          </w:p>
        </w:tc>
        <w:tc>
          <w:tcPr>
            <w:tcW w:w="2872" w:type="dxa"/>
            <w:hideMark/>
          </w:tcPr>
          <w:p w14:paraId="334C8F0D" w14:textId="77777777" w:rsidR="003C70ED" w:rsidRPr="003C70ED" w:rsidRDefault="003C70ED" w:rsidP="003C70ED">
            <w:pPr>
              <w:pStyle w:val="Heading2"/>
              <w:rPr>
                <w:rFonts w:cstheme="minorHAnsi"/>
              </w:rPr>
            </w:pPr>
            <w:r w:rsidRPr="003C70ED">
              <w:rPr>
                <w:rFonts w:cstheme="minorHAnsi"/>
              </w:rPr>
              <w:t>covid_19_pcr</w:t>
            </w:r>
          </w:p>
        </w:tc>
        <w:tc>
          <w:tcPr>
            <w:tcW w:w="4141" w:type="dxa"/>
            <w:hideMark/>
          </w:tcPr>
          <w:p w14:paraId="1B18BF1D" w14:textId="77777777" w:rsidR="003C70ED" w:rsidRPr="003C70ED" w:rsidRDefault="003C70ED" w:rsidP="003C70ED">
            <w:pPr>
              <w:pStyle w:val="Heading2"/>
              <w:rPr>
                <w:rFonts w:cstheme="minorHAnsi"/>
              </w:rPr>
            </w:pPr>
            <w:r w:rsidRPr="003C70ED">
              <w:rPr>
                <w:rFonts w:cstheme="minorHAnsi"/>
              </w:rPr>
              <w:t>Result of a COVID-19 PCR based assay.</w:t>
            </w:r>
          </w:p>
        </w:tc>
      </w:tr>
      <w:tr w:rsidR="003C70ED" w:rsidRPr="003C70ED" w14:paraId="316D7BE1" w14:textId="77777777" w:rsidTr="007650D1">
        <w:trPr>
          <w:trHeight w:val="930"/>
        </w:trPr>
        <w:tc>
          <w:tcPr>
            <w:tcW w:w="2003" w:type="dxa"/>
            <w:hideMark/>
          </w:tcPr>
          <w:p w14:paraId="0879C999" w14:textId="77777777" w:rsidR="003C70ED" w:rsidRPr="003C70ED" w:rsidRDefault="00000000" w:rsidP="003C70ED">
            <w:pPr>
              <w:pStyle w:val="Heading2"/>
              <w:rPr>
                <w:rFonts w:cstheme="minorHAnsi"/>
              </w:rPr>
            </w:pPr>
            <w:hyperlink r:id="rId138" w:history="1">
              <w:r w:rsidR="003C70ED" w:rsidRPr="003C70ED">
                <w:rPr>
                  <w:rStyle w:val="Hyperlink"/>
                  <w:rFonts w:cstheme="minorHAnsi"/>
                </w:rPr>
                <w:t>C-Reactive Protein Measurement</w:t>
              </w:r>
            </w:hyperlink>
          </w:p>
        </w:tc>
        <w:tc>
          <w:tcPr>
            <w:tcW w:w="2872" w:type="dxa"/>
            <w:hideMark/>
          </w:tcPr>
          <w:p w14:paraId="43379832" w14:textId="77777777" w:rsidR="003C70ED" w:rsidRPr="003C70ED" w:rsidRDefault="003C70ED" w:rsidP="003C70ED">
            <w:pPr>
              <w:pStyle w:val="Heading2"/>
              <w:rPr>
                <w:rFonts w:cstheme="minorHAnsi"/>
              </w:rPr>
            </w:pPr>
            <w:proofErr w:type="spellStart"/>
            <w:r w:rsidRPr="003C70ED">
              <w:rPr>
                <w:rFonts w:cstheme="minorHAnsi"/>
              </w:rPr>
              <w:t>crp</w:t>
            </w:r>
            <w:proofErr w:type="spellEnd"/>
          </w:p>
        </w:tc>
        <w:tc>
          <w:tcPr>
            <w:tcW w:w="4141" w:type="dxa"/>
            <w:hideMark/>
          </w:tcPr>
          <w:p w14:paraId="46D6970C" w14:textId="77777777" w:rsidR="003C70ED" w:rsidRPr="003C70ED" w:rsidRDefault="003C70ED" w:rsidP="003C70ED">
            <w:pPr>
              <w:pStyle w:val="Heading2"/>
              <w:rPr>
                <w:rFonts w:cstheme="minorHAnsi"/>
              </w:rPr>
            </w:pPr>
            <w:r w:rsidRPr="003C70ED">
              <w:rPr>
                <w:rFonts w:cstheme="minorHAnsi"/>
              </w:rPr>
              <w:t>A quantitative measurement of the amount of C-reactive protein present in a sample.</w:t>
            </w:r>
          </w:p>
        </w:tc>
      </w:tr>
      <w:tr w:rsidR="003C70ED" w:rsidRPr="003C70ED" w14:paraId="3AFA9323" w14:textId="77777777" w:rsidTr="007650D1">
        <w:trPr>
          <w:trHeight w:val="620"/>
        </w:trPr>
        <w:tc>
          <w:tcPr>
            <w:tcW w:w="2003" w:type="dxa"/>
            <w:hideMark/>
          </w:tcPr>
          <w:p w14:paraId="50363C61" w14:textId="77777777" w:rsidR="003C70ED" w:rsidRPr="003C70ED" w:rsidRDefault="00000000" w:rsidP="003C70ED">
            <w:pPr>
              <w:pStyle w:val="Heading2"/>
              <w:rPr>
                <w:rFonts w:cstheme="minorHAnsi"/>
              </w:rPr>
            </w:pPr>
            <w:hyperlink r:id="rId139" w:history="1">
              <w:r w:rsidR="003C70ED" w:rsidRPr="003C70ED">
                <w:rPr>
                  <w:rStyle w:val="Hyperlink"/>
                  <w:rFonts w:cstheme="minorHAnsi"/>
                </w:rPr>
                <w:t>Procalcitonin Measurement</w:t>
              </w:r>
            </w:hyperlink>
          </w:p>
        </w:tc>
        <w:tc>
          <w:tcPr>
            <w:tcW w:w="2872" w:type="dxa"/>
            <w:hideMark/>
          </w:tcPr>
          <w:p w14:paraId="4BB746AE" w14:textId="77777777" w:rsidR="003C70ED" w:rsidRPr="003C70ED" w:rsidRDefault="003C70ED" w:rsidP="003C70ED">
            <w:pPr>
              <w:pStyle w:val="Heading2"/>
              <w:rPr>
                <w:rFonts w:cstheme="minorHAnsi"/>
              </w:rPr>
            </w:pPr>
            <w:r w:rsidRPr="003C70ED">
              <w:rPr>
                <w:rFonts w:cstheme="minorHAnsi"/>
              </w:rPr>
              <w:t>pct</w:t>
            </w:r>
          </w:p>
        </w:tc>
        <w:tc>
          <w:tcPr>
            <w:tcW w:w="4141" w:type="dxa"/>
            <w:hideMark/>
          </w:tcPr>
          <w:p w14:paraId="511F5B33" w14:textId="77777777" w:rsidR="003C70ED" w:rsidRPr="003C70ED" w:rsidRDefault="003C70ED" w:rsidP="003C70ED">
            <w:pPr>
              <w:pStyle w:val="Heading2"/>
              <w:rPr>
                <w:rFonts w:cstheme="minorHAnsi"/>
              </w:rPr>
            </w:pPr>
            <w:r w:rsidRPr="003C70ED">
              <w:rPr>
                <w:rFonts w:cstheme="minorHAnsi"/>
              </w:rPr>
              <w:t>The determination of the amount of the procalcitonin in a sample.</w:t>
            </w:r>
          </w:p>
        </w:tc>
      </w:tr>
      <w:tr w:rsidR="003C70ED" w:rsidRPr="003C70ED" w14:paraId="3EE351DA" w14:textId="77777777" w:rsidTr="007650D1">
        <w:trPr>
          <w:trHeight w:val="620"/>
        </w:trPr>
        <w:tc>
          <w:tcPr>
            <w:tcW w:w="2003" w:type="dxa"/>
            <w:hideMark/>
          </w:tcPr>
          <w:p w14:paraId="39EB76DD" w14:textId="77777777" w:rsidR="003C70ED" w:rsidRPr="003C70ED" w:rsidRDefault="00000000" w:rsidP="003C70ED">
            <w:pPr>
              <w:pStyle w:val="Heading2"/>
              <w:rPr>
                <w:rFonts w:cstheme="minorHAnsi"/>
              </w:rPr>
            </w:pPr>
            <w:hyperlink r:id="rId140" w:history="1">
              <w:r w:rsidR="003C70ED" w:rsidRPr="003C70ED">
                <w:rPr>
                  <w:rStyle w:val="Hyperlink"/>
                  <w:rFonts w:cstheme="minorHAnsi"/>
                </w:rPr>
                <w:t>interleukin-6 measurement</w:t>
              </w:r>
            </w:hyperlink>
          </w:p>
        </w:tc>
        <w:tc>
          <w:tcPr>
            <w:tcW w:w="2872" w:type="dxa"/>
            <w:hideMark/>
          </w:tcPr>
          <w:p w14:paraId="193BCB43" w14:textId="77777777" w:rsidR="003C70ED" w:rsidRPr="003C70ED" w:rsidRDefault="003C70ED" w:rsidP="003C70ED">
            <w:pPr>
              <w:pStyle w:val="Heading2"/>
              <w:rPr>
                <w:rFonts w:cstheme="minorHAnsi"/>
              </w:rPr>
            </w:pPr>
            <w:r w:rsidRPr="003C70ED">
              <w:rPr>
                <w:rFonts w:cstheme="minorHAnsi"/>
              </w:rPr>
              <w:t>il-6</w:t>
            </w:r>
          </w:p>
        </w:tc>
        <w:tc>
          <w:tcPr>
            <w:tcW w:w="4141" w:type="dxa"/>
            <w:hideMark/>
          </w:tcPr>
          <w:p w14:paraId="25F18E0D" w14:textId="77777777" w:rsidR="003C70ED" w:rsidRPr="003C70ED" w:rsidRDefault="003C70ED" w:rsidP="003C70ED">
            <w:pPr>
              <w:pStyle w:val="Heading2"/>
              <w:rPr>
                <w:rFonts w:cstheme="minorHAnsi"/>
              </w:rPr>
            </w:pPr>
            <w:r w:rsidRPr="003C70ED">
              <w:rPr>
                <w:rFonts w:cstheme="minorHAnsi"/>
              </w:rPr>
              <w:t>Is a quantification of interleukin-6, a pro-inflammatory and anti-inflammatory cytokine.</w:t>
            </w:r>
          </w:p>
        </w:tc>
      </w:tr>
      <w:tr w:rsidR="003C70ED" w:rsidRPr="003C70ED" w14:paraId="48841AF9" w14:textId="77777777" w:rsidTr="007650D1">
        <w:trPr>
          <w:trHeight w:val="1240"/>
        </w:trPr>
        <w:tc>
          <w:tcPr>
            <w:tcW w:w="2003" w:type="dxa"/>
            <w:hideMark/>
          </w:tcPr>
          <w:p w14:paraId="31C7FCD3" w14:textId="77777777" w:rsidR="003C70ED" w:rsidRPr="003C70ED" w:rsidRDefault="00000000" w:rsidP="003C70ED">
            <w:pPr>
              <w:pStyle w:val="Heading2"/>
              <w:rPr>
                <w:rFonts w:cstheme="minorHAnsi"/>
              </w:rPr>
            </w:pPr>
            <w:hyperlink r:id="rId141" w:history="1">
              <w:r w:rsidR="003C70ED" w:rsidRPr="003C70ED">
                <w:rPr>
                  <w:rStyle w:val="Hyperlink"/>
                  <w:rFonts w:cstheme="minorHAnsi"/>
                </w:rPr>
                <w:t>International Normalized Ratio</w:t>
              </w:r>
            </w:hyperlink>
          </w:p>
        </w:tc>
        <w:tc>
          <w:tcPr>
            <w:tcW w:w="2872" w:type="dxa"/>
            <w:hideMark/>
          </w:tcPr>
          <w:p w14:paraId="603B0251" w14:textId="77777777" w:rsidR="003C70ED" w:rsidRPr="003C70ED" w:rsidRDefault="003C70ED" w:rsidP="003C70ED">
            <w:pPr>
              <w:pStyle w:val="Heading2"/>
              <w:rPr>
                <w:rFonts w:cstheme="minorHAnsi"/>
              </w:rPr>
            </w:pPr>
            <w:proofErr w:type="spellStart"/>
            <w:r w:rsidRPr="003C70ED">
              <w:rPr>
                <w:rFonts w:cstheme="minorHAnsi"/>
              </w:rPr>
              <w:t>inr</w:t>
            </w:r>
            <w:proofErr w:type="spellEnd"/>
          </w:p>
        </w:tc>
        <w:tc>
          <w:tcPr>
            <w:tcW w:w="4141" w:type="dxa"/>
            <w:hideMark/>
          </w:tcPr>
          <w:p w14:paraId="52D4CB32" w14:textId="77777777" w:rsidR="003C70ED" w:rsidRPr="003C70ED" w:rsidRDefault="003C70ED" w:rsidP="003C70ED">
            <w:pPr>
              <w:pStyle w:val="Heading2"/>
              <w:rPr>
                <w:rFonts w:cstheme="minorHAnsi"/>
              </w:rPr>
            </w:pPr>
            <w:r w:rsidRPr="003C70ED">
              <w:rPr>
                <w:rFonts w:cstheme="minorHAnsi"/>
              </w:rPr>
              <w:t xml:space="preserve">A system, commonly called the INR, established by the World Health Organization (WHO) and the International Committee on Thrombosis and </w:t>
            </w:r>
            <w:proofErr w:type="spellStart"/>
            <w:r w:rsidRPr="003C70ED">
              <w:rPr>
                <w:rFonts w:cstheme="minorHAnsi"/>
              </w:rPr>
              <w:t>Hemostasis</w:t>
            </w:r>
            <w:proofErr w:type="spellEnd"/>
            <w:r w:rsidRPr="003C70ED">
              <w:rPr>
                <w:rFonts w:cstheme="minorHAnsi"/>
              </w:rPr>
              <w:t xml:space="preserve"> for reporting the results of blood coagulation (clotting) tests. All results are standardized using the international sensitivity index (ISI) for the particular thromboplastin reagent and instrument combination utilized to perform the test; the ratio of a patient's clotting time to the lab's mean reference value is normalized against the ISI. (from medterms.com and medicine.ucsf.edu)</w:t>
            </w:r>
          </w:p>
        </w:tc>
      </w:tr>
      <w:tr w:rsidR="003C70ED" w:rsidRPr="003C70ED" w14:paraId="51591412" w14:textId="77777777" w:rsidTr="007650D1">
        <w:trPr>
          <w:trHeight w:val="620"/>
        </w:trPr>
        <w:tc>
          <w:tcPr>
            <w:tcW w:w="2003" w:type="dxa"/>
            <w:hideMark/>
          </w:tcPr>
          <w:p w14:paraId="0F0BAC2F" w14:textId="77777777" w:rsidR="003C70ED" w:rsidRPr="003C70ED" w:rsidRDefault="00000000" w:rsidP="003C70ED">
            <w:pPr>
              <w:pStyle w:val="Heading2"/>
              <w:rPr>
                <w:rFonts w:cstheme="minorHAnsi"/>
              </w:rPr>
            </w:pPr>
            <w:hyperlink r:id="rId142" w:history="1">
              <w:r w:rsidR="003C70ED" w:rsidRPr="003C70ED">
                <w:rPr>
                  <w:rStyle w:val="Hyperlink"/>
                  <w:rFonts w:cstheme="minorHAnsi"/>
                </w:rPr>
                <w:t>D-Dimer Measurement</w:t>
              </w:r>
            </w:hyperlink>
          </w:p>
        </w:tc>
        <w:tc>
          <w:tcPr>
            <w:tcW w:w="2872" w:type="dxa"/>
            <w:hideMark/>
          </w:tcPr>
          <w:p w14:paraId="4DD945DD" w14:textId="77777777" w:rsidR="003C70ED" w:rsidRPr="003C70ED" w:rsidRDefault="003C70ED" w:rsidP="003C70ED">
            <w:pPr>
              <w:pStyle w:val="Heading2"/>
              <w:rPr>
                <w:rFonts w:cstheme="minorHAnsi"/>
              </w:rPr>
            </w:pPr>
            <w:proofErr w:type="spellStart"/>
            <w:r w:rsidRPr="003C70ED">
              <w:rPr>
                <w:rFonts w:cstheme="minorHAnsi"/>
              </w:rPr>
              <w:t>d_dimers</w:t>
            </w:r>
            <w:proofErr w:type="spellEnd"/>
          </w:p>
        </w:tc>
        <w:tc>
          <w:tcPr>
            <w:tcW w:w="4141" w:type="dxa"/>
            <w:hideMark/>
          </w:tcPr>
          <w:p w14:paraId="235A115E" w14:textId="77777777" w:rsidR="003C70ED" w:rsidRPr="003C70ED" w:rsidRDefault="003C70ED" w:rsidP="003C70ED">
            <w:pPr>
              <w:pStyle w:val="Heading2"/>
              <w:rPr>
                <w:rFonts w:cstheme="minorHAnsi"/>
              </w:rPr>
            </w:pPr>
            <w:r w:rsidRPr="003C70ED">
              <w:rPr>
                <w:rFonts w:cstheme="minorHAnsi"/>
              </w:rPr>
              <w:t>The determination of the amount of d-dimers present in a sample.</w:t>
            </w:r>
          </w:p>
        </w:tc>
      </w:tr>
      <w:tr w:rsidR="003C70ED" w:rsidRPr="003C70ED" w14:paraId="261AA757" w14:textId="77777777" w:rsidTr="007650D1">
        <w:trPr>
          <w:trHeight w:val="1240"/>
        </w:trPr>
        <w:tc>
          <w:tcPr>
            <w:tcW w:w="2003" w:type="dxa"/>
            <w:hideMark/>
          </w:tcPr>
          <w:p w14:paraId="6163D6F8" w14:textId="77777777" w:rsidR="003C70ED" w:rsidRPr="003C70ED" w:rsidRDefault="00000000" w:rsidP="003C70ED">
            <w:pPr>
              <w:pStyle w:val="Heading2"/>
              <w:rPr>
                <w:rFonts w:cstheme="minorHAnsi"/>
              </w:rPr>
            </w:pPr>
            <w:hyperlink r:id="rId143" w:history="1">
              <w:r w:rsidR="003C70ED" w:rsidRPr="003C70ED">
                <w:rPr>
                  <w:rStyle w:val="Hyperlink"/>
                  <w:rFonts w:cstheme="minorHAnsi"/>
                </w:rPr>
                <w:t>Unipolar Depression</w:t>
              </w:r>
            </w:hyperlink>
          </w:p>
        </w:tc>
        <w:tc>
          <w:tcPr>
            <w:tcW w:w="2872" w:type="dxa"/>
            <w:hideMark/>
          </w:tcPr>
          <w:p w14:paraId="4E3ADF87" w14:textId="77777777" w:rsidR="003C70ED" w:rsidRPr="003C70ED" w:rsidRDefault="003C70ED" w:rsidP="003C70ED">
            <w:pPr>
              <w:pStyle w:val="Heading2"/>
              <w:rPr>
                <w:rFonts w:cstheme="minorHAnsi"/>
              </w:rPr>
            </w:pPr>
            <w:r w:rsidRPr="003C70ED">
              <w:rPr>
                <w:rFonts w:cstheme="minorHAnsi"/>
              </w:rPr>
              <w:t>depression</w:t>
            </w:r>
          </w:p>
        </w:tc>
        <w:tc>
          <w:tcPr>
            <w:tcW w:w="4141" w:type="dxa"/>
            <w:hideMark/>
          </w:tcPr>
          <w:p w14:paraId="439E2C6A" w14:textId="77777777" w:rsidR="003C70ED" w:rsidRPr="003C70ED" w:rsidRDefault="003C70ED" w:rsidP="003C70ED">
            <w:pPr>
              <w:pStyle w:val="Heading2"/>
              <w:rPr>
                <w:rFonts w:cstheme="minorHAnsi"/>
              </w:rPr>
            </w:pPr>
            <w:r w:rsidRPr="003C70ED">
              <w:rPr>
                <w:rFonts w:cstheme="minorHAnsi"/>
              </w:rPr>
              <w:t>A mood disorder having a clinical course involving one or more episodes of serious psychological depression that last two or more weeks each, do not have intervening episodes of mania or hypomania, and are characterized by a loss of interest or pleasure in almost all activities and by some or all of disturbances of appetite, sleep, or psychomotor functioning, a decrease in energy, difficulties in thinking or making decisions, loss of self-esteem or feelings of guilt, and suicidal thoughts or attempts. </w:t>
            </w:r>
          </w:p>
        </w:tc>
      </w:tr>
      <w:tr w:rsidR="003C70ED" w:rsidRPr="003C70ED" w14:paraId="2B51A5AC" w14:textId="77777777" w:rsidTr="007650D1">
        <w:trPr>
          <w:trHeight w:val="930"/>
        </w:trPr>
        <w:tc>
          <w:tcPr>
            <w:tcW w:w="2003" w:type="dxa"/>
            <w:hideMark/>
          </w:tcPr>
          <w:p w14:paraId="67927D5C" w14:textId="77777777" w:rsidR="003C70ED" w:rsidRPr="003C70ED" w:rsidRDefault="00000000" w:rsidP="003C70ED">
            <w:pPr>
              <w:pStyle w:val="Heading2"/>
              <w:rPr>
                <w:rFonts w:cstheme="minorHAnsi"/>
              </w:rPr>
            </w:pPr>
            <w:hyperlink r:id="rId144" w:history="1">
              <w:r w:rsidR="003C70ED" w:rsidRPr="003C70ED">
                <w:rPr>
                  <w:rStyle w:val="Hyperlink"/>
                  <w:rFonts w:cstheme="minorHAnsi"/>
                </w:rPr>
                <w:t>Generalized Anxiety Disorder</w:t>
              </w:r>
            </w:hyperlink>
          </w:p>
        </w:tc>
        <w:tc>
          <w:tcPr>
            <w:tcW w:w="2872" w:type="dxa"/>
            <w:hideMark/>
          </w:tcPr>
          <w:p w14:paraId="79E01A92" w14:textId="77777777" w:rsidR="003C70ED" w:rsidRPr="003C70ED" w:rsidRDefault="003C70ED" w:rsidP="003C70ED">
            <w:pPr>
              <w:pStyle w:val="Heading2"/>
              <w:rPr>
                <w:rFonts w:cstheme="minorHAnsi"/>
              </w:rPr>
            </w:pPr>
            <w:proofErr w:type="spellStart"/>
            <w:r w:rsidRPr="003C70ED">
              <w:rPr>
                <w:rFonts w:cstheme="minorHAnsi"/>
              </w:rPr>
              <w:t>gen_anxiety_disorder</w:t>
            </w:r>
            <w:proofErr w:type="spellEnd"/>
          </w:p>
        </w:tc>
        <w:tc>
          <w:tcPr>
            <w:tcW w:w="4141" w:type="dxa"/>
            <w:hideMark/>
          </w:tcPr>
          <w:p w14:paraId="25683F50" w14:textId="77777777" w:rsidR="003C70ED" w:rsidRPr="003C70ED" w:rsidRDefault="003C70ED" w:rsidP="003C70ED">
            <w:pPr>
              <w:pStyle w:val="Heading2"/>
              <w:rPr>
                <w:rFonts w:cstheme="minorHAnsi"/>
              </w:rPr>
            </w:pPr>
            <w:r w:rsidRPr="003C70ED">
              <w:rPr>
                <w:rFonts w:cstheme="minorHAnsi"/>
              </w:rPr>
              <w:t>An anxiety disorder characterized by excessive and difficult-to-control worry about a number of life situations. The worry is accompanied by restlessness, fatigue, inability to concentrate, irritability, muscle tension, and/or sleep disturbance and lasts for at least 6 months.</w:t>
            </w:r>
          </w:p>
        </w:tc>
      </w:tr>
      <w:tr w:rsidR="003C70ED" w:rsidRPr="003C70ED" w14:paraId="3A98BF88" w14:textId="77777777" w:rsidTr="007650D1">
        <w:trPr>
          <w:trHeight w:val="1240"/>
        </w:trPr>
        <w:tc>
          <w:tcPr>
            <w:tcW w:w="2003" w:type="dxa"/>
            <w:hideMark/>
          </w:tcPr>
          <w:p w14:paraId="764D8781" w14:textId="77777777" w:rsidR="003C70ED" w:rsidRPr="003C70ED" w:rsidRDefault="00000000" w:rsidP="003C70ED">
            <w:pPr>
              <w:pStyle w:val="Heading2"/>
              <w:rPr>
                <w:rFonts w:cstheme="minorHAnsi"/>
              </w:rPr>
            </w:pPr>
            <w:hyperlink r:id="rId145" w:history="1">
              <w:r w:rsidR="003C70ED" w:rsidRPr="003C70ED">
                <w:rPr>
                  <w:rStyle w:val="Hyperlink"/>
                  <w:rFonts w:cstheme="minorHAnsi"/>
                </w:rPr>
                <w:t>Adverse Event</w:t>
              </w:r>
            </w:hyperlink>
          </w:p>
        </w:tc>
        <w:tc>
          <w:tcPr>
            <w:tcW w:w="2872" w:type="dxa"/>
            <w:hideMark/>
          </w:tcPr>
          <w:p w14:paraId="17545FC5" w14:textId="77777777" w:rsidR="003C70ED" w:rsidRPr="003C70ED" w:rsidRDefault="003C70ED" w:rsidP="003C70ED">
            <w:pPr>
              <w:pStyle w:val="Heading2"/>
              <w:rPr>
                <w:rFonts w:cstheme="minorHAnsi"/>
              </w:rPr>
            </w:pPr>
            <w:proofErr w:type="spellStart"/>
            <w:r w:rsidRPr="003C70ED">
              <w:rPr>
                <w:rFonts w:cstheme="minorHAnsi"/>
              </w:rPr>
              <w:t>adverse_event</w:t>
            </w:r>
            <w:proofErr w:type="spellEnd"/>
          </w:p>
        </w:tc>
        <w:tc>
          <w:tcPr>
            <w:tcW w:w="4141" w:type="dxa"/>
            <w:hideMark/>
          </w:tcPr>
          <w:p w14:paraId="1AEABE71" w14:textId="77777777" w:rsidR="003C70ED" w:rsidRPr="003C70ED" w:rsidRDefault="003C70ED" w:rsidP="003C70ED">
            <w:pPr>
              <w:pStyle w:val="Heading2"/>
              <w:rPr>
                <w:rFonts w:cstheme="minorHAnsi"/>
              </w:rPr>
            </w:pPr>
            <w:r w:rsidRPr="003C70ED">
              <w:rPr>
                <w:rFonts w:cstheme="minorHAnsi"/>
              </w:rPr>
              <w:t xml:space="preserve">Any </w:t>
            </w:r>
            <w:proofErr w:type="spellStart"/>
            <w:r w:rsidRPr="003C70ED">
              <w:rPr>
                <w:rFonts w:cstheme="minorHAnsi"/>
              </w:rPr>
              <w:t>unfavorable</w:t>
            </w:r>
            <w:proofErr w:type="spellEnd"/>
            <w:r w:rsidRPr="003C70ED">
              <w:rPr>
                <w:rFonts w:cstheme="minorHAnsi"/>
              </w:rPr>
              <w:t xml:space="preserve"> or unintended disease, sign, or symptom (including an abnormal laboratory finding) that is temporally associated with the use of a medical treatment or procedure, and that may or may not be considered related to the medical treatment or </w:t>
            </w:r>
            <w:r w:rsidRPr="003C70ED">
              <w:rPr>
                <w:rFonts w:cstheme="minorHAnsi"/>
              </w:rPr>
              <w:lastRenderedPageBreak/>
              <w:t>procedure. Such events can be related to the intervention, dose, route of administration, patient, or caused by an interaction with another drug(s) or procedure(s)</w:t>
            </w:r>
          </w:p>
        </w:tc>
      </w:tr>
      <w:tr w:rsidR="003C70ED" w:rsidRPr="003C70ED" w14:paraId="52067C32" w14:textId="77777777" w:rsidTr="007650D1">
        <w:trPr>
          <w:trHeight w:val="310"/>
        </w:trPr>
        <w:tc>
          <w:tcPr>
            <w:tcW w:w="2003" w:type="dxa"/>
            <w:hideMark/>
          </w:tcPr>
          <w:p w14:paraId="10F88D04" w14:textId="77777777" w:rsidR="003C70ED" w:rsidRPr="003C70ED" w:rsidRDefault="00000000" w:rsidP="003C70ED">
            <w:pPr>
              <w:pStyle w:val="Heading2"/>
              <w:rPr>
                <w:rFonts w:cstheme="minorHAnsi"/>
              </w:rPr>
            </w:pPr>
            <w:hyperlink r:id="rId146" w:history="1">
              <w:r w:rsidR="003C70ED" w:rsidRPr="003C70ED">
                <w:rPr>
                  <w:rStyle w:val="Hyperlink"/>
                  <w:rFonts w:cstheme="minorHAnsi"/>
                </w:rPr>
                <w:t>Heart Rate</w:t>
              </w:r>
            </w:hyperlink>
          </w:p>
        </w:tc>
        <w:tc>
          <w:tcPr>
            <w:tcW w:w="2872" w:type="dxa"/>
            <w:hideMark/>
          </w:tcPr>
          <w:p w14:paraId="2A46864E" w14:textId="77777777" w:rsidR="003C70ED" w:rsidRPr="003C70ED" w:rsidRDefault="003C70ED" w:rsidP="003C70ED">
            <w:pPr>
              <w:pStyle w:val="Heading2"/>
              <w:rPr>
                <w:rFonts w:cstheme="minorHAnsi"/>
              </w:rPr>
            </w:pPr>
            <w:proofErr w:type="spellStart"/>
            <w:r w:rsidRPr="003C70ED">
              <w:rPr>
                <w:rFonts w:cstheme="minorHAnsi"/>
              </w:rPr>
              <w:t>heart_rate</w:t>
            </w:r>
            <w:proofErr w:type="spellEnd"/>
          </w:p>
        </w:tc>
        <w:tc>
          <w:tcPr>
            <w:tcW w:w="4141" w:type="dxa"/>
            <w:hideMark/>
          </w:tcPr>
          <w:p w14:paraId="6E9B2C7C" w14:textId="77777777" w:rsidR="003C70ED" w:rsidRPr="003C70ED" w:rsidRDefault="003C70ED" w:rsidP="003C70ED">
            <w:pPr>
              <w:pStyle w:val="Heading2"/>
              <w:rPr>
                <w:rFonts w:cstheme="minorHAnsi"/>
              </w:rPr>
            </w:pPr>
            <w:r w:rsidRPr="003C70ED">
              <w:rPr>
                <w:rFonts w:cstheme="minorHAnsi"/>
              </w:rPr>
              <w:t>The number of heartbeats per unit of time, usually expressed as beats per minute.</w:t>
            </w:r>
          </w:p>
        </w:tc>
      </w:tr>
      <w:tr w:rsidR="003C70ED" w:rsidRPr="003C70ED" w14:paraId="442DDDAA" w14:textId="77777777" w:rsidTr="007650D1">
        <w:trPr>
          <w:trHeight w:val="620"/>
        </w:trPr>
        <w:tc>
          <w:tcPr>
            <w:tcW w:w="2003" w:type="dxa"/>
            <w:hideMark/>
          </w:tcPr>
          <w:p w14:paraId="5DD75A69" w14:textId="77777777" w:rsidR="003C70ED" w:rsidRPr="003C70ED" w:rsidRDefault="00000000" w:rsidP="003C70ED">
            <w:pPr>
              <w:pStyle w:val="Heading2"/>
              <w:rPr>
                <w:rFonts w:cstheme="minorHAnsi"/>
              </w:rPr>
            </w:pPr>
            <w:hyperlink r:id="rId147" w:history="1">
              <w:r w:rsidR="003C70ED" w:rsidRPr="003C70ED">
                <w:rPr>
                  <w:rStyle w:val="Hyperlink"/>
                  <w:rFonts w:cstheme="minorHAnsi"/>
                </w:rPr>
                <w:t>Systolic Blood Pressure</w:t>
              </w:r>
            </w:hyperlink>
          </w:p>
        </w:tc>
        <w:tc>
          <w:tcPr>
            <w:tcW w:w="2872" w:type="dxa"/>
            <w:hideMark/>
          </w:tcPr>
          <w:p w14:paraId="29B45C97" w14:textId="77777777" w:rsidR="003C70ED" w:rsidRPr="003C70ED" w:rsidRDefault="003C70ED" w:rsidP="003C70ED">
            <w:pPr>
              <w:pStyle w:val="Heading2"/>
              <w:rPr>
                <w:rFonts w:cstheme="minorHAnsi"/>
              </w:rPr>
            </w:pPr>
            <w:proofErr w:type="spellStart"/>
            <w:r w:rsidRPr="003C70ED">
              <w:rPr>
                <w:rFonts w:cstheme="minorHAnsi"/>
              </w:rPr>
              <w:t>systolic_blood_pressure</w:t>
            </w:r>
            <w:proofErr w:type="spellEnd"/>
          </w:p>
        </w:tc>
        <w:tc>
          <w:tcPr>
            <w:tcW w:w="4141" w:type="dxa"/>
            <w:hideMark/>
          </w:tcPr>
          <w:p w14:paraId="0750DCA8" w14:textId="77777777" w:rsidR="003C70ED" w:rsidRPr="003C70ED" w:rsidRDefault="003C70ED" w:rsidP="003C70ED">
            <w:pPr>
              <w:pStyle w:val="Heading2"/>
              <w:rPr>
                <w:rFonts w:cstheme="minorHAnsi"/>
              </w:rPr>
            </w:pPr>
            <w:r w:rsidRPr="003C70ED">
              <w:rPr>
                <w:rFonts w:cstheme="minorHAnsi"/>
              </w:rPr>
              <w:t>The maximum pressure exerted into the systemic arterial circulation during the contraction of the left ventricle of the heart.</w:t>
            </w:r>
          </w:p>
        </w:tc>
      </w:tr>
      <w:tr w:rsidR="003C70ED" w:rsidRPr="003C70ED" w14:paraId="26213A68" w14:textId="77777777" w:rsidTr="007650D1">
        <w:trPr>
          <w:trHeight w:val="620"/>
        </w:trPr>
        <w:tc>
          <w:tcPr>
            <w:tcW w:w="2003" w:type="dxa"/>
            <w:hideMark/>
          </w:tcPr>
          <w:p w14:paraId="2E9DAB49" w14:textId="77777777" w:rsidR="003C70ED" w:rsidRPr="003C70ED" w:rsidRDefault="00000000" w:rsidP="003C70ED">
            <w:pPr>
              <w:pStyle w:val="Heading2"/>
              <w:rPr>
                <w:rFonts w:cstheme="minorHAnsi"/>
              </w:rPr>
            </w:pPr>
            <w:hyperlink r:id="rId148" w:history="1">
              <w:r w:rsidR="003C70ED" w:rsidRPr="003C70ED">
                <w:rPr>
                  <w:rStyle w:val="Hyperlink"/>
                  <w:rFonts w:cstheme="minorHAnsi"/>
                </w:rPr>
                <w:t>Diastolic Blood Pressure</w:t>
              </w:r>
            </w:hyperlink>
          </w:p>
        </w:tc>
        <w:tc>
          <w:tcPr>
            <w:tcW w:w="2872" w:type="dxa"/>
            <w:hideMark/>
          </w:tcPr>
          <w:p w14:paraId="71C0D1E7" w14:textId="77777777" w:rsidR="003C70ED" w:rsidRPr="003C70ED" w:rsidRDefault="003C70ED" w:rsidP="003C70ED">
            <w:pPr>
              <w:pStyle w:val="Heading2"/>
              <w:rPr>
                <w:rFonts w:cstheme="minorHAnsi"/>
              </w:rPr>
            </w:pPr>
            <w:proofErr w:type="spellStart"/>
            <w:r w:rsidRPr="003C70ED">
              <w:rPr>
                <w:rFonts w:cstheme="minorHAnsi"/>
              </w:rPr>
              <w:t>diastolic_blood_pressure</w:t>
            </w:r>
            <w:proofErr w:type="spellEnd"/>
          </w:p>
        </w:tc>
        <w:tc>
          <w:tcPr>
            <w:tcW w:w="4141" w:type="dxa"/>
            <w:hideMark/>
          </w:tcPr>
          <w:p w14:paraId="0D418893" w14:textId="77777777" w:rsidR="003C70ED" w:rsidRPr="003C70ED" w:rsidRDefault="003C70ED" w:rsidP="003C70ED">
            <w:pPr>
              <w:pStyle w:val="Heading2"/>
              <w:rPr>
                <w:rFonts w:cstheme="minorHAnsi"/>
              </w:rPr>
            </w:pPr>
            <w:r w:rsidRPr="003C70ED">
              <w:rPr>
                <w:rFonts w:cstheme="minorHAnsi"/>
              </w:rPr>
              <w:t>The minimum pressure exerted into the systemic arterial circulation during cardiac ventricular relaxation and filling.</w:t>
            </w:r>
          </w:p>
        </w:tc>
      </w:tr>
      <w:tr w:rsidR="003C70ED" w:rsidRPr="003C70ED" w14:paraId="1C527942" w14:textId="77777777" w:rsidTr="007650D1">
        <w:trPr>
          <w:trHeight w:val="1240"/>
        </w:trPr>
        <w:tc>
          <w:tcPr>
            <w:tcW w:w="2003" w:type="dxa"/>
            <w:hideMark/>
          </w:tcPr>
          <w:p w14:paraId="63CA7ACD" w14:textId="77777777" w:rsidR="003C70ED" w:rsidRPr="003C70ED" w:rsidRDefault="00000000" w:rsidP="003C70ED">
            <w:pPr>
              <w:pStyle w:val="Heading2"/>
              <w:rPr>
                <w:rFonts w:cstheme="minorHAnsi"/>
              </w:rPr>
            </w:pPr>
            <w:hyperlink r:id="rId149" w:history="1">
              <w:r w:rsidR="003C70ED" w:rsidRPr="003C70ED">
                <w:rPr>
                  <w:rStyle w:val="Hyperlink"/>
                  <w:rFonts w:cstheme="minorHAnsi"/>
                </w:rPr>
                <w:t>Mean Arterial Pressure</w:t>
              </w:r>
            </w:hyperlink>
          </w:p>
        </w:tc>
        <w:tc>
          <w:tcPr>
            <w:tcW w:w="2872" w:type="dxa"/>
            <w:hideMark/>
          </w:tcPr>
          <w:p w14:paraId="69D5EE33" w14:textId="77777777" w:rsidR="003C70ED" w:rsidRPr="003C70ED" w:rsidRDefault="003C70ED" w:rsidP="003C70ED">
            <w:pPr>
              <w:pStyle w:val="Heading2"/>
              <w:rPr>
                <w:rFonts w:cstheme="minorHAnsi"/>
              </w:rPr>
            </w:pPr>
            <w:proofErr w:type="spellStart"/>
            <w:r w:rsidRPr="003C70ED">
              <w:rPr>
                <w:rFonts w:cstheme="minorHAnsi"/>
              </w:rPr>
              <w:t>mean_arterial_pressure</w:t>
            </w:r>
            <w:proofErr w:type="spellEnd"/>
          </w:p>
        </w:tc>
        <w:tc>
          <w:tcPr>
            <w:tcW w:w="4141" w:type="dxa"/>
            <w:hideMark/>
          </w:tcPr>
          <w:p w14:paraId="4F2011AA" w14:textId="77777777" w:rsidR="003C70ED" w:rsidRPr="003C70ED" w:rsidRDefault="003C70ED" w:rsidP="003C70ED">
            <w:pPr>
              <w:pStyle w:val="Heading2"/>
              <w:rPr>
                <w:rFonts w:cstheme="minorHAnsi"/>
              </w:rPr>
            </w:pPr>
            <w:r w:rsidRPr="003C70ED">
              <w:rPr>
                <w:rFonts w:cstheme="minorHAnsi"/>
              </w:rPr>
              <w:t>The mean pressure of the blood within the arterial circulation. The arterial pressure may be directly measured by insertion of an intra-arterial catheter connected to a transducer. The mean arterial pressure (MAP) can be calculated by subsequent analysis of the waveform. MAP can be approximated without an invasive procedure using the following formula: diastolic pressure plus 1/3 of the pulse pressure, where pulse pressure is systolic pressure - diastolic pressure.</w:t>
            </w:r>
          </w:p>
        </w:tc>
      </w:tr>
      <w:tr w:rsidR="003C70ED" w:rsidRPr="003C70ED" w14:paraId="1F7A6873" w14:textId="77777777" w:rsidTr="007650D1">
        <w:trPr>
          <w:trHeight w:val="930"/>
        </w:trPr>
        <w:tc>
          <w:tcPr>
            <w:tcW w:w="2003" w:type="dxa"/>
            <w:hideMark/>
          </w:tcPr>
          <w:p w14:paraId="23028BEE" w14:textId="77777777" w:rsidR="003C70ED" w:rsidRPr="003C70ED" w:rsidRDefault="00000000" w:rsidP="003C70ED">
            <w:pPr>
              <w:pStyle w:val="Heading2"/>
              <w:rPr>
                <w:rFonts w:cstheme="minorHAnsi"/>
              </w:rPr>
            </w:pPr>
            <w:hyperlink r:id="rId150" w:history="1">
              <w:r w:rsidR="003C70ED" w:rsidRPr="003C70ED">
                <w:rPr>
                  <w:rStyle w:val="Hyperlink"/>
                  <w:rFonts w:cstheme="minorHAnsi"/>
                </w:rPr>
                <w:t>Oxygen Saturation Measurement</w:t>
              </w:r>
            </w:hyperlink>
          </w:p>
        </w:tc>
        <w:tc>
          <w:tcPr>
            <w:tcW w:w="2872" w:type="dxa"/>
            <w:hideMark/>
          </w:tcPr>
          <w:p w14:paraId="33BEF0B8" w14:textId="77777777" w:rsidR="003C70ED" w:rsidRPr="003C70ED" w:rsidRDefault="003C70ED" w:rsidP="003C70ED">
            <w:pPr>
              <w:pStyle w:val="Heading2"/>
              <w:rPr>
                <w:rFonts w:cstheme="minorHAnsi"/>
              </w:rPr>
            </w:pPr>
            <w:proofErr w:type="spellStart"/>
            <w:r w:rsidRPr="003C70ED">
              <w:rPr>
                <w:rFonts w:cstheme="minorHAnsi"/>
              </w:rPr>
              <w:t>oxygen_saturation</w:t>
            </w:r>
            <w:proofErr w:type="spellEnd"/>
          </w:p>
        </w:tc>
        <w:tc>
          <w:tcPr>
            <w:tcW w:w="4141" w:type="dxa"/>
            <w:hideMark/>
          </w:tcPr>
          <w:p w14:paraId="3F2592B8" w14:textId="77777777" w:rsidR="003C70ED" w:rsidRPr="003C70ED" w:rsidRDefault="003C70ED" w:rsidP="003C70ED">
            <w:pPr>
              <w:pStyle w:val="Heading2"/>
              <w:rPr>
                <w:rFonts w:cstheme="minorHAnsi"/>
              </w:rPr>
            </w:pPr>
            <w:r w:rsidRPr="003C70ED">
              <w:rPr>
                <w:rFonts w:cstheme="minorHAnsi"/>
              </w:rPr>
              <w:t xml:space="preserve">The measurement of the ratio of oxygenated </w:t>
            </w:r>
            <w:proofErr w:type="spellStart"/>
            <w:r w:rsidRPr="003C70ED">
              <w:rPr>
                <w:rFonts w:cstheme="minorHAnsi"/>
              </w:rPr>
              <w:t>hemoglobin</w:t>
            </w:r>
            <w:proofErr w:type="spellEnd"/>
            <w:r w:rsidRPr="003C70ED">
              <w:rPr>
                <w:rFonts w:cstheme="minorHAnsi"/>
              </w:rPr>
              <w:t xml:space="preserve"> to total </w:t>
            </w:r>
            <w:proofErr w:type="spellStart"/>
            <w:r w:rsidRPr="003C70ED">
              <w:rPr>
                <w:rFonts w:cstheme="minorHAnsi"/>
              </w:rPr>
              <w:t>hemoglobin</w:t>
            </w:r>
            <w:proofErr w:type="spellEnd"/>
            <w:r w:rsidRPr="003C70ED">
              <w:rPr>
                <w:rFonts w:cstheme="minorHAnsi"/>
              </w:rPr>
              <w:t xml:space="preserve"> in the blood</w:t>
            </w:r>
          </w:p>
        </w:tc>
      </w:tr>
      <w:tr w:rsidR="003C70ED" w:rsidRPr="003C70ED" w14:paraId="430FC476" w14:textId="77777777" w:rsidTr="007650D1">
        <w:trPr>
          <w:trHeight w:val="620"/>
        </w:trPr>
        <w:tc>
          <w:tcPr>
            <w:tcW w:w="2003" w:type="dxa"/>
            <w:hideMark/>
          </w:tcPr>
          <w:p w14:paraId="3605C1D2" w14:textId="77777777" w:rsidR="003C70ED" w:rsidRPr="003C70ED" w:rsidRDefault="00000000" w:rsidP="003C70ED">
            <w:pPr>
              <w:pStyle w:val="Heading2"/>
              <w:rPr>
                <w:rFonts w:cstheme="minorHAnsi"/>
              </w:rPr>
            </w:pPr>
            <w:hyperlink r:id="rId151" w:history="1">
              <w:r w:rsidR="003C70ED" w:rsidRPr="003C70ED">
                <w:rPr>
                  <w:rStyle w:val="Hyperlink"/>
                  <w:rFonts w:cstheme="minorHAnsi"/>
                </w:rPr>
                <w:t>Myocardial Infarction</w:t>
              </w:r>
            </w:hyperlink>
          </w:p>
        </w:tc>
        <w:tc>
          <w:tcPr>
            <w:tcW w:w="2872" w:type="dxa"/>
            <w:hideMark/>
          </w:tcPr>
          <w:p w14:paraId="15E9580E" w14:textId="77777777" w:rsidR="003C70ED" w:rsidRPr="003C70ED" w:rsidRDefault="003C70ED" w:rsidP="003C70ED">
            <w:pPr>
              <w:pStyle w:val="Heading2"/>
              <w:rPr>
                <w:rFonts w:cstheme="minorHAnsi"/>
              </w:rPr>
            </w:pPr>
            <w:proofErr w:type="spellStart"/>
            <w:r w:rsidRPr="003C70ED">
              <w:rPr>
                <w:rFonts w:cstheme="minorHAnsi"/>
              </w:rPr>
              <w:t>myocardial_infarct</w:t>
            </w:r>
            <w:proofErr w:type="spellEnd"/>
          </w:p>
        </w:tc>
        <w:tc>
          <w:tcPr>
            <w:tcW w:w="4141" w:type="dxa"/>
            <w:hideMark/>
          </w:tcPr>
          <w:p w14:paraId="33E3BE7E" w14:textId="77777777" w:rsidR="003C70ED" w:rsidRPr="003C70ED" w:rsidRDefault="003C70ED" w:rsidP="003C70ED">
            <w:pPr>
              <w:pStyle w:val="Heading2"/>
              <w:rPr>
                <w:rFonts w:cstheme="minorHAnsi"/>
              </w:rPr>
            </w:pPr>
            <w:r w:rsidRPr="003C70ED">
              <w:rPr>
                <w:rFonts w:cstheme="minorHAnsi"/>
              </w:rPr>
              <w:t>Gross necrosis of the myocardium, as a result of interruption of the blood supply to the area, as in coronary thrombosis.</w:t>
            </w:r>
          </w:p>
        </w:tc>
      </w:tr>
    </w:tbl>
    <w:p w14:paraId="14D45586" w14:textId="77777777" w:rsidR="003C70ED" w:rsidRDefault="003C70ED" w:rsidP="00CC7A01">
      <w:pPr>
        <w:pStyle w:val="Heading2"/>
        <w:rPr>
          <w:rFonts w:cstheme="minorHAnsi"/>
        </w:rPr>
      </w:pPr>
    </w:p>
    <w:p w14:paraId="602846E7" w14:textId="77777777" w:rsidR="003C70ED" w:rsidRDefault="003C70ED" w:rsidP="00CC7A01">
      <w:pPr>
        <w:pStyle w:val="Heading2"/>
        <w:rPr>
          <w:rFonts w:cstheme="minorHAnsi"/>
        </w:rPr>
      </w:pPr>
    </w:p>
    <w:p w14:paraId="7F6CF1F8" w14:textId="77777777" w:rsidR="003C70ED" w:rsidRDefault="003C70ED" w:rsidP="00CC7A01">
      <w:pPr>
        <w:pStyle w:val="Heading2"/>
        <w:rPr>
          <w:rFonts w:cstheme="minorHAnsi"/>
        </w:rPr>
      </w:pPr>
    </w:p>
    <w:p w14:paraId="36B07F9E" w14:textId="77777777" w:rsidR="003C70ED" w:rsidRDefault="003C70ED" w:rsidP="00CC7A01">
      <w:pPr>
        <w:pStyle w:val="Heading2"/>
        <w:rPr>
          <w:rFonts w:cstheme="minorHAnsi"/>
        </w:rPr>
      </w:pPr>
    </w:p>
    <w:p w14:paraId="61D8A20C" w14:textId="77777777" w:rsidR="003C70ED" w:rsidRDefault="003C70ED" w:rsidP="00CC7A01">
      <w:pPr>
        <w:pStyle w:val="Heading2"/>
        <w:rPr>
          <w:rFonts w:cstheme="minorHAnsi"/>
        </w:rPr>
      </w:pPr>
    </w:p>
    <w:p w14:paraId="2BE59940" w14:textId="2C1CA452" w:rsidR="001C52D3" w:rsidRPr="006A3ECB" w:rsidRDefault="004C1E09" w:rsidP="00CC7A01">
      <w:pPr>
        <w:pStyle w:val="Heading2"/>
        <w:rPr>
          <w:rFonts w:cstheme="minorHAnsi"/>
        </w:rPr>
      </w:pPr>
      <w:r w:rsidRPr="002814F3">
        <w:rPr>
          <w:rFonts w:cstheme="minorHAnsi"/>
        </w:rPr>
        <w:t xml:space="preserve">Annex </w:t>
      </w:r>
      <w:r w:rsidR="001C3832">
        <w:rPr>
          <w:rFonts w:cstheme="minorHAnsi"/>
        </w:rPr>
        <w:t>4</w:t>
      </w:r>
      <w:r w:rsidRPr="002814F3">
        <w:rPr>
          <w:rFonts w:cstheme="minorHAnsi"/>
        </w:rPr>
        <w:t xml:space="preserve">: </w:t>
      </w:r>
      <w:r w:rsidRPr="002814F3">
        <w:t>Land Surface Temperature retrieval workflow</w:t>
      </w:r>
      <w:bookmarkEnd w:id="439"/>
      <w:r w:rsidRPr="002814F3">
        <w:t xml:space="preserve">  </w:t>
      </w:r>
    </w:p>
    <w:p w14:paraId="469D5830" w14:textId="77777777" w:rsidR="006E1284" w:rsidRDefault="009F34B1" w:rsidP="006E1284">
      <w:pPr>
        <w:keepNext/>
      </w:pPr>
      <w:r w:rsidRPr="00AB2E7E">
        <w:rPr>
          <w:noProof/>
          <w:lang w:val="de-CH" w:eastAsia="de-CH"/>
        </w:rPr>
        <w:lastRenderedPageBreak/>
        <w:drawing>
          <wp:inline distT="0" distB="0" distL="0" distR="0" wp14:anchorId="5725FE13" wp14:editId="4B9C0179">
            <wp:extent cx="3614341" cy="3916215"/>
            <wp:effectExtent l="0" t="0" r="5715" b="825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2">
                      <a:extLst>
                        <a:ext uri="{28A0092B-C50C-407E-A947-70E740481C1C}">
                          <a14:useLocalDpi xmlns:a14="http://schemas.microsoft.com/office/drawing/2010/main" val="0"/>
                        </a:ext>
                      </a:extLst>
                    </a:blip>
                    <a:stretch>
                      <a:fillRect/>
                    </a:stretch>
                  </pic:blipFill>
                  <pic:spPr>
                    <a:xfrm>
                      <a:off x="0" y="0"/>
                      <a:ext cx="3626363" cy="3929241"/>
                    </a:xfrm>
                    <a:prstGeom prst="rect">
                      <a:avLst/>
                    </a:prstGeom>
                  </pic:spPr>
                </pic:pic>
              </a:graphicData>
            </a:graphic>
          </wp:inline>
        </w:drawing>
      </w:r>
    </w:p>
    <w:p w14:paraId="55DF8E22" w14:textId="51DA7EAF" w:rsidR="00933DD8" w:rsidRDefault="006E1284" w:rsidP="006E1284">
      <w:pPr>
        <w:pStyle w:val="Caption"/>
      </w:pPr>
      <w:r>
        <w:t xml:space="preserve">Figure </w:t>
      </w:r>
      <w:r>
        <w:fldChar w:fldCharType="begin"/>
      </w:r>
      <w:r>
        <w:instrText>SEQ Figure \* ARABIC</w:instrText>
      </w:r>
      <w:r>
        <w:fldChar w:fldCharType="separate"/>
      </w:r>
      <w:r w:rsidR="00531E0D">
        <w:rPr>
          <w:noProof/>
        </w:rPr>
        <w:t>6</w:t>
      </w:r>
      <w:r>
        <w:fldChar w:fldCharType="end"/>
      </w:r>
      <w:r>
        <w:t xml:space="preserve"> </w:t>
      </w:r>
      <w:r w:rsidRPr="00AD22CC">
        <w:t>Land Surface Temperature retrieval workflow</w:t>
      </w:r>
    </w:p>
    <w:p w14:paraId="6DDED16F" w14:textId="77777777" w:rsidR="000402D0" w:rsidRPr="00456C47" w:rsidRDefault="000402D0" w:rsidP="00BF6506">
      <w:pPr>
        <w:rPr>
          <w:b/>
          <w:sz w:val="24"/>
          <w:szCs w:val="24"/>
        </w:rPr>
      </w:pPr>
    </w:p>
    <w:p w14:paraId="3C747AFD" w14:textId="730D36FD" w:rsidR="1653E6BB" w:rsidRDefault="1653E6BB" w:rsidP="1653E6BB">
      <w:pPr>
        <w:rPr>
          <w:b/>
          <w:bCs/>
          <w:sz w:val="24"/>
          <w:szCs w:val="24"/>
        </w:rPr>
      </w:pPr>
    </w:p>
    <w:p w14:paraId="6894E295" w14:textId="52D222CE" w:rsidR="1653E6BB" w:rsidRDefault="1653E6BB" w:rsidP="1653E6BB">
      <w:pPr>
        <w:rPr>
          <w:b/>
          <w:bCs/>
          <w:sz w:val="24"/>
          <w:szCs w:val="24"/>
        </w:rPr>
      </w:pPr>
    </w:p>
    <w:p w14:paraId="29D42863" w14:textId="64D08FC6" w:rsidR="1653E6BB" w:rsidRDefault="1653E6BB">
      <w:r>
        <w:br w:type="page"/>
      </w:r>
    </w:p>
    <w:p w14:paraId="35B9C313" w14:textId="6ED754F5" w:rsidR="1653E6BB" w:rsidRPr="00847ED3" w:rsidRDefault="1653E6BB" w:rsidP="00847ED3">
      <w:pPr>
        <w:pStyle w:val="Heading2"/>
      </w:pPr>
      <w:r w:rsidRPr="00847ED3">
        <w:lastRenderedPageBreak/>
        <w:t>Annex 5: Example Impact Assessment Questions and Indicators</w:t>
      </w:r>
    </w:p>
    <w:tbl>
      <w:tblPr>
        <w:tblStyle w:val="GridTable5Dark"/>
        <w:tblW w:w="0" w:type="auto"/>
        <w:tblLayout w:type="fixed"/>
        <w:tblLook w:val="06A0" w:firstRow="1" w:lastRow="0" w:firstColumn="1" w:lastColumn="0" w:noHBand="1" w:noVBand="1"/>
      </w:tblPr>
      <w:tblGrid>
        <w:gridCol w:w="1604"/>
        <w:gridCol w:w="2731"/>
        <w:gridCol w:w="4681"/>
      </w:tblGrid>
      <w:tr w:rsidR="1653E6BB" w14:paraId="0724206D" w14:textId="77777777" w:rsidTr="1653E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Borders>
              <w:top w:val="single" w:sz="8" w:space="0" w:color="FFFFFF" w:themeColor="background1"/>
              <w:left w:val="single" w:sz="8" w:space="0" w:color="FFFFFF" w:themeColor="background1"/>
              <w:bottom w:val="single" w:sz="8" w:space="0" w:color="FFFFFF" w:themeColor="background1"/>
            </w:tcBorders>
          </w:tcPr>
          <w:p w14:paraId="6DF03A21" w14:textId="2EED08DD" w:rsidR="1653E6BB" w:rsidRDefault="1653E6BB" w:rsidP="1653E6BB">
            <w:pPr>
              <w:rPr>
                <w:rFonts w:ascii="Calibri" w:eastAsia="Calibri" w:hAnsi="Calibri" w:cs="Calibri"/>
              </w:rPr>
            </w:pPr>
          </w:p>
        </w:tc>
        <w:tc>
          <w:tcPr>
            <w:tcW w:w="2731" w:type="dxa"/>
            <w:tcBorders>
              <w:top w:val="single" w:sz="8" w:space="0" w:color="FFFFFF" w:themeColor="background1"/>
              <w:bottom w:val="single" w:sz="8" w:space="0" w:color="FFFFFF" w:themeColor="background1"/>
            </w:tcBorders>
          </w:tcPr>
          <w:p w14:paraId="7663BD83" w14:textId="2C68FFE2" w:rsidR="1653E6BB" w:rsidRDefault="1653E6BB" w:rsidP="00897E7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1653E6BB">
              <w:rPr>
                <w:rFonts w:ascii="Calibri" w:eastAsia="Calibri" w:hAnsi="Calibri" w:cs="Calibri"/>
              </w:rPr>
              <w:t>Evaluation questions</w:t>
            </w:r>
          </w:p>
        </w:tc>
        <w:tc>
          <w:tcPr>
            <w:tcW w:w="4681" w:type="dxa"/>
            <w:tcBorders>
              <w:top w:val="single" w:sz="8" w:space="0" w:color="FFFFFF" w:themeColor="background1"/>
              <w:bottom w:val="single" w:sz="8" w:space="0" w:color="FFFFFF" w:themeColor="background1"/>
              <w:right w:val="single" w:sz="8" w:space="0" w:color="FFFFFF" w:themeColor="background1"/>
            </w:tcBorders>
          </w:tcPr>
          <w:p w14:paraId="558E9EB1" w14:textId="2B2CE681" w:rsidR="1653E6BB" w:rsidRDefault="1653E6BB" w:rsidP="00897E7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1653E6BB">
              <w:rPr>
                <w:rFonts w:ascii="Calibri" w:eastAsia="Calibri" w:hAnsi="Calibri" w:cs="Calibri"/>
              </w:rPr>
              <w:t>Potential indicators</w:t>
            </w:r>
          </w:p>
        </w:tc>
      </w:tr>
      <w:tr w:rsidR="1653E6BB" w14:paraId="5BDD75AF"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0677F4EF" w14:textId="689CE90D" w:rsidR="1653E6BB" w:rsidRDefault="1653E6BB">
            <w:r w:rsidRPr="1653E6BB">
              <w:rPr>
                <w:rFonts w:ascii="Calibri" w:eastAsia="Calibri" w:hAnsi="Calibri" w:cs="Calibri"/>
              </w:rPr>
              <w:t>Alert protocol</w:t>
            </w:r>
          </w:p>
        </w:tc>
        <w:tc>
          <w:tcPr>
            <w:tcW w:w="27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6775450F" w14:textId="2DA85E1E"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Were the alerts issued efficiently?</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249DEB33" w14:textId="68457310"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Frequency of partner notification and public alerts</w:t>
            </w:r>
          </w:p>
          <w:p w14:paraId="078964E9" w14:textId="32E9EE44"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Timeliness of alert information received</w:t>
            </w:r>
          </w:p>
          <w:p w14:paraId="47EE9F9C" w14:textId="06C5BDF2"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Timeliness and efficiency of message delivery to the end-users</w:t>
            </w:r>
          </w:p>
        </w:tc>
      </w:tr>
      <w:tr w:rsidR="1653E6BB" w14:paraId="1124A99C"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tcBorders>
              <w:left w:val="single" w:sz="0" w:space="0" w:color="FFFFFF" w:themeColor="background1"/>
              <w:bottom w:val="single" w:sz="0" w:space="0" w:color="FFFFFF" w:themeColor="background1"/>
              <w:right w:val="single" w:sz="0" w:space="0" w:color="FFFFFF" w:themeColor="background1"/>
            </w:tcBorders>
            <w:vAlign w:val="center"/>
          </w:tcPr>
          <w:p w14:paraId="7C9FD75F" w14:textId="77777777" w:rsidR="00C002C6" w:rsidRDefault="00C002C6"/>
        </w:tc>
        <w:tc>
          <w:tcPr>
            <w:tcW w:w="2731" w:type="dxa"/>
            <w:tcBorders>
              <w:top w:val="single" w:sz="8" w:space="0" w:color="FFFFFF" w:themeColor="background1"/>
              <w:left w:val="nil"/>
              <w:bottom w:val="single" w:sz="8" w:space="0" w:color="FFFFFF" w:themeColor="background1"/>
              <w:right w:val="single" w:sz="8" w:space="0" w:color="FFFFFF" w:themeColor="background1"/>
            </w:tcBorders>
            <w:shd w:val="clear" w:color="auto" w:fill="CCCCCC"/>
          </w:tcPr>
          <w:p w14:paraId="24B33BEF" w14:textId="505596C5"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Are extreme heat events forecasted and monitored accurately?</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CCC"/>
          </w:tcPr>
          <w:p w14:paraId="4353E825" w14:textId="12F13294"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Quality of surveillance data</w:t>
            </w:r>
          </w:p>
          <w:p w14:paraId="57F19956" w14:textId="5164882D"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Frequency of warnings and alerts issued in relation to actual weather conditions occurring</w:t>
            </w:r>
          </w:p>
          <w:p w14:paraId="1C0ED800" w14:textId="267D195F"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Capacity of participating agencies to monitor and deliver surveillance and weather data</w:t>
            </w:r>
          </w:p>
        </w:tc>
      </w:tr>
      <w:tr w:rsidR="1653E6BB" w14:paraId="04137D9E"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val="restart"/>
            <w:tcBorders>
              <w:top w:val="nil"/>
              <w:left w:val="single" w:sz="8" w:space="0" w:color="FFFFFF" w:themeColor="background1"/>
              <w:bottom w:val="single" w:sz="8" w:space="0" w:color="FFFFFF" w:themeColor="background1"/>
              <w:right w:val="single" w:sz="8" w:space="0" w:color="FFFFFF" w:themeColor="background1"/>
            </w:tcBorders>
          </w:tcPr>
          <w:p w14:paraId="4ADEC798" w14:textId="13A95ADB" w:rsidR="1653E6BB" w:rsidRDefault="1653E6BB">
            <w:r w:rsidRPr="1653E6BB">
              <w:rPr>
                <w:rFonts w:ascii="Calibri" w:eastAsia="Calibri" w:hAnsi="Calibri" w:cs="Calibri"/>
              </w:rPr>
              <w:t>Response plan</w:t>
            </w:r>
          </w:p>
        </w:tc>
        <w:tc>
          <w:tcPr>
            <w:tcW w:w="27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24E9196A" w14:textId="3D677E09"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How involved were stakeholders with implementing response measures?</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5A96A250" w14:textId="08C2D1E9"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Level of participation of agencies and other community groups in education activities, issuing warnings and responding to an alert</w:t>
            </w:r>
          </w:p>
          <w:p w14:paraId="5A16A3D3" w14:textId="5C199853"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and types of response measures delivered by stakeholders</w:t>
            </w:r>
          </w:p>
        </w:tc>
      </w:tr>
      <w:tr w:rsidR="1653E6BB" w14:paraId="63E920ED"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tcBorders>
              <w:left w:val="single" w:sz="0" w:space="0" w:color="FFFFFF" w:themeColor="background1"/>
              <w:bottom w:val="single" w:sz="0" w:space="0" w:color="FFFFFF" w:themeColor="background1"/>
              <w:right w:val="single" w:sz="0" w:space="0" w:color="FFFFFF" w:themeColor="background1"/>
            </w:tcBorders>
            <w:vAlign w:val="center"/>
          </w:tcPr>
          <w:p w14:paraId="0A91CAFC" w14:textId="77777777" w:rsidR="00C002C6" w:rsidRDefault="00C002C6"/>
        </w:tc>
        <w:tc>
          <w:tcPr>
            <w:tcW w:w="2731" w:type="dxa"/>
            <w:tcBorders>
              <w:top w:val="single" w:sz="8" w:space="0" w:color="FFFFFF" w:themeColor="background1"/>
              <w:left w:val="nil"/>
              <w:bottom w:val="single" w:sz="8" w:space="0" w:color="FFFFFF" w:themeColor="background1"/>
              <w:right w:val="single" w:sz="8" w:space="0" w:color="FFFFFF" w:themeColor="background1"/>
            </w:tcBorders>
            <w:shd w:val="clear" w:color="auto" w:fill="CCCCCC"/>
          </w:tcPr>
          <w:p w14:paraId="3E6B2169" w14:textId="260AC22B"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Did stakeholders follow the response plan and find it helpful?</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CCC"/>
          </w:tcPr>
          <w:p w14:paraId="159334C6" w14:textId="552CA535"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and diversity of engaged stakeholders and meeting frequency Perceived importance of the heat response among stakeholders Partners’ views on the degree of coordination of activities Stakeholders’ views on the adequacy of support offered</w:t>
            </w:r>
          </w:p>
          <w:p w14:paraId="546D091E" w14:textId="60FB18C6"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Level of stakeholder satisfaction</w:t>
            </w:r>
          </w:p>
        </w:tc>
      </w:tr>
      <w:tr w:rsidR="1653E6BB" w14:paraId="47065542"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tcBorders>
              <w:left w:val="single" w:sz="0" w:space="0" w:color="FFFFFF" w:themeColor="background1"/>
              <w:bottom w:val="single" w:sz="0" w:space="0" w:color="FFFFFF" w:themeColor="background1"/>
              <w:right w:val="single" w:sz="0" w:space="0" w:color="FFFFFF" w:themeColor="background1"/>
            </w:tcBorders>
            <w:vAlign w:val="center"/>
          </w:tcPr>
          <w:p w14:paraId="4BC31A51" w14:textId="77777777" w:rsidR="00C002C6" w:rsidRDefault="00C002C6"/>
        </w:tc>
        <w:tc>
          <w:tcPr>
            <w:tcW w:w="2731" w:type="dxa"/>
            <w:tcBorders>
              <w:top w:val="single" w:sz="8" w:space="0" w:color="FFFFFF" w:themeColor="background1"/>
              <w:left w:val="nil"/>
              <w:bottom w:val="single" w:sz="8" w:space="0" w:color="FFFFFF" w:themeColor="background1"/>
              <w:right w:val="single" w:sz="8" w:space="0" w:color="FFFFFF" w:themeColor="background1"/>
            </w:tcBorders>
            <w:shd w:val="clear" w:color="auto" w:fill="999999"/>
          </w:tcPr>
          <w:p w14:paraId="099871C3" w14:textId="476E94BC"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Are response measures being used by the public (e.g. cooling centres)?</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13ED3C49" w14:textId="7BFFE687"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of at-risk people who took preventive actions</w:t>
            </w:r>
          </w:p>
          <w:p w14:paraId="5BA517EA" w14:textId="6CFCAB3A"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of people, their demographic makeup, and length of visits to cooling facilities</w:t>
            </w:r>
          </w:p>
          <w:p w14:paraId="5B14FA3F" w14:textId="195613DA"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of people and their demographic makeup who took advantage of other response measures</w:t>
            </w:r>
          </w:p>
        </w:tc>
      </w:tr>
      <w:tr w:rsidR="1653E6BB" w14:paraId="01A6DA4B"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val="restart"/>
            <w:tcBorders>
              <w:top w:val="nil"/>
              <w:left w:val="single" w:sz="8" w:space="0" w:color="FFFFFF" w:themeColor="background1"/>
              <w:bottom w:val="single" w:sz="8" w:space="0" w:color="FFFFFF" w:themeColor="background1"/>
              <w:right w:val="single" w:sz="8" w:space="0" w:color="FFFFFF" w:themeColor="background1"/>
            </w:tcBorders>
          </w:tcPr>
          <w:p w14:paraId="2941F1D4" w14:textId="4A857599" w:rsidR="1653E6BB" w:rsidRDefault="1653E6BB">
            <w:r w:rsidRPr="1653E6BB">
              <w:rPr>
                <w:rFonts w:ascii="Calibri" w:eastAsia="Calibri" w:hAnsi="Calibri" w:cs="Calibri"/>
              </w:rPr>
              <w:t>Communication plan</w:t>
            </w:r>
          </w:p>
        </w:tc>
        <w:tc>
          <w:tcPr>
            <w:tcW w:w="27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CCC"/>
          </w:tcPr>
          <w:p w14:paraId="3CCD4D23" w14:textId="09EDE32A"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Were key messages and services provided to the public?</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CCC"/>
          </w:tcPr>
          <w:p w14:paraId="1A3658A7" w14:textId="359E1564"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of planned communication elements delivered</w:t>
            </w:r>
          </w:p>
          <w:p w14:paraId="6CEEC436" w14:textId="3E773119"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Vulnerable and general populations reached by each communication element</w:t>
            </w:r>
          </w:p>
          <w:p w14:paraId="06BC005F" w14:textId="0A80893F"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and types of inquiries received</w:t>
            </w:r>
          </w:p>
          <w:p w14:paraId="35B4F125" w14:textId="7BD57BA0"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and types of resources distributed</w:t>
            </w:r>
          </w:p>
          <w:p w14:paraId="49ED3B24" w14:textId="1E777592"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Promotion and publicity received through media activities</w:t>
            </w:r>
          </w:p>
        </w:tc>
      </w:tr>
      <w:tr w:rsidR="1653E6BB" w14:paraId="0F4DA794"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tcBorders>
              <w:left w:val="single" w:sz="0" w:space="0" w:color="FFFFFF" w:themeColor="background1"/>
              <w:right w:val="single" w:sz="0" w:space="0" w:color="FFFFFF" w:themeColor="background1"/>
            </w:tcBorders>
            <w:vAlign w:val="center"/>
          </w:tcPr>
          <w:p w14:paraId="5944F819" w14:textId="77777777" w:rsidR="00C002C6" w:rsidRDefault="00C002C6"/>
        </w:tc>
        <w:tc>
          <w:tcPr>
            <w:tcW w:w="2731" w:type="dxa"/>
            <w:tcBorders>
              <w:top w:val="single" w:sz="8" w:space="0" w:color="FFFFFF" w:themeColor="background1"/>
              <w:left w:val="nil"/>
              <w:bottom w:val="single" w:sz="8" w:space="0" w:color="FFFFFF" w:themeColor="background1"/>
              <w:right w:val="single" w:sz="8" w:space="0" w:color="FFFFFF" w:themeColor="background1"/>
            </w:tcBorders>
            <w:shd w:val="clear" w:color="auto" w:fill="999999"/>
          </w:tcPr>
          <w:p w14:paraId="4DA63553" w14:textId="566C6844"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Was the target population aware of heat-health EWS and its key messages?</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38B0EB55" w14:textId="433D161B"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of media and information sources engaged as part of the outreach campaign</w:t>
            </w:r>
          </w:p>
          <w:p w14:paraId="15DF99E3" w14:textId="49C43235"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Penetration of key messages into the media</w:t>
            </w:r>
          </w:p>
          <w:p w14:paraId="233CEAA9" w14:textId="660B95D4"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Accessibility of information to the public</w:t>
            </w:r>
          </w:p>
        </w:tc>
      </w:tr>
      <w:tr w:rsidR="1653E6BB" w14:paraId="60BA33DC"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tcBorders>
              <w:left w:val="single" w:sz="0" w:space="0" w:color="FFFFFF" w:themeColor="background1"/>
              <w:bottom w:val="single" w:sz="0" w:space="0" w:color="FFFFFF" w:themeColor="background1"/>
              <w:right w:val="single" w:sz="0" w:space="0" w:color="FFFFFF" w:themeColor="background1"/>
            </w:tcBorders>
            <w:vAlign w:val="center"/>
          </w:tcPr>
          <w:p w14:paraId="18C4FAAD" w14:textId="77777777" w:rsidR="00C002C6" w:rsidRDefault="00C002C6"/>
        </w:tc>
        <w:tc>
          <w:tcPr>
            <w:tcW w:w="2731" w:type="dxa"/>
            <w:tcBorders>
              <w:top w:val="single" w:sz="8" w:space="0" w:color="FFFFFF" w:themeColor="background1"/>
              <w:left w:val="nil"/>
              <w:bottom w:val="single" w:sz="8" w:space="0" w:color="FFFFFF" w:themeColor="background1"/>
              <w:right w:val="single" w:sz="8" w:space="0" w:color="FFFFFF" w:themeColor="background1"/>
            </w:tcBorders>
            <w:shd w:val="clear" w:color="auto" w:fill="CCCCCC"/>
          </w:tcPr>
          <w:p w14:paraId="436305AB" w14:textId="5C3259D1"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Did the target population understand and follow key messages?</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CCC"/>
          </w:tcPr>
          <w:p w14:paraId="001C5FE5" w14:textId="4F3EC3F7"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of at-risk people who perceive extreme heat to be a health risk</w:t>
            </w:r>
          </w:p>
          <w:p w14:paraId="0584C2CF" w14:textId="20ECFAA0"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of at-risk people who can identify preventive measures Capacity of targeted population to recall accurate messaging</w:t>
            </w:r>
          </w:p>
        </w:tc>
      </w:tr>
      <w:tr w:rsidR="1653E6BB" w14:paraId="49002C4E" w14:textId="77777777" w:rsidTr="1653E6BB">
        <w:tc>
          <w:tcPr>
            <w:cnfStyle w:val="001000000000" w:firstRow="0" w:lastRow="0" w:firstColumn="1" w:lastColumn="0" w:oddVBand="0" w:evenVBand="0" w:oddHBand="0" w:evenHBand="0" w:firstRowFirstColumn="0" w:firstRowLastColumn="0" w:lastRowFirstColumn="0" w:lastRowLastColumn="0"/>
            <w:tcW w:w="1604" w:type="dxa"/>
            <w:tcBorders>
              <w:top w:val="nil"/>
              <w:left w:val="single" w:sz="8" w:space="0" w:color="FFFFFF" w:themeColor="background1"/>
              <w:bottom w:val="single" w:sz="8" w:space="0" w:color="FFFFFF" w:themeColor="background1"/>
              <w:right w:val="single" w:sz="8" w:space="0" w:color="FFFFFF" w:themeColor="background1"/>
            </w:tcBorders>
          </w:tcPr>
          <w:p w14:paraId="6741A8DA" w14:textId="3368BA0B" w:rsidR="1653E6BB" w:rsidRDefault="1653E6BB">
            <w:r w:rsidRPr="1653E6BB">
              <w:rPr>
                <w:rFonts w:ascii="Calibri" w:eastAsia="Calibri" w:hAnsi="Calibri" w:cs="Calibri"/>
              </w:rPr>
              <w:lastRenderedPageBreak/>
              <w:t>Operational costs</w:t>
            </w:r>
          </w:p>
        </w:tc>
        <w:tc>
          <w:tcPr>
            <w:tcW w:w="27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1BDB4EEA" w14:textId="4B389E51"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What resources are used to operate the heat-health EWS?</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25437677" w14:textId="778F1F50"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Resources used by each partner</w:t>
            </w:r>
          </w:p>
          <w:p w14:paraId="3A8CE744" w14:textId="0EDC1201"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Resources required for collecting and monitoring surveillance data</w:t>
            </w:r>
          </w:p>
          <w:p w14:paraId="60DD1296" w14:textId="766573FF"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Staff time spent on the program at various stages</w:t>
            </w:r>
          </w:p>
          <w:p w14:paraId="01BF1886" w14:textId="14FCFE21"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Costs to communicate messages to stakeholders and the public</w:t>
            </w:r>
          </w:p>
          <w:p w14:paraId="4A375206" w14:textId="7F6F692D"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Costs of maintaining the system</w:t>
            </w:r>
          </w:p>
        </w:tc>
      </w:tr>
    </w:tbl>
    <w:p w14:paraId="28E0795F" w14:textId="77777777" w:rsidR="00DD6248" w:rsidRDefault="1653E6BB" w:rsidP="00897E75">
      <w:pPr>
        <w:rPr>
          <w:b/>
          <w:bCs/>
          <w:sz w:val="24"/>
          <w:szCs w:val="24"/>
        </w:rPr>
        <w:sectPr w:rsidR="00DD6248" w:rsidSect="000C1E07">
          <w:pgSz w:w="11906" w:h="16838"/>
          <w:pgMar w:top="1440" w:right="1440" w:bottom="1440" w:left="1440" w:header="709" w:footer="709" w:gutter="0"/>
          <w:cols w:space="708"/>
          <w:docGrid w:linePitch="360"/>
        </w:sectPr>
      </w:pPr>
      <w:r w:rsidRPr="1653E6BB">
        <w:rPr>
          <w:b/>
          <w:bCs/>
          <w:sz w:val="24"/>
          <w:szCs w:val="24"/>
        </w:rPr>
        <w:t xml:space="preserve">Source: Adapted from </w:t>
      </w:r>
      <w:r w:rsidR="004806EB">
        <w:rPr>
          <w:b/>
          <w:bCs/>
          <w:sz w:val="24"/>
          <w:szCs w:val="24"/>
        </w:rPr>
        <w:fldChar w:fldCharType="begin"/>
      </w:r>
      <w:r w:rsidR="004806EB">
        <w:rPr>
          <w:b/>
          <w:bCs/>
          <w:sz w:val="24"/>
          <w:szCs w:val="24"/>
        </w:rPr>
        <w:instrText xml:space="preserve"> ADDIN EN.CITE &lt;EndNote&gt;&lt;Cite ExcludeYear="1"&gt;&lt;Author&gt;Davidge&lt;/Author&gt;&lt;RecNum&gt;360&lt;/RecNum&gt;&lt;DisplayText&gt;[84]&lt;/DisplayText&gt;&lt;record&gt;&lt;rec-number&gt;360&lt;/rec-number&gt;&lt;foreign-keys&gt;&lt;key app="EN" db-id="5szwxp0er2sa0tevxamvt5a9wdes925002ws" timestamp="1654454237"&gt;360&lt;/key&gt;&lt;/foreign-keys&gt;&lt;ref-type name="Journal Article"&gt;17&lt;/ref-type&gt;&lt;contributors&gt;&lt;authors&gt;&lt;author&gt;Davidge, Andrew&lt;/author&gt;&lt;author&gt;Dobilas, Geoff&lt;/author&gt;&lt;author&gt;Ebi, Kristie L&lt;/author&gt;&lt;author&gt;Fedos, Peter&lt;/author&gt;&lt;author&gt;Hamel, Stephan&lt;/author&gt;&lt;author&gt;Hersi, Hibak&lt;/author&gt;&lt;author&gt;King, Norman&lt;/author&gt;&lt;author&gt;Lefebvre, Luc&lt;/author&gt;&lt;author&gt;Luber, George&lt;/author&gt;&lt;author&gt;McInnes, Judith&lt;/author&gt;&lt;/authors&gt;&lt;/contributors&gt;&lt;titles&gt;&lt;title&gt;Heat Alert and Response Systems to Protect Health: Best Practices Guidebook&lt;/title&gt;&lt;/titles&gt;&lt;dates&gt;&lt;/dates&gt;&lt;urls&gt;&lt;/urls&gt;&lt;/record&gt;&lt;/Cite&gt;&lt;/EndNote&gt;</w:instrText>
      </w:r>
      <w:r w:rsidR="004806EB">
        <w:rPr>
          <w:b/>
          <w:bCs/>
          <w:sz w:val="24"/>
          <w:szCs w:val="24"/>
        </w:rPr>
        <w:fldChar w:fldCharType="separate"/>
      </w:r>
      <w:r w:rsidR="004806EB">
        <w:rPr>
          <w:b/>
          <w:bCs/>
          <w:noProof/>
          <w:sz w:val="24"/>
          <w:szCs w:val="24"/>
        </w:rPr>
        <w:t>[84]</w:t>
      </w:r>
      <w:r w:rsidR="004806EB">
        <w:rPr>
          <w:b/>
          <w:bCs/>
          <w:sz w:val="24"/>
          <w:szCs w:val="24"/>
        </w:rPr>
        <w:fldChar w:fldCharType="end"/>
      </w:r>
    </w:p>
    <w:p w14:paraId="2266FBC6" w14:textId="53B1A28D" w:rsidR="000B3BC5" w:rsidRDefault="00706D4B" w:rsidP="00024C0F">
      <w:pPr>
        <w:pStyle w:val="Heading2"/>
      </w:pPr>
      <w:r>
        <w:rPr>
          <w:noProof/>
        </w:rPr>
        <w:lastRenderedPageBreak/>
        <w:drawing>
          <wp:anchor distT="0" distB="0" distL="114300" distR="114300" simplePos="0" relativeHeight="251658242" behindDoc="1" locked="0" layoutInCell="1" allowOverlap="1" wp14:anchorId="02E634BF" wp14:editId="730E410C">
            <wp:simplePos x="0" y="0"/>
            <wp:positionH relativeFrom="margin">
              <wp:posOffset>777240</wp:posOffset>
            </wp:positionH>
            <wp:positionV relativeFrom="margin">
              <wp:posOffset>235585</wp:posOffset>
            </wp:positionV>
            <wp:extent cx="7254240" cy="6033135"/>
            <wp:effectExtent l="0" t="0" r="3810" b="5715"/>
            <wp:wrapSquare wrapText="bothSides"/>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153">
                      <a:extLst>
                        <a:ext uri="{28A0092B-C50C-407E-A947-70E740481C1C}">
                          <a14:useLocalDpi xmlns:a14="http://schemas.microsoft.com/office/drawing/2010/main" val="0"/>
                        </a:ext>
                      </a:extLst>
                    </a:blip>
                    <a:stretch>
                      <a:fillRect/>
                    </a:stretch>
                  </pic:blipFill>
                  <pic:spPr>
                    <a:xfrm>
                      <a:off x="0" y="0"/>
                      <a:ext cx="7254240" cy="6033135"/>
                    </a:xfrm>
                    <a:prstGeom prst="rect">
                      <a:avLst/>
                    </a:prstGeom>
                  </pic:spPr>
                </pic:pic>
              </a:graphicData>
            </a:graphic>
            <wp14:sizeRelH relativeFrom="margin">
              <wp14:pctWidth>0</wp14:pctWidth>
            </wp14:sizeRelH>
            <wp14:sizeRelV relativeFrom="margin">
              <wp14:pctHeight>0</wp14:pctHeight>
            </wp14:sizeRelV>
          </wp:anchor>
        </w:drawing>
      </w:r>
      <w:r w:rsidR="00D225EA">
        <w:t>Annex 7</w:t>
      </w:r>
      <w:r w:rsidR="00991AA4">
        <w:t>: Overall Data Ma</w:t>
      </w:r>
      <w:r w:rsidR="00041E32">
        <w:t>nagement Flow</w:t>
      </w:r>
    </w:p>
    <w:p w14:paraId="345B5A51" w14:textId="77777777" w:rsidR="000B3BC5" w:rsidRPr="000B3BC5" w:rsidRDefault="000B3BC5" w:rsidP="00897E75"/>
    <w:p w14:paraId="0CFC6D8E" w14:textId="4E4930CF" w:rsidR="000402D0" w:rsidRPr="00456C47" w:rsidRDefault="000402D0">
      <w:pPr>
        <w:rPr>
          <w:rFonts w:cstheme="minorHAnsi"/>
          <w:b/>
          <w:sz w:val="24"/>
          <w:szCs w:val="24"/>
        </w:rPr>
      </w:pPr>
    </w:p>
    <w:p w14:paraId="5A805DE8" w14:textId="6347C732" w:rsidR="005E1F70" w:rsidRDefault="005E1F70">
      <w:pPr>
        <w:rPr>
          <w:rFonts w:cstheme="minorHAnsi"/>
          <w:b/>
          <w:sz w:val="24"/>
          <w:szCs w:val="24"/>
        </w:rPr>
      </w:pPr>
      <w:r>
        <w:rPr>
          <w:rFonts w:cstheme="minorHAnsi"/>
          <w:b/>
          <w:sz w:val="24"/>
          <w:szCs w:val="24"/>
        </w:rPr>
        <w:br w:type="page"/>
      </w:r>
    </w:p>
    <w:p w14:paraId="0FE763A1" w14:textId="77777777" w:rsidR="005E1F70" w:rsidRPr="002814F3" w:rsidRDefault="005E1F70">
      <w:pPr>
        <w:rPr>
          <w:rFonts w:asciiTheme="majorHAnsi" w:eastAsiaTheme="majorEastAsia" w:hAnsiTheme="majorHAnsi" w:cstheme="majorBidi"/>
          <w:b/>
          <w:color w:val="2F5496" w:themeColor="accent1" w:themeShade="BF"/>
          <w:sz w:val="32"/>
          <w:szCs w:val="32"/>
        </w:rPr>
      </w:pPr>
    </w:p>
    <w:sectPr w:rsidR="005E1F70" w:rsidRPr="002814F3" w:rsidSect="007213EC">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C5059" w14:textId="77777777" w:rsidR="008E283A" w:rsidRDefault="008E283A" w:rsidP="00D544E5">
      <w:pPr>
        <w:spacing w:after="0" w:line="240" w:lineRule="auto"/>
      </w:pPr>
      <w:r>
        <w:separator/>
      </w:r>
    </w:p>
  </w:endnote>
  <w:endnote w:type="continuationSeparator" w:id="0">
    <w:p w14:paraId="56F10C3E" w14:textId="77777777" w:rsidR="008E283A" w:rsidRDefault="008E283A" w:rsidP="00D544E5">
      <w:pPr>
        <w:spacing w:after="0" w:line="240" w:lineRule="auto"/>
      </w:pPr>
      <w:r>
        <w:continuationSeparator/>
      </w:r>
    </w:p>
  </w:endnote>
  <w:endnote w:type="continuationNotice" w:id="1">
    <w:p w14:paraId="6C81B494" w14:textId="77777777" w:rsidR="008E283A" w:rsidRDefault="008E28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A5147" w14:textId="77777777" w:rsidR="00825AE3" w:rsidRDefault="00825AE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2088527" w14:textId="77777777" w:rsidR="00A0779B" w:rsidRDefault="00A077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77A5A" w14:textId="77777777" w:rsidR="008E283A" w:rsidRDefault="008E283A" w:rsidP="00D544E5">
      <w:pPr>
        <w:spacing w:after="0" w:line="240" w:lineRule="auto"/>
      </w:pPr>
      <w:r>
        <w:separator/>
      </w:r>
    </w:p>
  </w:footnote>
  <w:footnote w:type="continuationSeparator" w:id="0">
    <w:p w14:paraId="1B0D764E" w14:textId="77777777" w:rsidR="008E283A" w:rsidRDefault="008E283A" w:rsidP="00D544E5">
      <w:pPr>
        <w:spacing w:after="0" w:line="240" w:lineRule="auto"/>
      </w:pPr>
      <w:r>
        <w:continuationSeparator/>
      </w:r>
    </w:p>
  </w:footnote>
  <w:footnote w:type="continuationNotice" w:id="1">
    <w:p w14:paraId="4CB99415" w14:textId="77777777" w:rsidR="008E283A" w:rsidRDefault="008E28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0"/>
      <w:gridCol w:w="4650"/>
      <w:gridCol w:w="4650"/>
    </w:tblGrid>
    <w:tr w:rsidR="4B7A3CBC" w14:paraId="661A5040" w14:textId="77777777" w:rsidTr="4B7A3CBC">
      <w:tc>
        <w:tcPr>
          <w:tcW w:w="4650" w:type="dxa"/>
        </w:tcPr>
        <w:p w14:paraId="3EB1B7A1" w14:textId="4DDC042B" w:rsidR="4B7A3CBC" w:rsidRDefault="4B7A3CBC" w:rsidP="4B7A3CBC">
          <w:pPr>
            <w:pStyle w:val="Header"/>
            <w:ind w:left="-115"/>
          </w:pPr>
        </w:p>
      </w:tc>
      <w:tc>
        <w:tcPr>
          <w:tcW w:w="4650" w:type="dxa"/>
        </w:tcPr>
        <w:p w14:paraId="22E910DF" w14:textId="0CF5495D" w:rsidR="4B7A3CBC" w:rsidRDefault="4B7A3CBC" w:rsidP="4B7A3CBC">
          <w:pPr>
            <w:pStyle w:val="Header"/>
            <w:jc w:val="center"/>
          </w:pPr>
        </w:p>
      </w:tc>
      <w:tc>
        <w:tcPr>
          <w:tcW w:w="4650" w:type="dxa"/>
        </w:tcPr>
        <w:p w14:paraId="2CABDE8E" w14:textId="40DBCB16" w:rsidR="4B7A3CBC" w:rsidRDefault="4B7A3CBC" w:rsidP="4B7A3CBC">
          <w:pPr>
            <w:pStyle w:val="Header"/>
            <w:ind w:right="-115"/>
            <w:jc w:val="right"/>
          </w:pPr>
        </w:p>
      </w:tc>
    </w:tr>
  </w:tbl>
  <w:p w14:paraId="7E168D1E" w14:textId="2329D6DA" w:rsidR="4B7A3CBC" w:rsidRDefault="4B7A3CBC" w:rsidP="4B7A3C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B7A3CBC" w14:paraId="7AE8621D" w14:textId="77777777" w:rsidTr="4B7A3CBC">
      <w:tc>
        <w:tcPr>
          <w:tcW w:w="3005" w:type="dxa"/>
        </w:tcPr>
        <w:p w14:paraId="5141E1F9" w14:textId="4AE418C3" w:rsidR="4B7A3CBC" w:rsidRDefault="4B7A3CBC" w:rsidP="4B7A3CBC">
          <w:pPr>
            <w:pStyle w:val="Header"/>
            <w:ind w:left="-115"/>
          </w:pPr>
        </w:p>
      </w:tc>
      <w:tc>
        <w:tcPr>
          <w:tcW w:w="3005" w:type="dxa"/>
        </w:tcPr>
        <w:p w14:paraId="6A9D8A8A" w14:textId="510C05BD" w:rsidR="4B7A3CBC" w:rsidRDefault="4B7A3CBC" w:rsidP="4B7A3CBC">
          <w:pPr>
            <w:pStyle w:val="Header"/>
            <w:jc w:val="center"/>
          </w:pPr>
        </w:p>
      </w:tc>
      <w:tc>
        <w:tcPr>
          <w:tcW w:w="3005" w:type="dxa"/>
        </w:tcPr>
        <w:p w14:paraId="7C6A30E7" w14:textId="75CD15AE" w:rsidR="4B7A3CBC" w:rsidRDefault="4B7A3CBC" w:rsidP="4B7A3CBC">
          <w:pPr>
            <w:pStyle w:val="Header"/>
            <w:ind w:right="-115"/>
            <w:jc w:val="right"/>
          </w:pPr>
        </w:p>
      </w:tc>
    </w:tr>
  </w:tbl>
  <w:p w14:paraId="6AA3726F" w14:textId="00B2F186" w:rsidR="4B7A3CBC" w:rsidRDefault="4B7A3CBC" w:rsidP="4B7A3C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5A0F"/>
    <w:multiLevelType w:val="multilevel"/>
    <w:tmpl w:val="544ECB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1AB3214"/>
    <w:multiLevelType w:val="hybridMultilevel"/>
    <w:tmpl w:val="67521866"/>
    <w:lvl w:ilvl="0" w:tplc="F9BC2DE8">
      <w:start w:val="1"/>
      <w:numFmt w:val="decimal"/>
      <w:lvlText w:val="%1."/>
      <w:lvlJc w:val="left"/>
      <w:pPr>
        <w:ind w:left="720" w:hanging="360"/>
      </w:pPr>
      <w:rPr>
        <w:rFonts w:asciiTheme="minorHAnsi" w:eastAsiaTheme="minorHAnsi" w:hAnsiTheme="minorHAnsi" w:cstheme="minorBidi" w:hint="default"/>
        <w:color w:val="auto"/>
        <w:sz w:val="22"/>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2750152"/>
    <w:multiLevelType w:val="hybridMultilevel"/>
    <w:tmpl w:val="083EA7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7E507D0"/>
    <w:multiLevelType w:val="multilevel"/>
    <w:tmpl w:val="EBB4195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93E3475"/>
    <w:multiLevelType w:val="hybridMultilevel"/>
    <w:tmpl w:val="446AEAF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AC4210D"/>
    <w:multiLevelType w:val="multilevel"/>
    <w:tmpl w:val="4BFC84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0B044DF2"/>
    <w:multiLevelType w:val="hybridMultilevel"/>
    <w:tmpl w:val="36A0FA36"/>
    <w:lvl w:ilvl="0" w:tplc="1C090001">
      <w:start w:val="1"/>
      <w:numFmt w:val="bullet"/>
      <w:lvlText w:val=""/>
      <w:lvlJc w:val="left"/>
      <w:pPr>
        <w:ind w:left="720" w:hanging="360"/>
      </w:pPr>
      <w:rPr>
        <w:rFonts w:ascii="Symbol" w:hAnsi="Symbol" w:hint="default"/>
      </w:rPr>
    </w:lvl>
    <w:lvl w:ilvl="1" w:tplc="FFFFFFFF">
      <w:numFmt w:val="bullet"/>
      <w:lvlText w:val="•"/>
      <w:lvlJc w:val="left"/>
      <w:pPr>
        <w:ind w:left="1800" w:hanging="72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4202C5"/>
    <w:multiLevelType w:val="multilevel"/>
    <w:tmpl w:val="FB3817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A10D67"/>
    <w:multiLevelType w:val="hybridMultilevel"/>
    <w:tmpl w:val="193459CA"/>
    <w:lvl w:ilvl="0" w:tplc="B6DEFFFC">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0EA34693"/>
    <w:multiLevelType w:val="multilevel"/>
    <w:tmpl w:val="97A416AE"/>
    <w:lvl w:ilvl="0">
      <w:start w:val="5"/>
      <w:numFmt w:val="decimal"/>
      <w:lvlText w:val="%1."/>
      <w:lvlJc w:val="left"/>
      <w:pPr>
        <w:ind w:left="540" w:hanging="540"/>
      </w:pPr>
      <w:rPr>
        <w:rFonts w:asciiTheme="majorHAnsi" w:eastAsiaTheme="majorEastAsia" w:hAnsiTheme="majorHAnsi" w:cstheme="majorBidi" w:hint="default"/>
        <w:color w:val="1F3763" w:themeColor="accent1" w:themeShade="7F"/>
        <w:sz w:val="24"/>
      </w:rPr>
    </w:lvl>
    <w:lvl w:ilvl="1">
      <w:start w:val="1"/>
      <w:numFmt w:val="decimal"/>
      <w:lvlText w:val="%1.%2."/>
      <w:lvlJc w:val="left"/>
      <w:pPr>
        <w:ind w:left="900" w:hanging="540"/>
      </w:pPr>
      <w:rPr>
        <w:rFonts w:asciiTheme="majorHAnsi" w:eastAsiaTheme="majorEastAsia" w:hAnsiTheme="majorHAnsi" w:cstheme="majorBidi" w:hint="default"/>
        <w:color w:val="1F3763" w:themeColor="accent1" w:themeShade="7F"/>
        <w:sz w:val="24"/>
      </w:rPr>
    </w:lvl>
    <w:lvl w:ilvl="2">
      <w:start w:val="1"/>
      <w:numFmt w:val="decimal"/>
      <w:lvlText w:val="%1.%2.%3."/>
      <w:lvlJc w:val="left"/>
      <w:pPr>
        <w:ind w:left="1440" w:hanging="720"/>
      </w:pPr>
      <w:rPr>
        <w:rFonts w:asciiTheme="majorHAnsi" w:eastAsiaTheme="majorEastAsia" w:hAnsiTheme="majorHAnsi" w:cstheme="majorBidi" w:hint="default"/>
        <w:color w:val="1F3763" w:themeColor="accent1" w:themeShade="7F"/>
        <w:sz w:val="24"/>
      </w:rPr>
    </w:lvl>
    <w:lvl w:ilvl="3">
      <w:start w:val="1"/>
      <w:numFmt w:val="decimal"/>
      <w:lvlText w:val="%1.%2.%3.%4."/>
      <w:lvlJc w:val="left"/>
      <w:pPr>
        <w:ind w:left="1800" w:hanging="720"/>
      </w:pPr>
      <w:rPr>
        <w:rFonts w:asciiTheme="majorHAnsi" w:eastAsiaTheme="majorEastAsia" w:hAnsiTheme="majorHAnsi" w:cstheme="majorBidi" w:hint="default"/>
        <w:color w:val="1F3763" w:themeColor="accent1" w:themeShade="7F"/>
        <w:sz w:val="24"/>
      </w:rPr>
    </w:lvl>
    <w:lvl w:ilvl="4">
      <w:start w:val="1"/>
      <w:numFmt w:val="decimal"/>
      <w:lvlText w:val="%1.%2.%3.%4.%5."/>
      <w:lvlJc w:val="left"/>
      <w:pPr>
        <w:ind w:left="2520" w:hanging="1080"/>
      </w:pPr>
      <w:rPr>
        <w:rFonts w:asciiTheme="majorHAnsi" w:eastAsiaTheme="majorEastAsia" w:hAnsiTheme="majorHAnsi" w:cstheme="majorBidi" w:hint="default"/>
        <w:color w:val="1F3763" w:themeColor="accent1" w:themeShade="7F"/>
        <w:sz w:val="24"/>
      </w:rPr>
    </w:lvl>
    <w:lvl w:ilvl="5">
      <w:start w:val="1"/>
      <w:numFmt w:val="decimal"/>
      <w:lvlText w:val="%1.%2.%3.%4.%5.%6."/>
      <w:lvlJc w:val="left"/>
      <w:pPr>
        <w:ind w:left="2880" w:hanging="1080"/>
      </w:pPr>
      <w:rPr>
        <w:rFonts w:asciiTheme="majorHAnsi" w:eastAsiaTheme="majorEastAsia" w:hAnsiTheme="majorHAnsi" w:cstheme="majorBidi" w:hint="default"/>
        <w:color w:val="1F3763" w:themeColor="accent1" w:themeShade="7F"/>
        <w:sz w:val="24"/>
      </w:rPr>
    </w:lvl>
    <w:lvl w:ilvl="6">
      <w:start w:val="1"/>
      <w:numFmt w:val="decimal"/>
      <w:lvlText w:val="%1.%2.%3.%4.%5.%6.%7."/>
      <w:lvlJc w:val="left"/>
      <w:pPr>
        <w:ind w:left="3600" w:hanging="1440"/>
      </w:pPr>
      <w:rPr>
        <w:rFonts w:asciiTheme="majorHAnsi" w:eastAsiaTheme="majorEastAsia" w:hAnsiTheme="majorHAnsi" w:cstheme="majorBidi" w:hint="default"/>
        <w:color w:val="1F3763" w:themeColor="accent1" w:themeShade="7F"/>
        <w:sz w:val="24"/>
      </w:rPr>
    </w:lvl>
    <w:lvl w:ilvl="7">
      <w:start w:val="1"/>
      <w:numFmt w:val="decimal"/>
      <w:lvlText w:val="%1.%2.%3.%4.%5.%6.%7.%8."/>
      <w:lvlJc w:val="left"/>
      <w:pPr>
        <w:ind w:left="3960" w:hanging="1440"/>
      </w:pPr>
      <w:rPr>
        <w:rFonts w:asciiTheme="majorHAnsi" w:eastAsiaTheme="majorEastAsia" w:hAnsiTheme="majorHAnsi" w:cstheme="majorBidi" w:hint="default"/>
        <w:color w:val="1F3763" w:themeColor="accent1" w:themeShade="7F"/>
        <w:sz w:val="24"/>
      </w:rPr>
    </w:lvl>
    <w:lvl w:ilvl="8">
      <w:start w:val="1"/>
      <w:numFmt w:val="decimal"/>
      <w:lvlText w:val="%1.%2.%3.%4.%5.%6.%7.%8.%9."/>
      <w:lvlJc w:val="left"/>
      <w:pPr>
        <w:ind w:left="4680" w:hanging="1800"/>
      </w:pPr>
      <w:rPr>
        <w:rFonts w:asciiTheme="majorHAnsi" w:eastAsiaTheme="majorEastAsia" w:hAnsiTheme="majorHAnsi" w:cstheme="majorBidi" w:hint="default"/>
        <w:color w:val="1F3763" w:themeColor="accent1" w:themeShade="7F"/>
        <w:sz w:val="24"/>
      </w:rPr>
    </w:lvl>
  </w:abstractNum>
  <w:abstractNum w:abstractNumId="10" w15:restartNumberingAfterBreak="0">
    <w:nsid w:val="0F78124E"/>
    <w:multiLevelType w:val="hybridMultilevel"/>
    <w:tmpl w:val="FFFFFFFF"/>
    <w:lvl w:ilvl="0" w:tplc="C9EE2918">
      <w:start w:val="1"/>
      <w:numFmt w:val="bullet"/>
      <w:lvlText w:val="·"/>
      <w:lvlJc w:val="left"/>
      <w:pPr>
        <w:ind w:left="720" w:hanging="360"/>
      </w:pPr>
      <w:rPr>
        <w:rFonts w:ascii="Symbol" w:hAnsi="Symbol" w:hint="default"/>
      </w:rPr>
    </w:lvl>
    <w:lvl w:ilvl="1" w:tplc="FCA4D9B6">
      <w:start w:val="1"/>
      <w:numFmt w:val="bullet"/>
      <w:lvlText w:val="o"/>
      <w:lvlJc w:val="left"/>
      <w:pPr>
        <w:ind w:left="1440" w:hanging="360"/>
      </w:pPr>
      <w:rPr>
        <w:rFonts w:ascii="Courier New" w:hAnsi="Courier New" w:hint="default"/>
      </w:rPr>
    </w:lvl>
    <w:lvl w:ilvl="2" w:tplc="C576F6A4">
      <w:start w:val="1"/>
      <w:numFmt w:val="bullet"/>
      <w:lvlText w:val=""/>
      <w:lvlJc w:val="left"/>
      <w:pPr>
        <w:ind w:left="2160" w:hanging="360"/>
      </w:pPr>
      <w:rPr>
        <w:rFonts w:ascii="Wingdings" w:hAnsi="Wingdings" w:hint="default"/>
      </w:rPr>
    </w:lvl>
    <w:lvl w:ilvl="3" w:tplc="7EB2D014">
      <w:start w:val="1"/>
      <w:numFmt w:val="bullet"/>
      <w:lvlText w:val=""/>
      <w:lvlJc w:val="left"/>
      <w:pPr>
        <w:ind w:left="2880" w:hanging="360"/>
      </w:pPr>
      <w:rPr>
        <w:rFonts w:ascii="Symbol" w:hAnsi="Symbol" w:hint="default"/>
      </w:rPr>
    </w:lvl>
    <w:lvl w:ilvl="4" w:tplc="22D245EC">
      <w:start w:val="1"/>
      <w:numFmt w:val="bullet"/>
      <w:lvlText w:val="o"/>
      <w:lvlJc w:val="left"/>
      <w:pPr>
        <w:ind w:left="3600" w:hanging="360"/>
      </w:pPr>
      <w:rPr>
        <w:rFonts w:ascii="Courier New" w:hAnsi="Courier New" w:hint="default"/>
      </w:rPr>
    </w:lvl>
    <w:lvl w:ilvl="5" w:tplc="F15E3578">
      <w:start w:val="1"/>
      <w:numFmt w:val="bullet"/>
      <w:lvlText w:val=""/>
      <w:lvlJc w:val="left"/>
      <w:pPr>
        <w:ind w:left="4320" w:hanging="360"/>
      </w:pPr>
      <w:rPr>
        <w:rFonts w:ascii="Wingdings" w:hAnsi="Wingdings" w:hint="default"/>
      </w:rPr>
    </w:lvl>
    <w:lvl w:ilvl="6" w:tplc="9DE602CC">
      <w:start w:val="1"/>
      <w:numFmt w:val="bullet"/>
      <w:lvlText w:val=""/>
      <w:lvlJc w:val="left"/>
      <w:pPr>
        <w:ind w:left="5040" w:hanging="360"/>
      </w:pPr>
      <w:rPr>
        <w:rFonts w:ascii="Symbol" w:hAnsi="Symbol" w:hint="default"/>
      </w:rPr>
    </w:lvl>
    <w:lvl w:ilvl="7" w:tplc="B3C2A1E2">
      <w:start w:val="1"/>
      <w:numFmt w:val="bullet"/>
      <w:lvlText w:val="o"/>
      <w:lvlJc w:val="left"/>
      <w:pPr>
        <w:ind w:left="5760" w:hanging="360"/>
      </w:pPr>
      <w:rPr>
        <w:rFonts w:ascii="Courier New" w:hAnsi="Courier New" w:hint="default"/>
      </w:rPr>
    </w:lvl>
    <w:lvl w:ilvl="8" w:tplc="CAAA5550">
      <w:start w:val="1"/>
      <w:numFmt w:val="bullet"/>
      <w:lvlText w:val=""/>
      <w:lvlJc w:val="left"/>
      <w:pPr>
        <w:ind w:left="6480" w:hanging="360"/>
      </w:pPr>
      <w:rPr>
        <w:rFonts w:ascii="Wingdings" w:hAnsi="Wingdings" w:hint="default"/>
      </w:rPr>
    </w:lvl>
  </w:abstractNum>
  <w:abstractNum w:abstractNumId="11" w15:restartNumberingAfterBreak="0">
    <w:nsid w:val="107178AC"/>
    <w:multiLevelType w:val="hybridMultilevel"/>
    <w:tmpl w:val="C88C1548"/>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2" w15:restartNumberingAfterBreak="0">
    <w:nsid w:val="11744148"/>
    <w:multiLevelType w:val="hybridMultilevel"/>
    <w:tmpl w:val="7688D098"/>
    <w:lvl w:ilvl="0" w:tplc="DFCC481C">
      <w:start w:val="1"/>
      <w:numFmt w:val="decimal"/>
      <w:lvlText w:val="%1"/>
      <w:lvlJc w:val="left"/>
      <w:pPr>
        <w:ind w:left="720" w:hanging="360"/>
      </w:pPr>
    </w:lvl>
    <w:lvl w:ilvl="1" w:tplc="AAC8661A">
      <w:start w:val="1"/>
      <w:numFmt w:val="lowerLetter"/>
      <w:lvlText w:val="%2."/>
      <w:lvlJc w:val="left"/>
      <w:pPr>
        <w:ind w:left="1440" w:hanging="360"/>
      </w:pPr>
    </w:lvl>
    <w:lvl w:ilvl="2" w:tplc="83609134">
      <w:start w:val="1"/>
      <w:numFmt w:val="lowerRoman"/>
      <w:lvlText w:val="%3."/>
      <w:lvlJc w:val="right"/>
      <w:pPr>
        <w:ind w:left="2160" w:hanging="180"/>
      </w:pPr>
    </w:lvl>
    <w:lvl w:ilvl="3" w:tplc="08A2867C">
      <w:start w:val="1"/>
      <w:numFmt w:val="decimal"/>
      <w:lvlText w:val="%4."/>
      <w:lvlJc w:val="left"/>
      <w:pPr>
        <w:ind w:left="360" w:hanging="360"/>
      </w:pPr>
    </w:lvl>
    <w:lvl w:ilvl="4" w:tplc="BB309266">
      <w:start w:val="1"/>
      <w:numFmt w:val="lowerLetter"/>
      <w:lvlText w:val="%5."/>
      <w:lvlJc w:val="left"/>
      <w:pPr>
        <w:ind w:left="3600" w:hanging="360"/>
      </w:pPr>
    </w:lvl>
    <w:lvl w:ilvl="5" w:tplc="E3829222">
      <w:start w:val="1"/>
      <w:numFmt w:val="lowerRoman"/>
      <w:lvlText w:val="%6."/>
      <w:lvlJc w:val="right"/>
      <w:pPr>
        <w:ind w:left="4320" w:hanging="180"/>
      </w:pPr>
    </w:lvl>
    <w:lvl w:ilvl="6" w:tplc="863E591C">
      <w:start w:val="1"/>
      <w:numFmt w:val="decimal"/>
      <w:lvlText w:val="%7."/>
      <w:lvlJc w:val="left"/>
      <w:pPr>
        <w:ind w:left="360" w:hanging="360"/>
      </w:pPr>
    </w:lvl>
    <w:lvl w:ilvl="7" w:tplc="EB3025DA">
      <w:start w:val="1"/>
      <w:numFmt w:val="lowerLetter"/>
      <w:lvlText w:val="%8."/>
      <w:lvlJc w:val="left"/>
      <w:pPr>
        <w:ind w:left="5760" w:hanging="360"/>
      </w:pPr>
    </w:lvl>
    <w:lvl w:ilvl="8" w:tplc="7C0C53F2">
      <w:start w:val="1"/>
      <w:numFmt w:val="lowerRoman"/>
      <w:lvlText w:val="%9."/>
      <w:lvlJc w:val="right"/>
      <w:pPr>
        <w:ind w:left="6480" w:hanging="180"/>
      </w:pPr>
    </w:lvl>
  </w:abstractNum>
  <w:abstractNum w:abstractNumId="13" w15:restartNumberingAfterBreak="0">
    <w:nsid w:val="118B3D04"/>
    <w:multiLevelType w:val="hybridMultilevel"/>
    <w:tmpl w:val="E728B1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1B21957"/>
    <w:multiLevelType w:val="hybridMultilevel"/>
    <w:tmpl w:val="AAC4C5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23C2C64"/>
    <w:multiLevelType w:val="multilevel"/>
    <w:tmpl w:val="464E87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B54FF4"/>
    <w:multiLevelType w:val="hybridMultilevel"/>
    <w:tmpl w:val="FB2E9A2E"/>
    <w:lvl w:ilvl="0" w:tplc="5D8A11EC">
      <w:numFmt w:val="bullet"/>
      <w:lvlText w:val="-"/>
      <w:lvlJc w:val="left"/>
      <w:pPr>
        <w:ind w:left="360" w:hanging="360"/>
      </w:pPr>
      <w:rPr>
        <w:rFonts w:ascii="Calibri" w:eastAsiaTheme="minorHAnsi" w:hAnsi="Calibri" w:cs="Calibri"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7" w15:restartNumberingAfterBreak="0">
    <w:nsid w:val="1475794F"/>
    <w:multiLevelType w:val="hybridMultilevel"/>
    <w:tmpl w:val="3A5E98F0"/>
    <w:lvl w:ilvl="0" w:tplc="D270BA60">
      <w:start w:val="1"/>
      <w:numFmt w:val="bullet"/>
      <w:lvlText w:val=""/>
      <w:lvlJc w:val="left"/>
      <w:pPr>
        <w:ind w:left="720" w:hanging="360"/>
      </w:pPr>
      <w:rPr>
        <w:rFonts w:ascii="Symbol" w:hAnsi="Symbol" w:hint="default"/>
      </w:rPr>
    </w:lvl>
    <w:lvl w:ilvl="1" w:tplc="6882B18A">
      <w:start w:val="1"/>
      <w:numFmt w:val="bullet"/>
      <w:lvlText w:val="o"/>
      <w:lvlJc w:val="left"/>
      <w:pPr>
        <w:ind w:left="1440" w:hanging="360"/>
      </w:pPr>
      <w:rPr>
        <w:rFonts w:ascii="Courier New" w:hAnsi="Courier New" w:hint="default"/>
      </w:rPr>
    </w:lvl>
    <w:lvl w:ilvl="2" w:tplc="6D642946">
      <w:start w:val="1"/>
      <w:numFmt w:val="bullet"/>
      <w:lvlText w:val=""/>
      <w:lvlJc w:val="left"/>
      <w:pPr>
        <w:ind w:left="2160" w:hanging="360"/>
      </w:pPr>
      <w:rPr>
        <w:rFonts w:ascii="Wingdings" w:hAnsi="Wingdings" w:hint="default"/>
      </w:rPr>
    </w:lvl>
    <w:lvl w:ilvl="3" w:tplc="BC082110">
      <w:start w:val="1"/>
      <w:numFmt w:val="bullet"/>
      <w:lvlText w:val=""/>
      <w:lvlJc w:val="left"/>
      <w:pPr>
        <w:ind w:left="2880" w:hanging="360"/>
      </w:pPr>
      <w:rPr>
        <w:rFonts w:ascii="Symbol" w:hAnsi="Symbol" w:hint="default"/>
      </w:rPr>
    </w:lvl>
    <w:lvl w:ilvl="4" w:tplc="A33828E2">
      <w:start w:val="1"/>
      <w:numFmt w:val="bullet"/>
      <w:lvlText w:val="o"/>
      <w:lvlJc w:val="left"/>
      <w:pPr>
        <w:ind w:left="3600" w:hanging="360"/>
      </w:pPr>
      <w:rPr>
        <w:rFonts w:ascii="Courier New" w:hAnsi="Courier New" w:hint="default"/>
      </w:rPr>
    </w:lvl>
    <w:lvl w:ilvl="5" w:tplc="D09A1AD6">
      <w:start w:val="1"/>
      <w:numFmt w:val="bullet"/>
      <w:lvlText w:val=""/>
      <w:lvlJc w:val="left"/>
      <w:pPr>
        <w:ind w:left="4320" w:hanging="360"/>
      </w:pPr>
      <w:rPr>
        <w:rFonts w:ascii="Wingdings" w:hAnsi="Wingdings" w:hint="default"/>
      </w:rPr>
    </w:lvl>
    <w:lvl w:ilvl="6" w:tplc="CF4E6262">
      <w:start w:val="1"/>
      <w:numFmt w:val="bullet"/>
      <w:lvlText w:val=""/>
      <w:lvlJc w:val="left"/>
      <w:pPr>
        <w:ind w:left="5040" w:hanging="360"/>
      </w:pPr>
      <w:rPr>
        <w:rFonts w:ascii="Symbol" w:hAnsi="Symbol" w:hint="default"/>
      </w:rPr>
    </w:lvl>
    <w:lvl w:ilvl="7" w:tplc="BC22DE5A">
      <w:start w:val="1"/>
      <w:numFmt w:val="bullet"/>
      <w:lvlText w:val="o"/>
      <w:lvlJc w:val="left"/>
      <w:pPr>
        <w:ind w:left="5760" w:hanging="360"/>
      </w:pPr>
      <w:rPr>
        <w:rFonts w:ascii="Courier New" w:hAnsi="Courier New" w:hint="default"/>
      </w:rPr>
    </w:lvl>
    <w:lvl w:ilvl="8" w:tplc="C32AD2B2">
      <w:start w:val="1"/>
      <w:numFmt w:val="bullet"/>
      <w:lvlText w:val=""/>
      <w:lvlJc w:val="left"/>
      <w:pPr>
        <w:ind w:left="6480" w:hanging="360"/>
      </w:pPr>
      <w:rPr>
        <w:rFonts w:ascii="Wingdings" w:hAnsi="Wingdings" w:hint="default"/>
      </w:rPr>
    </w:lvl>
  </w:abstractNum>
  <w:abstractNum w:abstractNumId="18" w15:restartNumberingAfterBreak="0">
    <w:nsid w:val="14F3567B"/>
    <w:multiLevelType w:val="multilevel"/>
    <w:tmpl w:val="EA14A6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153B257B"/>
    <w:multiLevelType w:val="hybridMultilevel"/>
    <w:tmpl w:val="7D2C632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155C1EB7"/>
    <w:multiLevelType w:val="hybridMultilevel"/>
    <w:tmpl w:val="17707826"/>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176709B3"/>
    <w:multiLevelType w:val="multilevel"/>
    <w:tmpl w:val="A514A0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18AD6043"/>
    <w:multiLevelType w:val="hybridMultilevel"/>
    <w:tmpl w:val="C4BE201C"/>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1DF15CFC"/>
    <w:multiLevelType w:val="multilevel"/>
    <w:tmpl w:val="077A51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20A87E00"/>
    <w:multiLevelType w:val="hybridMultilevel"/>
    <w:tmpl w:val="6644AD0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22EB404E"/>
    <w:multiLevelType w:val="hybridMultilevel"/>
    <w:tmpl w:val="08A6440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230C42FA"/>
    <w:multiLevelType w:val="hybridMultilevel"/>
    <w:tmpl w:val="84B0FC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233A2E60"/>
    <w:multiLevelType w:val="hybridMultilevel"/>
    <w:tmpl w:val="AE28BD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238F632E"/>
    <w:multiLevelType w:val="hybridMultilevel"/>
    <w:tmpl w:val="5EC639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258050F3"/>
    <w:multiLevelType w:val="hybridMultilevel"/>
    <w:tmpl w:val="EDC427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27E65D24"/>
    <w:multiLevelType w:val="multilevel"/>
    <w:tmpl w:val="DF80D4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29DC1BD1"/>
    <w:multiLevelType w:val="hybridMultilevel"/>
    <w:tmpl w:val="EFC2A16E"/>
    <w:lvl w:ilvl="0" w:tplc="C19290B4">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2B436032"/>
    <w:multiLevelType w:val="multilevel"/>
    <w:tmpl w:val="69461F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2BAF06A8"/>
    <w:multiLevelType w:val="hybridMultilevel"/>
    <w:tmpl w:val="094291A4"/>
    <w:lvl w:ilvl="0" w:tplc="1C090003">
      <w:start w:val="1"/>
      <w:numFmt w:val="bullet"/>
      <w:lvlText w:val="o"/>
      <w:lvlJc w:val="left"/>
      <w:pPr>
        <w:ind w:left="1080" w:hanging="360"/>
      </w:pPr>
      <w:rPr>
        <w:rFonts w:ascii="Courier New" w:hAnsi="Courier New" w:cs="Courier New"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4" w15:restartNumberingAfterBreak="0">
    <w:nsid w:val="2C25554F"/>
    <w:multiLevelType w:val="hybridMultilevel"/>
    <w:tmpl w:val="E30A8D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2DC46C1B"/>
    <w:multiLevelType w:val="multilevel"/>
    <w:tmpl w:val="4E7661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2DE01BFD"/>
    <w:multiLevelType w:val="hybridMultilevel"/>
    <w:tmpl w:val="024EB1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0102141"/>
    <w:multiLevelType w:val="multilevel"/>
    <w:tmpl w:val="8DA69B20"/>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348C2F19"/>
    <w:multiLevelType w:val="hybridMultilevel"/>
    <w:tmpl w:val="EBDE47A0"/>
    <w:lvl w:ilvl="0" w:tplc="51FA7ADA">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34F96381"/>
    <w:multiLevelType w:val="multilevel"/>
    <w:tmpl w:val="37A080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0" w15:restartNumberingAfterBreak="0">
    <w:nsid w:val="352A3D56"/>
    <w:multiLevelType w:val="hybridMultilevel"/>
    <w:tmpl w:val="439E8B86"/>
    <w:lvl w:ilvl="0" w:tplc="A4CA60E2">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1" w15:restartNumberingAfterBreak="0">
    <w:nsid w:val="3886364A"/>
    <w:multiLevelType w:val="multilevel"/>
    <w:tmpl w:val="DA6AC4F6"/>
    <w:lvl w:ilvl="0">
      <w:start w:val="5"/>
      <w:numFmt w:val="decimal"/>
      <w:lvlText w:val="%1"/>
      <w:lvlJc w:val="left"/>
      <w:pPr>
        <w:ind w:left="480" w:hanging="480"/>
      </w:pPr>
      <w:rPr>
        <w:rFonts w:asciiTheme="majorHAnsi" w:eastAsiaTheme="majorEastAsia" w:hAnsiTheme="majorHAnsi" w:cstheme="majorBidi" w:hint="default"/>
        <w:color w:val="1F3763" w:themeColor="accent1" w:themeShade="7F"/>
        <w:sz w:val="24"/>
      </w:rPr>
    </w:lvl>
    <w:lvl w:ilvl="1">
      <w:start w:val="3"/>
      <w:numFmt w:val="decimal"/>
      <w:lvlText w:val="%1.%2"/>
      <w:lvlJc w:val="left"/>
      <w:pPr>
        <w:ind w:left="840" w:hanging="480"/>
      </w:pPr>
      <w:rPr>
        <w:rFonts w:asciiTheme="majorHAnsi" w:eastAsiaTheme="majorEastAsia" w:hAnsiTheme="majorHAnsi" w:cstheme="majorBidi" w:hint="default"/>
        <w:color w:val="1F3763" w:themeColor="accent1" w:themeShade="7F"/>
        <w:sz w:val="24"/>
      </w:rPr>
    </w:lvl>
    <w:lvl w:ilvl="2">
      <w:start w:val="2"/>
      <w:numFmt w:val="decimal"/>
      <w:lvlText w:val="%1.%2.%3"/>
      <w:lvlJc w:val="left"/>
      <w:pPr>
        <w:ind w:left="1440" w:hanging="720"/>
      </w:pPr>
      <w:rPr>
        <w:rFonts w:asciiTheme="majorHAnsi" w:eastAsiaTheme="majorEastAsia" w:hAnsiTheme="majorHAnsi" w:cstheme="majorBidi" w:hint="default"/>
        <w:color w:val="1F3763" w:themeColor="accent1" w:themeShade="7F"/>
        <w:sz w:val="24"/>
      </w:rPr>
    </w:lvl>
    <w:lvl w:ilvl="3">
      <w:start w:val="1"/>
      <w:numFmt w:val="decimal"/>
      <w:lvlText w:val="%1.%2.%3.%4"/>
      <w:lvlJc w:val="left"/>
      <w:pPr>
        <w:ind w:left="1800" w:hanging="720"/>
      </w:pPr>
      <w:rPr>
        <w:rFonts w:asciiTheme="majorHAnsi" w:eastAsiaTheme="majorEastAsia" w:hAnsiTheme="majorHAnsi" w:cstheme="majorBidi" w:hint="default"/>
        <w:color w:val="1F3763" w:themeColor="accent1" w:themeShade="7F"/>
        <w:sz w:val="24"/>
      </w:rPr>
    </w:lvl>
    <w:lvl w:ilvl="4">
      <w:start w:val="1"/>
      <w:numFmt w:val="decimal"/>
      <w:lvlText w:val="%1.%2.%3.%4.%5"/>
      <w:lvlJc w:val="left"/>
      <w:pPr>
        <w:ind w:left="2520" w:hanging="1080"/>
      </w:pPr>
      <w:rPr>
        <w:rFonts w:asciiTheme="majorHAnsi" w:eastAsiaTheme="majorEastAsia" w:hAnsiTheme="majorHAnsi" w:cstheme="majorBidi" w:hint="default"/>
        <w:color w:val="1F3763" w:themeColor="accent1" w:themeShade="7F"/>
        <w:sz w:val="24"/>
      </w:rPr>
    </w:lvl>
    <w:lvl w:ilvl="5">
      <w:start w:val="1"/>
      <w:numFmt w:val="decimal"/>
      <w:lvlText w:val="%1.%2.%3.%4.%5.%6"/>
      <w:lvlJc w:val="left"/>
      <w:pPr>
        <w:ind w:left="2880" w:hanging="1080"/>
      </w:pPr>
      <w:rPr>
        <w:rFonts w:asciiTheme="majorHAnsi" w:eastAsiaTheme="majorEastAsia" w:hAnsiTheme="majorHAnsi" w:cstheme="majorBidi" w:hint="default"/>
        <w:color w:val="1F3763" w:themeColor="accent1" w:themeShade="7F"/>
        <w:sz w:val="24"/>
      </w:rPr>
    </w:lvl>
    <w:lvl w:ilvl="6">
      <w:start w:val="1"/>
      <w:numFmt w:val="decimal"/>
      <w:lvlText w:val="%1.%2.%3.%4.%5.%6.%7"/>
      <w:lvlJc w:val="left"/>
      <w:pPr>
        <w:ind w:left="3600" w:hanging="1440"/>
      </w:pPr>
      <w:rPr>
        <w:rFonts w:asciiTheme="majorHAnsi" w:eastAsiaTheme="majorEastAsia" w:hAnsiTheme="majorHAnsi" w:cstheme="majorBidi" w:hint="default"/>
        <w:color w:val="1F3763" w:themeColor="accent1" w:themeShade="7F"/>
        <w:sz w:val="24"/>
      </w:rPr>
    </w:lvl>
    <w:lvl w:ilvl="7">
      <w:start w:val="1"/>
      <w:numFmt w:val="decimal"/>
      <w:lvlText w:val="%1.%2.%3.%4.%5.%6.%7.%8"/>
      <w:lvlJc w:val="left"/>
      <w:pPr>
        <w:ind w:left="3960" w:hanging="1440"/>
      </w:pPr>
      <w:rPr>
        <w:rFonts w:asciiTheme="majorHAnsi" w:eastAsiaTheme="majorEastAsia" w:hAnsiTheme="majorHAnsi" w:cstheme="majorBidi" w:hint="default"/>
        <w:color w:val="1F3763" w:themeColor="accent1" w:themeShade="7F"/>
        <w:sz w:val="24"/>
      </w:rPr>
    </w:lvl>
    <w:lvl w:ilvl="8">
      <w:start w:val="1"/>
      <w:numFmt w:val="decimal"/>
      <w:lvlText w:val="%1.%2.%3.%4.%5.%6.%7.%8.%9"/>
      <w:lvlJc w:val="left"/>
      <w:pPr>
        <w:ind w:left="4320" w:hanging="1440"/>
      </w:pPr>
      <w:rPr>
        <w:rFonts w:asciiTheme="majorHAnsi" w:eastAsiaTheme="majorEastAsia" w:hAnsiTheme="majorHAnsi" w:cstheme="majorBidi" w:hint="default"/>
        <w:color w:val="1F3763" w:themeColor="accent1" w:themeShade="7F"/>
        <w:sz w:val="24"/>
      </w:rPr>
    </w:lvl>
  </w:abstractNum>
  <w:abstractNum w:abstractNumId="42" w15:restartNumberingAfterBreak="0">
    <w:nsid w:val="39B87ABA"/>
    <w:multiLevelType w:val="multilevel"/>
    <w:tmpl w:val="54B86B10"/>
    <w:lvl w:ilvl="0">
      <w:start w:val="5"/>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3BBC4CF9"/>
    <w:multiLevelType w:val="multilevel"/>
    <w:tmpl w:val="63089A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4" w15:restartNumberingAfterBreak="0">
    <w:nsid w:val="3D094242"/>
    <w:multiLevelType w:val="hybridMultilevel"/>
    <w:tmpl w:val="49B86B06"/>
    <w:lvl w:ilvl="0" w:tplc="863E591C">
      <w:start w:val="1"/>
      <w:numFmt w:val="decimal"/>
      <w:lvlText w:val="%1."/>
      <w:lvlJc w:val="left"/>
      <w:pPr>
        <w:ind w:left="36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5" w15:restartNumberingAfterBreak="0">
    <w:nsid w:val="3E590C94"/>
    <w:multiLevelType w:val="hybridMultilevel"/>
    <w:tmpl w:val="7A50EFF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3EB61F56"/>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41E05EF7"/>
    <w:multiLevelType w:val="hybridMultilevel"/>
    <w:tmpl w:val="EC2AC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433E5CBD"/>
    <w:multiLevelType w:val="multilevel"/>
    <w:tmpl w:val="0EFC32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9" w15:restartNumberingAfterBreak="0">
    <w:nsid w:val="4403721F"/>
    <w:multiLevelType w:val="hybridMultilevel"/>
    <w:tmpl w:val="B874B0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44F82CB5"/>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450D44CE"/>
    <w:multiLevelType w:val="hybridMultilevel"/>
    <w:tmpl w:val="5AC0EA54"/>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2" w15:restartNumberingAfterBreak="0">
    <w:nsid w:val="456E4B38"/>
    <w:multiLevelType w:val="multilevel"/>
    <w:tmpl w:val="CAA80F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3" w15:restartNumberingAfterBreak="0">
    <w:nsid w:val="45C56586"/>
    <w:multiLevelType w:val="multilevel"/>
    <w:tmpl w:val="32DEEA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E77515"/>
    <w:multiLevelType w:val="multilevel"/>
    <w:tmpl w:val="D304F4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5" w15:restartNumberingAfterBreak="0">
    <w:nsid w:val="485A7033"/>
    <w:multiLevelType w:val="multilevel"/>
    <w:tmpl w:val="4EA0C8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6" w15:restartNumberingAfterBreak="0">
    <w:nsid w:val="48B765D8"/>
    <w:multiLevelType w:val="multilevel"/>
    <w:tmpl w:val="DA020B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7" w15:restartNumberingAfterBreak="0">
    <w:nsid w:val="4E013156"/>
    <w:multiLevelType w:val="hybridMultilevel"/>
    <w:tmpl w:val="D8AA6E8C"/>
    <w:lvl w:ilvl="0" w:tplc="1C090003">
      <w:start w:val="1"/>
      <w:numFmt w:val="bullet"/>
      <w:lvlText w:val="o"/>
      <w:lvlJc w:val="left"/>
      <w:pPr>
        <w:ind w:left="360" w:hanging="360"/>
      </w:pPr>
      <w:rPr>
        <w:rFonts w:ascii="Courier New" w:hAnsi="Courier New" w:cs="Courier New" w:hint="default"/>
      </w:rPr>
    </w:lvl>
    <w:lvl w:ilvl="1" w:tplc="1C090003">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8" w15:restartNumberingAfterBreak="0">
    <w:nsid w:val="4EBC57F5"/>
    <w:multiLevelType w:val="multilevel"/>
    <w:tmpl w:val="2CE816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9" w15:restartNumberingAfterBreak="0">
    <w:nsid w:val="508D739B"/>
    <w:multiLevelType w:val="multilevel"/>
    <w:tmpl w:val="8DA69B20"/>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0" w15:restartNumberingAfterBreak="0">
    <w:nsid w:val="512E10E6"/>
    <w:multiLevelType w:val="hybridMultilevel"/>
    <w:tmpl w:val="FBD0F6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15:restartNumberingAfterBreak="0">
    <w:nsid w:val="51464220"/>
    <w:multiLevelType w:val="multilevel"/>
    <w:tmpl w:val="06182B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2" w15:restartNumberingAfterBreak="0">
    <w:nsid w:val="53A7677D"/>
    <w:multiLevelType w:val="hybridMultilevel"/>
    <w:tmpl w:val="1D66596A"/>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3" w15:restartNumberingAfterBreak="0">
    <w:nsid w:val="57384968"/>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57C32B96"/>
    <w:multiLevelType w:val="hybridMultilevel"/>
    <w:tmpl w:val="73FE4ADE"/>
    <w:lvl w:ilvl="0" w:tplc="1C090001">
      <w:start w:val="1"/>
      <w:numFmt w:val="bullet"/>
      <w:lvlText w:val=""/>
      <w:lvlJc w:val="left"/>
      <w:pPr>
        <w:ind w:left="720" w:hanging="360"/>
      </w:pPr>
      <w:rPr>
        <w:rFonts w:ascii="Symbol" w:hAnsi="Symbol" w:hint="default"/>
      </w:rPr>
    </w:lvl>
    <w:lvl w:ilvl="1" w:tplc="99A26C38">
      <w:numFmt w:val="bullet"/>
      <w:lvlText w:val="-"/>
      <w:lvlJc w:val="left"/>
      <w:pPr>
        <w:ind w:left="1440" w:hanging="360"/>
      </w:pPr>
      <w:rPr>
        <w:rFonts w:ascii="Calibri" w:eastAsiaTheme="minorHAnsi" w:hAnsi="Calibri" w:cs="Calibri"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598A3B69"/>
    <w:multiLevelType w:val="multilevel"/>
    <w:tmpl w:val="F5E25F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6" w15:restartNumberingAfterBreak="0">
    <w:nsid w:val="5A7208FD"/>
    <w:multiLevelType w:val="multilevel"/>
    <w:tmpl w:val="EB4C42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7" w15:restartNumberingAfterBreak="0">
    <w:nsid w:val="5B4116D7"/>
    <w:multiLevelType w:val="multilevel"/>
    <w:tmpl w:val="B23060F4"/>
    <w:lvl w:ilvl="0">
      <w:start w:val="5"/>
      <w:numFmt w:val="decimal"/>
      <w:lvlText w:val="%1."/>
      <w:lvlJc w:val="left"/>
      <w:pPr>
        <w:ind w:left="540" w:hanging="540"/>
      </w:pPr>
      <w:rPr>
        <w:rFonts w:asciiTheme="majorHAnsi" w:eastAsiaTheme="majorEastAsia" w:hAnsiTheme="majorHAnsi" w:cstheme="majorBidi" w:hint="default"/>
        <w:color w:val="1F3763" w:themeColor="accent1" w:themeShade="7F"/>
        <w:sz w:val="24"/>
      </w:rPr>
    </w:lvl>
    <w:lvl w:ilvl="1">
      <w:start w:val="3"/>
      <w:numFmt w:val="decimal"/>
      <w:lvlText w:val="%1.%2."/>
      <w:lvlJc w:val="left"/>
      <w:pPr>
        <w:ind w:left="900" w:hanging="540"/>
      </w:pPr>
      <w:rPr>
        <w:rFonts w:asciiTheme="majorHAnsi" w:eastAsiaTheme="majorEastAsia" w:hAnsiTheme="majorHAnsi" w:cstheme="majorBidi" w:hint="default"/>
        <w:color w:val="1F3763" w:themeColor="accent1" w:themeShade="7F"/>
        <w:sz w:val="24"/>
      </w:rPr>
    </w:lvl>
    <w:lvl w:ilvl="2">
      <w:start w:val="1"/>
      <w:numFmt w:val="decimal"/>
      <w:lvlText w:val="%1.%2.%3."/>
      <w:lvlJc w:val="left"/>
      <w:pPr>
        <w:ind w:left="1440" w:hanging="720"/>
      </w:pPr>
      <w:rPr>
        <w:rFonts w:asciiTheme="majorHAnsi" w:eastAsiaTheme="majorEastAsia" w:hAnsiTheme="majorHAnsi" w:cstheme="majorBidi" w:hint="default"/>
        <w:color w:val="1F3763" w:themeColor="accent1" w:themeShade="7F"/>
        <w:sz w:val="24"/>
      </w:rPr>
    </w:lvl>
    <w:lvl w:ilvl="3">
      <w:start w:val="1"/>
      <w:numFmt w:val="decimal"/>
      <w:lvlText w:val="%1.%2.%3.%4."/>
      <w:lvlJc w:val="left"/>
      <w:pPr>
        <w:ind w:left="1800" w:hanging="720"/>
      </w:pPr>
      <w:rPr>
        <w:rFonts w:asciiTheme="majorHAnsi" w:eastAsiaTheme="majorEastAsia" w:hAnsiTheme="majorHAnsi" w:cstheme="majorBidi" w:hint="default"/>
        <w:color w:val="1F3763" w:themeColor="accent1" w:themeShade="7F"/>
        <w:sz w:val="24"/>
      </w:rPr>
    </w:lvl>
    <w:lvl w:ilvl="4">
      <w:start w:val="1"/>
      <w:numFmt w:val="decimal"/>
      <w:lvlText w:val="%1.%2.%3.%4.%5."/>
      <w:lvlJc w:val="left"/>
      <w:pPr>
        <w:ind w:left="2520" w:hanging="1080"/>
      </w:pPr>
      <w:rPr>
        <w:rFonts w:asciiTheme="majorHAnsi" w:eastAsiaTheme="majorEastAsia" w:hAnsiTheme="majorHAnsi" w:cstheme="majorBidi" w:hint="default"/>
        <w:color w:val="1F3763" w:themeColor="accent1" w:themeShade="7F"/>
        <w:sz w:val="24"/>
      </w:rPr>
    </w:lvl>
    <w:lvl w:ilvl="5">
      <w:start w:val="1"/>
      <w:numFmt w:val="decimal"/>
      <w:lvlText w:val="%1.%2.%3.%4.%5.%6."/>
      <w:lvlJc w:val="left"/>
      <w:pPr>
        <w:ind w:left="2880" w:hanging="1080"/>
      </w:pPr>
      <w:rPr>
        <w:rFonts w:asciiTheme="majorHAnsi" w:eastAsiaTheme="majorEastAsia" w:hAnsiTheme="majorHAnsi" w:cstheme="majorBidi" w:hint="default"/>
        <w:color w:val="1F3763" w:themeColor="accent1" w:themeShade="7F"/>
        <w:sz w:val="24"/>
      </w:rPr>
    </w:lvl>
    <w:lvl w:ilvl="6">
      <w:start w:val="1"/>
      <w:numFmt w:val="decimal"/>
      <w:lvlText w:val="%1.%2.%3.%4.%5.%6.%7."/>
      <w:lvlJc w:val="left"/>
      <w:pPr>
        <w:ind w:left="3600" w:hanging="1440"/>
      </w:pPr>
      <w:rPr>
        <w:rFonts w:asciiTheme="majorHAnsi" w:eastAsiaTheme="majorEastAsia" w:hAnsiTheme="majorHAnsi" w:cstheme="majorBidi" w:hint="default"/>
        <w:color w:val="1F3763" w:themeColor="accent1" w:themeShade="7F"/>
        <w:sz w:val="24"/>
      </w:rPr>
    </w:lvl>
    <w:lvl w:ilvl="7">
      <w:start w:val="1"/>
      <w:numFmt w:val="decimal"/>
      <w:lvlText w:val="%1.%2.%3.%4.%5.%6.%7.%8."/>
      <w:lvlJc w:val="left"/>
      <w:pPr>
        <w:ind w:left="3960" w:hanging="1440"/>
      </w:pPr>
      <w:rPr>
        <w:rFonts w:asciiTheme="majorHAnsi" w:eastAsiaTheme="majorEastAsia" w:hAnsiTheme="majorHAnsi" w:cstheme="majorBidi" w:hint="default"/>
        <w:color w:val="1F3763" w:themeColor="accent1" w:themeShade="7F"/>
        <w:sz w:val="24"/>
      </w:rPr>
    </w:lvl>
    <w:lvl w:ilvl="8">
      <w:start w:val="1"/>
      <w:numFmt w:val="decimal"/>
      <w:lvlText w:val="%1.%2.%3.%4.%5.%6.%7.%8.%9."/>
      <w:lvlJc w:val="left"/>
      <w:pPr>
        <w:ind w:left="4680" w:hanging="1800"/>
      </w:pPr>
      <w:rPr>
        <w:rFonts w:asciiTheme="majorHAnsi" w:eastAsiaTheme="majorEastAsia" w:hAnsiTheme="majorHAnsi" w:cstheme="majorBidi" w:hint="default"/>
        <w:color w:val="1F3763" w:themeColor="accent1" w:themeShade="7F"/>
        <w:sz w:val="24"/>
      </w:rPr>
    </w:lvl>
  </w:abstractNum>
  <w:abstractNum w:abstractNumId="68" w15:restartNumberingAfterBreak="0">
    <w:nsid w:val="5BCF5F5A"/>
    <w:multiLevelType w:val="hybridMultilevel"/>
    <w:tmpl w:val="AB347132"/>
    <w:lvl w:ilvl="0" w:tplc="1C090003">
      <w:start w:val="1"/>
      <w:numFmt w:val="bullet"/>
      <w:lvlText w:val="o"/>
      <w:lvlJc w:val="left"/>
      <w:pPr>
        <w:ind w:left="1080" w:hanging="360"/>
      </w:pPr>
      <w:rPr>
        <w:rFonts w:ascii="Courier New" w:hAnsi="Courier New" w:cs="Courier New"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9" w15:restartNumberingAfterBreak="0">
    <w:nsid w:val="5C3D50C3"/>
    <w:multiLevelType w:val="multilevel"/>
    <w:tmpl w:val="3F423B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8225FB"/>
    <w:multiLevelType w:val="hybridMultilevel"/>
    <w:tmpl w:val="8640E894"/>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71" w15:restartNumberingAfterBreak="0">
    <w:nsid w:val="626A3722"/>
    <w:multiLevelType w:val="multilevel"/>
    <w:tmpl w:val="5FA0F084"/>
    <w:styleLink w:val="CurrentList1"/>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2" w15:restartNumberingAfterBreak="0">
    <w:nsid w:val="636D1D62"/>
    <w:multiLevelType w:val="multilevel"/>
    <w:tmpl w:val="BE4627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3" w15:restartNumberingAfterBreak="0">
    <w:nsid w:val="637A17B0"/>
    <w:multiLevelType w:val="multilevel"/>
    <w:tmpl w:val="D0C0FC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4" w15:restartNumberingAfterBreak="0">
    <w:nsid w:val="66DA10FB"/>
    <w:multiLevelType w:val="hybridMultilevel"/>
    <w:tmpl w:val="3F0658AE"/>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5" w15:restartNumberingAfterBreak="0">
    <w:nsid w:val="71145337"/>
    <w:multiLevelType w:val="multilevel"/>
    <w:tmpl w:val="54B86B10"/>
    <w:lvl w:ilvl="0">
      <w:start w:val="5"/>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6" w15:restartNumberingAfterBreak="0">
    <w:nsid w:val="71C6002C"/>
    <w:multiLevelType w:val="hybridMultilevel"/>
    <w:tmpl w:val="43C0AE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7" w15:restartNumberingAfterBreak="0">
    <w:nsid w:val="71F04B55"/>
    <w:multiLevelType w:val="hybridMultilevel"/>
    <w:tmpl w:val="830E18EE"/>
    <w:lvl w:ilvl="0" w:tplc="E4B0EB5A">
      <w:start w:val="1"/>
      <w:numFmt w:val="bullet"/>
      <w:lvlText w:val=""/>
      <w:lvlJc w:val="left"/>
      <w:pPr>
        <w:ind w:left="720" w:hanging="360"/>
      </w:pPr>
      <w:rPr>
        <w:rFonts w:ascii="Symbol" w:hAnsi="Symbol" w:hint="default"/>
      </w:rPr>
    </w:lvl>
    <w:lvl w:ilvl="1" w:tplc="A022EA12">
      <w:start w:val="1"/>
      <w:numFmt w:val="bullet"/>
      <w:lvlText w:val="o"/>
      <w:lvlJc w:val="left"/>
      <w:pPr>
        <w:ind w:left="1440" w:hanging="360"/>
      </w:pPr>
      <w:rPr>
        <w:rFonts w:ascii="Courier New" w:hAnsi="Courier New" w:hint="default"/>
      </w:rPr>
    </w:lvl>
    <w:lvl w:ilvl="2" w:tplc="317E38E2">
      <w:start w:val="1"/>
      <w:numFmt w:val="bullet"/>
      <w:lvlText w:val=""/>
      <w:lvlJc w:val="left"/>
      <w:pPr>
        <w:ind w:left="2160" w:hanging="360"/>
      </w:pPr>
      <w:rPr>
        <w:rFonts w:ascii="Wingdings" w:hAnsi="Wingdings" w:hint="default"/>
      </w:rPr>
    </w:lvl>
    <w:lvl w:ilvl="3" w:tplc="A9584690">
      <w:start w:val="1"/>
      <w:numFmt w:val="bullet"/>
      <w:lvlText w:val=""/>
      <w:lvlJc w:val="left"/>
      <w:pPr>
        <w:ind w:left="2880" w:hanging="360"/>
      </w:pPr>
      <w:rPr>
        <w:rFonts w:ascii="Symbol" w:hAnsi="Symbol" w:hint="default"/>
      </w:rPr>
    </w:lvl>
    <w:lvl w:ilvl="4" w:tplc="775A452E">
      <w:start w:val="1"/>
      <w:numFmt w:val="bullet"/>
      <w:lvlText w:val="o"/>
      <w:lvlJc w:val="left"/>
      <w:pPr>
        <w:ind w:left="3600" w:hanging="360"/>
      </w:pPr>
      <w:rPr>
        <w:rFonts w:ascii="Courier New" w:hAnsi="Courier New" w:hint="default"/>
      </w:rPr>
    </w:lvl>
    <w:lvl w:ilvl="5" w:tplc="4ACAB658">
      <w:start w:val="1"/>
      <w:numFmt w:val="bullet"/>
      <w:lvlText w:val=""/>
      <w:lvlJc w:val="left"/>
      <w:pPr>
        <w:ind w:left="4320" w:hanging="360"/>
      </w:pPr>
      <w:rPr>
        <w:rFonts w:ascii="Wingdings" w:hAnsi="Wingdings" w:hint="default"/>
      </w:rPr>
    </w:lvl>
    <w:lvl w:ilvl="6" w:tplc="DDA0E2E6">
      <w:start w:val="1"/>
      <w:numFmt w:val="bullet"/>
      <w:lvlText w:val=""/>
      <w:lvlJc w:val="left"/>
      <w:pPr>
        <w:ind w:left="5040" w:hanging="360"/>
      </w:pPr>
      <w:rPr>
        <w:rFonts w:ascii="Symbol" w:hAnsi="Symbol" w:hint="default"/>
      </w:rPr>
    </w:lvl>
    <w:lvl w:ilvl="7" w:tplc="16647F64">
      <w:start w:val="1"/>
      <w:numFmt w:val="bullet"/>
      <w:lvlText w:val="o"/>
      <w:lvlJc w:val="left"/>
      <w:pPr>
        <w:ind w:left="5760" w:hanging="360"/>
      </w:pPr>
      <w:rPr>
        <w:rFonts w:ascii="Courier New" w:hAnsi="Courier New" w:hint="default"/>
      </w:rPr>
    </w:lvl>
    <w:lvl w:ilvl="8" w:tplc="8F6ED8B8">
      <w:start w:val="1"/>
      <w:numFmt w:val="bullet"/>
      <w:lvlText w:val=""/>
      <w:lvlJc w:val="left"/>
      <w:pPr>
        <w:ind w:left="6480" w:hanging="360"/>
      </w:pPr>
      <w:rPr>
        <w:rFonts w:ascii="Wingdings" w:hAnsi="Wingdings" w:hint="default"/>
      </w:rPr>
    </w:lvl>
  </w:abstractNum>
  <w:abstractNum w:abstractNumId="78" w15:restartNumberingAfterBreak="0">
    <w:nsid w:val="7329338D"/>
    <w:multiLevelType w:val="multilevel"/>
    <w:tmpl w:val="27565C3C"/>
    <w:lvl w:ilvl="0">
      <w:start w:val="1"/>
      <w:numFmt w:val="decimal"/>
      <w:lvlText w:val="%1."/>
      <w:lvlJc w:val="left"/>
      <w:pPr>
        <w:ind w:left="360" w:hanging="360"/>
      </w:pPr>
      <w:rPr>
        <w:rFonts w:hint="default"/>
        <w:b w:val="0"/>
        <w:bCs w:val="0"/>
      </w:rPr>
    </w:lvl>
    <w:lvl w:ilvl="1">
      <w:start w:val="1"/>
      <w:numFmt w:val="decimal"/>
      <w:lvlText w:val="%1.%2"/>
      <w:lvlJc w:val="left"/>
      <w:pPr>
        <w:ind w:left="7097"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9" w15:restartNumberingAfterBreak="0">
    <w:nsid w:val="73CD553B"/>
    <w:multiLevelType w:val="multilevel"/>
    <w:tmpl w:val="1C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0" w15:restartNumberingAfterBreak="0">
    <w:nsid w:val="74995947"/>
    <w:multiLevelType w:val="hybridMultilevel"/>
    <w:tmpl w:val="A760A12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1" w15:restartNumberingAfterBreak="0">
    <w:nsid w:val="76031242"/>
    <w:multiLevelType w:val="multilevel"/>
    <w:tmpl w:val="60029A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2" w15:restartNumberingAfterBreak="0">
    <w:nsid w:val="76671DA6"/>
    <w:multiLevelType w:val="hybridMultilevel"/>
    <w:tmpl w:val="50C87B7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3" w15:restartNumberingAfterBreak="0">
    <w:nsid w:val="786A426B"/>
    <w:multiLevelType w:val="multilevel"/>
    <w:tmpl w:val="8ABCC8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185A9B"/>
    <w:multiLevelType w:val="hybridMultilevel"/>
    <w:tmpl w:val="597C415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5" w15:restartNumberingAfterBreak="0">
    <w:nsid w:val="79725591"/>
    <w:multiLevelType w:val="multilevel"/>
    <w:tmpl w:val="1C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6" w15:restartNumberingAfterBreak="0">
    <w:nsid w:val="79C84E55"/>
    <w:multiLevelType w:val="hybridMultilevel"/>
    <w:tmpl w:val="A846121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7" w15:restartNumberingAfterBreak="0">
    <w:nsid w:val="7AEF06AE"/>
    <w:multiLevelType w:val="multilevel"/>
    <w:tmpl w:val="1C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8" w15:restartNumberingAfterBreak="0">
    <w:nsid w:val="7BA71593"/>
    <w:multiLevelType w:val="multilevel"/>
    <w:tmpl w:val="C8EED5EC"/>
    <w:lvl w:ilvl="0">
      <w:start w:val="1"/>
      <w:numFmt w:val="decimal"/>
      <w:lvlText w:val="%1"/>
      <w:lvlJc w:val="left"/>
      <w:pPr>
        <w:ind w:left="360" w:hanging="360"/>
      </w:pPr>
      <w:rPr>
        <w:rFonts w:cstheme="minorBidi" w:hint="default"/>
      </w:rPr>
    </w:lvl>
    <w:lvl w:ilvl="1">
      <w:start w:val="8"/>
      <w:numFmt w:val="decimal"/>
      <w:lvlText w:val="%1.%2"/>
      <w:lvlJc w:val="left"/>
      <w:pPr>
        <w:ind w:left="720" w:hanging="72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440" w:hanging="144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800" w:hanging="1800"/>
      </w:pPr>
      <w:rPr>
        <w:rFonts w:cstheme="minorBidi" w:hint="default"/>
      </w:rPr>
    </w:lvl>
    <w:lvl w:ilvl="7">
      <w:start w:val="1"/>
      <w:numFmt w:val="decimal"/>
      <w:lvlText w:val="%1.%2.%3.%4.%5.%6.%7.%8"/>
      <w:lvlJc w:val="left"/>
      <w:pPr>
        <w:ind w:left="2160" w:hanging="2160"/>
      </w:pPr>
      <w:rPr>
        <w:rFonts w:cstheme="minorBidi" w:hint="default"/>
      </w:rPr>
    </w:lvl>
    <w:lvl w:ilvl="8">
      <w:start w:val="1"/>
      <w:numFmt w:val="decimal"/>
      <w:lvlText w:val="%1.%2.%3.%4.%5.%6.%7.%8.%9"/>
      <w:lvlJc w:val="left"/>
      <w:pPr>
        <w:ind w:left="2160" w:hanging="2160"/>
      </w:pPr>
      <w:rPr>
        <w:rFonts w:cstheme="minorBidi" w:hint="default"/>
      </w:rPr>
    </w:lvl>
  </w:abstractNum>
  <w:abstractNum w:abstractNumId="89" w15:restartNumberingAfterBreak="0">
    <w:nsid w:val="7C133B47"/>
    <w:multiLevelType w:val="hybridMultilevel"/>
    <w:tmpl w:val="A746B2A8"/>
    <w:lvl w:ilvl="0" w:tplc="440A8EF2">
      <w:start w:val="1"/>
      <w:numFmt w:val="bullet"/>
      <w:lvlText w:val=""/>
      <w:lvlJc w:val="left"/>
      <w:pPr>
        <w:ind w:left="720" w:hanging="360"/>
      </w:pPr>
      <w:rPr>
        <w:rFonts w:ascii="Symbol" w:hAnsi="Symbol" w:hint="default"/>
      </w:rPr>
    </w:lvl>
    <w:lvl w:ilvl="1" w:tplc="6E6CA416">
      <w:start w:val="1"/>
      <w:numFmt w:val="bullet"/>
      <w:lvlText w:val="o"/>
      <w:lvlJc w:val="left"/>
      <w:pPr>
        <w:ind w:left="1440" w:hanging="360"/>
      </w:pPr>
      <w:rPr>
        <w:rFonts w:ascii="Courier New" w:hAnsi="Courier New" w:hint="default"/>
      </w:rPr>
    </w:lvl>
    <w:lvl w:ilvl="2" w:tplc="8CEA50DE">
      <w:start w:val="1"/>
      <w:numFmt w:val="bullet"/>
      <w:lvlText w:val=""/>
      <w:lvlJc w:val="left"/>
      <w:pPr>
        <w:ind w:left="2160" w:hanging="360"/>
      </w:pPr>
      <w:rPr>
        <w:rFonts w:ascii="Wingdings" w:hAnsi="Wingdings" w:hint="default"/>
      </w:rPr>
    </w:lvl>
    <w:lvl w:ilvl="3" w:tplc="E48EB66A">
      <w:start w:val="1"/>
      <w:numFmt w:val="bullet"/>
      <w:lvlText w:val=""/>
      <w:lvlJc w:val="left"/>
      <w:pPr>
        <w:ind w:left="2880" w:hanging="360"/>
      </w:pPr>
      <w:rPr>
        <w:rFonts w:ascii="Symbol" w:hAnsi="Symbol" w:hint="default"/>
      </w:rPr>
    </w:lvl>
    <w:lvl w:ilvl="4" w:tplc="85AEF686">
      <w:start w:val="1"/>
      <w:numFmt w:val="bullet"/>
      <w:lvlText w:val="o"/>
      <w:lvlJc w:val="left"/>
      <w:pPr>
        <w:ind w:left="3600" w:hanging="360"/>
      </w:pPr>
      <w:rPr>
        <w:rFonts w:ascii="Courier New" w:hAnsi="Courier New" w:hint="default"/>
      </w:rPr>
    </w:lvl>
    <w:lvl w:ilvl="5" w:tplc="07E66C78">
      <w:start w:val="1"/>
      <w:numFmt w:val="bullet"/>
      <w:lvlText w:val=""/>
      <w:lvlJc w:val="left"/>
      <w:pPr>
        <w:ind w:left="4320" w:hanging="360"/>
      </w:pPr>
      <w:rPr>
        <w:rFonts w:ascii="Wingdings" w:hAnsi="Wingdings" w:hint="default"/>
      </w:rPr>
    </w:lvl>
    <w:lvl w:ilvl="6" w:tplc="A3BE4D62">
      <w:start w:val="1"/>
      <w:numFmt w:val="bullet"/>
      <w:lvlText w:val=""/>
      <w:lvlJc w:val="left"/>
      <w:pPr>
        <w:ind w:left="5040" w:hanging="360"/>
      </w:pPr>
      <w:rPr>
        <w:rFonts w:ascii="Symbol" w:hAnsi="Symbol" w:hint="default"/>
      </w:rPr>
    </w:lvl>
    <w:lvl w:ilvl="7" w:tplc="3D041FC4">
      <w:start w:val="1"/>
      <w:numFmt w:val="bullet"/>
      <w:lvlText w:val="o"/>
      <w:lvlJc w:val="left"/>
      <w:pPr>
        <w:ind w:left="5760" w:hanging="360"/>
      </w:pPr>
      <w:rPr>
        <w:rFonts w:ascii="Courier New" w:hAnsi="Courier New" w:hint="default"/>
      </w:rPr>
    </w:lvl>
    <w:lvl w:ilvl="8" w:tplc="096CF614">
      <w:start w:val="1"/>
      <w:numFmt w:val="bullet"/>
      <w:lvlText w:val=""/>
      <w:lvlJc w:val="left"/>
      <w:pPr>
        <w:ind w:left="6480" w:hanging="360"/>
      </w:pPr>
      <w:rPr>
        <w:rFonts w:ascii="Wingdings" w:hAnsi="Wingdings" w:hint="default"/>
      </w:rPr>
    </w:lvl>
  </w:abstractNum>
  <w:abstractNum w:abstractNumId="90" w15:restartNumberingAfterBreak="0">
    <w:nsid w:val="7D9D3C70"/>
    <w:multiLevelType w:val="hybridMultilevel"/>
    <w:tmpl w:val="2E200BD2"/>
    <w:lvl w:ilvl="0" w:tplc="1C09000F">
      <w:start w:val="1"/>
      <w:numFmt w:val="decimal"/>
      <w:lvlText w:val="%1."/>
      <w:lvlJc w:val="left"/>
      <w:pPr>
        <w:ind w:left="720" w:hanging="360"/>
      </w:pPr>
      <w:rPr>
        <w:rFonts w:hint="default"/>
      </w:rPr>
    </w:lvl>
    <w:lvl w:ilvl="1" w:tplc="F9061B34">
      <w:numFmt w:val="bullet"/>
      <w:lvlText w:val="•"/>
      <w:lvlJc w:val="left"/>
      <w:pPr>
        <w:ind w:left="1800" w:hanging="720"/>
      </w:pPr>
      <w:rPr>
        <w:rFonts w:ascii="Calibri" w:eastAsiaTheme="minorHAnsi" w:hAnsi="Calibri" w:cs="Calibri"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1" w15:restartNumberingAfterBreak="0">
    <w:nsid w:val="7F442E66"/>
    <w:multiLevelType w:val="hybridMultilevel"/>
    <w:tmpl w:val="98A6BBF2"/>
    <w:lvl w:ilvl="0" w:tplc="1C090001">
      <w:start w:val="1"/>
      <w:numFmt w:val="bullet"/>
      <w:lvlText w:val=""/>
      <w:lvlJc w:val="left"/>
      <w:pPr>
        <w:ind w:left="720" w:hanging="360"/>
      </w:pPr>
      <w:rPr>
        <w:rFonts w:ascii="Symbol" w:hAnsi="Symbol" w:hint="default"/>
      </w:rPr>
    </w:lvl>
    <w:lvl w:ilvl="1" w:tplc="99A26C38">
      <w:numFmt w:val="bullet"/>
      <w:lvlText w:val="-"/>
      <w:lvlJc w:val="left"/>
      <w:pPr>
        <w:ind w:left="1440" w:hanging="360"/>
      </w:pPr>
      <w:rPr>
        <w:rFonts w:ascii="Calibri" w:eastAsiaTheme="minorHAnsi" w:hAnsi="Calibri" w:cs="Calibri"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2" w15:restartNumberingAfterBreak="0">
    <w:nsid w:val="7F7216EA"/>
    <w:multiLevelType w:val="hybridMultilevel"/>
    <w:tmpl w:val="965CB07A"/>
    <w:lvl w:ilvl="0" w:tplc="02166A2E">
      <w:start w:val="1"/>
      <w:numFmt w:val="decimal"/>
      <w:lvlText w:val="%1.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302202314">
    <w:abstractNumId w:val="87"/>
  </w:num>
  <w:num w:numId="2" w16cid:durableId="1379163483">
    <w:abstractNumId w:val="51"/>
  </w:num>
  <w:num w:numId="3" w16cid:durableId="725877707">
    <w:abstractNumId w:val="29"/>
  </w:num>
  <w:num w:numId="4" w16cid:durableId="1595818618">
    <w:abstractNumId w:val="27"/>
  </w:num>
  <w:num w:numId="5" w16cid:durableId="368720779">
    <w:abstractNumId w:val="60"/>
  </w:num>
  <w:num w:numId="6" w16cid:durableId="234357559">
    <w:abstractNumId w:val="4"/>
  </w:num>
  <w:num w:numId="7" w16cid:durableId="11490588">
    <w:abstractNumId w:val="76"/>
  </w:num>
  <w:num w:numId="8" w16cid:durableId="1279294023">
    <w:abstractNumId w:val="45"/>
  </w:num>
  <w:num w:numId="9" w16cid:durableId="833688073">
    <w:abstractNumId w:val="2"/>
  </w:num>
  <w:num w:numId="10" w16cid:durableId="1859538108">
    <w:abstractNumId w:val="34"/>
  </w:num>
  <w:num w:numId="11" w16cid:durableId="118568325">
    <w:abstractNumId w:val="14"/>
  </w:num>
  <w:num w:numId="12" w16cid:durableId="2058158127">
    <w:abstractNumId w:val="62"/>
  </w:num>
  <w:num w:numId="13" w16cid:durableId="713654081">
    <w:abstractNumId w:val="57"/>
  </w:num>
  <w:num w:numId="14" w16cid:durableId="512034283">
    <w:abstractNumId w:val="22"/>
  </w:num>
  <w:num w:numId="15" w16cid:durableId="328602058">
    <w:abstractNumId w:val="74"/>
  </w:num>
  <w:num w:numId="16" w16cid:durableId="199172678">
    <w:abstractNumId w:val="68"/>
  </w:num>
  <w:num w:numId="17" w16cid:durableId="454566333">
    <w:abstractNumId w:val="20"/>
  </w:num>
  <w:num w:numId="18" w16cid:durableId="1752385652">
    <w:abstractNumId w:val="33"/>
  </w:num>
  <w:num w:numId="19" w16cid:durableId="1595086480">
    <w:abstractNumId w:val="71"/>
  </w:num>
  <w:num w:numId="20" w16cid:durableId="1821844779">
    <w:abstractNumId w:val="59"/>
  </w:num>
  <w:num w:numId="21" w16cid:durableId="375007913">
    <w:abstractNumId w:val="37"/>
  </w:num>
  <w:num w:numId="22" w16cid:durableId="1910461156">
    <w:abstractNumId w:val="89"/>
  </w:num>
  <w:num w:numId="23" w16cid:durableId="1063407045">
    <w:abstractNumId w:val="40"/>
  </w:num>
  <w:num w:numId="24" w16cid:durableId="356539546">
    <w:abstractNumId w:val="65"/>
  </w:num>
  <w:num w:numId="25" w16cid:durableId="495001837">
    <w:abstractNumId w:val="73"/>
  </w:num>
  <w:num w:numId="26" w16cid:durableId="1316572822">
    <w:abstractNumId w:val="56"/>
  </w:num>
  <w:num w:numId="27" w16cid:durableId="607739267">
    <w:abstractNumId w:val="39"/>
  </w:num>
  <w:num w:numId="28" w16cid:durableId="858589150">
    <w:abstractNumId w:val="3"/>
  </w:num>
  <w:num w:numId="29" w16cid:durableId="308482770">
    <w:abstractNumId w:val="81"/>
  </w:num>
  <w:num w:numId="30" w16cid:durableId="688143092">
    <w:abstractNumId w:val="72"/>
  </w:num>
  <w:num w:numId="31" w16cid:durableId="1506631227">
    <w:abstractNumId w:val="0"/>
  </w:num>
  <w:num w:numId="32" w16cid:durableId="1253276661">
    <w:abstractNumId w:val="52"/>
  </w:num>
  <w:num w:numId="33" w16cid:durableId="721636992">
    <w:abstractNumId w:val="35"/>
  </w:num>
  <w:num w:numId="34" w16cid:durableId="1218737136">
    <w:abstractNumId w:val="43"/>
  </w:num>
  <w:num w:numId="35" w16cid:durableId="105539414">
    <w:abstractNumId w:val="18"/>
  </w:num>
  <w:num w:numId="36" w16cid:durableId="745693055">
    <w:abstractNumId w:val="54"/>
  </w:num>
  <w:num w:numId="37" w16cid:durableId="1191798014">
    <w:abstractNumId w:val="48"/>
  </w:num>
  <w:num w:numId="38" w16cid:durableId="566765140">
    <w:abstractNumId w:val="21"/>
  </w:num>
  <w:num w:numId="39" w16cid:durableId="803813254">
    <w:abstractNumId w:val="69"/>
  </w:num>
  <w:num w:numId="40" w16cid:durableId="1156266838">
    <w:abstractNumId w:val="23"/>
  </w:num>
  <w:num w:numId="41" w16cid:durableId="512837567">
    <w:abstractNumId w:val="83"/>
  </w:num>
  <w:num w:numId="42" w16cid:durableId="890574846">
    <w:abstractNumId w:val="58"/>
  </w:num>
  <w:num w:numId="43" w16cid:durableId="2061400307">
    <w:abstractNumId w:val="79"/>
  </w:num>
  <w:num w:numId="44" w16cid:durableId="1635989806">
    <w:abstractNumId w:val="85"/>
  </w:num>
  <w:num w:numId="45" w16cid:durableId="807627365">
    <w:abstractNumId w:val="86"/>
  </w:num>
  <w:num w:numId="46" w16cid:durableId="2049839076">
    <w:abstractNumId w:val="6"/>
  </w:num>
  <w:num w:numId="47" w16cid:durableId="591665582">
    <w:abstractNumId w:val="70"/>
  </w:num>
  <w:num w:numId="48" w16cid:durableId="1858614868">
    <w:abstractNumId w:val="11"/>
  </w:num>
  <w:num w:numId="49" w16cid:durableId="802429491">
    <w:abstractNumId w:val="50"/>
  </w:num>
  <w:num w:numId="50" w16cid:durableId="1589801969">
    <w:abstractNumId w:val="46"/>
  </w:num>
  <w:num w:numId="51" w16cid:durableId="1397822420">
    <w:abstractNumId w:val="63"/>
  </w:num>
  <w:num w:numId="52" w16cid:durableId="1911161206">
    <w:abstractNumId w:val="42"/>
  </w:num>
  <w:num w:numId="53" w16cid:durableId="1998150395">
    <w:abstractNumId w:val="16"/>
  </w:num>
  <w:num w:numId="54" w16cid:durableId="954748983">
    <w:abstractNumId w:val="77"/>
  </w:num>
  <w:num w:numId="55" w16cid:durableId="393312912">
    <w:abstractNumId w:val="17"/>
  </w:num>
  <w:num w:numId="56" w16cid:durableId="1211382603">
    <w:abstractNumId w:val="10"/>
  </w:num>
  <w:num w:numId="57" w16cid:durableId="1934632240">
    <w:abstractNumId w:val="90"/>
  </w:num>
  <w:num w:numId="58" w16cid:durableId="1398355235">
    <w:abstractNumId w:val="47"/>
  </w:num>
  <w:num w:numId="59" w16cid:durableId="1027829838">
    <w:abstractNumId w:val="38"/>
  </w:num>
  <w:num w:numId="60" w16cid:durableId="1095323390">
    <w:abstractNumId w:val="78"/>
  </w:num>
  <w:num w:numId="61" w16cid:durableId="456145543">
    <w:abstractNumId w:val="64"/>
  </w:num>
  <w:num w:numId="62" w16cid:durableId="420297666">
    <w:abstractNumId w:val="91"/>
  </w:num>
  <w:num w:numId="63" w16cid:durableId="1260137202">
    <w:abstractNumId w:val="82"/>
  </w:num>
  <w:num w:numId="64" w16cid:durableId="1268273382">
    <w:abstractNumId w:val="28"/>
  </w:num>
  <w:num w:numId="65" w16cid:durableId="1100569503">
    <w:abstractNumId w:val="19"/>
  </w:num>
  <w:num w:numId="66" w16cid:durableId="614560125">
    <w:abstractNumId w:val="13"/>
  </w:num>
  <w:num w:numId="67" w16cid:durableId="483208174">
    <w:abstractNumId w:val="12"/>
  </w:num>
  <w:num w:numId="68" w16cid:durableId="249706759">
    <w:abstractNumId w:val="7"/>
  </w:num>
  <w:num w:numId="69" w16cid:durableId="38361252">
    <w:abstractNumId w:val="36"/>
  </w:num>
  <w:num w:numId="70" w16cid:durableId="1613979981">
    <w:abstractNumId w:val="1"/>
  </w:num>
  <w:num w:numId="71" w16cid:durableId="560091611">
    <w:abstractNumId w:val="8"/>
  </w:num>
  <w:num w:numId="72" w16cid:durableId="5717845">
    <w:abstractNumId w:val="31"/>
  </w:num>
  <w:num w:numId="73" w16cid:durableId="1901862951">
    <w:abstractNumId w:val="44"/>
  </w:num>
  <w:num w:numId="74" w16cid:durableId="676464021">
    <w:abstractNumId w:val="49"/>
  </w:num>
  <w:num w:numId="75" w16cid:durableId="1188059749">
    <w:abstractNumId w:val="5"/>
  </w:num>
  <w:num w:numId="76" w16cid:durableId="642933013">
    <w:abstractNumId w:val="15"/>
  </w:num>
  <w:num w:numId="77" w16cid:durableId="556891045">
    <w:abstractNumId w:val="61"/>
  </w:num>
  <w:num w:numId="78" w16cid:durableId="1230964285">
    <w:abstractNumId w:val="53"/>
  </w:num>
  <w:num w:numId="79" w16cid:durableId="222330758">
    <w:abstractNumId w:val="32"/>
  </w:num>
  <w:num w:numId="80" w16cid:durableId="343752192">
    <w:abstractNumId w:val="25"/>
  </w:num>
  <w:num w:numId="81" w16cid:durableId="1187525619">
    <w:abstractNumId w:val="24"/>
  </w:num>
  <w:num w:numId="82" w16cid:durableId="907349493">
    <w:abstractNumId w:val="80"/>
  </w:num>
  <w:num w:numId="83" w16cid:durableId="1256784129">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2007512344">
    <w:abstractNumId w:val="92"/>
  </w:num>
  <w:num w:numId="85" w16cid:durableId="1056054508">
    <w:abstractNumId w:val="92"/>
    <w:lvlOverride w:ilvl="0">
      <w:lvl w:ilvl="0" w:tplc="02166A2E">
        <w:start w:val="1"/>
        <w:numFmt w:val="decimal"/>
        <w:lvlText w:val="%1.1"/>
        <w:lvlJc w:val="left"/>
        <w:pPr>
          <w:ind w:left="720" w:hanging="360"/>
        </w:pPr>
        <w:rPr>
          <w:rFonts w:hint="default"/>
        </w:rPr>
      </w:lvl>
    </w:lvlOverride>
    <w:lvlOverride w:ilvl="1">
      <w:lvl w:ilvl="1" w:tplc="1C090019" w:tentative="1">
        <w:start w:val="1"/>
        <w:numFmt w:val="lowerLetter"/>
        <w:lvlText w:val="%2."/>
        <w:lvlJc w:val="left"/>
        <w:pPr>
          <w:ind w:left="1440" w:hanging="360"/>
        </w:pPr>
      </w:lvl>
    </w:lvlOverride>
    <w:lvlOverride w:ilvl="2">
      <w:lvl w:ilvl="2" w:tplc="1C09001B" w:tentative="1">
        <w:start w:val="1"/>
        <w:numFmt w:val="lowerRoman"/>
        <w:lvlText w:val="%3."/>
        <w:lvlJc w:val="right"/>
        <w:pPr>
          <w:ind w:left="2160" w:hanging="180"/>
        </w:pPr>
      </w:lvl>
    </w:lvlOverride>
    <w:lvlOverride w:ilvl="3">
      <w:lvl w:ilvl="3" w:tplc="1C09000F" w:tentative="1">
        <w:start w:val="1"/>
        <w:numFmt w:val="decimal"/>
        <w:lvlText w:val="%4."/>
        <w:lvlJc w:val="left"/>
        <w:pPr>
          <w:ind w:left="2880" w:hanging="360"/>
        </w:pPr>
      </w:lvl>
    </w:lvlOverride>
    <w:lvlOverride w:ilvl="4">
      <w:lvl w:ilvl="4" w:tplc="1C090019" w:tentative="1">
        <w:start w:val="1"/>
        <w:numFmt w:val="lowerLetter"/>
        <w:lvlText w:val="%5."/>
        <w:lvlJc w:val="left"/>
        <w:pPr>
          <w:ind w:left="3600" w:hanging="360"/>
        </w:pPr>
      </w:lvl>
    </w:lvlOverride>
    <w:lvlOverride w:ilvl="5">
      <w:lvl w:ilvl="5" w:tplc="1C09001B" w:tentative="1">
        <w:start w:val="1"/>
        <w:numFmt w:val="lowerRoman"/>
        <w:lvlText w:val="%6."/>
        <w:lvlJc w:val="right"/>
        <w:pPr>
          <w:ind w:left="4320" w:hanging="180"/>
        </w:pPr>
      </w:lvl>
    </w:lvlOverride>
    <w:lvlOverride w:ilvl="6">
      <w:lvl w:ilvl="6" w:tplc="1C09000F" w:tentative="1">
        <w:start w:val="1"/>
        <w:numFmt w:val="decimal"/>
        <w:lvlText w:val="%7."/>
        <w:lvlJc w:val="left"/>
        <w:pPr>
          <w:ind w:left="5040" w:hanging="360"/>
        </w:pPr>
      </w:lvl>
    </w:lvlOverride>
    <w:lvlOverride w:ilvl="7">
      <w:lvl w:ilvl="7" w:tplc="1C090019" w:tentative="1">
        <w:start w:val="1"/>
        <w:numFmt w:val="lowerLetter"/>
        <w:lvlText w:val="%8."/>
        <w:lvlJc w:val="left"/>
        <w:pPr>
          <w:ind w:left="5760" w:hanging="360"/>
        </w:pPr>
      </w:lvl>
    </w:lvlOverride>
    <w:lvlOverride w:ilvl="8">
      <w:lvl w:ilvl="8" w:tplc="1C09001B" w:tentative="1">
        <w:start w:val="1"/>
        <w:numFmt w:val="lowerRoman"/>
        <w:lvlText w:val="%9."/>
        <w:lvlJc w:val="right"/>
        <w:pPr>
          <w:ind w:left="6480" w:hanging="180"/>
        </w:pPr>
      </w:lvl>
    </w:lvlOverride>
  </w:num>
  <w:num w:numId="86" w16cid:durableId="123162061">
    <w:abstractNumId w:val="26"/>
  </w:num>
  <w:num w:numId="87" w16cid:durableId="1737390436">
    <w:abstractNumId w:val="66"/>
  </w:num>
  <w:num w:numId="88" w16cid:durableId="1257710644">
    <w:abstractNumId w:val="30"/>
  </w:num>
  <w:num w:numId="89" w16cid:durableId="540947653">
    <w:abstractNumId w:val="88"/>
  </w:num>
  <w:num w:numId="90" w16cid:durableId="122508004">
    <w:abstractNumId w:val="67"/>
  </w:num>
  <w:num w:numId="91" w16cid:durableId="1324504528">
    <w:abstractNumId w:val="41"/>
  </w:num>
  <w:num w:numId="92" w16cid:durableId="998190263">
    <w:abstractNumId w:val="9"/>
  </w:num>
  <w:num w:numId="93" w16cid:durableId="574701473">
    <w:abstractNumId w:val="75"/>
  </w:num>
  <w:num w:numId="94" w16cid:durableId="1651327663">
    <w:abstractNumId w:val="84"/>
  </w:num>
  <w:num w:numId="95" w16cid:durableId="1599102185">
    <w:abstractNumId w:val="55"/>
  </w:num>
  <w:numIdMacAtCleanup w:val="8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aig Parker">
    <w15:presenceInfo w15:providerId="AD" w15:userId="S::cparker@wrhi.ac.za::19165e5f-e0a1-47d4-a6ad-d22b768482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CA" w:vendorID="64" w:dllVersion="0" w:nlCheck="1" w:checkStyle="0"/>
  <w:activeWritingStyle w:appName="MSWord" w:lang="en-ZA" w:vendorID="64" w:dllVersion="0" w:nlCheck="1" w:checkStyle="0"/>
  <w:activeWritingStyle w:appName="MSWord" w:lang="en-US" w:vendorID="64" w:dllVersion="0" w:nlCheck="1" w:checkStyle="0"/>
  <w:activeWritingStyle w:appName="MSWord" w:lang="fr-CH" w:vendorID="64" w:dllVersion="0" w:nlCheck="1" w:checkStyle="0"/>
  <w:activeWritingStyle w:appName="MSWord" w:lang="en-GB" w:vendorID="64" w:dllVersion="0" w:nlCheck="1" w:checkStyle="0"/>
  <w:activeWritingStyle w:appName="MSWord" w:lang="es-ES" w:vendorID="64" w:dllVersion="0" w:nlCheck="1" w:checkStyle="0"/>
  <w:proofState w:spelling="clean"/>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jQyNbWwMLIwtbQwMjBW0lEKTi0uzszPAykwrgUAxJbFOi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szwxp0er2sa0tevxamvt5a9wdes925002ws&quot;&gt;My EndNote Library RP2&lt;record-ids&gt;&lt;item&gt;42&lt;/item&gt;&lt;item&gt;44&lt;/item&gt;&lt;item&gt;45&lt;/item&gt;&lt;item&gt;46&lt;/item&gt;&lt;item&gt;47&lt;/item&gt;&lt;item&gt;48&lt;/item&gt;&lt;item&gt;63&lt;/item&gt;&lt;item&gt;64&lt;/item&gt;&lt;item&gt;65&lt;/item&gt;&lt;item&gt;66&lt;/item&gt;&lt;item&gt;67&lt;/item&gt;&lt;item&gt;74&lt;/item&gt;&lt;item&gt;75&lt;/item&gt;&lt;item&gt;76&lt;/item&gt;&lt;item&gt;77&lt;/item&gt;&lt;item&gt;78&lt;/item&gt;&lt;item&gt;79&lt;/item&gt;&lt;item&gt;81&lt;/item&gt;&lt;item&gt;83&lt;/item&gt;&lt;item&gt;84&lt;/item&gt;&lt;item&gt;86&lt;/item&gt;&lt;item&gt;89&lt;/item&gt;&lt;item&gt;90&lt;/item&gt;&lt;item&gt;91&lt;/item&gt;&lt;item&gt;93&lt;/item&gt;&lt;item&gt;94&lt;/item&gt;&lt;item&gt;97&lt;/item&gt;&lt;item&gt;98&lt;/item&gt;&lt;item&gt;99&lt;/item&gt;&lt;item&gt;100&lt;/item&gt;&lt;item&gt;101&lt;/item&gt;&lt;item&gt;103&lt;/item&gt;&lt;item&gt;104&lt;/item&gt;&lt;item&gt;105&lt;/item&gt;&lt;item&gt;106&lt;/item&gt;&lt;item&gt;111&lt;/item&gt;&lt;item&gt;114&lt;/item&gt;&lt;item&gt;115&lt;/item&gt;&lt;item&gt;116&lt;/item&gt;&lt;item&gt;117&lt;/item&gt;&lt;item&gt;118&lt;/item&gt;&lt;item&gt;119&lt;/item&gt;&lt;item&gt;120&lt;/item&gt;&lt;item&gt;121&lt;/item&gt;&lt;item&gt;122&lt;/item&gt;&lt;item&gt;124&lt;/item&gt;&lt;item&gt;125&lt;/item&gt;&lt;item&gt;127&lt;/item&gt;&lt;item&gt;129&lt;/item&gt;&lt;item&gt;130&lt;/item&gt;&lt;item&gt;133&lt;/item&gt;&lt;item&gt;137&lt;/item&gt;&lt;item&gt;141&lt;/item&gt;&lt;item&gt;142&lt;/item&gt;&lt;item&gt;143&lt;/item&gt;&lt;item&gt;146&lt;/item&gt;&lt;item&gt;147&lt;/item&gt;&lt;item&gt;148&lt;/item&gt;&lt;item&gt;150&lt;/item&gt;&lt;item&gt;153&lt;/item&gt;&lt;item&gt;154&lt;/item&gt;&lt;item&gt;155&lt;/item&gt;&lt;item&gt;156&lt;/item&gt;&lt;item&gt;157&lt;/item&gt;&lt;item&gt;158&lt;/item&gt;&lt;item&gt;272&lt;/item&gt;&lt;item&gt;332&lt;/item&gt;&lt;item&gt;333&lt;/item&gt;&lt;item&gt;334&lt;/item&gt;&lt;item&gt;341&lt;/item&gt;&lt;item&gt;343&lt;/item&gt;&lt;item&gt;345&lt;/item&gt;&lt;item&gt;348&lt;/item&gt;&lt;item&gt;349&lt;/item&gt;&lt;item&gt;357&lt;/item&gt;&lt;item&gt;358&lt;/item&gt;&lt;item&gt;359&lt;/item&gt;&lt;item&gt;360&lt;/item&gt;&lt;/record-ids&gt;&lt;/item&gt;&lt;/Libraries&gt;"/>
  </w:docVars>
  <w:rsids>
    <w:rsidRoot w:val="00AC1564"/>
    <w:rsid w:val="000000B0"/>
    <w:rsid w:val="0000084A"/>
    <w:rsid w:val="0000097C"/>
    <w:rsid w:val="00000C1A"/>
    <w:rsid w:val="000012EE"/>
    <w:rsid w:val="00001440"/>
    <w:rsid w:val="000019C0"/>
    <w:rsid w:val="00001FC6"/>
    <w:rsid w:val="00002581"/>
    <w:rsid w:val="0000259D"/>
    <w:rsid w:val="0000334C"/>
    <w:rsid w:val="00003EF3"/>
    <w:rsid w:val="00003F52"/>
    <w:rsid w:val="0000400A"/>
    <w:rsid w:val="00004078"/>
    <w:rsid w:val="00004C8F"/>
    <w:rsid w:val="00005014"/>
    <w:rsid w:val="00005162"/>
    <w:rsid w:val="00005186"/>
    <w:rsid w:val="000054C6"/>
    <w:rsid w:val="0000637E"/>
    <w:rsid w:val="000063F1"/>
    <w:rsid w:val="00006478"/>
    <w:rsid w:val="00006F4F"/>
    <w:rsid w:val="0000768C"/>
    <w:rsid w:val="00007F51"/>
    <w:rsid w:val="00011450"/>
    <w:rsid w:val="000116F5"/>
    <w:rsid w:val="0001184A"/>
    <w:rsid w:val="000118AC"/>
    <w:rsid w:val="00012212"/>
    <w:rsid w:val="000123DB"/>
    <w:rsid w:val="000127AD"/>
    <w:rsid w:val="00012BE1"/>
    <w:rsid w:val="00013627"/>
    <w:rsid w:val="00013C79"/>
    <w:rsid w:val="00013CCB"/>
    <w:rsid w:val="00014795"/>
    <w:rsid w:val="000148E1"/>
    <w:rsid w:val="00015294"/>
    <w:rsid w:val="0001575B"/>
    <w:rsid w:val="0001669B"/>
    <w:rsid w:val="00016DAE"/>
    <w:rsid w:val="0001753C"/>
    <w:rsid w:val="00017609"/>
    <w:rsid w:val="00017A12"/>
    <w:rsid w:val="000200BF"/>
    <w:rsid w:val="0002013A"/>
    <w:rsid w:val="00020413"/>
    <w:rsid w:val="00020DC4"/>
    <w:rsid w:val="00021FDE"/>
    <w:rsid w:val="000221E2"/>
    <w:rsid w:val="00022296"/>
    <w:rsid w:val="00022FF3"/>
    <w:rsid w:val="000235B3"/>
    <w:rsid w:val="00023663"/>
    <w:rsid w:val="00023EDB"/>
    <w:rsid w:val="0002404F"/>
    <w:rsid w:val="0002485D"/>
    <w:rsid w:val="00024C0F"/>
    <w:rsid w:val="00025260"/>
    <w:rsid w:val="0002539C"/>
    <w:rsid w:val="00025968"/>
    <w:rsid w:val="00027077"/>
    <w:rsid w:val="00027097"/>
    <w:rsid w:val="0002CFE8"/>
    <w:rsid w:val="00030870"/>
    <w:rsid w:val="000308DD"/>
    <w:rsid w:val="000312C3"/>
    <w:rsid w:val="00031888"/>
    <w:rsid w:val="00031F69"/>
    <w:rsid w:val="000323F4"/>
    <w:rsid w:val="00032B6D"/>
    <w:rsid w:val="00032F89"/>
    <w:rsid w:val="00033064"/>
    <w:rsid w:val="000330DC"/>
    <w:rsid w:val="00033211"/>
    <w:rsid w:val="0003348A"/>
    <w:rsid w:val="00033B4D"/>
    <w:rsid w:val="00033D4F"/>
    <w:rsid w:val="00034B9C"/>
    <w:rsid w:val="0003510D"/>
    <w:rsid w:val="00035379"/>
    <w:rsid w:val="00035B2A"/>
    <w:rsid w:val="00035B7E"/>
    <w:rsid w:val="00035F6A"/>
    <w:rsid w:val="000363BA"/>
    <w:rsid w:val="000372F0"/>
    <w:rsid w:val="00037FBE"/>
    <w:rsid w:val="00040290"/>
    <w:rsid w:val="000402D0"/>
    <w:rsid w:val="000403AE"/>
    <w:rsid w:val="00041176"/>
    <w:rsid w:val="00041CB7"/>
    <w:rsid w:val="00041E32"/>
    <w:rsid w:val="000424A8"/>
    <w:rsid w:val="000424B5"/>
    <w:rsid w:val="0004360A"/>
    <w:rsid w:val="00043FCE"/>
    <w:rsid w:val="0004409B"/>
    <w:rsid w:val="00044358"/>
    <w:rsid w:val="00044AFF"/>
    <w:rsid w:val="00044CF0"/>
    <w:rsid w:val="0004551B"/>
    <w:rsid w:val="0004590A"/>
    <w:rsid w:val="000468D1"/>
    <w:rsid w:val="0005062C"/>
    <w:rsid w:val="00051241"/>
    <w:rsid w:val="00051971"/>
    <w:rsid w:val="00051AF7"/>
    <w:rsid w:val="00052A0B"/>
    <w:rsid w:val="000532EC"/>
    <w:rsid w:val="00053538"/>
    <w:rsid w:val="000546B2"/>
    <w:rsid w:val="000547D3"/>
    <w:rsid w:val="00054F04"/>
    <w:rsid w:val="00054F29"/>
    <w:rsid w:val="000554E3"/>
    <w:rsid w:val="00055636"/>
    <w:rsid w:val="00055AA2"/>
    <w:rsid w:val="00055C46"/>
    <w:rsid w:val="00055D0A"/>
    <w:rsid w:val="00057109"/>
    <w:rsid w:val="000576EF"/>
    <w:rsid w:val="00057C88"/>
    <w:rsid w:val="0006088D"/>
    <w:rsid w:val="00060CE0"/>
    <w:rsid w:val="000624A2"/>
    <w:rsid w:val="000628B1"/>
    <w:rsid w:val="00062F70"/>
    <w:rsid w:val="0006310D"/>
    <w:rsid w:val="000633E6"/>
    <w:rsid w:val="000634EA"/>
    <w:rsid w:val="00063970"/>
    <w:rsid w:val="00064701"/>
    <w:rsid w:val="0006499A"/>
    <w:rsid w:val="000660E0"/>
    <w:rsid w:val="0006740C"/>
    <w:rsid w:val="00067ABF"/>
    <w:rsid w:val="00070085"/>
    <w:rsid w:val="0007069D"/>
    <w:rsid w:val="000707ED"/>
    <w:rsid w:val="000709D5"/>
    <w:rsid w:val="00070A31"/>
    <w:rsid w:val="00070E7B"/>
    <w:rsid w:val="00070FE8"/>
    <w:rsid w:val="00071CFF"/>
    <w:rsid w:val="000721AA"/>
    <w:rsid w:val="000736BE"/>
    <w:rsid w:val="00074086"/>
    <w:rsid w:val="0007416B"/>
    <w:rsid w:val="00074685"/>
    <w:rsid w:val="00074797"/>
    <w:rsid w:val="000749C8"/>
    <w:rsid w:val="0007508D"/>
    <w:rsid w:val="0007544B"/>
    <w:rsid w:val="00075AB1"/>
    <w:rsid w:val="00075B2D"/>
    <w:rsid w:val="00075CCD"/>
    <w:rsid w:val="00076231"/>
    <w:rsid w:val="00077B51"/>
    <w:rsid w:val="0008066B"/>
    <w:rsid w:val="00080B6A"/>
    <w:rsid w:val="00080ECC"/>
    <w:rsid w:val="000815CD"/>
    <w:rsid w:val="00081F66"/>
    <w:rsid w:val="00082BC1"/>
    <w:rsid w:val="000833FB"/>
    <w:rsid w:val="00083D5E"/>
    <w:rsid w:val="00083D63"/>
    <w:rsid w:val="00083F69"/>
    <w:rsid w:val="00083FD2"/>
    <w:rsid w:val="0008408D"/>
    <w:rsid w:val="00084459"/>
    <w:rsid w:val="00084602"/>
    <w:rsid w:val="000850C9"/>
    <w:rsid w:val="000859FD"/>
    <w:rsid w:val="00085C2A"/>
    <w:rsid w:val="00085CD2"/>
    <w:rsid w:val="000864E2"/>
    <w:rsid w:val="00086761"/>
    <w:rsid w:val="00086D0C"/>
    <w:rsid w:val="00087B9B"/>
    <w:rsid w:val="0008C326"/>
    <w:rsid w:val="000900F5"/>
    <w:rsid w:val="0009040E"/>
    <w:rsid w:val="000907F5"/>
    <w:rsid w:val="00090D6B"/>
    <w:rsid w:val="000928C4"/>
    <w:rsid w:val="00092A1B"/>
    <w:rsid w:val="00092EE8"/>
    <w:rsid w:val="0009366D"/>
    <w:rsid w:val="0009371C"/>
    <w:rsid w:val="00093735"/>
    <w:rsid w:val="00093A4A"/>
    <w:rsid w:val="00093E16"/>
    <w:rsid w:val="00095447"/>
    <w:rsid w:val="000961EC"/>
    <w:rsid w:val="0009688E"/>
    <w:rsid w:val="00096A9F"/>
    <w:rsid w:val="0009718B"/>
    <w:rsid w:val="00097E73"/>
    <w:rsid w:val="000A1406"/>
    <w:rsid w:val="000A21B1"/>
    <w:rsid w:val="000A256C"/>
    <w:rsid w:val="000A334E"/>
    <w:rsid w:val="000A33B7"/>
    <w:rsid w:val="000A3522"/>
    <w:rsid w:val="000A3740"/>
    <w:rsid w:val="000A3A42"/>
    <w:rsid w:val="000A3ADD"/>
    <w:rsid w:val="000A4FFC"/>
    <w:rsid w:val="000A6350"/>
    <w:rsid w:val="000A6C1E"/>
    <w:rsid w:val="000A6E2C"/>
    <w:rsid w:val="000B052C"/>
    <w:rsid w:val="000B055F"/>
    <w:rsid w:val="000B0B09"/>
    <w:rsid w:val="000B0BD1"/>
    <w:rsid w:val="000B1B54"/>
    <w:rsid w:val="000B299A"/>
    <w:rsid w:val="000B29A0"/>
    <w:rsid w:val="000B2D22"/>
    <w:rsid w:val="000B2E7A"/>
    <w:rsid w:val="000B375E"/>
    <w:rsid w:val="000B3BC5"/>
    <w:rsid w:val="000B3D76"/>
    <w:rsid w:val="000B4F8E"/>
    <w:rsid w:val="000B5534"/>
    <w:rsid w:val="000B5727"/>
    <w:rsid w:val="000B5A2A"/>
    <w:rsid w:val="000B5E0D"/>
    <w:rsid w:val="000B63DA"/>
    <w:rsid w:val="000C01FF"/>
    <w:rsid w:val="000C06E6"/>
    <w:rsid w:val="000C0731"/>
    <w:rsid w:val="000C08C1"/>
    <w:rsid w:val="000C0BB9"/>
    <w:rsid w:val="000C0D24"/>
    <w:rsid w:val="000C17E6"/>
    <w:rsid w:val="000C1951"/>
    <w:rsid w:val="000C1A06"/>
    <w:rsid w:val="000C1A09"/>
    <w:rsid w:val="000C1A1E"/>
    <w:rsid w:val="000C1A80"/>
    <w:rsid w:val="000C1DAC"/>
    <w:rsid w:val="000C1E07"/>
    <w:rsid w:val="000C238D"/>
    <w:rsid w:val="000C2717"/>
    <w:rsid w:val="000C3493"/>
    <w:rsid w:val="000C36EE"/>
    <w:rsid w:val="000C3B6C"/>
    <w:rsid w:val="000C3C8E"/>
    <w:rsid w:val="000C4055"/>
    <w:rsid w:val="000C430B"/>
    <w:rsid w:val="000C4631"/>
    <w:rsid w:val="000C4C14"/>
    <w:rsid w:val="000C519B"/>
    <w:rsid w:val="000C55D8"/>
    <w:rsid w:val="000C55EE"/>
    <w:rsid w:val="000C5D0A"/>
    <w:rsid w:val="000C5EF4"/>
    <w:rsid w:val="000C622A"/>
    <w:rsid w:val="000C6238"/>
    <w:rsid w:val="000C7083"/>
    <w:rsid w:val="000C72F8"/>
    <w:rsid w:val="000D010D"/>
    <w:rsid w:val="000D017E"/>
    <w:rsid w:val="000D059E"/>
    <w:rsid w:val="000D0726"/>
    <w:rsid w:val="000D0735"/>
    <w:rsid w:val="000D0C74"/>
    <w:rsid w:val="000D102B"/>
    <w:rsid w:val="000D11E8"/>
    <w:rsid w:val="000D18C2"/>
    <w:rsid w:val="000D1B65"/>
    <w:rsid w:val="000D1D72"/>
    <w:rsid w:val="000D1DE2"/>
    <w:rsid w:val="000D1E37"/>
    <w:rsid w:val="000D1FE7"/>
    <w:rsid w:val="000D2395"/>
    <w:rsid w:val="000D2D75"/>
    <w:rsid w:val="000D3469"/>
    <w:rsid w:val="000D37B9"/>
    <w:rsid w:val="000D3C69"/>
    <w:rsid w:val="000D3CEC"/>
    <w:rsid w:val="000D3D71"/>
    <w:rsid w:val="000D3FE6"/>
    <w:rsid w:val="000D4303"/>
    <w:rsid w:val="000D4606"/>
    <w:rsid w:val="000D49C1"/>
    <w:rsid w:val="000D50DA"/>
    <w:rsid w:val="000D5764"/>
    <w:rsid w:val="000D576D"/>
    <w:rsid w:val="000D59B0"/>
    <w:rsid w:val="000D5F01"/>
    <w:rsid w:val="000D6383"/>
    <w:rsid w:val="000D709D"/>
    <w:rsid w:val="000D7820"/>
    <w:rsid w:val="000D78CE"/>
    <w:rsid w:val="000D7B92"/>
    <w:rsid w:val="000E0211"/>
    <w:rsid w:val="000E0712"/>
    <w:rsid w:val="000E0C70"/>
    <w:rsid w:val="000E10AF"/>
    <w:rsid w:val="000E1125"/>
    <w:rsid w:val="000E227D"/>
    <w:rsid w:val="000E23B2"/>
    <w:rsid w:val="000E298E"/>
    <w:rsid w:val="000E2F19"/>
    <w:rsid w:val="000E31F3"/>
    <w:rsid w:val="000E325D"/>
    <w:rsid w:val="000E597E"/>
    <w:rsid w:val="000E5E61"/>
    <w:rsid w:val="000E65F1"/>
    <w:rsid w:val="000E76D3"/>
    <w:rsid w:val="000E7F45"/>
    <w:rsid w:val="000F10C5"/>
    <w:rsid w:val="000F10F4"/>
    <w:rsid w:val="000F13A1"/>
    <w:rsid w:val="000F143B"/>
    <w:rsid w:val="000F1587"/>
    <w:rsid w:val="000F1592"/>
    <w:rsid w:val="000F1F8D"/>
    <w:rsid w:val="000F29D7"/>
    <w:rsid w:val="000F2A88"/>
    <w:rsid w:val="000F3A64"/>
    <w:rsid w:val="000F3E3D"/>
    <w:rsid w:val="000F44BA"/>
    <w:rsid w:val="000F4A48"/>
    <w:rsid w:val="000F4C03"/>
    <w:rsid w:val="000F4DF8"/>
    <w:rsid w:val="000F5C6B"/>
    <w:rsid w:val="000F5FE2"/>
    <w:rsid w:val="000F6DE7"/>
    <w:rsid w:val="000F7176"/>
    <w:rsid w:val="000F7C0D"/>
    <w:rsid w:val="000F7FE8"/>
    <w:rsid w:val="00101942"/>
    <w:rsid w:val="00101D61"/>
    <w:rsid w:val="001022F0"/>
    <w:rsid w:val="00102803"/>
    <w:rsid w:val="001033CB"/>
    <w:rsid w:val="0010379B"/>
    <w:rsid w:val="00103B3B"/>
    <w:rsid w:val="00103F20"/>
    <w:rsid w:val="00104966"/>
    <w:rsid w:val="00104C26"/>
    <w:rsid w:val="00104D90"/>
    <w:rsid w:val="00105170"/>
    <w:rsid w:val="00106135"/>
    <w:rsid w:val="00106415"/>
    <w:rsid w:val="00106BB4"/>
    <w:rsid w:val="00106D6A"/>
    <w:rsid w:val="00106FBA"/>
    <w:rsid w:val="001108A4"/>
    <w:rsid w:val="00110C93"/>
    <w:rsid w:val="00110CFC"/>
    <w:rsid w:val="00110DC5"/>
    <w:rsid w:val="001114BA"/>
    <w:rsid w:val="00111FC7"/>
    <w:rsid w:val="00113ECB"/>
    <w:rsid w:val="00114174"/>
    <w:rsid w:val="0011439B"/>
    <w:rsid w:val="00114BC2"/>
    <w:rsid w:val="00115D43"/>
    <w:rsid w:val="0011716D"/>
    <w:rsid w:val="001172B4"/>
    <w:rsid w:val="001177F5"/>
    <w:rsid w:val="00117A9B"/>
    <w:rsid w:val="00120788"/>
    <w:rsid w:val="001211A0"/>
    <w:rsid w:val="00121A86"/>
    <w:rsid w:val="00121D5D"/>
    <w:rsid w:val="0012291C"/>
    <w:rsid w:val="00122AAF"/>
    <w:rsid w:val="00122F4F"/>
    <w:rsid w:val="001241AF"/>
    <w:rsid w:val="001248E4"/>
    <w:rsid w:val="00124916"/>
    <w:rsid w:val="0012621A"/>
    <w:rsid w:val="00126F8B"/>
    <w:rsid w:val="001278CB"/>
    <w:rsid w:val="00131313"/>
    <w:rsid w:val="0013133F"/>
    <w:rsid w:val="00131347"/>
    <w:rsid w:val="00131621"/>
    <w:rsid w:val="00131B89"/>
    <w:rsid w:val="00133A5D"/>
    <w:rsid w:val="0013407F"/>
    <w:rsid w:val="001343DF"/>
    <w:rsid w:val="00134CD0"/>
    <w:rsid w:val="00134CFC"/>
    <w:rsid w:val="00134EE4"/>
    <w:rsid w:val="00137216"/>
    <w:rsid w:val="0013727C"/>
    <w:rsid w:val="0013748D"/>
    <w:rsid w:val="00137F2E"/>
    <w:rsid w:val="00140956"/>
    <w:rsid w:val="00140B92"/>
    <w:rsid w:val="00141870"/>
    <w:rsid w:val="00141AC0"/>
    <w:rsid w:val="001421B7"/>
    <w:rsid w:val="00142E46"/>
    <w:rsid w:val="00143341"/>
    <w:rsid w:val="0014367E"/>
    <w:rsid w:val="0014422B"/>
    <w:rsid w:val="00144B80"/>
    <w:rsid w:val="001453A6"/>
    <w:rsid w:val="00146EE8"/>
    <w:rsid w:val="0015004A"/>
    <w:rsid w:val="00150270"/>
    <w:rsid w:val="001503C4"/>
    <w:rsid w:val="00150502"/>
    <w:rsid w:val="00150C66"/>
    <w:rsid w:val="00150E5A"/>
    <w:rsid w:val="001519B6"/>
    <w:rsid w:val="00151A96"/>
    <w:rsid w:val="00151B3E"/>
    <w:rsid w:val="001522B0"/>
    <w:rsid w:val="00152386"/>
    <w:rsid w:val="00152AC3"/>
    <w:rsid w:val="00153314"/>
    <w:rsid w:val="0015388E"/>
    <w:rsid w:val="00153C52"/>
    <w:rsid w:val="00153C54"/>
    <w:rsid w:val="0015430A"/>
    <w:rsid w:val="00154AE5"/>
    <w:rsid w:val="00154B3B"/>
    <w:rsid w:val="00157F94"/>
    <w:rsid w:val="001600EA"/>
    <w:rsid w:val="0016100C"/>
    <w:rsid w:val="00161A64"/>
    <w:rsid w:val="00161FFA"/>
    <w:rsid w:val="001629E5"/>
    <w:rsid w:val="00163006"/>
    <w:rsid w:val="00163B77"/>
    <w:rsid w:val="00163F41"/>
    <w:rsid w:val="0016405C"/>
    <w:rsid w:val="001642BB"/>
    <w:rsid w:val="00164744"/>
    <w:rsid w:val="0016485A"/>
    <w:rsid w:val="00164A6F"/>
    <w:rsid w:val="00164EC9"/>
    <w:rsid w:val="00164FDA"/>
    <w:rsid w:val="00165002"/>
    <w:rsid w:val="00165C3D"/>
    <w:rsid w:val="0016646E"/>
    <w:rsid w:val="00166514"/>
    <w:rsid w:val="001665B4"/>
    <w:rsid w:val="001669B8"/>
    <w:rsid w:val="00166C6F"/>
    <w:rsid w:val="00167272"/>
    <w:rsid w:val="00167830"/>
    <w:rsid w:val="00167AB6"/>
    <w:rsid w:val="00167AF1"/>
    <w:rsid w:val="00167D8E"/>
    <w:rsid w:val="001704A4"/>
    <w:rsid w:val="00171C23"/>
    <w:rsid w:val="00172384"/>
    <w:rsid w:val="00172615"/>
    <w:rsid w:val="00172C06"/>
    <w:rsid w:val="00173DF9"/>
    <w:rsid w:val="001742C6"/>
    <w:rsid w:val="001749A8"/>
    <w:rsid w:val="001751AC"/>
    <w:rsid w:val="00175E7A"/>
    <w:rsid w:val="00175FF2"/>
    <w:rsid w:val="00176029"/>
    <w:rsid w:val="001774FF"/>
    <w:rsid w:val="001776D6"/>
    <w:rsid w:val="001777AD"/>
    <w:rsid w:val="00180027"/>
    <w:rsid w:val="001801E4"/>
    <w:rsid w:val="00180993"/>
    <w:rsid w:val="00181528"/>
    <w:rsid w:val="001819A9"/>
    <w:rsid w:val="00181FC2"/>
    <w:rsid w:val="00182A6E"/>
    <w:rsid w:val="00183346"/>
    <w:rsid w:val="00184722"/>
    <w:rsid w:val="00184A5D"/>
    <w:rsid w:val="00184AA4"/>
    <w:rsid w:val="0018526A"/>
    <w:rsid w:val="001856BB"/>
    <w:rsid w:val="00186296"/>
    <w:rsid w:val="0018653B"/>
    <w:rsid w:val="0018665A"/>
    <w:rsid w:val="00186A79"/>
    <w:rsid w:val="00187083"/>
    <w:rsid w:val="001876B4"/>
    <w:rsid w:val="00190622"/>
    <w:rsid w:val="0019094D"/>
    <w:rsid w:val="00190E32"/>
    <w:rsid w:val="001911A5"/>
    <w:rsid w:val="001917E6"/>
    <w:rsid w:val="00191DB1"/>
    <w:rsid w:val="00192C0D"/>
    <w:rsid w:val="00193696"/>
    <w:rsid w:val="00193B23"/>
    <w:rsid w:val="00193E05"/>
    <w:rsid w:val="00193E2B"/>
    <w:rsid w:val="0019405C"/>
    <w:rsid w:val="001944A7"/>
    <w:rsid w:val="0019482C"/>
    <w:rsid w:val="00194AEB"/>
    <w:rsid w:val="00194D6E"/>
    <w:rsid w:val="001950CA"/>
    <w:rsid w:val="001951BA"/>
    <w:rsid w:val="00195B3F"/>
    <w:rsid w:val="00195FFA"/>
    <w:rsid w:val="001960EF"/>
    <w:rsid w:val="001963DD"/>
    <w:rsid w:val="001966A0"/>
    <w:rsid w:val="001970BB"/>
    <w:rsid w:val="001972A7"/>
    <w:rsid w:val="00197446"/>
    <w:rsid w:val="00197ABC"/>
    <w:rsid w:val="00197C57"/>
    <w:rsid w:val="001A0298"/>
    <w:rsid w:val="001A0A78"/>
    <w:rsid w:val="001A0D7F"/>
    <w:rsid w:val="001A0F80"/>
    <w:rsid w:val="001A1DA0"/>
    <w:rsid w:val="001A2D36"/>
    <w:rsid w:val="001A2F9A"/>
    <w:rsid w:val="001A3556"/>
    <w:rsid w:val="001A3F3D"/>
    <w:rsid w:val="001A401C"/>
    <w:rsid w:val="001A401E"/>
    <w:rsid w:val="001A41B6"/>
    <w:rsid w:val="001A45DE"/>
    <w:rsid w:val="001A46B5"/>
    <w:rsid w:val="001A4AC6"/>
    <w:rsid w:val="001A4D55"/>
    <w:rsid w:val="001A5396"/>
    <w:rsid w:val="001A5713"/>
    <w:rsid w:val="001A64A5"/>
    <w:rsid w:val="001A677B"/>
    <w:rsid w:val="001A67B4"/>
    <w:rsid w:val="001A7129"/>
    <w:rsid w:val="001A71CB"/>
    <w:rsid w:val="001B2525"/>
    <w:rsid w:val="001B2CC5"/>
    <w:rsid w:val="001B2D12"/>
    <w:rsid w:val="001B2D9F"/>
    <w:rsid w:val="001B2ED3"/>
    <w:rsid w:val="001B3166"/>
    <w:rsid w:val="001B3709"/>
    <w:rsid w:val="001B3CC3"/>
    <w:rsid w:val="001B3E5D"/>
    <w:rsid w:val="001B3F60"/>
    <w:rsid w:val="001B4076"/>
    <w:rsid w:val="001B5089"/>
    <w:rsid w:val="001B58E7"/>
    <w:rsid w:val="001B595D"/>
    <w:rsid w:val="001B5B85"/>
    <w:rsid w:val="001B60DF"/>
    <w:rsid w:val="001B69F6"/>
    <w:rsid w:val="001B6B2A"/>
    <w:rsid w:val="001B7398"/>
    <w:rsid w:val="001B73AD"/>
    <w:rsid w:val="001B77E0"/>
    <w:rsid w:val="001C0124"/>
    <w:rsid w:val="001C16EA"/>
    <w:rsid w:val="001C2011"/>
    <w:rsid w:val="001C214D"/>
    <w:rsid w:val="001C2168"/>
    <w:rsid w:val="001C228D"/>
    <w:rsid w:val="001C2886"/>
    <w:rsid w:val="001C3061"/>
    <w:rsid w:val="001C3832"/>
    <w:rsid w:val="001C410D"/>
    <w:rsid w:val="001C4116"/>
    <w:rsid w:val="001C4609"/>
    <w:rsid w:val="001C52D3"/>
    <w:rsid w:val="001C5799"/>
    <w:rsid w:val="001C59F5"/>
    <w:rsid w:val="001C68CE"/>
    <w:rsid w:val="001C7939"/>
    <w:rsid w:val="001C7C75"/>
    <w:rsid w:val="001C7D0E"/>
    <w:rsid w:val="001D0228"/>
    <w:rsid w:val="001D0722"/>
    <w:rsid w:val="001D0A4E"/>
    <w:rsid w:val="001D205D"/>
    <w:rsid w:val="001D2136"/>
    <w:rsid w:val="001D2690"/>
    <w:rsid w:val="001D26C6"/>
    <w:rsid w:val="001D3A70"/>
    <w:rsid w:val="001D3E8A"/>
    <w:rsid w:val="001D4406"/>
    <w:rsid w:val="001D45F5"/>
    <w:rsid w:val="001D4859"/>
    <w:rsid w:val="001D510A"/>
    <w:rsid w:val="001D6595"/>
    <w:rsid w:val="001D65F1"/>
    <w:rsid w:val="001D6C8C"/>
    <w:rsid w:val="001D7136"/>
    <w:rsid w:val="001D7B81"/>
    <w:rsid w:val="001E03CD"/>
    <w:rsid w:val="001E07E3"/>
    <w:rsid w:val="001E1638"/>
    <w:rsid w:val="001E1DED"/>
    <w:rsid w:val="001E255E"/>
    <w:rsid w:val="001E27A1"/>
    <w:rsid w:val="001E28C2"/>
    <w:rsid w:val="001E2BA2"/>
    <w:rsid w:val="001E3084"/>
    <w:rsid w:val="001E308C"/>
    <w:rsid w:val="001E3358"/>
    <w:rsid w:val="001E3FB0"/>
    <w:rsid w:val="001E4F77"/>
    <w:rsid w:val="001E4FEF"/>
    <w:rsid w:val="001E51DA"/>
    <w:rsid w:val="001E51FC"/>
    <w:rsid w:val="001E5950"/>
    <w:rsid w:val="001E61DD"/>
    <w:rsid w:val="001E75D7"/>
    <w:rsid w:val="001E7C75"/>
    <w:rsid w:val="001E7D8A"/>
    <w:rsid w:val="001F016A"/>
    <w:rsid w:val="001F0989"/>
    <w:rsid w:val="001F0A9A"/>
    <w:rsid w:val="001F1410"/>
    <w:rsid w:val="001F1630"/>
    <w:rsid w:val="001F1F6C"/>
    <w:rsid w:val="001F26AF"/>
    <w:rsid w:val="001F31CA"/>
    <w:rsid w:val="001F37BB"/>
    <w:rsid w:val="001F37F6"/>
    <w:rsid w:val="001F39E9"/>
    <w:rsid w:val="001F3A0F"/>
    <w:rsid w:val="001F3DFE"/>
    <w:rsid w:val="001F40AF"/>
    <w:rsid w:val="001F40DD"/>
    <w:rsid w:val="001F4118"/>
    <w:rsid w:val="001F4223"/>
    <w:rsid w:val="001F541E"/>
    <w:rsid w:val="001F543A"/>
    <w:rsid w:val="001F554C"/>
    <w:rsid w:val="001F63C4"/>
    <w:rsid w:val="001F66CF"/>
    <w:rsid w:val="001F6FF9"/>
    <w:rsid w:val="001F7089"/>
    <w:rsid w:val="001F71E0"/>
    <w:rsid w:val="001F7899"/>
    <w:rsid w:val="001F79B8"/>
    <w:rsid w:val="002004C1"/>
    <w:rsid w:val="00200596"/>
    <w:rsid w:val="002006D1"/>
    <w:rsid w:val="00201374"/>
    <w:rsid w:val="002013B6"/>
    <w:rsid w:val="0020145A"/>
    <w:rsid w:val="00202A7B"/>
    <w:rsid w:val="00203050"/>
    <w:rsid w:val="0020374B"/>
    <w:rsid w:val="00203D74"/>
    <w:rsid w:val="00203E4B"/>
    <w:rsid w:val="00204544"/>
    <w:rsid w:val="00205CAC"/>
    <w:rsid w:val="00205D96"/>
    <w:rsid w:val="00206368"/>
    <w:rsid w:val="00206837"/>
    <w:rsid w:val="002073D8"/>
    <w:rsid w:val="00211100"/>
    <w:rsid w:val="0021183A"/>
    <w:rsid w:val="00211DC0"/>
    <w:rsid w:val="002124DE"/>
    <w:rsid w:val="00212697"/>
    <w:rsid w:val="002127AA"/>
    <w:rsid w:val="0021283A"/>
    <w:rsid w:val="00212931"/>
    <w:rsid w:val="00212B05"/>
    <w:rsid w:val="00213363"/>
    <w:rsid w:val="00213543"/>
    <w:rsid w:val="0021378D"/>
    <w:rsid w:val="00213DFF"/>
    <w:rsid w:val="002149A6"/>
    <w:rsid w:val="00214C3F"/>
    <w:rsid w:val="00214D70"/>
    <w:rsid w:val="00215F5D"/>
    <w:rsid w:val="002161C6"/>
    <w:rsid w:val="0021655F"/>
    <w:rsid w:val="0021684E"/>
    <w:rsid w:val="00216FF2"/>
    <w:rsid w:val="0021723C"/>
    <w:rsid w:val="0021753D"/>
    <w:rsid w:val="00221039"/>
    <w:rsid w:val="00221249"/>
    <w:rsid w:val="0022126F"/>
    <w:rsid w:val="002213DB"/>
    <w:rsid w:val="00221AAA"/>
    <w:rsid w:val="00221D36"/>
    <w:rsid w:val="0022288C"/>
    <w:rsid w:val="00222BF8"/>
    <w:rsid w:val="00222DDD"/>
    <w:rsid w:val="00223006"/>
    <w:rsid w:val="00223449"/>
    <w:rsid w:val="002236B8"/>
    <w:rsid w:val="002238AD"/>
    <w:rsid w:val="00223AEC"/>
    <w:rsid w:val="00223DB0"/>
    <w:rsid w:val="00223F13"/>
    <w:rsid w:val="00223FFF"/>
    <w:rsid w:val="00224206"/>
    <w:rsid w:val="00224EEF"/>
    <w:rsid w:val="0022515C"/>
    <w:rsid w:val="00225911"/>
    <w:rsid w:val="00225ED6"/>
    <w:rsid w:val="00226462"/>
    <w:rsid w:val="00226547"/>
    <w:rsid w:val="00226AD7"/>
    <w:rsid w:val="00226BED"/>
    <w:rsid w:val="00226DDD"/>
    <w:rsid w:val="00226ED9"/>
    <w:rsid w:val="00227947"/>
    <w:rsid w:val="00227ED8"/>
    <w:rsid w:val="002307BB"/>
    <w:rsid w:val="002307C4"/>
    <w:rsid w:val="002315AA"/>
    <w:rsid w:val="002316D3"/>
    <w:rsid w:val="00231AA7"/>
    <w:rsid w:val="00231E6C"/>
    <w:rsid w:val="00231F35"/>
    <w:rsid w:val="002323FF"/>
    <w:rsid w:val="00233435"/>
    <w:rsid w:val="00233563"/>
    <w:rsid w:val="002336CF"/>
    <w:rsid w:val="00233EA3"/>
    <w:rsid w:val="00233F07"/>
    <w:rsid w:val="00234490"/>
    <w:rsid w:val="0023459F"/>
    <w:rsid w:val="00234803"/>
    <w:rsid w:val="00234C15"/>
    <w:rsid w:val="00234DD3"/>
    <w:rsid w:val="002351B3"/>
    <w:rsid w:val="002357F0"/>
    <w:rsid w:val="002358AC"/>
    <w:rsid w:val="00235F91"/>
    <w:rsid w:val="0023693D"/>
    <w:rsid w:val="00236E39"/>
    <w:rsid w:val="002375B9"/>
    <w:rsid w:val="00237655"/>
    <w:rsid w:val="00237EFA"/>
    <w:rsid w:val="00240663"/>
    <w:rsid w:val="002411DD"/>
    <w:rsid w:val="002416B8"/>
    <w:rsid w:val="00241E44"/>
    <w:rsid w:val="002429F5"/>
    <w:rsid w:val="00242F68"/>
    <w:rsid w:val="00244B8F"/>
    <w:rsid w:val="00244E0E"/>
    <w:rsid w:val="0024585D"/>
    <w:rsid w:val="00245EBD"/>
    <w:rsid w:val="002462E7"/>
    <w:rsid w:val="00246AB8"/>
    <w:rsid w:val="00247245"/>
    <w:rsid w:val="002472D8"/>
    <w:rsid w:val="00247E15"/>
    <w:rsid w:val="00247F63"/>
    <w:rsid w:val="0025011B"/>
    <w:rsid w:val="002503FA"/>
    <w:rsid w:val="00250522"/>
    <w:rsid w:val="0025053A"/>
    <w:rsid w:val="0025163C"/>
    <w:rsid w:val="00251BCD"/>
    <w:rsid w:val="00251E40"/>
    <w:rsid w:val="00251F88"/>
    <w:rsid w:val="002530A4"/>
    <w:rsid w:val="00253257"/>
    <w:rsid w:val="002536BE"/>
    <w:rsid w:val="002537C7"/>
    <w:rsid w:val="00253FD5"/>
    <w:rsid w:val="002543CA"/>
    <w:rsid w:val="002544C6"/>
    <w:rsid w:val="002546FA"/>
    <w:rsid w:val="00254F05"/>
    <w:rsid w:val="00255327"/>
    <w:rsid w:val="00255499"/>
    <w:rsid w:val="002556EB"/>
    <w:rsid w:val="00255846"/>
    <w:rsid w:val="00256EAE"/>
    <w:rsid w:val="002573D2"/>
    <w:rsid w:val="00257D8B"/>
    <w:rsid w:val="00257EE5"/>
    <w:rsid w:val="00260103"/>
    <w:rsid w:val="00260488"/>
    <w:rsid w:val="00260840"/>
    <w:rsid w:val="00261118"/>
    <w:rsid w:val="00261124"/>
    <w:rsid w:val="00261FCA"/>
    <w:rsid w:val="00262864"/>
    <w:rsid w:val="00263191"/>
    <w:rsid w:val="002634B8"/>
    <w:rsid w:val="00264B05"/>
    <w:rsid w:val="00264F6B"/>
    <w:rsid w:val="002651DA"/>
    <w:rsid w:val="002659C2"/>
    <w:rsid w:val="00265AA9"/>
    <w:rsid w:val="00265CEF"/>
    <w:rsid w:val="00265EF3"/>
    <w:rsid w:val="00265F75"/>
    <w:rsid w:val="00266072"/>
    <w:rsid w:val="002660F6"/>
    <w:rsid w:val="002663A1"/>
    <w:rsid w:val="00266723"/>
    <w:rsid w:val="00266A09"/>
    <w:rsid w:val="00267328"/>
    <w:rsid w:val="002674E4"/>
    <w:rsid w:val="0026795E"/>
    <w:rsid w:val="00270385"/>
    <w:rsid w:val="00270428"/>
    <w:rsid w:val="002704A5"/>
    <w:rsid w:val="002708FB"/>
    <w:rsid w:val="00270F38"/>
    <w:rsid w:val="00271226"/>
    <w:rsid w:val="00271F96"/>
    <w:rsid w:val="00271FBB"/>
    <w:rsid w:val="002720A1"/>
    <w:rsid w:val="0027292A"/>
    <w:rsid w:val="00273666"/>
    <w:rsid w:val="00273C0E"/>
    <w:rsid w:val="00274739"/>
    <w:rsid w:val="00274AA9"/>
    <w:rsid w:val="00275504"/>
    <w:rsid w:val="00276167"/>
    <w:rsid w:val="00276E59"/>
    <w:rsid w:val="00276E8E"/>
    <w:rsid w:val="00277293"/>
    <w:rsid w:val="00277F54"/>
    <w:rsid w:val="00281074"/>
    <w:rsid w:val="002813F4"/>
    <w:rsid w:val="002814F3"/>
    <w:rsid w:val="00282911"/>
    <w:rsid w:val="00282991"/>
    <w:rsid w:val="0028458E"/>
    <w:rsid w:val="00284A0C"/>
    <w:rsid w:val="00284FB5"/>
    <w:rsid w:val="00284FDF"/>
    <w:rsid w:val="00285380"/>
    <w:rsid w:val="002856E8"/>
    <w:rsid w:val="00285815"/>
    <w:rsid w:val="00286589"/>
    <w:rsid w:val="002866AC"/>
    <w:rsid w:val="00286C4D"/>
    <w:rsid w:val="00287885"/>
    <w:rsid w:val="00287D2C"/>
    <w:rsid w:val="002904CD"/>
    <w:rsid w:val="0029073B"/>
    <w:rsid w:val="00291B48"/>
    <w:rsid w:val="00292B45"/>
    <w:rsid w:val="002937E7"/>
    <w:rsid w:val="00295141"/>
    <w:rsid w:val="00295A0D"/>
    <w:rsid w:val="00295CB2"/>
    <w:rsid w:val="002963FB"/>
    <w:rsid w:val="00296887"/>
    <w:rsid w:val="0029700C"/>
    <w:rsid w:val="00297228"/>
    <w:rsid w:val="002977B4"/>
    <w:rsid w:val="00297C8B"/>
    <w:rsid w:val="002A0ADB"/>
    <w:rsid w:val="002A0B12"/>
    <w:rsid w:val="002A1067"/>
    <w:rsid w:val="002A1528"/>
    <w:rsid w:val="002A1DA1"/>
    <w:rsid w:val="002A20BF"/>
    <w:rsid w:val="002A2585"/>
    <w:rsid w:val="002A31BB"/>
    <w:rsid w:val="002A31E9"/>
    <w:rsid w:val="002A3A6F"/>
    <w:rsid w:val="002A3C8F"/>
    <w:rsid w:val="002A444F"/>
    <w:rsid w:val="002A5DB4"/>
    <w:rsid w:val="002A5FC7"/>
    <w:rsid w:val="002A61B8"/>
    <w:rsid w:val="002A789C"/>
    <w:rsid w:val="002B02B7"/>
    <w:rsid w:val="002B0B82"/>
    <w:rsid w:val="002B13B9"/>
    <w:rsid w:val="002B1510"/>
    <w:rsid w:val="002B17A0"/>
    <w:rsid w:val="002B1C8E"/>
    <w:rsid w:val="002B2043"/>
    <w:rsid w:val="002B216B"/>
    <w:rsid w:val="002B23DD"/>
    <w:rsid w:val="002B24AD"/>
    <w:rsid w:val="002B2842"/>
    <w:rsid w:val="002B2B0B"/>
    <w:rsid w:val="002B2DFB"/>
    <w:rsid w:val="002B3063"/>
    <w:rsid w:val="002B3388"/>
    <w:rsid w:val="002B36F5"/>
    <w:rsid w:val="002B3764"/>
    <w:rsid w:val="002B3A93"/>
    <w:rsid w:val="002B3BAF"/>
    <w:rsid w:val="002B3F13"/>
    <w:rsid w:val="002B444F"/>
    <w:rsid w:val="002B4844"/>
    <w:rsid w:val="002B4A8C"/>
    <w:rsid w:val="002B4C9A"/>
    <w:rsid w:val="002B4F9C"/>
    <w:rsid w:val="002B51D8"/>
    <w:rsid w:val="002B582E"/>
    <w:rsid w:val="002B5ABE"/>
    <w:rsid w:val="002B5C9B"/>
    <w:rsid w:val="002B7208"/>
    <w:rsid w:val="002B791F"/>
    <w:rsid w:val="002B7EB2"/>
    <w:rsid w:val="002C0C5C"/>
    <w:rsid w:val="002C0E0B"/>
    <w:rsid w:val="002C1099"/>
    <w:rsid w:val="002C18DD"/>
    <w:rsid w:val="002C1DE7"/>
    <w:rsid w:val="002C25B3"/>
    <w:rsid w:val="002C2837"/>
    <w:rsid w:val="002C2955"/>
    <w:rsid w:val="002C2A16"/>
    <w:rsid w:val="002C2B98"/>
    <w:rsid w:val="002C2CBC"/>
    <w:rsid w:val="002C366D"/>
    <w:rsid w:val="002C57E2"/>
    <w:rsid w:val="002C6229"/>
    <w:rsid w:val="002C6443"/>
    <w:rsid w:val="002C6E81"/>
    <w:rsid w:val="002C6EB1"/>
    <w:rsid w:val="002C750F"/>
    <w:rsid w:val="002C7654"/>
    <w:rsid w:val="002D05F3"/>
    <w:rsid w:val="002D0C38"/>
    <w:rsid w:val="002D18A7"/>
    <w:rsid w:val="002D382E"/>
    <w:rsid w:val="002D38DB"/>
    <w:rsid w:val="002D4269"/>
    <w:rsid w:val="002D464B"/>
    <w:rsid w:val="002D494E"/>
    <w:rsid w:val="002D4C55"/>
    <w:rsid w:val="002D4F50"/>
    <w:rsid w:val="002D524F"/>
    <w:rsid w:val="002D59B5"/>
    <w:rsid w:val="002D6036"/>
    <w:rsid w:val="002D659F"/>
    <w:rsid w:val="002D65FC"/>
    <w:rsid w:val="002D79D8"/>
    <w:rsid w:val="002D7E1E"/>
    <w:rsid w:val="002E00AA"/>
    <w:rsid w:val="002E0227"/>
    <w:rsid w:val="002E09A6"/>
    <w:rsid w:val="002E0F10"/>
    <w:rsid w:val="002E1C5D"/>
    <w:rsid w:val="002E1CC7"/>
    <w:rsid w:val="002E1D73"/>
    <w:rsid w:val="002E31D6"/>
    <w:rsid w:val="002E3A0E"/>
    <w:rsid w:val="002E3CD5"/>
    <w:rsid w:val="002E4BB5"/>
    <w:rsid w:val="002E4E8E"/>
    <w:rsid w:val="002E5BA5"/>
    <w:rsid w:val="002E5BD8"/>
    <w:rsid w:val="002E5FF7"/>
    <w:rsid w:val="002E69B1"/>
    <w:rsid w:val="002E7244"/>
    <w:rsid w:val="002E7A17"/>
    <w:rsid w:val="002E7E90"/>
    <w:rsid w:val="002F03DC"/>
    <w:rsid w:val="002F0CE9"/>
    <w:rsid w:val="002F0FC0"/>
    <w:rsid w:val="002F10E2"/>
    <w:rsid w:val="002F13BD"/>
    <w:rsid w:val="002F2618"/>
    <w:rsid w:val="002F2734"/>
    <w:rsid w:val="002F3482"/>
    <w:rsid w:val="002F3926"/>
    <w:rsid w:val="002F3C91"/>
    <w:rsid w:val="002F431A"/>
    <w:rsid w:val="002F44FA"/>
    <w:rsid w:val="002F4BEA"/>
    <w:rsid w:val="002F532D"/>
    <w:rsid w:val="002F54A8"/>
    <w:rsid w:val="002F59D3"/>
    <w:rsid w:val="002F5C05"/>
    <w:rsid w:val="002F5E9A"/>
    <w:rsid w:val="002F62F2"/>
    <w:rsid w:val="002F658B"/>
    <w:rsid w:val="002F6881"/>
    <w:rsid w:val="002F68C4"/>
    <w:rsid w:val="002F6EAA"/>
    <w:rsid w:val="002F729A"/>
    <w:rsid w:val="003003C4"/>
    <w:rsid w:val="00300E5E"/>
    <w:rsid w:val="00301010"/>
    <w:rsid w:val="00301207"/>
    <w:rsid w:val="00302B29"/>
    <w:rsid w:val="003042A0"/>
    <w:rsid w:val="00304562"/>
    <w:rsid w:val="003047D1"/>
    <w:rsid w:val="003059D7"/>
    <w:rsid w:val="003064E4"/>
    <w:rsid w:val="00306602"/>
    <w:rsid w:val="0030667C"/>
    <w:rsid w:val="00306758"/>
    <w:rsid w:val="0030676A"/>
    <w:rsid w:val="0030702C"/>
    <w:rsid w:val="00307298"/>
    <w:rsid w:val="00307E39"/>
    <w:rsid w:val="003102B5"/>
    <w:rsid w:val="003103F6"/>
    <w:rsid w:val="003104A0"/>
    <w:rsid w:val="00312623"/>
    <w:rsid w:val="00312753"/>
    <w:rsid w:val="00314923"/>
    <w:rsid w:val="00314EF2"/>
    <w:rsid w:val="00314FA2"/>
    <w:rsid w:val="00315114"/>
    <w:rsid w:val="003153FB"/>
    <w:rsid w:val="0031596E"/>
    <w:rsid w:val="00316091"/>
    <w:rsid w:val="0031657F"/>
    <w:rsid w:val="00316F99"/>
    <w:rsid w:val="00317BCD"/>
    <w:rsid w:val="00317BE8"/>
    <w:rsid w:val="00320435"/>
    <w:rsid w:val="00320790"/>
    <w:rsid w:val="003212BE"/>
    <w:rsid w:val="0032132D"/>
    <w:rsid w:val="00321599"/>
    <w:rsid w:val="00321658"/>
    <w:rsid w:val="00321B2F"/>
    <w:rsid w:val="003221B5"/>
    <w:rsid w:val="00322751"/>
    <w:rsid w:val="00322B3C"/>
    <w:rsid w:val="003237A4"/>
    <w:rsid w:val="0032405F"/>
    <w:rsid w:val="00325336"/>
    <w:rsid w:val="003258EA"/>
    <w:rsid w:val="003260C5"/>
    <w:rsid w:val="00326587"/>
    <w:rsid w:val="003275CA"/>
    <w:rsid w:val="00327A9E"/>
    <w:rsid w:val="00332999"/>
    <w:rsid w:val="00332DA0"/>
    <w:rsid w:val="003341B8"/>
    <w:rsid w:val="003343B3"/>
    <w:rsid w:val="0033500E"/>
    <w:rsid w:val="00335511"/>
    <w:rsid w:val="00335E92"/>
    <w:rsid w:val="00336242"/>
    <w:rsid w:val="00336BC9"/>
    <w:rsid w:val="00336C29"/>
    <w:rsid w:val="00340C6E"/>
    <w:rsid w:val="003414B9"/>
    <w:rsid w:val="00341A39"/>
    <w:rsid w:val="00341E3B"/>
    <w:rsid w:val="003428E4"/>
    <w:rsid w:val="00343825"/>
    <w:rsid w:val="00344407"/>
    <w:rsid w:val="003449AB"/>
    <w:rsid w:val="00345729"/>
    <w:rsid w:val="00345AB8"/>
    <w:rsid w:val="00345BCD"/>
    <w:rsid w:val="003464E6"/>
    <w:rsid w:val="003467B3"/>
    <w:rsid w:val="00346EFD"/>
    <w:rsid w:val="00347755"/>
    <w:rsid w:val="00347861"/>
    <w:rsid w:val="00350C1F"/>
    <w:rsid w:val="003514E9"/>
    <w:rsid w:val="0035310E"/>
    <w:rsid w:val="0035335B"/>
    <w:rsid w:val="00353604"/>
    <w:rsid w:val="00353786"/>
    <w:rsid w:val="00353DD2"/>
    <w:rsid w:val="003543E0"/>
    <w:rsid w:val="00354458"/>
    <w:rsid w:val="00354F4B"/>
    <w:rsid w:val="00355375"/>
    <w:rsid w:val="003553BD"/>
    <w:rsid w:val="003556C9"/>
    <w:rsid w:val="00355947"/>
    <w:rsid w:val="00355ECB"/>
    <w:rsid w:val="00356029"/>
    <w:rsid w:val="003564DF"/>
    <w:rsid w:val="003565F9"/>
    <w:rsid w:val="00356AD1"/>
    <w:rsid w:val="00356FFB"/>
    <w:rsid w:val="0035703C"/>
    <w:rsid w:val="0035712F"/>
    <w:rsid w:val="00357783"/>
    <w:rsid w:val="00357A0B"/>
    <w:rsid w:val="00357BF8"/>
    <w:rsid w:val="003601B0"/>
    <w:rsid w:val="003604E2"/>
    <w:rsid w:val="003611EA"/>
    <w:rsid w:val="003612C7"/>
    <w:rsid w:val="00361601"/>
    <w:rsid w:val="00361DEF"/>
    <w:rsid w:val="003624A1"/>
    <w:rsid w:val="003627A4"/>
    <w:rsid w:val="00362C88"/>
    <w:rsid w:val="003631AF"/>
    <w:rsid w:val="003634DA"/>
    <w:rsid w:val="00363519"/>
    <w:rsid w:val="00363734"/>
    <w:rsid w:val="00364C2C"/>
    <w:rsid w:val="00365C5E"/>
    <w:rsid w:val="00366822"/>
    <w:rsid w:val="00366B30"/>
    <w:rsid w:val="00366D4E"/>
    <w:rsid w:val="00366EE6"/>
    <w:rsid w:val="0036703C"/>
    <w:rsid w:val="00367B74"/>
    <w:rsid w:val="003705E5"/>
    <w:rsid w:val="003706F7"/>
    <w:rsid w:val="00370A9E"/>
    <w:rsid w:val="00370B52"/>
    <w:rsid w:val="00370FAF"/>
    <w:rsid w:val="00371252"/>
    <w:rsid w:val="003713F3"/>
    <w:rsid w:val="0037275F"/>
    <w:rsid w:val="00372902"/>
    <w:rsid w:val="003734E7"/>
    <w:rsid w:val="00373512"/>
    <w:rsid w:val="00373844"/>
    <w:rsid w:val="00373A7C"/>
    <w:rsid w:val="00373F7B"/>
    <w:rsid w:val="003742D4"/>
    <w:rsid w:val="00374C14"/>
    <w:rsid w:val="00374C50"/>
    <w:rsid w:val="00375708"/>
    <w:rsid w:val="00376CC8"/>
    <w:rsid w:val="00377CF1"/>
    <w:rsid w:val="00380070"/>
    <w:rsid w:val="003805B5"/>
    <w:rsid w:val="00380A80"/>
    <w:rsid w:val="00380DFD"/>
    <w:rsid w:val="00381656"/>
    <w:rsid w:val="003817BB"/>
    <w:rsid w:val="003818A3"/>
    <w:rsid w:val="00381A98"/>
    <w:rsid w:val="00381C8A"/>
    <w:rsid w:val="00382DBA"/>
    <w:rsid w:val="00382EB4"/>
    <w:rsid w:val="00382F9B"/>
    <w:rsid w:val="00383D19"/>
    <w:rsid w:val="0038446F"/>
    <w:rsid w:val="00384751"/>
    <w:rsid w:val="00384927"/>
    <w:rsid w:val="00384B92"/>
    <w:rsid w:val="003853CE"/>
    <w:rsid w:val="0038541D"/>
    <w:rsid w:val="003855F2"/>
    <w:rsid w:val="0038589F"/>
    <w:rsid w:val="00385EE5"/>
    <w:rsid w:val="00386916"/>
    <w:rsid w:val="003871AE"/>
    <w:rsid w:val="00387459"/>
    <w:rsid w:val="00387BA4"/>
    <w:rsid w:val="003901D5"/>
    <w:rsid w:val="0039102C"/>
    <w:rsid w:val="003913CD"/>
    <w:rsid w:val="00391952"/>
    <w:rsid w:val="003919D6"/>
    <w:rsid w:val="00391AB1"/>
    <w:rsid w:val="00392CE5"/>
    <w:rsid w:val="00393400"/>
    <w:rsid w:val="0039351A"/>
    <w:rsid w:val="00395212"/>
    <w:rsid w:val="00395235"/>
    <w:rsid w:val="00395391"/>
    <w:rsid w:val="003953F0"/>
    <w:rsid w:val="0039567F"/>
    <w:rsid w:val="00395A3A"/>
    <w:rsid w:val="00395BC6"/>
    <w:rsid w:val="003964CA"/>
    <w:rsid w:val="00397001"/>
    <w:rsid w:val="00397491"/>
    <w:rsid w:val="003A0077"/>
    <w:rsid w:val="003A190A"/>
    <w:rsid w:val="003A1A46"/>
    <w:rsid w:val="003A1F63"/>
    <w:rsid w:val="003A23D4"/>
    <w:rsid w:val="003A24A2"/>
    <w:rsid w:val="003A29FB"/>
    <w:rsid w:val="003A2F8F"/>
    <w:rsid w:val="003A3727"/>
    <w:rsid w:val="003A3807"/>
    <w:rsid w:val="003A4D85"/>
    <w:rsid w:val="003A53B3"/>
    <w:rsid w:val="003A54EA"/>
    <w:rsid w:val="003A59EC"/>
    <w:rsid w:val="003A5E70"/>
    <w:rsid w:val="003A6E26"/>
    <w:rsid w:val="003A730A"/>
    <w:rsid w:val="003A7C12"/>
    <w:rsid w:val="003B095F"/>
    <w:rsid w:val="003B112F"/>
    <w:rsid w:val="003B1ACB"/>
    <w:rsid w:val="003B1AD8"/>
    <w:rsid w:val="003B1FE7"/>
    <w:rsid w:val="003B35E0"/>
    <w:rsid w:val="003B3898"/>
    <w:rsid w:val="003B3FFE"/>
    <w:rsid w:val="003B4561"/>
    <w:rsid w:val="003B461F"/>
    <w:rsid w:val="003B5DD6"/>
    <w:rsid w:val="003B696C"/>
    <w:rsid w:val="003B75AC"/>
    <w:rsid w:val="003C0014"/>
    <w:rsid w:val="003C0AA6"/>
    <w:rsid w:val="003C0EFC"/>
    <w:rsid w:val="003C1421"/>
    <w:rsid w:val="003C16DF"/>
    <w:rsid w:val="003C1BE2"/>
    <w:rsid w:val="003C23FE"/>
    <w:rsid w:val="003C29FA"/>
    <w:rsid w:val="003C3458"/>
    <w:rsid w:val="003C47A7"/>
    <w:rsid w:val="003C5CA9"/>
    <w:rsid w:val="003C68F0"/>
    <w:rsid w:val="003C6AD3"/>
    <w:rsid w:val="003C70ED"/>
    <w:rsid w:val="003C7CAF"/>
    <w:rsid w:val="003D0820"/>
    <w:rsid w:val="003D0EBB"/>
    <w:rsid w:val="003D1BE2"/>
    <w:rsid w:val="003D2CD0"/>
    <w:rsid w:val="003D3C27"/>
    <w:rsid w:val="003D3D38"/>
    <w:rsid w:val="003D441C"/>
    <w:rsid w:val="003D48B9"/>
    <w:rsid w:val="003D4BE9"/>
    <w:rsid w:val="003D51A9"/>
    <w:rsid w:val="003D5F1A"/>
    <w:rsid w:val="003D6399"/>
    <w:rsid w:val="003D7520"/>
    <w:rsid w:val="003E1A54"/>
    <w:rsid w:val="003E1B66"/>
    <w:rsid w:val="003E1D91"/>
    <w:rsid w:val="003E1DEB"/>
    <w:rsid w:val="003E1EF2"/>
    <w:rsid w:val="003E2E5D"/>
    <w:rsid w:val="003E406B"/>
    <w:rsid w:val="003E4EC3"/>
    <w:rsid w:val="003E51FD"/>
    <w:rsid w:val="003E5442"/>
    <w:rsid w:val="003E54E8"/>
    <w:rsid w:val="003E5821"/>
    <w:rsid w:val="003E5908"/>
    <w:rsid w:val="003E5C38"/>
    <w:rsid w:val="003E5F35"/>
    <w:rsid w:val="003E67F2"/>
    <w:rsid w:val="003E7120"/>
    <w:rsid w:val="003E738D"/>
    <w:rsid w:val="003E78FE"/>
    <w:rsid w:val="003E7DFE"/>
    <w:rsid w:val="003F14B1"/>
    <w:rsid w:val="003F19BC"/>
    <w:rsid w:val="003F1DB9"/>
    <w:rsid w:val="003F215D"/>
    <w:rsid w:val="003F2620"/>
    <w:rsid w:val="003F2704"/>
    <w:rsid w:val="003F319C"/>
    <w:rsid w:val="003F3440"/>
    <w:rsid w:val="003F361B"/>
    <w:rsid w:val="003F3B05"/>
    <w:rsid w:val="003F3F6E"/>
    <w:rsid w:val="003F458F"/>
    <w:rsid w:val="003F4D16"/>
    <w:rsid w:val="003F4EE3"/>
    <w:rsid w:val="003F4FEC"/>
    <w:rsid w:val="003F56E6"/>
    <w:rsid w:val="003F5934"/>
    <w:rsid w:val="003F5AB3"/>
    <w:rsid w:val="003F5F54"/>
    <w:rsid w:val="003F621B"/>
    <w:rsid w:val="003F6E2E"/>
    <w:rsid w:val="003F7056"/>
    <w:rsid w:val="003F78DB"/>
    <w:rsid w:val="003F7D17"/>
    <w:rsid w:val="004002DE"/>
    <w:rsid w:val="004007CB"/>
    <w:rsid w:val="004010BD"/>
    <w:rsid w:val="00401157"/>
    <w:rsid w:val="00402D75"/>
    <w:rsid w:val="00402D8B"/>
    <w:rsid w:val="00404351"/>
    <w:rsid w:val="00404390"/>
    <w:rsid w:val="0040459E"/>
    <w:rsid w:val="004045DA"/>
    <w:rsid w:val="00404B84"/>
    <w:rsid w:val="00404F9F"/>
    <w:rsid w:val="004056EF"/>
    <w:rsid w:val="00405A5B"/>
    <w:rsid w:val="00406F34"/>
    <w:rsid w:val="00407291"/>
    <w:rsid w:val="00407698"/>
    <w:rsid w:val="004077C3"/>
    <w:rsid w:val="00407C06"/>
    <w:rsid w:val="00407D16"/>
    <w:rsid w:val="00407F36"/>
    <w:rsid w:val="00410497"/>
    <w:rsid w:val="00411411"/>
    <w:rsid w:val="004121A6"/>
    <w:rsid w:val="00412A95"/>
    <w:rsid w:val="004131D2"/>
    <w:rsid w:val="00413613"/>
    <w:rsid w:val="00413812"/>
    <w:rsid w:val="00413EFB"/>
    <w:rsid w:val="00413F76"/>
    <w:rsid w:val="00414D1B"/>
    <w:rsid w:val="00414FF2"/>
    <w:rsid w:val="00415121"/>
    <w:rsid w:val="00415144"/>
    <w:rsid w:val="0041540D"/>
    <w:rsid w:val="0041576B"/>
    <w:rsid w:val="00415FF7"/>
    <w:rsid w:val="004161A2"/>
    <w:rsid w:val="004168F0"/>
    <w:rsid w:val="00416A70"/>
    <w:rsid w:val="00416FF4"/>
    <w:rsid w:val="004205BB"/>
    <w:rsid w:val="004222E0"/>
    <w:rsid w:val="00422472"/>
    <w:rsid w:val="00422883"/>
    <w:rsid w:val="0042308E"/>
    <w:rsid w:val="004235B6"/>
    <w:rsid w:val="00423687"/>
    <w:rsid w:val="004248BF"/>
    <w:rsid w:val="00424B75"/>
    <w:rsid w:val="00424B8E"/>
    <w:rsid w:val="00424C43"/>
    <w:rsid w:val="00424E37"/>
    <w:rsid w:val="004250CF"/>
    <w:rsid w:val="0042554B"/>
    <w:rsid w:val="004264C4"/>
    <w:rsid w:val="004264E3"/>
    <w:rsid w:val="00426827"/>
    <w:rsid w:val="004268AB"/>
    <w:rsid w:val="00426A85"/>
    <w:rsid w:val="00426CAF"/>
    <w:rsid w:val="00426CDC"/>
    <w:rsid w:val="00426DCE"/>
    <w:rsid w:val="00426F9F"/>
    <w:rsid w:val="00427499"/>
    <w:rsid w:val="004277BF"/>
    <w:rsid w:val="004304B4"/>
    <w:rsid w:val="004308AC"/>
    <w:rsid w:val="00431751"/>
    <w:rsid w:val="00431E3F"/>
    <w:rsid w:val="004320AA"/>
    <w:rsid w:val="004322FE"/>
    <w:rsid w:val="00432FF6"/>
    <w:rsid w:val="00433020"/>
    <w:rsid w:val="004332A8"/>
    <w:rsid w:val="00433B2D"/>
    <w:rsid w:val="00434233"/>
    <w:rsid w:val="0043464B"/>
    <w:rsid w:val="00434B96"/>
    <w:rsid w:val="0043573F"/>
    <w:rsid w:val="00435AE9"/>
    <w:rsid w:val="00435E1C"/>
    <w:rsid w:val="00435F48"/>
    <w:rsid w:val="004361D7"/>
    <w:rsid w:val="0043678A"/>
    <w:rsid w:val="00436B7B"/>
    <w:rsid w:val="004373BB"/>
    <w:rsid w:val="004379C2"/>
    <w:rsid w:val="004403D5"/>
    <w:rsid w:val="004425DF"/>
    <w:rsid w:val="00443002"/>
    <w:rsid w:val="0044404C"/>
    <w:rsid w:val="00444922"/>
    <w:rsid w:val="00444A2C"/>
    <w:rsid w:val="00444D1A"/>
    <w:rsid w:val="0044539B"/>
    <w:rsid w:val="0044568C"/>
    <w:rsid w:val="0044606D"/>
    <w:rsid w:val="004462A9"/>
    <w:rsid w:val="00446404"/>
    <w:rsid w:val="0044643C"/>
    <w:rsid w:val="00446704"/>
    <w:rsid w:val="004468FA"/>
    <w:rsid w:val="00447AC8"/>
    <w:rsid w:val="00447FCC"/>
    <w:rsid w:val="004501DD"/>
    <w:rsid w:val="00450CED"/>
    <w:rsid w:val="00451606"/>
    <w:rsid w:val="0045208A"/>
    <w:rsid w:val="00452332"/>
    <w:rsid w:val="0045248D"/>
    <w:rsid w:val="00452B8C"/>
    <w:rsid w:val="00453160"/>
    <w:rsid w:val="004534E7"/>
    <w:rsid w:val="00454997"/>
    <w:rsid w:val="00454AA9"/>
    <w:rsid w:val="00454DFA"/>
    <w:rsid w:val="00455DAF"/>
    <w:rsid w:val="00455EAE"/>
    <w:rsid w:val="0045611A"/>
    <w:rsid w:val="00456492"/>
    <w:rsid w:val="00456C47"/>
    <w:rsid w:val="0045762C"/>
    <w:rsid w:val="00457B31"/>
    <w:rsid w:val="00460410"/>
    <w:rsid w:val="00460770"/>
    <w:rsid w:val="00460816"/>
    <w:rsid w:val="004609E4"/>
    <w:rsid w:val="00461636"/>
    <w:rsid w:val="004616BF"/>
    <w:rsid w:val="00461718"/>
    <w:rsid w:val="00461F36"/>
    <w:rsid w:val="0046278D"/>
    <w:rsid w:val="0046282D"/>
    <w:rsid w:val="004632A3"/>
    <w:rsid w:val="00463C0D"/>
    <w:rsid w:val="00464210"/>
    <w:rsid w:val="0046450F"/>
    <w:rsid w:val="00464D76"/>
    <w:rsid w:val="00465347"/>
    <w:rsid w:val="00466376"/>
    <w:rsid w:val="00466444"/>
    <w:rsid w:val="004665E3"/>
    <w:rsid w:val="00466BE1"/>
    <w:rsid w:val="00467BCB"/>
    <w:rsid w:val="00470FC3"/>
    <w:rsid w:val="0047136C"/>
    <w:rsid w:val="004716C7"/>
    <w:rsid w:val="00472599"/>
    <w:rsid w:val="00472CB5"/>
    <w:rsid w:val="00473413"/>
    <w:rsid w:val="004734FE"/>
    <w:rsid w:val="00473824"/>
    <w:rsid w:val="00474032"/>
    <w:rsid w:val="00474182"/>
    <w:rsid w:val="004742A0"/>
    <w:rsid w:val="0047440E"/>
    <w:rsid w:val="00474D09"/>
    <w:rsid w:val="00475116"/>
    <w:rsid w:val="004757C5"/>
    <w:rsid w:val="00475F36"/>
    <w:rsid w:val="00475F9D"/>
    <w:rsid w:val="004761D7"/>
    <w:rsid w:val="00476661"/>
    <w:rsid w:val="00476817"/>
    <w:rsid w:val="00476FD9"/>
    <w:rsid w:val="00477832"/>
    <w:rsid w:val="00477A01"/>
    <w:rsid w:val="004806EB"/>
    <w:rsid w:val="004814B0"/>
    <w:rsid w:val="00481ADF"/>
    <w:rsid w:val="004834CA"/>
    <w:rsid w:val="0048358F"/>
    <w:rsid w:val="0048398D"/>
    <w:rsid w:val="0048403C"/>
    <w:rsid w:val="004853A5"/>
    <w:rsid w:val="00485A86"/>
    <w:rsid w:val="00486201"/>
    <w:rsid w:val="00486DA0"/>
    <w:rsid w:val="00487229"/>
    <w:rsid w:val="00487B2A"/>
    <w:rsid w:val="00487E5E"/>
    <w:rsid w:val="0049006F"/>
    <w:rsid w:val="004900B5"/>
    <w:rsid w:val="00490ABD"/>
    <w:rsid w:val="00490C73"/>
    <w:rsid w:val="004915BC"/>
    <w:rsid w:val="00491BF2"/>
    <w:rsid w:val="0049242F"/>
    <w:rsid w:val="00493E5D"/>
    <w:rsid w:val="00494397"/>
    <w:rsid w:val="004943CB"/>
    <w:rsid w:val="00494901"/>
    <w:rsid w:val="00494AD2"/>
    <w:rsid w:val="004962BD"/>
    <w:rsid w:val="004966A8"/>
    <w:rsid w:val="0049688C"/>
    <w:rsid w:val="00496B7D"/>
    <w:rsid w:val="004A0031"/>
    <w:rsid w:val="004A0B28"/>
    <w:rsid w:val="004A10BC"/>
    <w:rsid w:val="004A127D"/>
    <w:rsid w:val="004A175E"/>
    <w:rsid w:val="004A18AD"/>
    <w:rsid w:val="004A21E9"/>
    <w:rsid w:val="004A25BB"/>
    <w:rsid w:val="004A30D0"/>
    <w:rsid w:val="004A425C"/>
    <w:rsid w:val="004A4F08"/>
    <w:rsid w:val="004A57A0"/>
    <w:rsid w:val="004A59CD"/>
    <w:rsid w:val="004A5D89"/>
    <w:rsid w:val="004A62C9"/>
    <w:rsid w:val="004A68CE"/>
    <w:rsid w:val="004A6E34"/>
    <w:rsid w:val="004A7C58"/>
    <w:rsid w:val="004A7FB2"/>
    <w:rsid w:val="004B001B"/>
    <w:rsid w:val="004B03F1"/>
    <w:rsid w:val="004B042F"/>
    <w:rsid w:val="004B1042"/>
    <w:rsid w:val="004B12FF"/>
    <w:rsid w:val="004B1A1D"/>
    <w:rsid w:val="004B2946"/>
    <w:rsid w:val="004B2AE0"/>
    <w:rsid w:val="004B3A57"/>
    <w:rsid w:val="004B4188"/>
    <w:rsid w:val="004B41C1"/>
    <w:rsid w:val="004B4241"/>
    <w:rsid w:val="004B44B2"/>
    <w:rsid w:val="004B4999"/>
    <w:rsid w:val="004B5EEF"/>
    <w:rsid w:val="004B6835"/>
    <w:rsid w:val="004B6F20"/>
    <w:rsid w:val="004B700D"/>
    <w:rsid w:val="004B7094"/>
    <w:rsid w:val="004C028B"/>
    <w:rsid w:val="004C1CC3"/>
    <w:rsid w:val="004C1E09"/>
    <w:rsid w:val="004C29CF"/>
    <w:rsid w:val="004C2C93"/>
    <w:rsid w:val="004C2CD1"/>
    <w:rsid w:val="004C3241"/>
    <w:rsid w:val="004C4B7D"/>
    <w:rsid w:val="004C4C8F"/>
    <w:rsid w:val="004C52EE"/>
    <w:rsid w:val="004C5679"/>
    <w:rsid w:val="004C5D32"/>
    <w:rsid w:val="004C7109"/>
    <w:rsid w:val="004C76AF"/>
    <w:rsid w:val="004C7A89"/>
    <w:rsid w:val="004D016C"/>
    <w:rsid w:val="004D0A52"/>
    <w:rsid w:val="004D1A00"/>
    <w:rsid w:val="004D1DD5"/>
    <w:rsid w:val="004D1E60"/>
    <w:rsid w:val="004D3066"/>
    <w:rsid w:val="004D373C"/>
    <w:rsid w:val="004D3A18"/>
    <w:rsid w:val="004D3D4C"/>
    <w:rsid w:val="004D3ECE"/>
    <w:rsid w:val="004D4D4D"/>
    <w:rsid w:val="004D55FA"/>
    <w:rsid w:val="004D569F"/>
    <w:rsid w:val="004D6F2C"/>
    <w:rsid w:val="004D72EA"/>
    <w:rsid w:val="004E0691"/>
    <w:rsid w:val="004E0781"/>
    <w:rsid w:val="004E1427"/>
    <w:rsid w:val="004E151A"/>
    <w:rsid w:val="004E1AF5"/>
    <w:rsid w:val="004E1B0D"/>
    <w:rsid w:val="004E20D3"/>
    <w:rsid w:val="004E20F0"/>
    <w:rsid w:val="004E2525"/>
    <w:rsid w:val="004E3277"/>
    <w:rsid w:val="004E368D"/>
    <w:rsid w:val="004E3B5F"/>
    <w:rsid w:val="004E42AC"/>
    <w:rsid w:val="004E4671"/>
    <w:rsid w:val="004E4A93"/>
    <w:rsid w:val="004E4C10"/>
    <w:rsid w:val="004E4CDB"/>
    <w:rsid w:val="004E4D80"/>
    <w:rsid w:val="004E506D"/>
    <w:rsid w:val="004E5978"/>
    <w:rsid w:val="004E5B50"/>
    <w:rsid w:val="004E624E"/>
    <w:rsid w:val="004E6392"/>
    <w:rsid w:val="004E6884"/>
    <w:rsid w:val="004E6CCA"/>
    <w:rsid w:val="004E7B9B"/>
    <w:rsid w:val="004F0789"/>
    <w:rsid w:val="004F0918"/>
    <w:rsid w:val="004F1B1F"/>
    <w:rsid w:val="004F1E22"/>
    <w:rsid w:val="004F2421"/>
    <w:rsid w:val="004F25F2"/>
    <w:rsid w:val="004F33F3"/>
    <w:rsid w:val="004F3E70"/>
    <w:rsid w:val="004F4779"/>
    <w:rsid w:val="004F478F"/>
    <w:rsid w:val="004F4FD3"/>
    <w:rsid w:val="004F5139"/>
    <w:rsid w:val="004F518F"/>
    <w:rsid w:val="004F5BAA"/>
    <w:rsid w:val="004F5E93"/>
    <w:rsid w:val="004F6030"/>
    <w:rsid w:val="004F63A6"/>
    <w:rsid w:val="004F6449"/>
    <w:rsid w:val="004F6E1F"/>
    <w:rsid w:val="004F6E38"/>
    <w:rsid w:val="004F7D41"/>
    <w:rsid w:val="004F7D82"/>
    <w:rsid w:val="00500064"/>
    <w:rsid w:val="005001D1"/>
    <w:rsid w:val="00500D6C"/>
    <w:rsid w:val="0050172A"/>
    <w:rsid w:val="00501DEA"/>
    <w:rsid w:val="0050280B"/>
    <w:rsid w:val="00502D2F"/>
    <w:rsid w:val="0050338A"/>
    <w:rsid w:val="00503A5F"/>
    <w:rsid w:val="00503C69"/>
    <w:rsid w:val="00504206"/>
    <w:rsid w:val="00505842"/>
    <w:rsid w:val="00505853"/>
    <w:rsid w:val="005059EC"/>
    <w:rsid w:val="005071B2"/>
    <w:rsid w:val="0050771B"/>
    <w:rsid w:val="00507B91"/>
    <w:rsid w:val="00507FA1"/>
    <w:rsid w:val="00510488"/>
    <w:rsid w:val="00510C81"/>
    <w:rsid w:val="00510D8B"/>
    <w:rsid w:val="00511094"/>
    <w:rsid w:val="0051115B"/>
    <w:rsid w:val="005112F1"/>
    <w:rsid w:val="005113F8"/>
    <w:rsid w:val="00512158"/>
    <w:rsid w:val="00512909"/>
    <w:rsid w:val="005137BF"/>
    <w:rsid w:val="005142D5"/>
    <w:rsid w:val="00514503"/>
    <w:rsid w:val="0051462A"/>
    <w:rsid w:val="0051475D"/>
    <w:rsid w:val="005147B3"/>
    <w:rsid w:val="0051484A"/>
    <w:rsid w:val="00515E95"/>
    <w:rsid w:val="005162F1"/>
    <w:rsid w:val="00516E61"/>
    <w:rsid w:val="0051751E"/>
    <w:rsid w:val="00517897"/>
    <w:rsid w:val="0052020E"/>
    <w:rsid w:val="005206A1"/>
    <w:rsid w:val="00520BD2"/>
    <w:rsid w:val="00521EC2"/>
    <w:rsid w:val="00522129"/>
    <w:rsid w:val="005225A7"/>
    <w:rsid w:val="0052293A"/>
    <w:rsid w:val="00522C20"/>
    <w:rsid w:val="005239F1"/>
    <w:rsid w:val="00523E61"/>
    <w:rsid w:val="005254B4"/>
    <w:rsid w:val="005254E5"/>
    <w:rsid w:val="00525632"/>
    <w:rsid w:val="005256EF"/>
    <w:rsid w:val="00525AB5"/>
    <w:rsid w:val="00525AD1"/>
    <w:rsid w:val="00525F4F"/>
    <w:rsid w:val="005263F9"/>
    <w:rsid w:val="00526573"/>
    <w:rsid w:val="00526686"/>
    <w:rsid w:val="00526AD2"/>
    <w:rsid w:val="00526EC2"/>
    <w:rsid w:val="00527465"/>
    <w:rsid w:val="00527553"/>
    <w:rsid w:val="00527957"/>
    <w:rsid w:val="005279AE"/>
    <w:rsid w:val="00527B18"/>
    <w:rsid w:val="00527D84"/>
    <w:rsid w:val="00527E15"/>
    <w:rsid w:val="00527EA4"/>
    <w:rsid w:val="005303A4"/>
    <w:rsid w:val="0053071C"/>
    <w:rsid w:val="0053109B"/>
    <w:rsid w:val="0053135C"/>
    <w:rsid w:val="00531511"/>
    <w:rsid w:val="00531BDB"/>
    <w:rsid w:val="00531E0D"/>
    <w:rsid w:val="0053376A"/>
    <w:rsid w:val="0053384B"/>
    <w:rsid w:val="0053388D"/>
    <w:rsid w:val="00533ED3"/>
    <w:rsid w:val="00534009"/>
    <w:rsid w:val="00534D96"/>
    <w:rsid w:val="005354C9"/>
    <w:rsid w:val="005365A3"/>
    <w:rsid w:val="00536604"/>
    <w:rsid w:val="005366B6"/>
    <w:rsid w:val="0053688F"/>
    <w:rsid w:val="0053697E"/>
    <w:rsid w:val="005371E5"/>
    <w:rsid w:val="00537662"/>
    <w:rsid w:val="00537EA9"/>
    <w:rsid w:val="00540CD9"/>
    <w:rsid w:val="00541083"/>
    <w:rsid w:val="00541EE5"/>
    <w:rsid w:val="0054268F"/>
    <w:rsid w:val="00542831"/>
    <w:rsid w:val="00542EF8"/>
    <w:rsid w:val="00543C45"/>
    <w:rsid w:val="0054437B"/>
    <w:rsid w:val="00544698"/>
    <w:rsid w:val="00544ADC"/>
    <w:rsid w:val="00545286"/>
    <w:rsid w:val="005452E5"/>
    <w:rsid w:val="0054543E"/>
    <w:rsid w:val="00545DD4"/>
    <w:rsid w:val="00546245"/>
    <w:rsid w:val="00547B4D"/>
    <w:rsid w:val="00547FCE"/>
    <w:rsid w:val="005500A8"/>
    <w:rsid w:val="0055065D"/>
    <w:rsid w:val="005517B5"/>
    <w:rsid w:val="005523D4"/>
    <w:rsid w:val="00552F37"/>
    <w:rsid w:val="0055360A"/>
    <w:rsid w:val="00553D0B"/>
    <w:rsid w:val="0055430E"/>
    <w:rsid w:val="00554B8C"/>
    <w:rsid w:val="00555547"/>
    <w:rsid w:val="005555E5"/>
    <w:rsid w:val="00555A6A"/>
    <w:rsid w:val="00555ABC"/>
    <w:rsid w:val="00555ACA"/>
    <w:rsid w:val="00555AEC"/>
    <w:rsid w:val="005562E9"/>
    <w:rsid w:val="005563C2"/>
    <w:rsid w:val="00556AA0"/>
    <w:rsid w:val="00556B76"/>
    <w:rsid w:val="005602C0"/>
    <w:rsid w:val="00560BF0"/>
    <w:rsid w:val="00560EF2"/>
    <w:rsid w:val="00562E6A"/>
    <w:rsid w:val="005639DF"/>
    <w:rsid w:val="005646D3"/>
    <w:rsid w:val="005649DC"/>
    <w:rsid w:val="00564B05"/>
    <w:rsid w:val="00565364"/>
    <w:rsid w:val="005653E0"/>
    <w:rsid w:val="0056572F"/>
    <w:rsid w:val="00565788"/>
    <w:rsid w:val="00565D63"/>
    <w:rsid w:val="00566399"/>
    <w:rsid w:val="00566C1F"/>
    <w:rsid w:val="00567235"/>
    <w:rsid w:val="00567478"/>
    <w:rsid w:val="005677CB"/>
    <w:rsid w:val="005700D7"/>
    <w:rsid w:val="00570127"/>
    <w:rsid w:val="00570E63"/>
    <w:rsid w:val="0057196F"/>
    <w:rsid w:val="005719D8"/>
    <w:rsid w:val="00571FB8"/>
    <w:rsid w:val="00572D3C"/>
    <w:rsid w:val="00573F09"/>
    <w:rsid w:val="0057401E"/>
    <w:rsid w:val="0057454F"/>
    <w:rsid w:val="00575CE9"/>
    <w:rsid w:val="00575FE2"/>
    <w:rsid w:val="0057653C"/>
    <w:rsid w:val="005766EC"/>
    <w:rsid w:val="00576AA7"/>
    <w:rsid w:val="00577E9E"/>
    <w:rsid w:val="00577FB6"/>
    <w:rsid w:val="00580469"/>
    <w:rsid w:val="00580A4E"/>
    <w:rsid w:val="00580C48"/>
    <w:rsid w:val="00581479"/>
    <w:rsid w:val="005814E4"/>
    <w:rsid w:val="00581FB3"/>
    <w:rsid w:val="005821E8"/>
    <w:rsid w:val="00582448"/>
    <w:rsid w:val="00582CD2"/>
    <w:rsid w:val="0058306C"/>
    <w:rsid w:val="005835B4"/>
    <w:rsid w:val="00584492"/>
    <w:rsid w:val="00584A63"/>
    <w:rsid w:val="0058625D"/>
    <w:rsid w:val="00586486"/>
    <w:rsid w:val="00586E78"/>
    <w:rsid w:val="00587AB5"/>
    <w:rsid w:val="00587CB1"/>
    <w:rsid w:val="00587F21"/>
    <w:rsid w:val="00590662"/>
    <w:rsid w:val="00590C3A"/>
    <w:rsid w:val="00590CF3"/>
    <w:rsid w:val="00590EFD"/>
    <w:rsid w:val="005915E2"/>
    <w:rsid w:val="005918AA"/>
    <w:rsid w:val="005924B4"/>
    <w:rsid w:val="00593777"/>
    <w:rsid w:val="005938E1"/>
    <w:rsid w:val="00593A98"/>
    <w:rsid w:val="00593F96"/>
    <w:rsid w:val="00594109"/>
    <w:rsid w:val="00594115"/>
    <w:rsid w:val="00594609"/>
    <w:rsid w:val="00594667"/>
    <w:rsid w:val="005947EF"/>
    <w:rsid w:val="005953B7"/>
    <w:rsid w:val="005969DB"/>
    <w:rsid w:val="005975D6"/>
    <w:rsid w:val="00597F8F"/>
    <w:rsid w:val="005A0885"/>
    <w:rsid w:val="005A0EEE"/>
    <w:rsid w:val="005A130B"/>
    <w:rsid w:val="005A16DF"/>
    <w:rsid w:val="005A1D27"/>
    <w:rsid w:val="005A1F93"/>
    <w:rsid w:val="005A234D"/>
    <w:rsid w:val="005A26C5"/>
    <w:rsid w:val="005A34B4"/>
    <w:rsid w:val="005A3F6D"/>
    <w:rsid w:val="005A47E6"/>
    <w:rsid w:val="005A49B5"/>
    <w:rsid w:val="005A4ACD"/>
    <w:rsid w:val="005A4DA2"/>
    <w:rsid w:val="005A507B"/>
    <w:rsid w:val="005A548E"/>
    <w:rsid w:val="005A5983"/>
    <w:rsid w:val="005A6288"/>
    <w:rsid w:val="005A66EB"/>
    <w:rsid w:val="005A70AE"/>
    <w:rsid w:val="005B0942"/>
    <w:rsid w:val="005B1311"/>
    <w:rsid w:val="005B13EA"/>
    <w:rsid w:val="005B22A5"/>
    <w:rsid w:val="005B271C"/>
    <w:rsid w:val="005B2A91"/>
    <w:rsid w:val="005B335E"/>
    <w:rsid w:val="005B446F"/>
    <w:rsid w:val="005B51A7"/>
    <w:rsid w:val="005B53FC"/>
    <w:rsid w:val="005B584F"/>
    <w:rsid w:val="005B6059"/>
    <w:rsid w:val="005B63A4"/>
    <w:rsid w:val="005B6767"/>
    <w:rsid w:val="005B6A00"/>
    <w:rsid w:val="005B7700"/>
    <w:rsid w:val="005C109D"/>
    <w:rsid w:val="005C15C5"/>
    <w:rsid w:val="005C2C91"/>
    <w:rsid w:val="005C3592"/>
    <w:rsid w:val="005C3C1F"/>
    <w:rsid w:val="005C401B"/>
    <w:rsid w:val="005C4146"/>
    <w:rsid w:val="005C4861"/>
    <w:rsid w:val="005C4DB0"/>
    <w:rsid w:val="005C4FB2"/>
    <w:rsid w:val="005C59D7"/>
    <w:rsid w:val="005C5A34"/>
    <w:rsid w:val="005C6719"/>
    <w:rsid w:val="005C67F7"/>
    <w:rsid w:val="005C6D2B"/>
    <w:rsid w:val="005C74BB"/>
    <w:rsid w:val="005C7518"/>
    <w:rsid w:val="005C7814"/>
    <w:rsid w:val="005D044B"/>
    <w:rsid w:val="005D06A5"/>
    <w:rsid w:val="005D24D2"/>
    <w:rsid w:val="005D26FE"/>
    <w:rsid w:val="005D27A5"/>
    <w:rsid w:val="005D2865"/>
    <w:rsid w:val="005D2A71"/>
    <w:rsid w:val="005D2D35"/>
    <w:rsid w:val="005D5179"/>
    <w:rsid w:val="005D5210"/>
    <w:rsid w:val="005D5D79"/>
    <w:rsid w:val="005D62A9"/>
    <w:rsid w:val="005D6CAB"/>
    <w:rsid w:val="005D7338"/>
    <w:rsid w:val="005D773F"/>
    <w:rsid w:val="005E0691"/>
    <w:rsid w:val="005E0968"/>
    <w:rsid w:val="005E0B69"/>
    <w:rsid w:val="005E0BCB"/>
    <w:rsid w:val="005E1029"/>
    <w:rsid w:val="005E175D"/>
    <w:rsid w:val="005E19FD"/>
    <w:rsid w:val="005E1B98"/>
    <w:rsid w:val="005E1E4F"/>
    <w:rsid w:val="005E1F70"/>
    <w:rsid w:val="005E2AE1"/>
    <w:rsid w:val="005E2D49"/>
    <w:rsid w:val="005E2EE6"/>
    <w:rsid w:val="005E3A34"/>
    <w:rsid w:val="005E3CFE"/>
    <w:rsid w:val="005E408A"/>
    <w:rsid w:val="005E45D9"/>
    <w:rsid w:val="005E4A98"/>
    <w:rsid w:val="005E4F3E"/>
    <w:rsid w:val="005E50F3"/>
    <w:rsid w:val="005E603E"/>
    <w:rsid w:val="005E60B4"/>
    <w:rsid w:val="005E660E"/>
    <w:rsid w:val="005E668E"/>
    <w:rsid w:val="005E70BE"/>
    <w:rsid w:val="005E7DE7"/>
    <w:rsid w:val="005F0E05"/>
    <w:rsid w:val="005F121E"/>
    <w:rsid w:val="005F2FA5"/>
    <w:rsid w:val="005F3126"/>
    <w:rsid w:val="005F3329"/>
    <w:rsid w:val="005F378D"/>
    <w:rsid w:val="005F3CF4"/>
    <w:rsid w:val="005F412D"/>
    <w:rsid w:val="005F4BE8"/>
    <w:rsid w:val="005F4C4C"/>
    <w:rsid w:val="005F5549"/>
    <w:rsid w:val="005F5C1E"/>
    <w:rsid w:val="005F6620"/>
    <w:rsid w:val="005F71AD"/>
    <w:rsid w:val="005F71F0"/>
    <w:rsid w:val="005F722E"/>
    <w:rsid w:val="005F72AE"/>
    <w:rsid w:val="005F74CF"/>
    <w:rsid w:val="005F7903"/>
    <w:rsid w:val="00600701"/>
    <w:rsid w:val="00600AC8"/>
    <w:rsid w:val="0060108F"/>
    <w:rsid w:val="0060113F"/>
    <w:rsid w:val="00601A3D"/>
    <w:rsid w:val="00602268"/>
    <w:rsid w:val="006024C3"/>
    <w:rsid w:val="00602631"/>
    <w:rsid w:val="00603946"/>
    <w:rsid w:val="00603EC1"/>
    <w:rsid w:val="0060463E"/>
    <w:rsid w:val="00604C9E"/>
    <w:rsid w:val="00605260"/>
    <w:rsid w:val="006058F6"/>
    <w:rsid w:val="0060603E"/>
    <w:rsid w:val="0060611F"/>
    <w:rsid w:val="0060639A"/>
    <w:rsid w:val="0060675C"/>
    <w:rsid w:val="00607143"/>
    <w:rsid w:val="0061003E"/>
    <w:rsid w:val="00610249"/>
    <w:rsid w:val="00610C2F"/>
    <w:rsid w:val="00610E3F"/>
    <w:rsid w:val="006111FF"/>
    <w:rsid w:val="00612664"/>
    <w:rsid w:val="00612D19"/>
    <w:rsid w:val="0061310A"/>
    <w:rsid w:val="0061343B"/>
    <w:rsid w:val="00614325"/>
    <w:rsid w:val="0061492F"/>
    <w:rsid w:val="00614C03"/>
    <w:rsid w:val="006155B3"/>
    <w:rsid w:val="00615B60"/>
    <w:rsid w:val="00615ECC"/>
    <w:rsid w:val="00616307"/>
    <w:rsid w:val="00616AD0"/>
    <w:rsid w:val="00617033"/>
    <w:rsid w:val="00617479"/>
    <w:rsid w:val="00620A04"/>
    <w:rsid w:val="006216DB"/>
    <w:rsid w:val="006222AE"/>
    <w:rsid w:val="00622885"/>
    <w:rsid w:val="00622994"/>
    <w:rsid w:val="0062401C"/>
    <w:rsid w:val="006246A7"/>
    <w:rsid w:val="00624745"/>
    <w:rsid w:val="00624ABD"/>
    <w:rsid w:val="0062523F"/>
    <w:rsid w:val="00625631"/>
    <w:rsid w:val="00625E22"/>
    <w:rsid w:val="006263AB"/>
    <w:rsid w:val="006263B0"/>
    <w:rsid w:val="006263CB"/>
    <w:rsid w:val="006264AE"/>
    <w:rsid w:val="00626AD9"/>
    <w:rsid w:val="00627217"/>
    <w:rsid w:val="00627A02"/>
    <w:rsid w:val="00630880"/>
    <w:rsid w:val="00630922"/>
    <w:rsid w:val="006309A9"/>
    <w:rsid w:val="00631733"/>
    <w:rsid w:val="0063294D"/>
    <w:rsid w:val="00632C12"/>
    <w:rsid w:val="00632E89"/>
    <w:rsid w:val="00633160"/>
    <w:rsid w:val="006338FF"/>
    <w:rsid w:val="00633B4E"/>
    <w:rsid w:val="006341C7"/>
    <w:rsid w:val="00634226"/>
    <w:rsid w:val="0063429A"/>
    <w:rsid w:val="00634324"/>
    <w:rsid w:val="00634826"/>
    <w:rsid w:val="00634EFF"/>
    <w:rsid w:val="00635015"/>
    <w:rsid w:val="006352D2"/>
    <w:rsid w:val="00635AB2"/>
    <w:rsid w:val="00635D2B"/>
    <w:rsid w:val="00637457"/>
    <w:rsid w:val="00637BC4"/>
    <w:rsid w:val="00637DB1"/>
    <w:rsid w:val="00637E5A"/>
    <w:rsid w:val="006407CE"/>
    <w:rsid w:val="00640B5F"/>
    <w:rsid w:val="00640B79"/>
    <w:rsid w:val="00640B99"/>
    <w:rsid w:val="0064157A"/>
    <w:rsid w:val="00641AE9"/>
    <w:rsid w:val="006422B8"/>
    <w:rsid w:val="00643438"/>
    <w:rsid w:val="006437A5"/>
    <w:rsid w:val="00644848"/>
    <w:rsid w:val="006454F3"/>
    <w:rsid w:val="0064602F"/>
    <w:rsid w:val="00646899"/>
    <w:rsid w:val="00646A1E"/>
    <w:rsid w:val="00646D92"/>
    <w:rsid w:val="00646F0C"/>
    <w:rsid w:val="006473B1"/>
    <w:rsid w:val="006473FA"/>
    <w:rsid w:val="00647742"/>
    <w:rsid w:val="0065013A"/>
    <w:rsid w:val="00650540"/>
    <w:rsid w:val="00650DAC"/>
    <w:rsid w:val="00651135"/>
    <w:rsid w:val="00651169"/>
    <w:rsid w:val="0065186F"/>
    <w:rsid w:val="00652F29"/>
    <w:rsid w:val="00653065"/>
    <w:rsid w:val="006531B4"/>
    <w:rsid w:val="0065375D"/>
    <w:rsid w:val="0065443D"/>
    <w:rsid w:val="006544F1"/>
    <w:rsid w:val="006549BF"/>
    <w:rsid w:val="00654F39"/>
    <w:rsid w:val="00655B4F"/>
    <w:rsid w:val="0065694E"/>
    <w:rsid w:val="006574BA"/>
    <w:rsid w:val="00657977"/>
    <w:rsid w:val="00657C05"/>
    <w:rsid w:val="00657C28"/>
    <w:rsid w:val="00657D55"/>
    <w:rsid w:val="006603E9"/>
    <w:rsid w:val="00660669"/>
    <w:rsid w:val="006606E8"/>
    <w:rsid w:val="00660F43"/>
    <w:rsid w:val="00661685"/>
    <w:rsid w:val="00661C1C"/>
    <w:rsid w:val="00661DF8"/>
    <w:rsid w:val="0066307A"/>
    <w:rsid w:val="00663B04"/>
    <w:rsid w:val="00666062"/>
    <w:rsid w:val="006662C9"/>
    <w:rsid w:val="00666487"/>
    <w:rsid w:val="00667101"/>
    <w:rsid w:val="006671D5"/>
    <w:rsid w:val="006672C7"/>
    <w:rsid w:val="00667E68"/>
    <w:rsid w:val="0067072F"/>
    <w:rsid w:val="0067137F"/>
    <w:rsid w:val="00671710"/>
    <w:rsid w:val="00671FD9"/>
    <w:rsid w:val="0067256B"/>
    <w:rsid w:val="00672868"/>
    <w:rsid w:val="0067297F"/>
    <w:rsid w:val="006731B3"/>
    <w:rsid w:val="00673AC0"/>
    <w:rsid w:val="00673D0E"/>
    <w:rsid w:val="006744F9"/>
    <w:rsid w:val="006746EE"/>
    <w:rsid w:val="00674DEE"/>
    <w:rsid w:val="006758E1"/>
    <w:rsid w:val="00675ED0"/>
    <w:rsid w:val="00676143"/>
    <w:rsid w:val="00676CBE"/>
    <w:rsid w:val="006772F0"/>
    <w:rsid w:val="0067758C"/>
    <w:rsid w:val="006776AC"/>
    <w:rsid w:val="00677C4E"/>
    <w:rsid w:val="00680121"/>
    <w:rsid w:val="00680A18"/>
    <w:rsid w:val="00680BF9"/>
    <w:rsid w:val="00680DC8"/>
    <w:rsid w:val="00681331"/>
    <w:rsid w:val="00681EBD"/>
    <w:rsid w:val="006823A4"/>
    <w:rsid w:val="00682903"/>
    <w:rsid w:val="00682B26"/>
    <w:rsid w:val="00683514"/>
    <w:rsid w:val="00683EFC"/>
    <w:rsid w:val="00683F15"/>
    <w:rsid w:val="0068438A"/>
    <w:rsid w:val="00684518"/>
    <w:rsid w:val="00684D06"/>
    <w:rsid w:val="0068545B"/>
    <w:rsid w:val="006856FD"/>
    <w:rsid w:val="00686055"/>
    <w:rsid w:val="00686948"/>
    <w:rsid w:val="00686C52"/>
    <w:rsid w:val="00686F20"/>
    <w:rsid w:val="006876A8"/>
    <w:rsid w:val="00687D5E"/>
    <w:rsid w:val="0069059D"/>
    <w:rsid w:val="00690AEB"/>
    <w:rsid w:val="00691485"/>
    <w:rsid w:val="006915E1"/>
    <w:rsid w:val="0069299A"/>
    <w:rsid w:val="00692B6B"/>
    <w:rsid w:val="00693097"/>
    <w:rsid w:val="00694206"/>
    <w:rsid w:val="00694825"/>
    <w:rsid w:val="00695433"/>
    <w:rsid w:val="006954A7"/>
    <w:rsid w:val="00695F4A"/>
    <w:rsid w:val="00697A31"/>
    <w:rsid w:val="00697A52"/>
    <w:rsid w:val="006A03A8"/>
    <w:rsid w:val="006A0916"/>
    <w:rsid w:val="006A0B18"/>
    <w:rsid w:val="006A13C1"/>
    <w:rsid w:val="006A17DA"/>
    <w:rsid w:val="006A21FF"/>
    <w:rsid w:val="006A248D"/>
    <w:rsid w:val="006A28AA"/>
    <w:rsid w:val="006A2A9B"/>
    <w:rsid w:val="006A3159"/>
    <w:rsid w:val="006A3BE6"/>
    <w:rsid w:val="006A3ECB"/>
    <w:rsid w:val="006A46A9"/>
    <w:rsid w:val="006A5487"/>
    <w:rsid w:val="006A5941"/>
    <w:rsid w:val="006A5B55"/>
    <w:rsid w:val="006A6736"/>
    <w:rsid w:val="006B0735"/>
    <w:rsid w:val="006B0C74"/>
    <w:rsid w:val="006B11FE"/>
    <w:rsid w:val="006B1518"/>
    <w:rsid w:val="006B1A0F"/>
    <w:rsid w:val="006B20F4"/>
    <w:rsid w:val="006B25CC"/>
    <w:rsid w:val="006B27F5"/>
    <w:rsid w:val="006B2EE0"/>
    <w:rsid w:val="006B34FB"/>
    <w:rsid w:val="006B4AA1"/>
    <w:rsid w:val="006B573D"/>
    <w:rsid w:val="006B6102"/>
    <w:rsid w:val="006B6998"/>
    <w:rsid w:val="006B6B05"/>
    <w:rsid w:val="006B79A5"/>
    <w:rsid w:val="006B7E86"/>
    <w:rsid w:val="006B7FA4"/>
    <w:rsid w:val="006C059E"/>
    <w:rsid w:val="006C08E8"/>
    <w:rsid w:val="006C09C5"/>
    <w:rsid w:val="006C0CA4"/>
    <w:rsid w:val="006C17BC"/>
    <w:rsid w:val="006C1EC0"/>
    <w:rsid w:val="006C21B5"/>
    <w:rsid w:val="006C2336"/>
    <w:rsid w:val="006C47C4"/>
    <w:rsid w:val="006C4916"/>
    <w:rsid w:val="006C4CD3"/>
    <w:rsid w:val="006C54D1"/>
    <w:rsid w:val="006C552C"/>
    <w:rsid w:val="006C59C2"/>
    <w:rsid w:val="006C5B3F"/>
    <w:rsid w:val="006C5F22"/>
    <w:rsid w:val="006C604C"/>
    <w:rsid w:val="006C7A79"/>
    <w:rsid w:val="006C7CF6"/>
    <w:rsid w:val="006C7D5E"/>
    <w:rsid w:val="006C7FE2"/>
    <w:rsid w:val="006D0040"/>
    <w:rsid w:val="006D08D7"/>
    <w:rsid w:val="006D09B9"/>
    <w:rsid w:val="006D0BBC"/>
    <w:rsid w:val="006D1906"/>
    <w:rsid w:val="006D19F1"/>
    <w:rsid w:val="006D2532"/>
    <w:rsid w:val="006D33D4"/>
    <w:rsid w:val="006D376D"/>
    <w:rsid w:val="006D3DFC"/>
    <w:rsid w:val="006D3E9D"/>
    <w:rsid w:val="006D462C"/>
    <w:rsid w:val="006D4A03"/>
    <w:rsid w:val="006D4E34"/>
    <w:rsid w:val="006D5A47"/>
    <w:rsid w:val="006D5DEC"/>
    <w:rsid w:val="006D631B"/>
    <w:rsid w:val="006D63B3"/>
    <w:rsid w:val="006D641D"/>
    <w:rsid w:val="006D6720"/>
    <w:rsid w:val="006D6751"/>
    <w:rsid w:val="006D7530"/>
    <w:rsid w:val="006D7A36"/>
    <w:rsid w:val="006D7DB9"/>
    <w:rsid w:val="006D7F6E"/>
    <w:rsid w:val="006E0263"/>
    <w:rsid w:val="006E0455"/>
    <w:rsid w:val="006E0628"/>
    <w:rsid w:val="006E1284"/>
    <w:rsid w:val="006E4597"/>
    <w:rsid w:val="006E461E"/>
    <w:rsid w:val="006E4641"/>
    <w:rsid w:val="006E4846"/>
    <w:rsid w:val="006E4FFD"/>
    <w:rsid w:val="006E51E7"/>
    <w:rsid w:val="006E5356"/>
    <w:rsid w:val="006E58DD"/>
    <w:rsid w:val="006E590E"/>
    <w:rsid w:val="006E6173"/>
    <w:rsid w:val="006E6271"/>
    <w:rsid w:val="006E650B"/>
    <w:rsid w:val="006E757A"/>
    <w:rsid w:val="006E7826"/>
    <w:rsid w:val="006E79D3"/>
    <w:rsid w:val="006E7E72"/>
    <w:rsid w:val="006F0752"/>
    <w:rsid w:val="006F24B1"/>
    <w:rsid w:val="006F2F11"/>
    <w:rsid w:val="006F3E52"/>
    <w:rsid w:val="006F411B"/>
    <w:rsid w:val="006F4B70"/>
    <w:rsid w:val="006F508C"/>
    <w:rsid w:val="006F5F27"/>
    <w:rsid w:val="006F6147"/>
    <w:rsid w:val="006F62BF"/>
    <w:rsid w:val="006F64D2"/>
    <w:rsid w:val="006F706B"/>
    <w:rsid w:val="006F7227"/>
    <w:rsid w:val="006F7F17"/>
    <w:rsid w:val="00700D81"/>
    <w:rsid w:val="00701684"/>
    <w:rsid w:val="0070308B"/>
    <w:rsid w:val="00703330"/>
    <w:rsid w:val="007035FF"/>
    <w:rsid w:val="00703D11"/>
    <w:rsid w:val="00704091"/>
    <w:rsid w:val="007041DD"/>
    <w:rsid w:val="0070523A"/>
    <w:rsid w:val="00705282"/>
    <w:rsid w:val="00705442"/>
    <w:rsid w:val="00705B67"/>
    <w:rsid w:val="00705F67"/>
    <w:rsid w:val="007062D1"/>
    <w:rsid w:val="0070684D"/>
    <w:rsid w:val="00706D4B"/>
    <w:rsid w:val="00706FF3"/>
    <w:rsid w:val="007072A5"/>
    <w:rsid w:val="007075DE"/>
    <w:rsid w:val="0070787D"/>
    <w:rsid w:val="0071056A"/>
    <w:rsid w:val="00710AA0"/>
    <w:rsid w:val="00710BA8"/>
    <w:rsid w:val="00710EE4"/>
    <w:rsid w:val="00711276"/>
    <w:rsid w:val="007113E2"/>
    <w:rsid w:val="00711A92"/>
    <w:rsid w:val="00711AE0"/>
    <w:rsid w:val="00712041"/>
    <w:rsid w:val="00714F46"/>
    <w:rsid w:val="0071547A"/>
    <w:rsid w:val="00715CE2"/>
    <w:rsid w:val="0071656D"/>
    <w:rsid w:val="00716701"/>
    <w:rsid w:val="007169F9"/>
    <w:rsid w:val="00716EBD"/>
    <w:rsid w:val="007200E7"/>
    <w:rsid w:val="007202E8"/>
    <w:rsid w:val="007213EC"/>
    <w:rsid w:val="00721B7D"/>
    <w:rsid w:val="007221F5"/>
    <w:rsid w:val="00722EEC"/>
    <w:rsid w:val="007234F3"/>
    <w:rsid w:val="00723A01"/>
    <w:rsid w:val="0072451F"/>
    <w:rsid w:val="0072465A"/>
    <w:rsid w:val="0072497C"/>
    <w:rsid w:val="00724A41"/>
    <w:rsid w:val="00724D16"/>
    <w:rsid w:val="00724E07"/>
    <w:rsid w:val="00724ECB"/>
    <w:rsid w:val="00725F78"/>
    <w:rsid w:val="0072624A"/>
    <w:rsid w:val="007265A7"/>
    <w:rsid w:val="00726BB1"/>
    <w:rsid w:val="00727086"/>
    <w:rsid w:val="00727ADA"/>
    <w:rsid w:val="00727CCC"/>
    <w:rsid w:val="0073041E"/>
    <w:rsid w:val="00730995"/>
    <w:rsid w:val="00730E2A"/>
    <w:rsid w:val="00731E70"/>
    <w:rsid w:val="00731F1C"/>
    <w:rsid w:val="00732DEF"/>
    <w:rsid w:val="00733E8E"/>
    <w:rsid w:val="0073454D"/>
    <w:rsid w:val="00734745"/>
    <w:rsid w:val="007349E3"/>
    <w:rsid w:val="00734C36"/>
    <w:rsid w:val="00734C61"/>
    <w:rsid w:val="00735D8A"/>
    <w:rsid w:val="00736213"/>
    <w:rsid w:val="007368BD"/>
    <w:rsid w:val="00736BD8"/>
    <w:rsid w:val="00736EA9"/>
    <w:rsid w:val="00736F24"/>
    <w:rsid w:val="0073727B"/>
    <w:rsid w:val="0074166A"/>
    <w:rsid w:val="007418E6"/>
    <w:rsid w:val="00741F94"/>
    <w:rsid w:val="00742683"/>
    <w:rsid w:val="00743F13"/>
    <w:rsid w:val="00745A25"/>
    <w:rsid w:val="007460D1"/>
    <w:rsid w:val="0074665B"/>
    <w:rsid w:val="00746887"/>
    <w:rsid w:val="0074718C"/>
    <w:rsid w:val="00747600"/>
    <w:rsid w:val="0074762B"/>
    <w:rsid w:val="00750058"/>
    <w:rsid w:val="0075052D"/>
    <w:rsid w:val="0075072C"/>
    <w:rsid w:val="007515E0"/>
    <w:rsid w:val="007516BF"/>
    <w:rsid w:val="00751C14"/>
    <w:rsid w:val="00752B81"/>
    <w:rsid w:val="00752E53"/>
    <w:rsid w:val="0075300E"/>
    <w:rsid w:val="007534F2"/>
    <w:rsid w:val="007536AF"/>
    <w:rsid w:val="00754A11"/>
    <w:rsid w:val="0075559A"/>
    <w:rsid w:val="00755D25"/>
    <w:rsid w:val="00756761"/>
    <w:rsid w:val="00756EF6"/>
    <w:rsid w:val="007602F4"/>
    <w:rsid w:val="00760498"/>
    <w:rsid w:val="0076082C"/>
    <w:rsid w:val="00760D02"/>
    <w:rsid w:val="007611BA"/>
    <w:rsid w:val="00761D2B"/>
    <w:rsid w:val="0076208E"/>
    <w:rsid w:val="007621D5"/>
    <w:rsid w:val="00762A21"/>
    <w:rsid w:val="007630C1"/>
    <w:rsid w:val="007634AD"/>
    <w:rsid w:val="007634D3"/>
    <w:rsid w:val="00763736"/>
    <w:rsid w:val="00763B86"/>
    <w:rsid w:val="00763EFC"/>
    <w:rsid w:val="007650D1"/>
    <w:rsid w:val="007650ED"/>
    <w:rsid w:val="00765456"/>
    <w:rsid w:val="0076551E"/>
    <w:rsid w:val="00765C22"/>
    <w:rsid w:val="00767C0D"/>
    <w:rsid w:val="007701E5"/>
    <w:rsid w:val="007702A2"/>
    <w:rsid w:val="007712F6"/>
    <w:rsid w:val="00773376"/>
    <w:rsid w:val="00773F7D"/>
    <w:rsid w:val="007744A3"/>
    <w:rsid w:val="00774A32"/>
    <w:rsid w:val="00775B54"/>
    <w:rsid w:val="00776C34"/>
    <w:rsid w:val="00776CB2"/>
    <w:rsid w:val="00776D3A"/>
    <w:rsid w:val="00777391"/>
    <w:rsid w:val="00777CC3"/>
    <w:rsid w:val="007804A1"/>
    <w:rsid w:val="00780513"/>
    <w:rsid w:val="00780DE9"/>
    <w:rsid w:val="00780E6A"/>
    <w:rsid w:val="00780EA8"/>
    <w:rsid w:val="00781058"/>
    <w:rsid w:val="00781261"/>
    <w:rsid w:val="007813A6"/>
    <w:rsid w:val="00782C52"/>
    <w:rsid w:val="00783472"/>
    <w:rsid w:val="00783A2C"/>
    <w:rsid w:val="00785376"/>
    <w:rsid w:val="0078571E"/>
    <w:rsid w:val="00785CD0"/>
    <w:rsid w:val="00785DD4"/>
    <w:rsid w:val="0078616B"/>
    <w:rsid w:val="0078646C"/>
    <w:rsid w:val="00786548"/>
    <w:rsid w:val="00787747"/>
    <w:rsid w:val="007902D0"/>
    <w:rsid w:val="00790F7A"/>
    <w:rsid w:val="007911AE"/>
    <w:rsid w:val="00791A66"/>
    <w:rsid w:val="00792532"/>
    <w:rsid w:val="007926C4"/>
    <w:rsid w:val="00792A28"/>
    <w:rsid w:val="00792D16"/>
    <w:rsid w:val="00793151"/>
    <w:rsid w:val="00793581"/>
    <w:rsid w:val="00793669"/>
    <w:rsid w:val="00794341"/>
    <w:rsid w:val="007945D8"/>
    <w:rsid w:val="00794871"/>
    <w:rsid w:val="007953FB"/>
    <w:rsid w:val="00795503"/>
    <w:rsid w:val="00796309"/>
    <w:rsid w:val="00796A58"/>
    <w:rsid w:val="00796B2E"/>
    <w:rsid w:val="00796B86"/>
    <w:rsid w:val="00797C3B"/>
    <w:rsid w:val="007A1505"/>
    <w:rsid w:val="007A1804"/>
    <w:rsid w:val="007A1A01"/>
    <w:rsid w:val="007A1DFD"/>
    <w:rsid w:val="007A1F54"/>
    <w:rsid w:val="007A2328"/>
    <w:rsid w:val="007A30C0"/>
    <w:rsid w:val="007A42B8"/>
    <w:rsid w:val="007A4398"/>
    <w:rsid w:val="007A4459"/>
    <w:rsid w:val="007A449D"/>
    <w:rsid w:val="007A4E83"/>
    <w:rsid w:val="007A5E04"/>
    <w:rsid w:val="007A602B"/>
    <w:rsid w:val="007A63B0"/>
    <w:rsid w:val="007A6DFB"/>
    <w:rsid w:val="007A7492"/>
    <w:rsid w:val="007A76AB"/>
    <w:rsid w:val="007B0388"/>
    <w:rsid w:val="007B0970"/>
    <w:rsid w:val="007B0B7A"/>
    <w:rsid w:val="007B1719"/>
    <w:rsid w:val="007B2F5F"/>
    <w:rsid w:val="007B2FC5"/>
    <w:rsid w:val="007B3344"/>
    <w:rsid w:val="007B34D2"/>
    <w:rsid w:val="007B5227"/>
    <w:rsid w:val="007B55B6"/>
    <w:rsid w:val="007B58B5"/>
    <w:rsid w:val="007B5C87"/>
    <w:rsid w:val="007B60F6"/>
    <w:rsid w:val="007B62FB"/>
    <w:rsid w:val="007B6E20"/>
    <w:rsid w:val="007B7584"/>
    <w:rsid w:val="007C0229"/>
    <w:rsid w:val="007C030D"/>
    <w:rsid w:val="007C0413"/>
    <w:rsid w:val="007C13CE"/>
    <w:rsid w:val="007C1478"/>
    <w:rsid w:val="007C18B1"/>
    <w:rsid w:val="007C1B48"/>
    <w:rsid w:val="007C25AC"/>
    <w:rsid w:val="007C2EC4"/>
    <w:rsid w:val="007C3489"/>
    <w:rsid w:val="007C3BAB"/>
    <w:rsid w:val="007C3F39"/>
    <w:rsid w:val="007C56D3"/>
    <w:rsid w:val="007C59B2"/>
    <w:rsid w:val="007C5D80"/>
    <w:rsid w:val="007C67C8"/>
    <w:rsid w:val="007C7656"/>
    <w:rsid w:val="007D16C3"/>
    <w:rsid w:val="007D1823"/>
    <w:rsid w:val="007D3B6D"/>
    <w:rsid w:val="007D4018"/>
    <w:rsid w:val="007D4E9F"/>
    <w:rsid w:val="007D50CE"/>
    <w:rsid w:val="007D5276"/>
    <w:rsid w:val="007D57B2"/>
    <w:rsid w:val="007D6BB9"/>
    <w:rsid w:val="007D702D"/>
    <w:rsid w:val="007D71DC"/>
    <w:rsid w:val="007D7A96"/>
    <w:rsid w:val="007D7D84"/>
    <w:rsid w:val="007D7E6A"/>
    <w:rsid w:val="007E0624"/>
    <w:rsid w:val="007E16E5"/>
    <w:rsid w:val="007E1B6C"/>
    <w:rsid w:val="007E24A8"/>
    <w:rsid w:val="007E2CD6"/>
    <w:rsid w:val="007E2D4C"/>
    <w:rsid w:val="007E2F44"/>
    <w:rsid w:val="007E3FC4"/>
    <w:rsid w:val="007E4146"/>
    <w:rsid w:val="007E5538"/>
    <w:rsid w:val="007E580A"/>
    <w:rsid w:val="007E63ED"/>
    <w:rsid w:val="007E68D4"/>
    <w:rsid w:val="007E6A90"/>
    <w:rsid w:val="007E6C01"/>
    <w:rsid w:val="007E6E2A"/>
    <w:rsid w:val="007E7A59"/>
    <w:rsid w:val="007F110B"/>
    <w:rsid w:val="007F119F"/>
    <w:rsid w:val="007F1937"/>
    <w:rsid w:val="007F1F8E"/>
    <w:rsid w:val="007F1FB4"/>
    <w:rsid w:val="007F2124"/>
    <w:rsid w:val="007F2216"/>
    <w:rsid w:val="007F234C"/>
    <w:rsid w:val="007F2599"/>
    <w:rsid w:val="007F3409"/>
    <w:rsid w:val="007F34BF"/>
    <w:rsid w:val="007F3728"/>
    <w:rsid w:val="007F3AC5"/>
    <w:rsid w:val="007F3C71"/>
    <w:rsid w:val="007F3D1B"/>
    <w:rsid w:val="007F3EFE"/>
    <w:rsid w:val="007F4274"/>
    <w:rsid w:val="007F49AD"/>
    <w:rsid w:val="007F4EB1"/>
    <w:rsid w:val="007F752A"/>
    <w:rsid w:val="007F7823"/>
    <w:rsid w:val="00800DD0"/>
    <w:rsid w:val="0080165D"/>
    <w:rsid w:val="008023D0"/>
    <w:rsid w:val="008024B5"/>
    <w:rsid w:val="008029B4"/>
    <w:rsid w:val="00802D01"/>
    <w:rsid w:val="00802D38"/>
    <w:rsid w:val="00802DFF"/>
    <w:rsid w:val="00803531"/>
    <w:rsid w:val="008038F2"/>
    <w:rsid w:val="00804392"/>
    <w:rsid w:val="0080498C"/>
    <w:rsid w:val="0080558E"/>
    <w:rsid w:val="00806FC1"/>
    <w:rsid w:val="00810191"/>
    <w:rsid w:val="008103A2"/>
    <w:rsid w:val="0081117D"/>
    <w:rsid w:val="00811E0A"/>
    <w:rsid w:val="008122D9"/>
    <w:rsid w:val="00812744"/>
    <w:rsid w:val="00812C71"/>
    <w:rsid w:val="00812CCB"/>
    <w:rsid w:val="00813952"/>
    <w:rsid w:val="008139DE"/>
    <w:rsid w:val="00814464"/>
    <w:rsid w:val="00814552"/>
    <w:rsid w:val="00814831"/>
    <w:rsid w:val="00814979"/>
    <w:rsid w:val="0081501D"/>
    <w:rsid w:val="008155C0"/>
    <w:rsid w:val="00815628"/>
    <w:rsid w:val="0081649A"/>
    <w:rsid w:val="0081691F"/>
    <w:rsid w:val="00816A58"/>
    <w:rsid w:val="00817190"/>
    <w:rsid w:val="00817D1A"/>
    <w:rsid w:val="00817D56"/>
    <w:rsid w:val="008201EC"/>
    <w:rsid w:val="008204E2"/>
    <w:rsid w:val="00820837"/>
    <w:rsid w:val="00820E97"/>
    <w:rsid w:val="008218C2"/>
    <w:rsid w:val="00821B13"/>
    <w:rsid w:val="00821EF0"/>
    <w:rsid w:val="008220BD"/>
    <w:rsid w:val="008221B2"/>
    <w:rsid w:val="008222E8"/>
    <w:rsid w:val="00822C3B"/>
    <w:rsid w:val="00823231"/>
    <w:rsid w:val="00823526"/>
    <w:rsid w:val="008236F7"/>
    <w:rsid w:val="008245B2"/>
    <w:rsid w:val="00824792"/>
    <w:rsid w:val="00824AC6"/>
    <w:rsid w:val="00824DD7"/>
    <w:rsid w:val="0082520D"/>
    <w:rsid w:val="00825726"/>
    <w:rsid w:val="0082591D"/>
    <w:rsid w:val="00825AE3"/>
    <w:rsid w:val="00825C6C"/>
    <w:rsid w:val="00826378"/>
    <w:rsid w:val="00826BBC"/>
    <w:rsid w:val="0082729E"/>
    <w:rsid w:val="008274F8"/>
    <w:rsid w:val="00827C84"/>
    <w:rsid w:val="00830DEF"/>
    <w:rsid w:val="0083181C"/>
    <w:rsid w:val="008319AA"/>
    <w:rsid w:val="00831D33"/>
    <w:rsid w:val="00832517"/>
    <w:rsid w:val="008325D4"/>
    <w:rsid w:val="008326DD"/>
    <w:rsid w:val="0083357B"/>
    <w:rsid w:val="008336FF"/>
    <w:rsid w:val="00834C5D"/>
    <w:rsid w:val="008359D8"/>
    <w:rsid w:val="008371DE"/>
    <w:rsid w:val="0083734B"/>
    <w:rsid w:val="0084078A"/>
    <w:rsid w:val="00840E9D"/>
    <w:rsid w:val="00841C48"/>
    <w:rsid w:val="0084314F"/>
    <w:rsid w:val="00843C52"/>
    <w:rsid w:val="00844A14"/>
    <w:rsid w:val="0084564D"/>
    <w:rsid w:val="00846BC9"/>
    <w:rsid w:val="00846CE7"/>
    <w:rsid w:val="00847279"/>
    <w:rsid w:val="0084731D"/>
    <w:rsid w:val="00847ED3"/>
    <w:rsid w:val="00847F19"/>
    <w:rsid w:val="00850F2B"/>
    <w:rsid w:val="00851881"/>
    <w:rsid w:val="008528C0"/>
    <w:rsid w:val="008536F3"/>
    <w:rsid w:val="00854565"/>
    <w:rsid w:val="00854EC6"/>
    <w:rsid w:val="0085653B"/>
    <w:rsid w:val="008569A1"/>
    <w:rsid w:val="00857DB1"/>
    <w:rsid w:val="0086004D"/>
    <w:rsid w:val="008603B1"/>
    <w:rsid w:val="00860FD2"/>
    <w:rsid w:val="0086102F"/>
    <w:rsid w:val="0086106B"/>
    <w:rsid w:val="0086110A"/>
    <w:rsid w:val="008615F3"/>
    <w:rsid w:val="00861BE0"/>
    <w:rsid w:val="008626F5"/>
    <w:rsid w:val="0086338D"/>
    <w:rsid w:val="00863E73"/>
    <w:rsid w:val="00863EBF"/>
    <w:rsid w:val="008652BF"/>
    <w:rsid w:val="00865385"/>
    <w:rsid w:val="00865391"/>
    <w:rsid w:val="00865B6F"/>
    <w:rsid w:val="00865DF1"/>
    <w:rsid w:val="00866329"/>
    <w:rsid w:val="0086724B"/>
    <w:rsid w:val="00867DC3"/>
    <w:rsid w:val="00871715"/>
    <w:rsid w:val="00871B9C"/>
    <w:rsid w:val="008721F1"/>
    <w:rsid w:val="00872A53"/>
    <w:rsid w:val="00872D16"/>
    <w:rsid w:val="0087368E"/>
    <w:rsid w:val="00874077"/>
    <w:rsid w:val="0087444F"/>
    <w:rsid w:val="008755FF"/>
    <w:rsid w:val="00876C40"/>
    <w:rsid w:val="00877287"/>
    <w:rsid w:val="00877919"/>
    <w:rsid w:val="00880076"/>
    <w:rsid w:val="0088020D"/>
    <w:rsid w:val="0088031E"/>
    <w:rsid w:val="0088035C"/>
    <w:rsid w:val="00880887"/>
    <w:rsid w:val="00880D58"/>
    <w:rsid w:val="00880F8C"/>
    <w:rsid w:val="00881128"/>
    <w:rsid w:val="00881C31"/>
    <w:rsid w:val="00882572"/>
    <w:rsid w:val="00883605"/>
    <w:rsid w:val="00883E4D"/>
    <w:rsid w:val="008846CB"/>
    <w:rsid w:val="0088522C"/>
    <w:rsid w:val="008856B8"/>
    <w:rsid w:val="00886144"/>
    <w:rsid w:val="008865AE"/>
    <w:rsid w:val="0088673D"/>
    <w:rsid w:val="0088738D"/>
    <w:rsid w:val="008873C6"/>
    <w:rsid w:val="0088745B"/>
    <w:rsid w:val="00887EDE"/>
    <w:rsid w:val="008906DE"/>
    <w:rsid w:val="0089181A"/>
    <w:rsid w:val="00891965"/>
    <w:rsid w:val="00892C27"/>
    <w:rsid w:val="0089348A"/>
    <w:rsid w:val="0089412F"/>
    <w:rsid w:val="00894355"/>
    <w:rsid w:val="0089489F"/>
    <w:rsid w:val="00894981"/>
    <w:rsid w:val="00894C68"/>
    <w:rsid w:val="00895098"/>
    <w:rsid w:val="0089550E"/>
    <w:rsid w:val="008958F5"/>
    <w:rsid w:val="00895BAC"/>
    <w:rsid w:val="00895FF8"/>
    <w:rsid w:val="008961E2"/>
    <w:rsid w:val="008961F9"/>
    <w:rsid w:val="0089659C"/>
    <w:rsid w:val="008965C2"/>
    <w:rsid w:val="0089768B"/>
    <w:rsid w:val="00897845"/>
    <w:rsid w:val="00897B56"/>
    <w:rsid w:val="00897DE3"/>
    <w:rsid w:val="00897E75"/>
    <w:rsid w:val="008A00E9"/>
    <w:rsid w:val="008A1F37"/>
    <w:rsid w:val="008A2805"/>
    <w:rsid w:val="008A2E57"/>
    <w:rsid w:val="008A3CEA"/>
    <w:rsid w:val="008A43C1"/>
    <w:rsid w:val="008A441D"/>
    <w:rsid w:val="008A478E"/>
    <w:rsid w:val="008A4DFC"/>
    <w:rsid w:val="008A693F"/>
    <w:rsid w:val="008A6A2C"/>
    <w:rsid w:val="008A6FF8"/>
    <w:rsid w:val="008A738D"/>
    <w:rsid w:val="008A7BA7"/>
    <w:rsid w:val="008A7C9F"/>
    <w:rsid w:val="008B0872"/>
    <w:rsid w:val="008B0F81"/>
    <w:rsid w:val="008B14EB"/>
    <w:rsid w:val="008B1662"/>
    <w:rsid w:val="008B21D6"/>
    <w:rsid w:val="008B229A"/>
    <w:rsid w:val="008B2A23"/>
    <w:rsid w:val="008B2A83"/>
    <w:rsid w:val="008B2BBA"/>
    <w:rsid w:val="008B2F5C"/>
    <w:rsid w:val="008B4331"/>
    <w:rsid w:val="008B4A08"/>
    <w:rsid w:val="008B4B92"/>
    <w:rsid w:val="008B587B"/>
    <w:rsid w:val="008B64C8"/>
    <w:rsid w:val="008B78BC"/>
    <w:rsid w:val="008B7951"/>
    <w:rsid w:val="008C1B21"/>
    <w:rsid w:val="008C2107"/>
    <w:rsid w:val="008C25C9"/>
    <w:rsid w:val="008C2702"/>
    <w:rsid w:val="008C2BD6"/>
    <w:rsid w:val="008C2C85"/>
    <w:rsid w:val="008C2CA1"/>
    <w:rsid w:val="008C372C"/>
    <w:rsid w:val="008C3A16"/>
    <w:rsid w:val="008C44A3"/>
    <w:rsid w:val="008C53D2"/>
    <w:rsid w:val="008C551E"/>
    <w:rsid w:val="008C5656"/>
    <w:rsid w:val="008C589B"/>
    <w:rsid w:val="008C6060"/>
    <w:rsid w:val="008C6523"/>
    <w:rsid w:val="008C710B"/>
    <w:rsid w:val="008C7828"/>
    <w:rsid w:val="008C7925"/>
    <w:rsid w:val="008C7D22"/>
    <w:rsid w:val="008D06B3"/>
    <w:rsid w:val="008D092F"/>
    <w:rsid w:val="008D0BB7"/>
    <w:rsid w:val="008D0F7F"/>
    <w:rsid w:val="008D11C3"/>
    <w:rsid w:val="008D11D7"/>
    <w:rsid w:val="008D187C"/>
    <w:rsid w:val="008D1E1F"/>
    <w:rsid w:val="008D254E"/>
    <w:rsid w:val="008D293F"/>
    <w:rsid w:val="008D366B"/>
    <w:rsid w:val="008D3820"/>
    <w:rsid w:val="008D3C8D"/>
    <w:rsid w:val="008D4772"/>
    <w:rsid w:val="008D489B"/>
    <w:rsid w:val="008D4BC4"/>
    <w:rsid w:val="008D4C2A"/>
    <w:rsid w:val="008D4DD5"/>
    <w:rsid w:val="008D4E7C"/>
    <w:rsid w:val="008D4FA4"/>
    <w:rsid w:val="008D51D8"/>
    <w:rsid w:val="008D5675"/>
    <w:rsid w:val="008D56DC"/>
    <w:rsid w:val="008D582C"/>
    <w:rsid w:val="008D5FB7"/>
    <w:rsid w:val="008D6380"/>
    <w:rsid w:val="008D6623"/>
    <w:rsid w:val="008D697D"/>
    <w:rsid w:val="008D6AEE"/>
    <w:rsid w:val="008D6EE8"/>
    <w:rsid w:val="008D7538"/>
    <w:rsid w:val="008D777F"/>
    <w:rsid w:val="008D7B1B"/>
    <w:rsid w:val="008E0765"/>
    <w:rsid w:val="008E1064"/>
    <w:rsid w:val="008E11F6"/>
    <w:rsid w:val="008E272F"/>
    <w:rsid w:val="008E283A"/>
    <w:rsid w:val="008E30F2"/>
    <w:rsid w:val="008E4148"/>
    <w:rsid w:val="008E4642"/>
    <w:rsid w:val="008E47DD"/>
    <w:rsid w:val="008E4998"/>
    <w:rsid w:val="008E49D5"/>
    <w:rsid w:val="008E4E57"/>
    <w:rsid w:val="008E5B4E"/>
    <w:rsid w:val="008E5CB2"/>
    <w:rsid w:val="008E7193"/>
    <w:rsid w:val="008E737B"/>
    <w:rsid w:val="008F0658"/>
    <w:rsid w:val="008F0924"/>
    <w:rsid w:val="008F0A76"/>
    <w:rsid w:val="008F236F"/>
    <w:rsid w:val="008F2419"/>
    <w:rsid w:val="008F2FCE"/>
    <w:rsid w:val="008F353A"/>
    <w:rsid w:val="008F3A6D"/>
    <w:rsid w:val="008F4391"/>
    <w:rsid w:val="008F4C10"/>
    <w:rsid w:val="008F5A59"/>
    <w:rsid w:val="008F5B24"/>
    <w:rsid w:val="008F63D5"/>
    <w:rsid w:val="008F6848"/>
    <w:rsid w:val="008F692E"/>
    <w:rsid w:val="008F7BAA"/>
    <w:rsid w:val="008F7FA4"/>
    <w:rsid w:val="00900455"/>
    <w:rsid w:val="00901382"/>
    <w:rsid w:val="00901A51"/>
    <w:rsid w:val="00901BBE"/>
    <w:rsid w:val="0090220E"/>
    <w:rsid w:val="00902CBB"/>
    <w:rsid w:val="00902D99"/>
    <w:rsid w:val="00903283"/>
    <w:rsid w:val="00904915"/>
    <w:rsid w:val="00905CFD"/>
    <w:rsid w:val="00905F9F"/>
    <w:rsid w:val="0090609D"/>
    <w:rsid w:val="00906F5C"/>
    <w:rsid w:val="009072BA"/>
    <w:rsid w:val="009075CE"/>
    <w:rsid w:val="00907CB9"/>
    <w:rsid w:val="00907F72"/>
    <w:rsid w:val="00910053"/>
    <w:rsid w:val="009113B7"/>
    <w:rsid w:val="0091166A"/>
    <w:rsid w:val="009117C6"/>
    <w:rsid w:val="009117EE"/>
    <w:rsid w:val="00911ABD"/>
    <w:rsid w:val="00911C3B"/>
    <w:rsid w:val="00912729"/>
    <w:rsid w:val="00912922"/>
    <w:rsid w:val="00912DA6"/>
    <w:rsid w:val="00913533"/>
    <w:rsid w:val="0091353A"/>
    <w:rsid w:val="009137A2"/>
    <w:rsid w:val="00913A67"/>
    <w:rsid w:val="00913D45"/>
    <w:rsid w:val="00914F1C"/>
    <w:rsid w:val="0091549D"/>
    <w:rsid w:val="00915A99"/>
    <w:rsid w:val="00915AEF"/>
    <w:rsid w:val="00915E59"/>
    <w:rsid w:val="0091635F"/>
    <w:rsid w:val="00916A1E"/>
    <w:rsid w:val="00916B1E"/>
    <w:rsid w:val="00920430"/>
    <w:rsid w:val="00920A8B"/>
    <w:rsid w:val="0092123C"/>
    <w:rsid w:val="00921C0B"/>
    <w:rsid w:val="00921C99"/>
    <w:rsid w:val="00922642"/>
    <w:rsid w:val="0092329A"/>
    <w:rsid w:val="00923626"/>
    <w:rsid w:val="009239C5"/>
    <w:rsid w:val="009243B3"/>
    <w:rsid w:val="0092456D"/>
    <w:rsid w:val="00924594"/>
    <w:rsid w:val="009245E6"/>
    <w:rsid w:val="00924BBF"/>
    <w:rsid w:val="00927121"/>
    <w:rsid w:val="00927804"/>
    <w:rsid w:val="00927879"/>
    <w:rsid w:val="009278A1"/>
    <w:rsid w:val="00930198"/>
    <w:rsid w:val="009304AD"/>
    <w:rsid w:val="009308E8"/>
    <w:rsid w:val="00931400"/>
    <w:rsid w:val="0093152A"/>
    <w:rsid w:val="00931F3F"/>
    <w:rsid w:val="00932BDA"/>
    <w:rsid w:val="00932FF3"/>
    <w:rsid w:val="00933354"/>
    <w:rsid w:val="00933678"/>
    <w:rsid w:val="00933974"/>
    <w:rsid w:val="00933DD8"/>
    <w:rsid w:val="0093414B"/>
    <w:rsid w:val="009346B9"/>
    <w:rsid w:val="00934F80"/>
    <w:rsid w:val="0093529C"/>
    <w:rsid w:val="009353F2"/>
    <w:rsid w:val="00935632"/>
    <w:rsid w:val="00935F4D"/>
    <w:rsid w:val="00936576"/>
    <w:rsid w:val="0093693E"/>
    <w:rsid w:val="00936EEA"/>
    <w:rsid w:val="00940004"/>
    <w:rsid w:val="009405D1"/>
    <w:rsid w:val="00940B3A"/>
    <w:rsid w:val="00940FF6"/>
    <w:rsid w:val="00941182"/>
    <w:rsid w:val="00941331"/>
    <w:rsid w:val="009415C5"/>
    <w:rsid w:val="00941DD0"/>
    <w:rsid w:val="0094233F"/>
    <w:rsid w:val="009423E6"/>
    <w:rsid w:val="00942633"/>
    <w:rsid w:val="00942D45"/>
    <w:rsid w:val="00944248"/>
    <w:rsid w:val="00944B4F"/>
    <w:rsid w:val="009454AC"/>
    <w:rsid w:val="0094583B"/>
    <w:rsid w:val="00946779"/>
    <w:rsid w:val="00947A99"/>
    <w:rsid w:val="00947CA4"/>
    <w:rsid w:val="0094CAA7"/>
    <w:rsid w:val="0095005F"/>
    <w:rsid w:val="0095040D"/>
    <w:rsid w:val="0095102E"/>
    <w:rsid w:val="00951566"/>
    <w:rsid w:val="0095175A"/>
    <w:rsid w:val="00951B67"/>
    <w:rsid w:val="009529E7"/>
    <w:rsid w:val="00953036"/>
    <w:rsid w:val="009544DF"/>
    <w:rsid w:val="00954DB7"/>
    <w:rsid w:val="00955589"/>
    <w:rsid w:val="00955BBF"/>
    <w:rsid w:val="00955BC1"/>
    <w:rsid w:val="00955E01"/>
    <w:rsid w:val="00956313"/>
    <w:rsid w:val="00956503"/>
    <w:rsid w:val="00956910"/>
    <w:rsid w:val="009574D2"/>
    <w:rsid w:val="00957BD2"/>
    <w:rsid w:val="00960AFE"/>
    <w:rsid w:val="00961742"/>
    <w:rsid w:val="00962A13"/>
    <w:rsid w:val="00962FFE"/>
    <w:rsid w:val="00963191"/>
    <w:rsid w:val="00963366"/>
    <w:rsid w:val="0096418A"/>
    <w:rsid w:val="009643AC"/>
    <w:rsid w:val="00964628"/>
    <w:rsid w:val="0096481C"/>
    <w:rsid w:val="00964938"/>
    <w:rsid w:val="00964B69"/>
    <w:rsid w:val="009653EF"/>
    <w:rsid w:val="009655A8"/>
    <w:rsid w:val="009664F0"/>
    <w:rsid w:val="00966F56"/>
    <w:rsid w:val="00970998"/>
    <w:rsid w:val="00970A13"/>
    <w:rsid w:val="00970E0E"/>
    <w:rsid w:val="00970FE2"/>
    <w:rsid w:val="009728FA"/>
    <w:rsid w:val="00972E47"/>
    <w:rsid w:val="00972F98"/>
    <w:rsid w:val="00973A9B"/>
    <w:rsid w:val="00975430"/>
    <w:rsid w:val="0097590A"/>
    <w:rsid w:val="00975966"/>
    <w:rsid w:val="00975A51"/>
    <w:rsid w:val="00975F83"/>
    <w:rsid w:val="009774C6"/>
    <w:rsid w:val="0097790F"/>
    <w:rsid w:val="00980176"/>
    <w:rsid w:val="0098044F"/>
    <w:rsid w:val="00980894"/>
    <w:rsid w:val="009822D9"/>
    <w:rsid w:val="00982AD5"/>
    <w:rsid w:val="00982FAD"/>
    <w:rsid w:val="009833FF"/>
    <w:rsid w:val="00983DFC"/>
    <w:rsid w:val="00983FF6"/>
    <w:rsid w:val="0098557B"/>
    <w:rsid w:val="009858AB"/>
    <w:rsid w:val="00985A21"/>
    <w:rsid w:val="00985A42"/>
    <w:rsid w:val="00985A75"/>
    <w:rsid w:val="009861D1"/>
    <w:rsid w:val="009865D9"/>
    <w:rsid w:val="00986AE3"/>
    <w:rsid w:val="009872A1"/>
    <w:rsid w:val="00987426"/>
    <w:rsid w:val="009876A6"/>
    <w:rsid w:val="009877BB"/>
    <w:rsid w:val="00987B29"/>
    <w:rsid w:val="009901DC"/>
    <w:rsid w:val="009910DA"/>
    <w:rsid w:val="00991AA4"/>
    <w:rsid w:val="009925C3"/>
    <w:rsid w:val="00992B2F"/>
    <w:rsid w:val="009936DF"/>
    <w:rsid w:val="00993A33"/>
    <w:rsid w:val="00993BA6"/>
    <w:rsid w:val="00994B7D"/>
    <w:rsid w:val="009955FA"/>
    <w:rsid w:val="00995700"/>
    <w:rsid w:val="00995EE1"/>
    <w:rsid w:val="00996298"/>
    <w:rsid w:val="009970F0"/>
    <w:rsid w:val="009977BA"/>
    <w:rsid w:val="009A066A"/>
    <w:rsid w:val="009A0E2B"/>
    <w:rsid w:val="009A1266"/>
    <w:rsid w:val="009A132E"/>
    <w:rsid w:val="009A18D1"/>
    <w:rsid w:val="009A1E74"/>
    <w:rsid w:val="009A26C0"/>
    <w:rsid w:val="009A2C1F"/>
    <w:rsid w:val="009A2DF2"/>
    <w:rsid w:val="009A2F2F"/>
    <w:rsid w:val="009A38DF"/>
    <w:rsid w:val="009A3DB1"/>
    <w:rsid w:val="009A4F1D"/>
    <w:rsid w:val="009A513A"/>
    <w:rsid w:val="009A51E0"/>
    <w:rsid w:val="009A533A"/>
    <w:rsid w:val="009A5BE4"/>
    <w:rsid w:val="009A5EBF"/>
    <w:rsid w:val="009A5F68"/>
    <w:rsid w:val="009A61FA"/>
    <w:rsid w:val="009A6880"/>
    <w:rsid w:val="009A73A6"/>
    <w:rsid w:val="009B1816"/>
    <w:rsid w:val="009B2004"/>
    <w:rsid w:val="009B280D"/>
    <w:rsid w:val="009B310B"/>
    <w:rsid w:val="009B3689"/>
    <w:rsid w:val="009B4E88"/>
    <w:rsid w:val="009B5DD2"/>
    <w:rsid w:val="009B6617"/>
    <w:rsid w:val="009B72D1"/>
    <w:rsid w:val="009B7F5B"/>
    <w:rsid w:val="009C038F"/>
    <w:rsid w:val="009C2065"/>
    <w:rsid w:val="009C2092"/>
    <w:rsid w:val="009C2BAB"/>
    <w:rsid w:val="009C353D"/>
    <w:rsid w:val="009C3F00"/>
    <w:rsid w:val="009C45F1"/>
    <w:rsid w:val="009C463B"/>
    <w:rsid w:val="009C46F3"/>
    <w:rsid w:val="009C483C"/>
    <w:rsid w:val="009C488D"/>
    <w:rsid w:val="009C4ABE"/>
    <w:rsid w:val="009C5164"/>
    <w:rsid w:val="009C527A"/>
    <w:rsid w:val="009C5319"/>
    <w:rsid w:val="009C594D"/>
    <w:rsid w:val="009C5DD4"/>
    <w:rsid w:val="009C6335"/>
    <w:rsid w:val="009C7829"/>
    <w:rsid w:val="009C7C72"/>
    <w:rsid w:val="009D022C"/>
    <w:rsid w:val="009D0C12"/>
    <w:rsid w:val="009D16F8"/>
    <w:rsid w:val="009D19DD"/>
    <w:rsid w:val="009D1B7B"/>
    <w:rsid w:val="009D1BF9"/>
    <w:rsid w:val="009D27E9"/>
    <w:rsid w:val="009D2F0C"/>
    <w:rsid w:val="009D312B"/>
    <w:rsid w:val="009D3CEB"/>
    <w:rsid w:val="009D4220"/>
    <w:rsid w:val="009D53FA"/>
    <w:rsid w:val="009D5BD9"/>
    <w:rsid w:val="009D5E3D"/>
    <w:rsid w:val="009D7569"/>
    <w:rsid w:val="009D7C3F"/>
    <w:rsid w:val="009D7FB2"/>
    <w:rsid w:val="009E084C"/>
    <w:rsid w:val="009E08F7"/>
    <w:rsid w:val="009E0CE5"/>
    <w:rsid w:val="009E1AD7"/>
    <w:rsid w:val="009E22B1"/>
    <w:rsid w:val="009E2D2F"/>
    <w:rsid w:val="009E3199"/>
    <w:rsid w:val="009E3670"/>
    <w:rsid w:val="009E3F14"/>
    <w:rsid w:val="009E5E75"/>
    <w:rsid w:val="009E6332"/>
    <w:rsid w:val="009E677D"/>
    <w:rsid w:val="009E6F10"/>
    <w:rsid w:val="009E71E3"/>
    <w:rsid w:val="009E7ACE"/>
    <w:rsid w:val="009E7F81"/>
    <w:rsid w:val="009F0AE3"/>
    <w:rsid w:val="009F12D4"/>
    <w:rsid w:val="009F2302"/>
    <w:rsid w:val="009F2F0C"/>
    <w:rsid w:val="009F3162"/>
    <w:rsid w:val="009F319A"/>
    <w:rsid w:val="009F31BC"/>
    <w:rsid w:val="009F321C"/>
    <w:rsid w:val="009F34B1"/>
    <w:rsid w:val="009F36C7"/>
    <w:rsid w:val="009F389B"/>
    <w:rsid w:val="009F3B56"/>
    <w:rsid w:val="009F436B"/>
    <w:rsid w:val="009F44A0"/>
    <w:rsid w:val="009F4CEC"/>
    <w:rsid w:val="009F5048"/>
    <w:rsid w:val="009F5531"/>
    <w:rsid w:val="009F5E43"/>
    <w:rsid w:val="009F5E77"/>
    <w:rsid w:val="009F5E88"/>
    <w:rsid w:val="009F6803"/>
    <w:rsid w:val="009F7281"/>
    <w:rsid w:val="009F7F43"/>
    <w:rsid w:val="00A00A97"/>
    <w:rsid w:val="00A010C0"/>
    <w:rsid w:val="00A012B3"/>
    <w:rsid w:val="00A01580"/>
    <w:rsid w:val="00A02A32"/>
    <w:rsid w:val="00A02B54"/>
    <w:rsid w:val="00A03464"/>
    <w:rsid w:val="00A036C7"/>
    <w:rsid w:val="00A03F4B"/>
    <w:rsid w:val="00A040BB"/>
    <w:rsid w:val="00A040E0"/>
    <w:rsid w:val="00A046FE"/>
    <w:rsid w:val="00A0483F"/>
    <w:rsid w:val="00A05418"/>
    <w:rsid w:val="00A05551"/>
    <w:rsid w:val="00A05E27"/>
    <w:rsid w:val="00A05EB4"/>
    <w:rsid w:val="00A0655D"/>
    <w:rsid w:val="00A06B10"/>
    <w:rsid w:val="00A06B6B"/>
    <w:rsid w:val="00A070B5"/>
    <w:rsid w:val="00A071B9"/>
    <w:rsid w:val="00A071E0"/>
    <w:rsid w:val="00A07256"/>
    <w:rsid w:val="00A073B4"/>
    <w:rsid w:val="00A0779B"/>
    <w:rsid w:val="00A07AF7"/>
    <w:rsid w:val="00A103B0"/>
    <w:rsid w:val="00A12023"/>
    <w:rsid w:val="00A124F3"/>
    <w:rsid w:val="00A12BA2"/>
    <w:rsid w:val="00A13255"/>
    <w:rsid w:val="00A13B68"/>
    <w:rsid w:val="00A14145"/>
    <w:rsid w:val="00A14883"/>
    <w:rsid w:val="00A150BD"/>
    <w:rsid w:val="00A15461"/>
    <w:rsid w:val="00A1555A"/>
    <w:rsid w:val="00A155F0"/>
    <w:rsid w:val="00A16337"/>
    <w:rsid w:val="00A165F9"/>
    <w:rsid w:val="00A16B32"/>
    <w:rsid w:val="00A172E1"/>
    <w:rsid w:val="00A17335"/>
    <w:rsid w:val="00A21141"/>
    <w:rsid w:val="00A21875"/>
    <w:rsid w:val="00A22BA1"/>
    <w:rsid w:val="00A234C4"/>
    <w:rsid w:val="00A238C6"/>
    <w:rsid w:val="00A23983"/>
    <w:rsid w:val="00A2414E"/>
    <w:rsid w:val="00A2489E"/>
    <w:rsid w:val="00A24F0A"/>
    <w:rsid w:val="00A2627D"/>
    <w:rsid w:val="00A267B8"/>
    <w:rsid w:val="00A278B8"/>
    <w:rsid w:val="00A27FB2"/>
    <w:rsid w:val="00A3028B"/>
    <w:rsid w:val="00A30CBC"/>
    <w:rsid w:val="00A30E5C"/>
    <w:rsid w:val="00A31185"/>
    <w:rsid w:val="00A31578"/>
    <w:rsid w:val="00A315D2"/>
    <w:rsid w:val="00A315FB"/>
    <w:rsid w:val="00A31BD3"/>
    <w:rsid w:val="00A31D45"/>
    <w:rsid w:val="00A31F6B"/>
    <w:rsid w:val="00A3203F"/>
    <w:rsid w:val="00A32196"/>
    <w:rsid w:val="00A321C2"/>
    <w:rsid w:val="00A332CC"/>
    <w:rsid w:val="00A33715"/>
    <w:rsid w:val="00A34217"/>
    <w:rsid w:val="00A34DE9"/>
    <w:rsid w:val="00A351B2"/>
    <w:rsid w:val="00A353C4"/>
    <w:rsid w:val="00A356EF"/>
    <w:rsid w:val="00A35A38"/>
    <w:rsid w:val="00A35FF7"/>
    <w:rsid w:val="00A360EA"/>
    <w:rsid w:val="00A3661F"/>
    <w:rsid w:val="00A369BB"/>
    <w:rsid w:val="00A372D8"/>
    <w:rsid w:val="00A37F8A"/>
    <w:rsid w:val="00A3C1CF"/>
    <w:rsid w:val="00A40DC7"/>
    <w:rsid w:val="00A4129C"/>
    <w:rsid w:val="00A4132A"/>
    <w:rsid w:val="00A41E19"/>
    <w:rsid w:val="00A41F27"/>
    <w:rsid w:val="00A43915"/>
    <w:rsid w:val="00A43B43"/>
    <w:rsid w:val="00A43BC3"/>
    <w:rsid w:val="00A4449E"/>
    <w:rsid w:val="00A444BE"/>
    <w:rsid w:val="00A44663"/>
    <w:rsid w:val="00A44BE1"/>
    <w:rsid w:val="00A44D6A"/>
    <w:rsid w:val="00A453DF"/>
    <w:rsid w:val="00A455F2"/>
    <w:rsid w:val="00A45A34"/>
    <w:rsid w:val="00A45C21"/>
    <w:rsid w:val="00A45F97"/>
    <w:rsid w:val="00A46BB1"/>
    <w:rsid w:val="00A46C68"/>
    <w:rsid w:val="00A46DB1"/>
    <w:rsid w:val="00A46E28"/>
    <w:rsid w:val="00A47483"/>
    <w:rsid w:val="00A47D27"/>
    <w:rsid w:val="00A47FD7"/>
    <w:rsid w:val="00A50C3E"/>
    <w:rsid w:val="00A51711"/>
    <w:rsid w:val="00A518B6"/>
    <w:rsid w:val="00A51FC5"/>
    <w:rsid w:val="00A52544"/>
    <w:rsid w:val="00A525A2"/>
    <w:rsid w:val="00A52FCB"/>
    <w:rsid w:val="00A53214"/>
    <w:rsid w:val="00A53788"/>
    <w:rsid w:val="00A5384F"/>
    <w:rsid w:val="00A55133"/>
    <w:rsid w:val="00A5566C"/>
    <w:rsid w:val="00A56F2C"/>
    <w:rsid w:val="00A57312"/>
    <w:rsid w:val="00A57E23"/>
    <w:rsid w:val="00A60506"/>
    <w:rsid w:val="00A60964"/>
    <w:rsid w:val="00A611F7"/>
    <w:rsid w:val="00A61AB5"/>
    <w:rsid w:val="00A61C0F"/>
    <w:rsid w:val="00A62052"/>
    <w:rsid w:val="00A62192"/>
    <w:rsid w:val="00A623E9"/>
    <w:rsid w:val="00A62537"/>
    <w:rsid w:val="00A62D15"/>
    <w:rsid w:val="00A62E33"/>
    <w:rsid w:val="00A62F80"/>
    <w:rsid w:val="00A62FFC"/>
    <w:rsid w:val="00A64E5B"/>
    <w:rsid w:val="00A65146"/>
    <w:rsid w:val="00A65A45"/>
    <w:rsid w:val="00A65A68"/>
    <w:rsid w:val="00A65AE2"/>
    <w:rsid w:val="00A6667B"/>
    <w:rsid w:val="00A66904"/>
    <w:rsid w:val="00A67F2B"/>
    <w:rsid w:val="00A7001F"/>
    <w:rsid w:val="00A700AA"/>
    <w:rsid w:val="00A7087C"/>
    <w:rsid w:val="00A710D0"/>
    <w:rsid w:val="00A71219"/>
    <w:rsid w:val="00A71319"/>
    <w:rsid w:val="00A7180A"/>
    <w:rsid w:val="00A71C1A"/>
    <w:rsid w:val="00A71F45"/>
    <w:rsid w:val="00A720FA"/>
    <w:rsid w:val="00A72245"/>
    <w:rsid w:val="00A7259E"/>
    <w:rsid w:val="00A735AE"/>
    <w:rsid w:val="00A7389A"/>
    <w:rsid w:val="00A738BA"/>
    <w:rsid w:val="00A73C9E"/>
    <w:rsid w:val="00A73E31"/>
    <w:rsid w:val="00A73E78"/>
    <w:rsid w:val="00A7410B"/>
    <w:rsid w:val="00A74358"/>
    <w:rsid w:val="00A74569"/>
    <w:rsid w:val="00A7576E"/>
    <w:rsid w:val="00A75848"/>
    <w:rsid w:val="00A75BB0"/>
    <w:rsid w:val="00A761DD"/>
    <w:rsid w:val="00A769FD"/>
    <w:rsid w:val="00A774D6"/>
    <w:rsid w:val="00A777C3"/>
    <w:rsid w:val="00A778D1"/>
    <w:rsid w:val="00A779C5"/>
    <w:rsid w:val="00A77B56"/>
    <w:rsid w:val="00A77CB8"/>
    <w:rsid w:val="00A77EDE"/>
    <w:rsid w:val="00A77F67"/>
    <w:rsid w:val="00A79851"/>
    <w:rsid w:val="00A80250"/>
    <w:rsid w:val="00A8039A"/>
    <w:rsid w:val="00A807AB"/>
    <w:rsid w:val="00A80BDD"/>
    <w:rsid w:val="00A811ED"/>
    <w:rsid w:val="00A82015"/>
    <w:rsid w:val="00A82E71"/>
    <w:rsid w:val="00A83600"/>
    <w:rsid w:val="00A8364B"/>
    <w:rsid w:val="00A8432B"/>
    <w:rsid w:val="00A84718"/>
    <w:rsid w:val="00A8588F"/>
    <w:rsid w:val="00A86378"/>
    <w:rsid w:val="00A86744"/>
    <w:rsid w:val="00A8775A"/>
    <w:rsid w:val="00A87B21"/>
    <w:rsid w:val="00A901F1"/>
    <w:rsid w:val="00A90DAE"/>
    <w:rsid w:val="00A91092"/>
    <w:rsid w:val="00A910E7"/>
    <w:rsid w:val="00A91239"/>
    <w:rsid w:val="00A91707"/>
    <w:rsid w:val="00A91B22"/>
    <w:rsid w:val="00A9220A"/>
    <w:rsid w:val="00A92237"/>
    <w:rsid w:val="00A92704"/>
    <w:rsid w:val="00A9364E"/>
    <w:rsid w:val="00A93AC1"/>
    <w:rsid w:val="00A940FC"/>
    <w:rsid w:val="00A941BA"/>
    <w:rsid w:val="00A9445C"/>
    <w:rsid w:val="00A94D1B"/>
    <w:rsid w:val="00A9513D"/>
    <w:rsid w:val="00A95B85"/>
    <w:rsid w:val="00A95BFB"/>
    <w:rsid w:val="00A9698A"/>
    <w:rsid w:val="00A96B8A"/>
    <w:rsid w:val="00A96D0C"/>
    <w:rsid w:val="00A9726C"/>
    <w:rsid w:val="00A97276"/>
    <w:rsid w:val="00A977AA"/>
    <w:rsid w:val="00A97857"/>
    <w:rsid w:val="00A97E79"/>
    <w:rsid w:val="00A97FBF"/>
    <w:rsid w:val="00AA0435"/>
    <w:rsid w:val="00AA0A94"/>
    <w:rsid w:val="00AA0E40"/>
    <w:rsid w:val="00AA10F7"/>
    <w:rsid w:val="00AA145B"/>
    <w:rsid w:val="00AA15E1"/>
    <w:rsid w:val="00AA26E6"/>
    <w:rsid w:val="00AA280B"/>
    <w:rsid w:val="00AA2FBE"/>
    <w:rsid w:val="00AA3722"/>
    <w:rsid w:val="00AA40CE"/>
    <w:rsid w:val="00AA4ADC"/>
    <w:rsid w:val="00AA50C8"/>
    <w:rsid w:val="00AA52F6"/>
    <w:rsid w:val="00AA5432"/>
    <w:rsid w:val="00AA5D03"/>
    <w:rsid w:val="00AA6286"/>
    <w:rsid w:val="00AA6332"/>
    <w:rsid w:val="00AA6386"/>
    <w:rsid w:val="00AA6915"/>
    <w:rsid w:val="00AA6F65"/>
    <w:rsid w:val="00AA78FB"/>
    <w:rsid w:val="00AA79B3"/>
    <w:rsid w:val="00AA7D2F"/>
    <w:rsid w:val="00AB04F0"/>
    <w:rsid w:val="00AB07A7"/>
    <w:rsid w:val="00AB0A2E"/>
    <w:rsid w:val="00AB0BE5"/>
    <w:rsid w:val="00AB100A"/>
    <w:rsid w:val="00AB183A"/>
    <w:rsid w:val="00AB1F66"/>
    <w:rsid w:val="00AB22F5"/>
    <w:rsid w:val="00AB2AC2"/>
    <w:rsid w:val="00AB2E7E"/>
    <w:rsid w:val="00AB2F9B"/>
    <w:rsid w:val="00AB39F9"/>
    <w:rsid w:val="00AB40DB"/>
    <w:rsid w:val="00AB430D"/>
    <w:rsid w:val="00AB44F6"/>
    <w:rsid w:val="00AB4529"/>
    <w:rsid w:val="00AB47BD"/>
    <w:rsid w:val="00AB4895"/>
    <w:rsid w:val="00AB4AFA"/>
    <w:rsid w:val="00AB5334"/>
    <w:rsid w:val="00AB55AD"/>
    <w:rsid w:val="00AB5647"/>
    <w:rsid w:val="00AB5E70"/>
    <w:rsid w:val="00AB6A98"/>
    <w:rsid w:val="00AB6B34"/>
    <w:rsid w:val="00AB6FCC"/>
    <w:rsid w:val="00AB736C"/>
    <w:rsid w:val="00AB79DD"/>
    <w:rsid w:val="00AC02BC"/>
    <w:rsid w:val="00AC0507"/>
    <w:rsid w:val="00AC0CC5"/>
    <w:rsid w:val="00AC0F43"/>
    <w:rsid w:val="00AC1564"/>
    <w:rsid w:val="00AC19C0"/>
    <w:rsid w:val="00AC2088"/>
    <w:rsid w:val="00AC232B"/>
    <w:rsid w:val="00AC25B8"/>
    <w:rsid w:val="00AC3C4C"/>
    <w:rsid w:val="00AC3D82"/>
    <w:rsid w:val="00AC4AAC"/>
    <w:rsid w:val="00AC4E95"/>
    <w:rsid w:val="00AC50B1"/>
    <w:rsid w:val="00AC55D9"/>
    <w:rsid w:val="00AC55DF"/>
    <w:rsid w:val="00AC5AA5"/>
    <w:rsid w:val="00AC6BEB"/>
    <w:rsid w:val="00AC6BFC"/>
    <w:rsid w:val="00AC7BAC"/>
    <w:rsid w:val="00AD014D"/>
    <w:rsid w:val="00AD0420"/>
    <w:rsid w:val="00AD10DB"/>
    <w:rsid w:val="00AD1396"/>
    <w:rsid w:val="00AD160F"/>
    <w:rsid w:val="00AD2192"/>
    <w:rsid w:val="00AD2685"/>
    <w:rsid w:val="00AD33DB"/>
    <w:rsid w:val="00AD36B3"/>
    <w:rsid w:val="00AD3A18"/>
    <w:rsid w:val="00AD4261"/>
    <w:rsid w:val="00AD50D1"/>
    <w:rsid w:val="00AD5CC6"/>
    <w:rsid w:val="00AD6DA6"/>
    <w:rsid w:val="00AD7B25"/>
    <w:rsid w:val="00AD7FF2"/>
    <w:rsid w:val="00AE0ED1"/>
    <w:rsid w:val="00AE109A"/>
    <w:rsid w:val="00AE14DE"/>
    <w:rsid w:val="00AE1DF9"/>
    <w:rsid w:val="00AE2F27"/>
    <w:rsid w:val="00AE3B8D"/>
    <w:rsid w:val="00AE414D"/>
    <w:rsid w:val="00AE47CF"/>
    <w:rsid w:val="00AE4925"/>
    <w:rsid w:val="00AE4F5D"/>
    <w:rsid w:val="00AE5093"/>
    <w:rsid w:val="00AE5251"/>
    <w:rsid w:val="00AE54B5"/>
    <w:rsid w:val="00AE5945"/>
    <w:rsid w:val="00AE5BC0"/>
    <w:rsid w:val="00AE5EEE"/>
    <w:rsid w:val="00AE5F39"/>
    <w:rsid w:val="00AE67B1"/>
    <w:rsid w:val="00AE6E5E"/>
    <w:rsid w:val="00AE6F89"/>
    <w:rsid w:val="00AE6F9D"/>
    <w:rsid w:val="00AE7636"/>
    <w:rsid w:val="00AE7997"/>
    <w:rsid w:val="00AE7B16"/>
    <w:rsid w:val="00AE7D85"/>
    <w:rsid w:val="00AE7F65"/>
    <w:rsid w:val="00AF0777"/>
    <w:rsid w:val="00AF12A8"/>
    <w:rsid w:val="00AF12AD"/>
    <w:rsid w:val="00AF130A"/>
    <w:rsid w:val="00AF3474"/>
    <w:rsid w:val="00AF3FB0"/>
    <w:rsid w:val="00AF447B"/>
    <w:rsid w:val="00AF5DAF"/>
    <w:rsid w:val="00AF6F82"/>
    <w:rsid w:val="00AF76F1"/>
    <w:rsid w:val="00AF7E8D"/>
    <w:rsid w:val="00AF7F3D"/>
    <w:rsid w:val="00B00201"/>
    <w:rsid w:val="00B00516"/>
    <w:rsid w:val="00B00746"/>
    <w:rsid w:val="00B00842"/>
    <w:rsid w:val="00B00886"/>
    <w:rsid w:val="00B00C40"/>
    <w:rsid w:val="00B00F0E"/>
    <w:rsid w:val="00B01383"/>
    <w:rsid w:val="00B01749"/>
    <w:rsid w:val="00B017A1"/>
    <w:rsid w:val="00B02375"/>
    <w:rsid w:val="00B0248C"/>
    <w:rsid w:val="00B02DD9"/>
    <w:rsid w:val="00B030B7"/>
    <w:rsid w:val="00B03ACA"/>
    <w:rsid w:val="00B03E2D"/>
    <w:rsid w:val="00B03F3F"/>
    <w:rsid w:val="00B043C1"/>
    <w:rsid w:val="00B04914"/>
    <w:rsid w:val="00B04DCB"/>
    <w:rsid w:val="00B06771"/>
    <w:rsid w:val="00B0678C"/>
    <w:rsid w:val="00B06A6D"/>
    <w:rsid w:val="00B070C5"/>
    <w:rsid w:val="00B07527"/>
    <w:rsid w:val="00B10B52"/>
    <w:rsid w:val="00B1166D"/>
    <w:rsid w:val="00B1234E"/>
    <w:rsid w:val="00B1275F"/>
    <w:rsid w:val="00B12C4E"/>
    <w:rsid w:val="00B12CA1"/>
    <w:rsid w:val="00B1318F"/>
    <w:rsid w:val="00B138DA"/>
    <w:rsid w:val="00B1491D"/>
    <w:rsid w:val="00B14C7F"/>
    <w:rsid w:val="00B14CD4"/>
    <w:rsid w:val="00B15813"/>
    <w:rsid w:val="00B15FB3"/>
    <w:rsid w:val="00B16426"/>
    <w:rsid w:val="00B167DC"/>
    <w:rsid w:val="00B173E7"/>
    <w:rsid w:val="00B175F6"/>
    <w:rsid w:val="00B20062"/>
    <w:rsid w:val="00B200E4"/>
    <w:rsid w:val="00B2063B"/>
    <w:rsid w:val="00B20BE7"/>
    <w:rsid w:val="00B20EC9"/>
    <w:rsid w:val="00B211FC"/>
    <w:rsid w:val="00B2142A"/>
    <w:rsid w:val="00B2149A"/>
    <w:rsid w:val="00B21D73"/>
    <w:rsid w:val="00B223C0"/>
    <w:rsid w:val="00B225D2"/>
    <w:rsid w:val="00B22D67"/>
    <w:rsid w:val="00B23E1E"/>
    <w:rsid w:val="00B243F3"/>
    <w:rsid w:val="00B25234"/>
    <w:rsid w:val="00B25647"/>
    <w:rsid w:val="00B25B78"/>
    <w:rsid w:val="00B25D8C"/>
    <w:rsid w:val="00B25E0D"/>
    <w:rsid w:val="00B25EE0"/>
    <w:rsid w:val="00B26ADC"/>
    <w:rsid w:val="00B2711F"/>
    <w:rsid w:val="00B2786F"/>
    <w:rsid w:val="00B27FC7"/>
    <w:rsid w:val="00B30127"/>
    <w:rsid w:val="00B30A18"/>
    <w:rsid w:val="00B30F83"/>
    <w:rsid w:val="00B31836"/>
    <w:rsid w:val="00B31E6F"/>
    <w:rsid w:val="00B3249B"/>
    <w:rsid w:val="00B32AB7"/>
    <w:rsid w:val="00B332AD"/>
    <w:rsid w:val="00B333BB"/>
    <w:rsid w:val="00B33526"/>
    <w:rsid w:val="00B341D4"/>
    <w:rsid w:val="00B34405"/>
    <w:rsid w:val="00B35CA0"/>
    <w:rsid w:val="00B3654B"/>
    <w:rsid w:val="00B36585"/>
    <w:rsid w:val="00B37133"/>
    <w:rsid w:val="00B373F1"/>
    <w:rsid w:val="00B402AD"/>
    <w:rsid w:val="00B4097F"/>
    <w:rsid w:val="00B40D69"/>
    <w:rsid w:val="00B41B3D"/>
    <w:rsid w:val="00B42386"/>
    <w:rsid w:val="00B43025"/>
    <w:rsid w:val="00B43155"/>
    <w:rsid w:val="00B435E1"/>
    <w:rsid w:val="00B43D1C"/>
    <w:rsid w:val="00B43D31"/>
    <w:rsid w:val="00B43E6A"/>
    <w:rsid w:val="00B442CF"/>
    <w:rsid w:val="00B445CC"/>
    <w:rsid w:val="00B44D16"/>
    <w:rsid w:val="00B450CF"/>
    <w:rsid w:val="00B45269"/>
    <w:rsid w:val="00B46160"/>
    <w:rsid w:val="00B46186"/>
    <w:rsid w:val="00B465AE"/>
    <w:rsid w:val="00B46B9B"/>
    <w:rsid w:val="00B46D72"/>
    <w:rsid w:val="00B473DD"/>
    <w:rsid w:val="00B473FB"/>
    <w:rsid w:val="00B474DB"/>
    <w:rsid w:val="00B4778E"/>
    <w:rsid w:val="00B47B97"/>
    <w:rsid w:val="00B47CFC"/>
    <w:rsid w:val="00B50587"/>
    <w:rsid w:val="00B50A48"/>
    <w:rsid w:val="00B50A4F"/>
    <w:rsid w:val="00B51ACC"/>
    <w:rsid w:val="00B527CA"/>
    <w:rsid w:val="00B52CDF"/>
    <w:rsid w:val="00B52F05"/>
    <w:rsid w:val="00B5306E"/>
    <w:rsid w:val="00B5349C"/>
    <w:rsid w:val="00B536A4"/>
    <w:rsid w:val="00B5397B"/>
    <w:rsid w:val="00B53A11"/>
    <w:rsid w:val="00B54019"/>
    <w:rsid w:val="00B543AC"/>
    <w:rsid w:val="00B55176"/>
    <w:rsid w:val="00B562A4"/>
    <w:rsid w:val="00B5663F"/>
    <w:rsid w:val="00B567D8"/>
    <w:rsid w:val="00B56853"/>
    <w:rsid w:val="00B56D26"/>
    <w:rsid w:val="00B56EBB"/>
    <w:rsid w:val="00B570E3"/>
    <w:rsid w:val="00B57C4D"/>
    <w:rsid w:val="00B57F2F"/>
    <w:rsid w:val="00B60158"/>
    <w:rsid w:val="00B625B9"/>
    <w:rsid w:val="00B62BFA"/>
    <w:rsid w:val="00B646E0"/>
    <w:rsid w:val="00B64979"/>
    <w:rsid w:val="00B64BA5"/>
    <w:rsid w:val="00B6520C"/>
    <w:rsid w:val="00B65D70"/>
    <w:rsid w:val="00B65D86"/>
    <w:rsid w:val="00B6674F"/>
    <w:rsid w:val="00B66B85"/>
    <w:rsid w:val="00B6708F"/>
    <w:rsid w:val="00B671A4"/>
    <w:rsid w:val="00B677C7"/>
    <w:rsid w:val="00B67905"/>
    <w:rsid w:val="00B67970"/>
    <w:rsid w:val="00B67ADB"/>
    <w:rsid w:val="00B702BB"/>
    <w:rsid w:val="00B7034E"/>
    <w:rsid w:val="00B707A3"/>
    <w:rsid w:val="00B71241"/>
    <w:rsid w:val="00B72046"/>
    <w:rsid w:val="00B72746"/>
    <w:rsid w:val="00B73FBD"/>
    <w:rsid w:val="00B742E0"/>
    <w:rsid w:val="00B74DF0"/>
    <w:rsid w:val="00B75083"/>
    <w:rsid w:val="00B753B1"/>
    <w:rsid w:val="00B75544"/>
    <w:rsid w:val="00B75C8D"/>
    <w:rsid w:val="00B75DDE"/>
    <w:rsid w:val="00B75EC0"/>
    <w:rsid w:val="00B76690"/>
    <w:rsid w:val="00B76E75"/>
    <w:rsid w:val="00B77D19"/>
    <w:rsid w:val="00B803AF"/>
    <w:rsid w:val="00B8055A"/>
    <w:rsid w:val="00B80A05"/>
    <w:rsid w:val="00B80EA3"/>
    <w:rsid w:val="00B8182D"/>
    <w:rsid w:val="00B81946"/>
    <w:rsid w:val="00B81FE3"/>
    <w:rsid w:val="00B82625"/>
    <w:rsid w:val="00B8284A"/>
    <w:rsid w:val="00B82A5F"/>
    <w:rsid w:val="00B82E28"/>
    <w:rsid w:val="00B82F52"/>
    <w:rsid w:val="00B8395D"/>
    <w:rsid w:val="00B84386"/>
    <w:rsid w:val="00B84C33"/>
    <w:rsid w:val="00B852D3"/>
    <w:rsid w:val="00B8534F"/>
    <w:rsid w:val="00B8552F"/>
    <w:rsid w:val="00B85B77"/>
    <w:rsid w:val="00B86719"/>
    <w:rsid w:val="00B86CBF"/>
    <w:rsid w:val="00B86DC6"/>
    <w:rsid w:val="00B87860"/>
    <w:rsid w:val="00B87C5D"/>
    <w:rsid w:val="00B90396"/>
    <w:rsid w:val="00B90AC9"/>
    <w:rsid w:val="00B90C42"/>
    <w:rsid w:val="00B923A7"/>
    <w:rsid w:val="00B92664"/>
    <w:rsid w:val="00B92BCA"/>
    <w:rsid w:val="00B92BDD"/>
    <w:rsid w:val="00B9306B"/>
    <w:rsid w:val="00B93181"/>
    <w:rsid w:val="00B9336C"/>
    <w:rsid w:val="00B935E3"/>
    <w:rsid w:val="00B936BC"/>
    <w:rsid w:val="00B93778"/>
    <w:rsid w:val="00B93EBA"/>
    <w:rsid w:val="00B9555F"/>
    <w:rsid w:val="00B95626"/>
    <w:rsid w:val="00B958C2"/>
    <w:rsid w:val="00B95AD1"/>
    <w:rsid w:val="00B95CAE"/>
    <w:rsid w:val="00B96072"/>
    <w:rsid w:val="00B9624B"/>
    <w:rsid w:val="00B96344"/>
    <w:rsid w:val="00B966EC"/>
    <w:rsid w:val="00B96922"/>
    <w:rsid w:val="00B969B6"/>
    <w:rsid w:val="00B97050"/>
    <w:rsid w:val="00B9721A"/>
    <w:rsid w:val="00B97A54"/>
    <w:rsid w:val="00B97ADD"/>
    <w:rsid w:val="00B97D13"/>
    <w:rsid w:val="00BA0180"/>
    <w:rsid w:val="00BA0372"/>
    <w:rsid w:val="00BA057B"/>
    <w:rsid w:val="00BA0C91"/>
    <w:rsid w:val="00BA13ED"/>
    <w:rsid w:val="00BA15B0"/>
    <w:rsid w:val="00BA16DE"/>
    <w:rsid w:val="00BA1C9F"/>
    <w:rsid w:val="00BA284C"/>
    <w:rsid w:val="00BA2864"/>
    <w:rsid w:val="00BA2C39"/>
    <w:rsid w:val="00BA38E5"/>
    <w:rsid w:val="00BA3DFC"/>
    <w:rsid w:val="00BA40A2"/>
    <w:rsid w:val="00BA43E0"/>
    <w:rsid w:val="00BA4940"/>
    <w:rsid w:val="00BA4F36"/>
    <w:rsid w:val="00BA5BA5"/>
    <w:rsid w:val="00BA5D0E"/>
    <w:rsid w:val="00BA6637"/>
    <w:rsid w:val="00BA6A8C"/>
    <w:rsid w:val="00BA6F99"/>
    <w:rsid w:val="00BA735D"/>
    <w:rsid w:val="00BA7860"/>
    <w:rsid w:val="00BA7C88"/>
    <w:rsid w:val="00BB00D7"/>
    <w:rsid w:val="00BB03CB"/>
    <w:rsid w:val="00BB1CEF"/>
    <w:rsid w:val="00BB25F9"/>
    <w:rsid w:val="00BB2A06"/>
    <w:rsid w:val="00BB339C"/>
    <w:rsid w:val="00BB4704"/>
    <w:rsid w:val="00BB5318"/>
    <w:rsid w:val="00BB5738"/>
    <w:rsid w:val="00BB5BCD"/>
    <w:rsid w:val="00BB67AE"/>
    <w:rsid w:val="00BB6FF6"/>
    <w:rsid w:val="00BB714E"/>
    <w:rsid w:val="00BB76D6"/>
    <w:rsid w:val="00BB7DF2"/>
    <w:rsid w:val="00BC0DBE"/>
    <w:rsid w:val="00BC1252"/>
    <w:rsid w:val="00BC143F"/>
    <w:rsid w:val="00BC1708"/>
    <w:rsid w:val="00BC1DD6"/>
    <w:rsid w:val="00BC1FBE"/>
    <w:rsid w:val="00BC26BC"/>
    <w:rsid w:val="00BC2B28"/>
    <w:rsid w:val="00BC34B1"/>
    <w:rsid w:val="00BC3821"/>
    <w:rsid w:val="00BC38E2"/>
    <w:rsid w:val="00BC3A46"/>
    <w:rsid w:val="00BC413B"/>
    <w:rsid w:val="00BC5B3B"/>
    <w:rsid w:val="00BC62DB"/>
    <w:rsid w:val="00BC6DD1"/>
    <w:rsid w:val="00BC70A4"/>
    <w:rsid w:val="00BC741D"/>
    <w:rsid w:val="00BC78A2"/>
    <w:rsid w:val="00BC7E7A"/>
    <w:rsid w:val="00BD04D0"/>
    <w:rsid w:val="00BD07B1"/>
    <w:rsid w:val="00BD0815"/>
    <w:rsid w:val="00BD0B91"/>
    <w:rsid w:val="00BD0C46"/>
    <w:rsid w:val="00BD11D3"/>
    <w:rsid w:val="00BD1895"/>
    <w:rsid w:val="00BD2249"/>
    <w:rsid w:val="00BD24FF"/>
    <w:rsid w:val="00BD26EA"/>
    <w:rsid w:val="00BD2A49"/>
    <w:rsid w:val="00BD2C4C"/>
    <w:rsid w:val="00BD33C2"/>
    <w:rsid w:val="00BD385E"/>
    <w:rsid w:val="00BD398E"/>
    <w:rsid w:val="00BD4096"/>
    <w:rsid w:val="00BD437E"/>
    <w:rsid w:val="00BD4766"/>
    <w:rsid w:val="00BD49F4"/>
    <w:rsid w:val="00BD4F07"/>
    <w:rsid w:val="00BD50CD"/>
    <w:rsid w:val="00BD5A24"/>
    <w:rsid w:val="00BD5D71"/>
    <w:rsid w:val="00BD64B9"/>
    <w:rsid w:val="00BD6CB4"/>
    <w:rsid w:val="00BD76DF"/>
    <w:rsid w:val="00BD7841"/>
    <w:rsid w:val="00BD7DA0"/>
    <w:rsid w:val="00BD7EB0"/>
    <w:rsid w:val="00BE0045"/>
    <w:rsid w:val="00BE0721"/>
    <w:rsid w:val="00BE0D42"/>
    <w:rsid w:val="00BE0D94"/>
    <w:rsid w:val="00BE0F69"/>
    <w:rsid w:val="00BE0F76"/>
    <w:rsid w:val="00BE10C6"/>
    <w:rsid w:val="00BE3097"/>
    <w:rsid w:val="00BE3369"/>
    <w:rsid w:val="00BE3E5B"/>
    <w:rsid w:val="00BE4581"/>
    <w:rsid w:val="00BE480C"/>
    <w:rsid w:val="00BE4A5E"/>
    <w:rsid w:val="00BE4BC7"/>
    <w:rsid w:val="00BE4EAC"/>
    <w:rsid w:val="00BE5538"/>
    <w:rsid w:val="00BE58D2"/>
    <w:rsid w:val="00BE5BA6"/>
    <w:rsid w:val="00BE6B59"/>
    <w:rsid w:val="00BE6DA7"/>
    <w:rsid w:val="00BE7C25"/>
    <w:rsid w:val="00BE7E63"/>
    <w:rsid w:val="00BE7F68"/>
    <w:rsid w:val="00BF03AE"/>
    <w:rsid w:val="00BF0A7F"/>
    <w:rsid w:val="00BF137D"/>
    <w:rsid w:val="00BF14DA"/>
    <w:rsid w:val="00BF15EC"/>
    <w:rsid w:val="00BF1897"/>
    <w:rsid w:val="00BF1A46"/>
    <w:rsid w:val="00BF2063"/>
    <w:rsid w:val="00BF21DB"/>
    <w:rsid w:val="00BF2563"/>
    <w:rsid w:val="00BF2E25"/>
    <w:rsid w:val="00BF341A"/>
    <w:rsid w:val="00BF39B7"/>
    <w:rsid w:val="00BF5409"/>
    <w:rsid w:val="00BF546F"/>
    <w:rsid w:val="00BF5E14"/>
    <w:rsid w:val="00BF62D7"/>
    <w:rsid w:val="00BF6506"/>
    <w:rsid w:val="00BF6879"/>
    <w:rsid w:val="00BF689B"/>
    <w:rsid w:val="00BF6A57"/>
    <w:rsid w:val="00BF794F"/>
    <w:rsid w:val="00BF79BA"/>
    <w:rsid w:val="00C000CF"/>
    <w:rsid w:val="00C002C6"/>
    <w:rsid w:val="00C012E4"/>
    <w:rsid w:val="00C01350"/>
    <w:rsid w:val="00C013FA"/>
    <w:rsid w:val="00C01610"/>
    <w:rsid w:val="00C01D18"/>
    <w:rsid w:val="00C02294"/>
    <w:rsid w:val="00C02726"/>
    <w:rsid w:val="00C029D3"/>
    <w:rsid w:val="00C02B2E"/>
    <w:rsid w:val="00C03151"/>
    <w:rsid w:val="00C03317"/>
    <w:rsid w:val="00C03AF8"/>
    <w:rsid w:val="00C03F88"/>
    <w:rsid w:val="00C04067"/>
    <w:rsid w:val="00C046BC"/>
    <w:rsid w:val="00C046FB"/>
    <w:rsid w:val="00C04A49"/>
    <w:rsid w:val="00C06499"/>
    <w:rsid w:val="00C07AFA"/>
    <w:rsid w:val="00C10798"/>
    <w:rsid w:val="00C118B6"/>
    <w:rsid w:val="00C126A5"/>
    <w:rsid w:val="00C13671"/>
    <w:rsid w:val="00C1383D"/>
    <w:rsid w:val="00C141FE"/>
    <w:rsid w:val="00C14FCA"/>
    <w:rsid w:val="00C15D0D"/>
    <w:rsid w:val="00C16257"/>
    <w:rsid w:val="00C1677B"/>
    <w:rsid w:val="00C169F9"/>
    <w:rsid w:val="00C171B8"/>
    <w:rsid w:val="00C175AE"/>
    <w:rsid w:val="00C17FF6"/>
    <w:rsid w:val="00C20025"/>
    <w:rsid w:val="00C2018D"/>
    <w:rsid w:val="00C20DB9"/>
    <w:rsid w:val="00C20DC5"/>
    <w:rsid w:val="00C21DD7"/>
    <w:rsid w:val="00C22638"/>
    <w:rsid w:val="00C22A11"/>
    <w:rsid w:val="00C2319F"/>
    <w:rsid w:val="00C24E07"/>
    <w:rsid w:val="00C26429"/>
    <w:rsid w:val="00C2676E"/>
    <w:rsid w:val="00C267AD"/>
    <w:rsid w:val="00C26FD0"/>
    <w:rsid w:val="00C27369"/>
    <w:rsid w:val="00C27385"/>
    <w:rsid w:val="00C27481"/>
    <w:rsid w:val="00C27BA8"/>
    <w:rsid w:val="00C307E7"/>
    <w:rsid w:val="00C3113B"/>
    <w:rsid w:val="00C31C03"/>
    <w:rsid w:val="00C31F5F"/>
    <w:rsid w:val="00C3246D"/>
    <w:rsid w:val="00C330D0"/>
    <w:rsid w:val="00C34462"/>
    <w:rsid w:val="00C34998"/>
    <w:rsid w:val="00C34A74"/>
    <w:rsid w:val="00C34B36"/>
    <w:rsid w:val="00C34E22"/>
    <w:rsid w:val="00C353D1"/>
    <w:rsid w:val="00C361E2"/>
    <w:rsid w:val="00C36373"/>
    <w:rsid w:val="00C363AD"/>
    <w:rsid w:val="00C36CE3"/>
    <w:rsid w:val="00C37038"/>
    <w:rsid w:val="00C375A9"/>
    <w:rsid w:val="00C37F4C"/>
    <w:rsid w:val="00C4024C"/>
    <w:rsid w:val="00C403F0"/>
    <w:rsid w:val="00C4052C"/>
    <w:rsid w:val="00C412EE"/>
    <w:rsid w:val="00C41F12"/>
    <w:rsid w:val="00C423D8"/>
    <w:rsid w:val="00C4318C"/>
    <w:rsid w:val="00C4351A"/>
    <w:rsid w:val="00C435A3"/>
    <w:rsid w:val="00C4421C"/>
    <w:rsid w:val="00C44591"/>
    <w:rsid w:val="00C44A56"/>
    <w:rsid w:val="00C44F10"/>
    <w:rsid w:val="00C45599"/>
    <w:rsid w:val="00C45CB7"/>
    <w:rsid w:val="00C45F08"/>
    <w:rsid w:val="00C4628A"/>
    <w:rsid w:val="00C4662B"/>
    <w:rsid w:val="00C46D97"/>
    <w:rsid w:val="00C47078"/>
    <w:rsid w:val="00C47371"/>
    <w:rsid w:val="00C47A0B"/>
    <w:rsid w:val="00C47CBA"/>
    <w:rsid w:val="00C502D3"/>
    <w:rsid w:val="00C503AF"/>
    <w:rsid w:val="00C51067"/>
    <w:rsid w:val="00C518F9"/>
    <w:rsid w:val="00C51D96"/>
    <w:rsid w:val="00C5208F"/>
    <w:rsid w:val="00C521F8"/>
    <w:rsid w:val="00C53372"/>
    <w:rsid w:val="00C53973"/>
    <w:rsid w:val="00C53D38"/>
    <w:rsid w:val="00C55176"/>
    <w:rsid w:val="00C55B01"/>
    <w:rsid w:val="00C55B88"/>
    <w:rsid w:val="00C55B98"/>
    <w:rsid w:val="00C55CC8"/>
    <w:rsid w:val="00C565BE"/>
    <w:rsid w:val="00C56D21"/>
    <w:rsid w:val="00C5795B"/>
    <w:rsid w:val="00C602F5"/>
    <w:rsid w:val="00C60730"/>
    <w:rsid w:val="00C61074"/>
    <w:rsid w:val="00C624B5"/>
    <w:rsid w:val="00C638BE"/>
    <w:rsid w:val="00C63F6C"/>
    <w:rsid w:val="00C646AE"/>
    <w:rsid w:val="00C65185"/>
    <w:rsid w:val="00C66E87"/>
    <w:rsid w:val="00C67B39"/>
    <w:rsid w:val="00C67BD2"/>
    <w:rsid w:val="00C67C4C"/>
    <w:rsid w:val="00C703F3"/>
    <w:rsid w:val="00C70A96"/>
    <w:rsid w:val="00C70AC0"/>
    <w:rsid w:val="00C70E16"/>
    <w:rsid w:val="00C73060"/>
    <w:rsid w:val="00C73670"/>
    <w:rsid w:val="00C73671"/>
    <w:rsid w:val="00C73DE7"/>
    <w:rsid w:val="00C73F5A"/>
    <w:rsid w:val="00C752CF"/>
    <w:rsid w:val="00C7554A"/>
    <w:rsid w:val="00C7608A"/>
    <w:rsid w:val="00C76C43"/>
    <w:rsid w:val="00C76DA6"/>
    <w:rsid w:val="00C76F3E"/>
    <w:rsid w:val="00C77471"/>
    <w:rsid w:val="00C804B1"/>
    <w:rsid w:val="00C80CA1"/>
    <w:rsid w:val="00C818E7"/>
    <w:rsid w:val="00C818E8"/>
    <w:rsid w:val="00C8194C"/>
    <w:rsid w:val="00C81EA5"/>
    <w:rsid w:val="00C821A6"/>
    <w:rsid w:val="00C8264C"/>
    <w:rsid w:val="00C82DAD"/>
    <w:rsid w:val="00C8325A"/>
    <w:rsid w:val="00C83315"/>
    <w:rsid w:val="00C8367C"/>
    <w:rsid w:val="00C83FBB"/>
    <w:rsid w:val="00C844DB"/>
    <w:rsid w:val="00C846A4"/>
    <w:rsid w:val="00C849DB"/>
    <w:rsid w:val="00C84B96"/>
    <w:rsid w:val="00C84C4F"/>
    <w:rsid w:val="00C85180"/>
    <w:rsid w:val="00C85373"/>
    <w:rsid w:val="00C853DF"/>
    <w:rsid w:val="00C85499"/>
    <w:rsid w:val="00C85F15"/>
    <w:rsid w:val="00C8607B"/>
    <w:rsid w:val="00C86809"/>
    <w:rsid w:val="00C869C1"/>
    <w:rsid w:val="00C86BCB"/>
    <w:rsid w:val="00C87060"/>
    <w:rsid w:val="00C874CA"/>
    <w:rsid w:val="00C8789A"/>
    <w:rsid w:val="00C87972"/>
    <w:rsid w:val="00C9072D"/>
    <w:rsid w:val="00C90928"/>
    <w:rsid w:val="00C91E0B"/>
    <w:rsid w:val="00C923B9"/>
    <w:rsid w:val="00C9292B"/>
    <w:rsid w:val="00C9377A"/>
    <w:rsid w:val="00C93A33"/>
    <w:rsid w:val="00C93BCD"/>
    <w:rsid w:val="00C94B6F"/>
    <w:rsid w:val="00C950D7"/>
    <w:rsid w:val="00C952D0"/>
    <w:rsid w:val="00C955D0"/>
    <w:rsid w:val="00C95B97"/>
    <w:rsid w:val="00C95C73"/>
    <w:rsid w:val="00C969DA"/>
    <w:rsid w:val="00C96C66"/>
    <w:rsid w:val="00C9742C"/>
    <w:rsid w:val="00C99F84"/>
    <w:rsid w:val="00CA03C8"/>
    <w:rsid w:val="00CA0837"/>
    <w:rsid w:val="00CA0C76"/>
    <w:rsid w:val="00CA0E22"/>
    <w:rsid w:val="00CA10A9"/>
    <w:rsid w:val="00CA11F6"/>
    <w:rsid w:val="00CA1F4D"/>
    <w:rsid w:val="00CA2239"/>
    <w:rsid w:val="00CA22A4"/>
    <w:rsid w:val="00CA3E52"/>
    <w:rsid w:val="00CA3FDF"/>
    <w:rsid w:val="00CA42C7"/>
    <w:rsid w:val="00CA4410"/>
    <w:rsid w:val="00CA4942"/>
    <w:rsid w:val="00CA4C3B"/>
    <w:rsid w:val="00CA4E95"/>
    <w:rsid w:val="00CA658C"/>
    <w:rsid w:val="00CA65CD"/>
    <w:rsid w:val="00CA6802"/>
    <w:rsid w:val="00CA7824"/>
    <w:rsid w:val="00CB0000"/>
    <w:rsid w:val="00CB1612"/>
    <w:rsid w:val="00CB1AE0"/>
    <w:rsid w:val="00CB2A73"/>
    <w:rsid w:val="00CB2B58"/>
    <w:rsid w:val="00CB2D0B"/>
    <w:rsid w:val="00CB326F"/>
    <w:rsid w:val="00CB38B4"/>
    <w:rsid w:val="00CB3B82"/>
    <w:rsid w:val="00CB3C45"/>
    <w:rsid w:val="00CB3F54"/>
    <w:rsid w:val="00CB4797"/>
    <w:rsid w:val="00CB4973"/>
    <w:rsid w:val="00CB4BE0"/>
    <w:rsid w:val="00CB4BE1"/>
    <w:rsid w:val="00CB53C5"/>
    <w:rsid w:val="00CB54D2"/>
    <w:rsid w:val="00CB5B12"/>
    <w:rsid w:val="00CB5D0D"/>
    <w:rsid w:val="00CB6981"/>
    <w:rsid w:val="00CB7002"/>
    <w:rsid w:val="00CB7172"/>
    <w:rsid w:val="00CB7871"/>
    <w:rsid w:val="00CB7F4C"/>
    <w:rsid w:val="00CB7FBE"/>
    <w:rsid w:val="00CC044E"/>
    <w:rsid w:val="00CC04BE"/>
    <w:rsid w:val="00CC06CE"/>
    <w:rsid w:val="00CC117D"/>
    <w:rsid w:val="00CC12A1"/>
    <w:rsid w:val="00CC140A"/>
    <w:rsid w:val="00CC1F77"/>
    <w:rsid w:val="00CC223B"/>
    <w:rsid w:val="00CC2509"/>
    <w:rsid w:val="00CC338F"/>
    <w:rsid w:val="00CC34E9"/>
    <w:rsid w:val="00CC35EB"/>
    <w:rsid w:val="00CC381A"/>
    <w:rsid w:val="00CC4A08"/>
    <w:rsid w:val="00CC4DF8"/>
    <w:rsid w:val="00CC56EE"/>
    <w:rsid w:val="00CC64A0"/>
    <w:rsid w:val="00CC6CAA"/>
    <w:rsid w:val="00CC6EC3"/>
    <w:rsid w:val="00CC775E"/>
    <w:rsid w:val="00CC7880"/>
    <w:rsid w:val="00CC7A01"/>
    <w:rsid w:val="00CD0162"/>
    <w:rsid w:val="00CD08C4"/>
    <w:rsid w:val="00CD0FB4"/>
    <w:rsid w:val="00CD11D5"/>
    <w:rsid w:val="00CD156F"/>
    <w:rsid w:val="00CD174C"/>
    <w:rsid w:val="00CD190E"/>
    <w:rsid w:val="00CD21D9"/>
    <w:rsid w:val="00CD2265"/>
    <w:rsid w:val="00CD2B8F"/>
    <w:rsid w:val="00CD2D91"/>
    <w:rsid w:val="00CD3443"/>
    <w:rsid w:val="00CD35AE"/>
    <w:rsid w:val="00CD381C"/>
    <w:rsid w:val="00CD3833"/>
    <w:rsid w:val="00CD4BBC"/>
    <w:rsid w:val="00CD4D83"/>
    <w:rsid w:val="00CD4F2F"/>
    <w:rsid w:val="00CD53C3"/>
    <w:rsid w:val="00CD5487"/>
    <w:rsid w:val="00CD5602"/>
    <w:rsid w:val="00CD56F9"/>
    <w:rsid w:val="00CD6605"/>
    <w:rsid w:val="00CD765C"/>
    <w:rsid w:val="00CE044E"/>
    <w:rsid w:val="00CE0D6B"/>
    <w:rsid w:val="00CE0ED9"/>
    <w:rsid w:val="00CE1A7F"/>
    <w:rsid w:val="00CE1C4A"/>
    <w:rsid w:val="00CE257A"/>
    <w:rsid w:val="00CE26D3"/>
    <w:rsid w:val="00CE3D50"/>
    <w:rsid w:val="00CE3F28"/>
    <w:rsid w:val="00CE45C2"/>
    <w:rsid w:val="00CE4D87"/>
    <w:rsid w:val="00CE5EBE"/>
    <w:rsid w:val="00CE5EC4"/>
    <w:rsid w:val="00CE692A"/>
    <w:rsid w:val="00CE7194"/>
    <w:rsid w:val="00CE7F33"/>
    <w:rsid w:val="00CF0D21"/>
    <w:rsid w:val="00CF0E47"/>
    <w:rsid w:val="00CF1019"/>
    <w:rsid w:val="00CF11B8"/>
    <w:rsid w:val="00CF16A0"/>
    <w:rsid w:val="00CF27B0"/>
    <w:rsid w:val="00CF297F"/>
    <w:rsid w:val="00CF421F"/>
    <w:rsid w:val="00CF46A5"/>
    <w:rsid w:val="00CF528A"/>
    <w:rsid w:val="00CF54A6"/>
    <w:rsid w:val="00CF57B3"/>
    <w:rsid w:val="00CF5949"/>
    <w:rsid w:val="00CF5A73"/>
    <w:rsid w:val="00CF62E3"/>
    <w:rsid w:val="00CF6604"/>
    <w:rsid w:val="00CF6F0E"/>
    <w:rsid w:val="00CF6F33"/>
    <w:rsid w:val="00CF7ABD"/>
    <w:rsid w:val="00CF7FB2"/>
    <w:rsid w:val="00D00573"/>
    <w:rsid w:val="00D01145"/>
    <w:rsid w:val="00D019C5"/>
    <w:rsid w:val="00D019E0"/>
    <w:rsid w:val="00D02649"/>
    <w:rsid w:val="00D02681"/>
    <w:rsid w:val="00D02CB6"/>
    <w:rsid w:val="00D02EC0"/>
    <w:rsid w:val="00D03868"/>
    <w:rsid w:val="00D04D08"/>
    <w:rsid w:val="00D04E9C"/>
    <w:rsid w:val="00D05722"/>
    <w:rsid w:val="00D05CD7"/>
    <w:rsid w:val="00D05F31"/>
    <w:rsid w:val="00D06143"/>
    <w:rsid w:val="00D066D9"/>
    <w:rsid w:val="00D07844"/>
    <w:rsid w:val="00D07C59"/>
    <w:rsid w:val="00D11425"/>
    <w:rsid w:val="00D11552"/>
    <w:rsid w:val="00D11AC8"/>
    <w:rsid w:val="00D12746"/>
    <w:rsid w:val="00D1285D"/>
    <w:rsid w:val="00D137E3"/>
    <w:rsid w:val="00D14483"/>
    <w:rsid w:val="00D150B1"/>
    <w:rsid w:val="00D15B2B"/>
    <w:rsid w:val="00D15BE6"/>
    <w:rsid w:val="00D15F26"/>
    <w:rsid w:val="00D1690E"/>
    <w:rsid w:val="00D17364"/>
    <w:rsid w:val="00D17F21"/>
    <w:rsid w:val="00D20211"/>
    <w:rsid w:val="00D20891"/>
    <w:rsid w:val="00D20A60"/>
    <w:rsid w:val="00D20E91"/>
    <w:rsid w:val="00D22103"/>
    <w:rsid w:val="00D2223F"/>
    <w:rsid w:val="00D225EA"/>
    <w:rsid w:val="00D22CB4"/>
    <w:rsid w:val="00D2577E"/>
    <w:rsid w:val="00D25D2A"/>
    <w:rsid w:val="00D26A26"/>
    <w:rsid w:val="00D26CA8"/>
    <w:rsid w:val="00D26E5C"/>
    <w:rsid w:val="00D270D1"/>
    <w:rsid w:val="00D306F9"/>
    <w:rsid w:val="00D312FF"/>
    <w:rsid w:val="00D3273F"/>
    <w:rsid w:val="00D32EA2"/>
    <w:rsid w:val="00D33137"/>
    <w:rsid w:val="00D3358C"/>
    <w:rsid w:val="00D338FF"/>
    <w:rsid w:val="00D3423C"/>
    <w:rsid w:val="00D34E8A"/>
    <w:rsid w:val="00D353BC"/>
    <w:rsid w:val="00D35BB0"/>
    <w:rsid w:val="00D36237"/>
    <w:rsid w:val="00D37573"/>
    <w:rsid w:val="00D41349"/>
    <w:rsid w:val="00D41352"/>
    <w:rsid w:val="00D41D00"/>
    <w:rsid w:val="00D421D2"/>
    <w:rsid w:val="00D42A53"/>
    <w:rsid w:val="00D432B6"/>
    <w:rsid w:val="00D43506"/>
    <w:rsid w:val="00D43A18"/>
    <w:rsid w:val="00D43ABC"/>
    <w:rsid w:val="00D43ADF"/>
    <w:rsid w:val="00D43C74"/>
    <w:rsid w:val="00D443B5"/>
    <w:rsid w:val="00D45A36"/>
    <w:rsid w:val="00D45A56"/>
    <w:rsid w:val="00D45CB7"/>
    <w:rsid w:val="00D4658B"/>
    <w:rsid w:val="00D4677F"/>
    <w:rsid w:val="00D470D6"/>
    <w:rsid w:val="00D47672"/>
    <w:rsid w:val="00D4774D"/>
    <w:rsid w:val="00D50555"/>
    <w:rsid w:val="00D510DE"/>
    <w:rsid w:val="00D516E8"/>
    <w:rsid w:val="00D51A9B"/>
    <w:rsid w:val="00D51C94"/>
    <w:rsid w:val="00D53912"/>
    <w:rsid w:val="00D53980"/>
    <w:rsid w:val="00D53C76"/>
    <w:rsid w:val="00D53CED"/>
    <w:rsid w:val="00D53D53"/>
    <w:rsid w:val="00D5419E"/>
    <w:rsid w:val="00D544E5"/>
    <w:rsid w:val="00D54BE3"/>
    <w:rsid w:val="00D54E95"/>
    <w:rsid w:val="00D55471"/>
    <w:rsid w:val="00D5566A"/>
    <w:rsid w:val="00D5609C"/>
    <w:rsid w:val="00D56E41"/>
    <w:rsid w:val="00D57CAB"/>
    <w:rsid w:val="00D6002A"/>
    <w:rsid w:val="00D60390"/>
    <w:rsid w:val="00D60460"/>
    <w:rsid w:val="00D60F7F"/>
    <w:rsid w:val="00D61057"/>
    <w:rsid w:val="00D61D29"/>
    <w:rsid w:val="00D6240D"/>
    <w:rsid w:val="00D62431"/>
    <w:rsid w:val="00D62B4A"/>
    <w:rsid w:val="00D62C2F"/>
    <w:rsid w:val="00D639A4"/>
    <w:rsid w:val="00D63F51"/>
    <w:rsid w:val="00D6466D"/>
    <w:rsid w:val="00D647B4"/>
    <w:rsid w:val="00D65081"/>
    <w:rsid w:val="00D6615A"/>
    <w:rsid w:val="00D66216"/>
    <w:rsid w:val="00D66A5E"/>
    <w:rsid w:val="00D6766F"/>
    <w:rsid w:val="00D703B7"/>
    <w:rsid w:val="00D7068F"/>
    <w:rsid w:val="00D70B6E"/>
    <w:rsid w:val="00D70C9B"/>
    <w:rsid w:val="00D70CE2"/>
    <w:rsid w:val="00D71122"/>
    <w:rsid w:val="00D72567"/>
    <w:rsid w:val="00D72AFF"/>
    <w:rsid w:val="00D72E43"/>
    <w:rsid w:val="00D72FC8"/>
    <w:rsid w:val="00D738B5"/>
    <w:rsid w:val="00D741A8"/>
    <w:rsid w:val="00D74295"/>
    <w:rsid w:val="00D74A5C"/>
    <w:rsid w:val="00D75440"/>
    <w:rsid w:val="00D7579C"/>
    <w:rsid w:val="00D75925"/>
    <w:rsid w:val="00D75ECD"/>
    <w:rsid w:val="00D768CE"/>
    <w:rsid w:val="00D7719D"/>
    <w:rsid w:val="00D7738E"/>
    <w:rsid w:val="00D77DE0"/>
    <w:rsid w:val="00D80B4A"/>
    <w:rsid w:val="00D81046"/>
    <w:rsid w:val="00D811D0"/>
    <w:rsid w:val="00D81685"/>
    <w:rsid w:val="00D81C62"/>
    <w:rsid w:val="00D8293E"/>
    <w:rsid w:val="00D82D85"/>
    <w:rsid w:val="00D8316E"/>
    <w:rsid w:val="00D83936"/>
    <w:rsid w:val="00D83A87"/>
    <w:rsid w:val="00D83B40"/>
    <w:rsid w:val="00D83BAF"/>
    <w:rsid w:val="00D859EF"/>
    <w:rsid w:val="00D863C0"/>
    <w:rsid w:val="00D86BC5"/>
    <w:rsid w:val="00D87454"/>
    <w:rsid w:val="00D87556"/>
    <w:rsid w:val="00D87EAF"/>
    <w:rsid w:val="00D90389"/>
    <w:rsid w:val="00D9049D"/>
    <w:rsid w:val="00D90553"/>
    <w:rsid w:val="00D909B3"/>
    <w:rsid w:val="00D90B60"/>
    <w:rsid w:val="00D912CC"/>
    <w:rsid w:val="00D923B6"/>
    <w:rsid w:val="00D9289F"/>
    <w:rsid w:val="00D92B56"/>
    <w:rsid w:val="00D92D4D"/>
    <w:rsid w:val="00D92F18"/>
    <w:rsid w:val="00D93D20"/>
    <w:rsid w:val="00D93EDD"/>
    <w:rsid w:val="00D9508F"/>
    <w:rsid w:val="00D95952"/>
    <w:rsid w:val="00D95DEC"/>
    <w:rsid w:val="00D964B6"/>
    <w:rsid w:val="00D9739A"/>
    <w:rsid w:val="00D9799B"/>
    <w:rsid w:val="00D97DB6"/>
    <w:rsid w:val="00DA00B7"/>
    <w:rsid w:val="00DA076E"/>
    <w:rsid w:val="00DA08A1"/>
    <w:rsid w:val="00DA0EA6"/>
    <w:rsid w:val="00DA1071"/>
    <w:rsid w:val="00DA11E9"/>
    <w:rsid w:val="00DA1225"/>
    <w:rsid w:val="00DA151A"/>
    <w:rsid w:val="00DA1B0C"/>
    <w:rsid w:val="00DA212E"/>
    <w:rsid w:val="00DA2524"/>
    <w:rsid w:val="00DA339A"/>
    <w:rsid w:val="00DA341C"/>
    <w:rsid w:val="00DA38F7"/>
    <w:rsid w:val="00DA3FA1"/>
    <w:rsid w:val="00DA4732"/>
    <w:rsid w:val="00DA4883"/>
    <w:rsid w:val="00DA5088"/>
    <w:rsid w:val="00DA51AB"/>
    <w:rsid w:val="00DA51B8"/>
    <w:rsid w:val="00DA5795"/>
    <w:rsid w:val="00DA5B3A"/>
    <w:rsid w:val="00DA5BB2"/>
    <w:rsid w:val="00DA5E0B"/>
    <w:rsid w:val="00DA6222"/>
    <w:rsid w:val="00DA631C"/>
    <w:rsid w:val="00DA6608"/>
    <w:rsid w:val="00DA6767"/>
    <w:rsid w:val="00DA6900"/>
    <w:rsid w:val="00DA6CD3"/>
    <w:rsid w:val="00DA7500"/>
    <w:rsid w:val="00DA76DA"/>
    <w:rsid w:val="00DA7B03"/>
    <w:rsid w:val="00DA7BFA"/>
    <w:rsid w:val="00DABDB5"/>
    <w:rsid w:val="00DB026A"/>
    <w:rsid w:val="00DB03F9"/>
    <w:rsid w:val="00DB064D"/>
    <w:rsid w:val="00DB0C7D"/>
    <w:rsid w:val="00DB1C29"/>
    <w:rsid w:val="00DB2D48"/>
    <w:rsid w:val="00DB33F2"/>
    <w:rsid w:val="00DB3F01"/>
    <w:rsid w:val="00DB4A5E"/>
    <w:rsid w:val="00DB54BD"/>
    <w:rsid w:val="00DB5F00"/>
    <w:rsid w:val="00DB6169"/>
    <w:rsid w:val="00DB6365"/>
    <w:rsid w:val="00DB678C"/>
    <w:rsid w:val="00DB6BC5"/>
    <w:rsid w:val="00DB6CBD"/>
    <w:rsid w:val="00DB715F"/>
    <w:rsid w:val="00DB7202"/>
    <w:rsid w:val="00DB7283"/>
    <w:rsid w:val="00DB7CCB"/>
    <w:rsid w:val="00DC0368"/>
    <w:rsid w:val="00DC0A78"/>
    <w:rsid w:val="00DC0CB0"/>
    <w:rsid w:val="00DC2709"/>
    <w:rsid w:val="00DC3A7B"/>
    <w:rsid w:val="00DC3CEC"/>
    <w:rsid w:val="00DC3D3A"/>
    <w:rsid w:val="00DC4012"/>
    <w:rsid w:val="00DC45F9"/>
    <w:rsid w:val="00DC50DD"/>
    <w:rsid w:val="00DC5484"/>
    <w:rsid w:val="00DC5EF9"/>
    <w:rsid w:val="00DC68AF"/>
    <w:rsid w:val="00DC69F0"/>
    <w:rsid w:val="00DC6A4E"/>
    <w:rsid w:val="00DC6B0C"/>
    <w:rsid w:val="00DC6EA4"/>
    <w:rsid w:val="00DC7A60"/>
    <w:rsid w:val="00DC7ACA"/>
    <w:rsid w:val="00DC7AF4"/>
    <w:rsid w:val="00DC7B1B"/>
    <w:rsid w:val="00DD06BD"/>
    <w:rsid w:val="00DD17C6"/>
    <w:rsid w:val="00DD1B16"/>
    <w:rsid w:val="00DD279F"/>
    <w:rsid w:val="00DD2AAC"/>
    <w:rsid w:val="00DD2F29"/>
    <w:rsid w:val="00DD3682"/>
    <w:rsid w:val="00DD4741"/>
    <w:rsid w:val="00DD49AB"/>
    <w:rsid w:val="00DD51E3"/>
    <w:rsid w:val="00DD522D"/>
    <w:rsid w:val="00DD5FEB"/>
    <w:rsid w:val="00DD6248"/>
    <w:rsid w:val="00DD6CA1"/>
    <w:rsid w:val="00DD76D1"/>
    <w:rsid w:val="00DD7F6B"/>
    <w:rsid w:val="00DE0848"/>
    <w:rsid w:val="00DE12E7"/>
    <w:rsid w:val="00DE131E"/>
    <w:rsid w:val="00DE14CE"/>
    <w:rsid w:val="00DE2027"/>
    <w:rsid w:val="00DE297D"/>
    <w:rsid w:val="00DE29DB"/>
    <w:rsid w:val="00DE2F11"/>
    <w:rsid w:val="00DE39E1"/>
    <w:rsid w:val="00DE3C0C"/>
    <w:rsid w:val="00DE3D8B"/>
    <w:rsid w:val="00DE409F"/>
    <w:rsid w:val="00DE431D"/>
    <w:rsid w:val="00DE4554"/>
    <w:rsid w:val="00DE4C8A"/>
    <w:rsid w:val="00DE6377"/>
    <w:rsid w:val="00DE6670"/>
    <w:rsid w:val="00DE6C9C"/>
    <w:rsid w:val="00DE7316"/>
    <w:rsid w:val="00DE782B"/>
    <w:rsid w:val="00DE7A57"/>
    <w:rsid w:val="00DE7F56"/>
    <w:rsid w:val="00DF01E2"/>
    <w:rsid w:val="00DF0C87"/>
    <w:rsid w:val="00DF121D"/>
    <w:rsid w:val="00DF1921"/>
    <w:rsid w:val="00DF1A3B"/>
    <w:rsid w:val="00DF23E0"/>
    <w:rsid w:val="00DF251C"/>
    <w:rsid w:val="00DF282F"/>
    <w:rsid w:val="00DF2B29"/>
    <w:rsid w:val="00DF324F"/>
    <w:rsid w:val="00DF387E"/>
    <w:rsid w:val="00DF3C45"/>
    <w:rsid w:val="00DF4164"/>
    <w:rsid w:val="00DF46A2"/>
    <w:rsid w:val="00DF48B2"/>
    <w:rsid w:val="00DF6439"/>
    <w:rsid w:val="00DF6C85"/>
    <w:rsid w:val="00DF6F3D"/>
    <w:rsid w:val="00DF7FAC"/>
    <w:rsid w:val="00E0062D"/>
    <w:rsid w:val="00E009C6"/>
    <w:rsid w:val="00E01A57"/>
    <w:rsid w:val="00E01C4C"/>
    <w:rsid w:val="00E024EC"/>
    <w:rsid w:val="00E035C9"/>
    <w:rsid w:val="00E03B55"/>
    <w:rsid w:val="00E03DC3"/>
    <w:rsid w:val="00E04021"/>
    <w:rsid w:val="00E04041"/>
    <w:rsid w:val="00E04281"/>
    <w:rsid w:val="00E04596"/>
    <w:rsid w:val="00E04C05"/>
    <w:rsid w:val="00E0525B"/>
    <w:rsid w:val="00E058A3"/>
    <w:rsid w:val="00E05ECB"/>
    <w:rsid w:val="00E06929"/>
    <w:rsid w:val="00E06CAC"/>
    <w:rsid w:val="00E075D8"/>
    <w:rsid w:val="00E076D0"/>
    <w:rsid w:val="00E077F8"/>
    <w:rsid w:val="00E07D04"/>
    <w:rsid w:val="00E07F23"/>
    <w:rsid w:val="00E10953"/>
    <w:rsid w:val="00E10D05"/>
    <w:rsid w:val="00E11211"/>
    <w:rsid w:val="00E115FF"/>
    <w:rsid w:val="00E12AB7"/>
    <w:rsid w:val="00E14AEE"/>
    <w:rsid w:val="00E14CB9"/>
    <w:rsid w:val="00E158FF"/>
    <w:rsid w:val="00E15E8F"/>
    <w:rsid w:val="00E160F0"/>
    <w:rsid w:val="00E162BB"/>
    <w:rsid w:val="00E176AD"/>
    <w:rsid w:val="00E20D1A"/>
    <w:rsid w:val="00E21A6E"/>
    <w:rsid w:val="00E22186"/>
    <w:rsid w:val="00E2277C"/>
    <w:rsid w:val="00E23250"/>
    <w:rsid w:val="00E23A7D"/>
    <w:rsid w:val="00E23C9C"/>
    <w:rsid w:val="00E23CBC"/>
    <w:rsid w:val="00E23CFB"/>
    <w:rsid w:val="00E23F52"/>
    <w:rsid w:val="00E24414"/>
    <w:rsid w:val="00E2454F"/>
    <w:rsid w:val="00E2489B"/>
    <w:rsid w:val="00E248B0"/>
    <w:rsid w:val="00E24C75"/>
    <w:rsid w:val="00E24D90"/>
    <w:rsid w:val="00E251F0"/>
    <w:rsid w:val="00E2528B"/>
    <w:rsid w:val="00E25317"/>
    <w:rsid w:val="00E261C0"/>
    <w:rsid w:val="00E264EB"/>
    <w:rsid w:val="00E26523"/>
    <w:rsid w:val="00E26C2C"/>
    <w:rsid w:val="00E26C3F"/>
    <w:rsid w:val="00E276DE"/>
    <w:rsid w:val="00E27812"/>
    <w:rsid w:val="00E27A95"/>
    <w:rsid w:val="00E30267"/>
    <w:rsid w:val="00E3039C"/>
    <w:rsid w:val="00E304F3"/>
    <w:rsid w:val="00E30D0D"/>
    <w:rsid w:val="00E3129F"/>
    <w:rsid w:val="00E31927"/>
    <w:rsid w:val="00E31C9D"/>
    <w:rsid w:val="00E337AF"/>
    <w:rsid w:val="00E3392A"/>
    <w:rsid w:val="00E342FC"/>
    <w:rsid w:val="00E355E8"/>
    <w:rsid w:val="00E36468"/>
    <w:rsid w:val="00E3660B"/>
    <w:rsid w:val="00E366F3"/>
    <w:rsid w:val="00E36C59"/>
    <w:rsid w:val="00E37563"/>
    <w:rsid w:val="00E376C5"/>
    <w:rsid w:val="00E3774E"/>
    <w:rsid w:val="00E378A4"/>
    <w:rsid w:val="00E37B98"/>
    <w:rsid w:val="00E37E14"/>
    <w:rsid w:val="00E37F64"/>
    <w:rsid w:val="00E4027C"/>
    <w:rsid w:val="00E40D7D"/>
    <w:rsid w:val="00E41329"/>
    <w:rsid w:val="00E4145A"/>
    <w:rsid w:val="00E41681"/>
    <w:rsid w:val="00E41E08"/>
    <w:rsid w:val="00E421C0"/>
    <w:rsid w:val="00E423B4"/>
    <w:rsid w:val="00E428A8"/>
    <w:rsid w:val="00E43C9E"/>
    <w:rsid w:val="00E43F36"/>
    <w:rsid w:val="00E44275"/>
    <w:rsid w:val="00E446BF"/>
    <w:rsid w:val="00E447CF"/>
    <w:rsid w:val="00E44FAC"/>
    <w:rsid w:val="00E455CA"/>
    <w:rsid w:val="00E458B0"/>
    <w:rsid w:val="00E45973"/>
    <w:rsid w:val="00E45994"/>
    <w:rsid w:val="00E466CF"/>
    <w:rsid w:val="00E4694D"/>
    <w:rsid w:val="00E470C8"/>
    <w:rsid w:val="00E47848"/>
    <w:rsid w:val="00E50FA5"/>
    <w:rsid w:val="00E512AF"/>
    <w:rsid w:val="00E5148A"/>
    <w:rsid w:val="00E51996"/>
    <w:rsid w:val="00E51E93"/>
    <w:rsid w:val="00E51FE7"/>
    <w:rsid w:val="00E52D8E"/>
    <w:rsid w:val="00E5344D"/>
    <w:rsid w:val="00E534C5"/>
    <w:rsid w:val="00E54226"/>
    <w:rsid w:val="00E5465A"/>
    <w:rsid w:val="00E55BC9"/>
    <w:rsid w:val="00E55E5B"/>
    <w:rsid w:val="00E5602B"/>
    <w:rsid w:val="00E56966"/>
    <w:rsid w:val="00E56CC2"/>
    <w:rsid w:val="00E56E35"/>
    <w:rsid w:val="00E57777"/>
    <w:rsid w:val="00E6057A"/>
    <w:rsid w:val="00E60AF9"/>
    <w:rsid w:val="00E611B1"/>
    <w:rsid w:val="00E61372"/>
    <w:rsid w:val="00E61825"/>
    <w:rsid w:val="00E61B9A"/>
    <w:rsid w:val="00E61C5D"/>
    <w:rsid w:val="00E6203E"/>
    <w:rsid w:val="00E62FB0"/>
    <w:rsid w:val="00E635F9"/>
    <w:rsid w:val="00E639E7"/>
    <w:rsid w:val="00E63C82"/>
    <w:rsid w:val="00E642EE"/>
    <w:rsid w:val="00E6464C"/>
    <w:rsid w:val="00E649B3"/>
    <w:rsid w:val="00E64E66"/>
    <w:rsid w:val="00E6572E"/>
    <w:rsid w:val="00E66B59"/>
    <w:rsid w:val="00E66C47"/>
    <w:rsid w:val="00E66DC1"/>
    <w:rsid w:val="00E67FED"/>
    <w:rsid w:val="00E70116"/>
    <w:rsid w:val="00E703E4"/>
    <w:rsid w:val="00E704BA"/>
    <w:rsid w:val="00E704E3"/>
    <w:rsid w:val="00E71057"/>
    <w:rsid w:val="00E710FA"/>
    <w:rsid w:val="00E716F8"/>
    <w:rsid w:val="00E71AC3"/>
    <w:rsid w:val="00E71AE5"/>
    <w:rsid w:val="00E71C83"/>
    <w:rsid w:val="00E71FB9"/>
    <w:rsid w:val="00E723C9"/>
    <w:rsid w:val="00E723E2"/>
    <w:rsid w:val="00E726F4"/>
    <w:rsid w:val="00E729A9"/>
    <w:rsid w:val="00E72B31"/>
    <w:rsid w:val="00E7399B"/>
    <w:rsid w:val="00E7458F"/>
    <w:rsid w:val="00E7474B"/>
    <w:rsid w:val="00E75486"/>
    <w:rsid w:val="00E75A51"/>
    <w:rsid w:val="00E75D32"/>
    <w:rsid w:val="00E76972"/>
    <w:rsid w:val="00E76B17"/>
    <w:rsid w:val="00E77B6B"/>
    <w:rsid w:val="00E77E1C"/>
    <w:rsid w:val="00E80A68"/>
    <w:rsid w:val="00E80B02"/>
    <w:rsid w:val="00E80E5A"/>
    <w:rsid w:val="00E82B76"/>
    <w:rsid w:val="00E837AC"/>
    <w:rsid w:val="00E83890"/>
    <w:rsid w:val="00E83E7D"/>
    <w:rsid w:val="00E8428D"/>
    <w:rsid w:val="00E850A4"/>
    <w:rsid w:val="00E85220"/>
    <w:rsid w:val="00E85932"/>
    <w:rsid w:val="00E85D9A"/>
    <w:rsid w:val="00E86031"/>
    <w:rsid w:val="00E87DE4"/>
    <w:rsid w:val="00E902B9"/>
    <w:rsid w:val="00E9052C"/>
    <w:rsid w:val="00E92850"/>
    <w:rsid w:val="00E92B2D"/>
    <w:rsid w:val="00E92D7A"/>
    <w:rsid w:val="00E93CA8"/>
    <w:rsid w:val="00E945E1"/>
    <w:rsid w:val="00E94676"/>
    <w:rsid w:val="00E94B30"/>
    <w:rsid w:val="00E95126"/>
    <w:rsid w:val="00E9567D"/>
    <w:rsid w:val="00E95B89"/>
    <w:rsid w:val="00E96689"/>
    <w:rsid w:val="00E96944"/>
    <w:rsid w:val="00E96A6D"/>
    <w:rsid w:val="00E96C7A"/>
    <w:rsid w:val="00E97283"/>
    <w:rsid w:val="00E9749D"/>
    <w:rsid w:val="00E97B20"/>
    <w:rsid w:val="00E97E01"/>
    <w:rsid w:val="00EA05D5"/>
    <w:rsid w:val="00EA0BC7"/>
    <w:rsid w:val="00EA143F"/>
    <w:rsid w:val="00EA22C7"/>
    <w:rsid w:val="00EA29F5"/>
    <w:rsid w:val="00EA2FE7"/>
    <w:rsid w:val="00EA368A"/>
    <w:rsid w:val="00EA3C55"/>
    <w:rsid w:val="00EA4273"/>
    <w:rsid w:val="00EA49A5"/>
    <w:rsid w:val="00EA5BBD"/>
    <w:rsid w:val="00EA5DBA"/>
    <w:rsid w:val="00EA6133"/>
    <w:rsid w:val="00EA654F"/>
    <w:rsid w:val="00EA66BB"/>
    <w:rsid w:val="00EA70C4"/>
    <w:rsid w:val="00EB1053"/>
    <w:rsid w:val="00EB1175"/>
    <w:rsid w:val="00EB16DD"/>
    <w:rsid w:val="00EB1834"/>
    <w:rsid w:val="00EB1FFA"/>
    <w:rsid w:val="00EB2C56"/>
    <w:rsid w:val="00EB339B"/>
    <w:rsid w:val="00EB346E"/>
    <w:rsid w:val="00EB3559"/>
    <w:rsid w:val="00EB3669"/>
    <w:rsid w:val="00EB396D"/>
    <w:rsid w:val="00EB3BE1"/>
    <w:rsid w:val="00EB4C95"/>
    <w:rsid w:val="00EB4FD4"/>
    <w:rsid w:val="00EB5248"/>
    <w:rsid w:val="00EB5781"/>
    <w:rsid w:val="00EB5D42"/>
    <w:rsid w:val="00EB634E"/>
    <w:rsid w:val="00EB6604"/>
    <w:rsid w:val="00EB67E8"/>
    <w:rsid w:val="00EB67F5"/>
    <w:rsid w:val="00EB6B40"/>
    <w:rsid w:val="00EB713F"/>
    <w:rsid w:val="00EB7AC2"/>
    <w:rsid w:val="00EC02FF"/>
    <w:rsid w:val="00EC0B2F"/>
    <w:rsid w:val="00EC0B8A"/>
    <w:rsid w:val="00EC138C"/>
    <w:rsid w:val="00EC16C2"/>
    <w:rsid w:val="00EC2A0D"/>
    <w:rsid w:val="00EC2D74"/>
    <w:rsid w:val="00EC2FE0"/>
    <w:rsid w:val="00EC4161"/>
    <w:rsid w:val="00EC445C"/>
    <w:rsid w:val="00EC46B4"/>
    <w:rsid w:val="00EC4E25"/>
    <w:rsid w:val="00EC59E0"/>
    <w:rsid w:val="00EC5C3A"/>
    <w:rsid w:val="00EC5DD0"/>
    <w:rsid w:val="00EC60BC"/>
    <w:rsid w:val="00EC6352"/>
    <w:rsid w:val="00EC781B"/>
    <w:rsid w:val="00ED08A9"/>
    <w:rsid w:val="00ED0EEF"/>
    <w:rsid w:val="00ED0F43"/>
    <w:rsid w:val="00ED19AB"/>
    <w:rsid w:val="00ED1EB8"/>
    <w:rsid w:val="00ED23BA"/>
    <w:rsid w:val="00ED2D1C"/>
    <w:rsid w:val="00ED33E7"/>
    <w:rsid w:val="00ED3D05"/>
    <w:rsid w:val="00ED3FA8"/>
    <w:rsid w:val="00ED402E"/>
    <w:rsid w:val="00ED5294"/>
    <w:rsid w:val="00ED53BF"/>
    <w:rsid w:val="00ED57B3"/>
    <w:rsid w:val="00ED6A9E"/>
    <w:rsid w:val="00ED6B0D"/>
    <w:rsid w:val="00ED6BA4"/>
    <w:rsid w:val="00ED7F8A"/>
    <w:rsid w:val="00EE0D7F"/>
    <w:rsid w:val="00EE2165"/>
    <w:rsid w:val="00EE2227"/>
    <w:rsid w:val="00EE25CD"/>
    <w:rsid w:val="00EE2B94"/>
    <w:rsid w:val="00EE2CF6"/>
    <w:rsid w:val="00EE3C64"/>
    <w:rsid w:val="00EE41C3"/>
    <w:rsid w:val="00EE4329"/>
    <w:rsid w:val="00EE4610"/>
    <w:rsid w:val="00EE50AA"/>
    <w:rsid w:val="00EE5B3C"/>
    <w:rsid w:val="00EE5BF6"/>
    <w:rsid w:val="00EE5C6A"/>
    <w:rsid w:val="00EE6C6A"/>
    <w:rsid w:val="00EE79EB"/>
    <w:rsid w:val="00EF04A7"/>
    <w:rsid w:val="00EF0983"/>
    <w:rsid w:val="00EF0F5E"/>
    <w:rsid w:val="00EF11D8"/>
    <w:rsid w:val="00EF1ED1"/>
    <w:rsid w:val="00EF1F80"/>
    <w:rsid w:val="00EF2201"/>
    <w:rsid w:val="00EF264D"/>
    <w:rsid w:val="00EF290C"/>
    <w:rsid w:val="00EF2AD8"/>
    <w:rsid w:val="00EF2FA3"/>
    <w:rsid w:val="00EF322F"/>
    <w:rsid w:val="00EF39B2"/>
    <w:rsid w:val="00EF3AA3"/>
    <w:rsid w:val="00EF3D44"/>
    <w:rsid w:val="00EF586A"/>
    <w:rsid w:val="00EF5E20"/>
    <w:rsid w:val="00EF625D"/>
    <w:rsid w:val="00EF6E30"/>
    <w:rsid w:val="00EF72FC"/>
    <w:rsid w:val="00EF7B4B"/>
    <w:rsid w:val="00F0002E"/>
    <w:rsid w:val="00F00FB2"/>
    <w:rsid w:val="00F0109B"/>
    <w:rsid w:val="00F01C37"/>
    <w:rsid w:val="00F01E22"/>
    <w:rsid w:val="00F01E86"/>
    <w:rsid w:val="00F0200B"/>
    <w:rsid w:val="00F0275F"/>
    <w:rsid w:val="00F02DC9"/>
    <w:rsid w:val="00F02E86"/>
    <w:rsid w:val="00F0474E"/>
    <w:rsid w:val="00F04E03"/>
    <w:rsid w:val="00F052EB"/>
    <w:rsid w:val="00F05A23"/>
    <w:rsid w:val="00F05C28"/>
    <w:rsid w:val="00F05CA7"/>
    <w:rsid w:val="00F05E2D"/>
    <w:rsid w:val="00F0611A"/>
    <w:rsid w:val="00F0625B"/>
    <w:rsid w:val="00F067A2"/>
    <w:rsid w:val="00F06A6A"/>
    <w:rsid w:val="00F06FAC"/>
    <w:rsid w:val="00F074E6"/>
    <w:rsid w:val="00F0784C"/>
    <w:rsid w:val="00F07F2F"/>
    <w:rsid w:val="00F103A1"/>
    <w:rsid w:val="00F107A5"/>
    <w:rsid w:val="00F10E55"/>
    <w:rsid w:val="00F112F7"/>
    <w:rsid w:val="00F11F3A"/>
    <w:rsid w:val="00F12072"/>
    <w:rsid w:val="00F129AB"/>
    <w:rsid w:val="00F12B2A"/>
    <w:rsid w:val="00F134DD"/>
    <w:rsid w:val="00F13A2E"/>
    <w:rsid w:val="00F148AD"/>
    <w:rsid w:val="00F1492F"/>
    <w:rsid w:val="00F15389"/>
    <w:rsid w:val="00F15769"/>
    <w:rsid w:val="00F15802"/>
    <w:rsid w:val="00F15845"/>
    <w:rsid w:val="00F15C68"/>
    <w:rsid w:val="00F16520"/>
    <w:rsid w:val="00F1669F"/>
    <w:rsid w:val="00F1734A"/>
    <w:rsid w:val="00F17606"/>
    <w:rsid w:val="00F177A5"/>
    <w:rsid w:val="00F17A32"/>
    <w:rsid w:val="00F17FB4"/>
    <w:rsid w:val="00F20E6B"/>
    <w:rsid w:val="00F20EDA"/>
    <w:rsid w:val="00F212C4"/>
    <w:rsid w:val="00F217F3"/>
    <w:rsid w:val="00F222A0"/>
    <w:rsid w:val="00F22F9C"/>
    <w:rsid w:val="00F23A72"/>
    <w:rsid w:val="00F242E0"/>
    <w:rsid w:val="00F245FE"/>
    <w:rsid w:val="00F24F29"/>
    <w:rsid w:val="00F254AC"/>
    <w:rsid w:val="00F25F63"/>
    <w:rsid w:val="00F264B6"/>
    <w:rsid w:val="00F27F8D"/>
    <w:rsid w:val="00F30439"/>
    <w:rsid w:val="00F306A3"/>
    <w:rsid w:val="00F3127E"/>
    <w:rsid w:val="00F3183B"/>
    <w:rsid w:val="00F31B4C"/>
    <w:rsid w:val="00F32DD6"/>
    <w:rsid w:val="00F32F4D"/>
    <w:rsid w:val="00F34687"/>
    <w:rsid w:val="00F3505E"/>
    <w:rsid w:val="00F351AE"/>
    <w:rsid w:val="00F352BA"/>
    <w:rsid w:val="00F35E54"/>
    <w:rsid w:val="00F36060"/>
    <w:rsid w:val="00F370C1"/>
    <w:rsid w:val="00F37A4A"/>
    <w:rsid w:val="00F37E9D"/>
    <w:rsid w:val="00F417EC"/>
    <w:rsid w:val="00F41D5D"/>
    <w:rsid w:val="00F41DC8"/>
    <w:rsid w:val="00F42945"/>
    <w:rsid w:val="00F43783"/>
    <w:rsid w:val="00F43FB4"/>
    <w:rsid w:val="00F44014"/>
    <w:rsid w:val="00F449F3"/>
    <w:rsid w:val="00F44E87"/>
    <w:rsid w:val="00F45035"/>
    <w:rsid w:val="00F452AF"/>
    <w:rsid w:val="00F45430"/>
    <w:rsid w:val="00F4571B"/>
    <w:rsid w:val="00F45811"/>
    <w:rsid w:val="00F4606E"/>
    <w:rsid w:val="00F461E3"/>
    <w:rsid w:val="00F4696C"/>
    <w:rsid w:val="00F46CDB"/>
    <w:rsid w:val="00F474BA"/>
    <w:rsid w:val="00F50111"/>
    <w:rsid w:val="00F505A5"/>
    <w:rsid w:val="00F5089B"/>
    <w:rsid w:val="00F50968"/>
    <w:rsid w:val="00F50A7B"/>
    <w:rsid w:val="00F50AAF"/>
    <w:rsid w:val="00F50DD9"/>
    <w:rsid w:val="00F50EAF"/>
    <w:rsid w:val="00F513E9"/>
    <w:rsid w:val="00F51BD6"/>
    <w:rsid w:val="00F51C99"/>
    <w:rsid w:val="00F51E62"/>
    <w:rsid w:val="00F523DA"/>
    <w:rsid w:val="00F529D7"/>
    <w:rsid w:val="00F5337D"/>
    <w:rsid w:val="00F53C6D"/>
    <w:rsid w:val="00F54965"/>
    <w:rsid w:val="00F54DF3"/>
    <w:rsid w:val="00F55458"/>
    <w:rsid w:val="00F5546B"/>
    <w:rsid w:val="00F55FEA"/>
    <w:rsid w:val="00F5613B"/>
    <w:rsid w:val="00F56437"/>
    <w:rsid w:val="00F564CB"/>
    <w:rsid w:val="00F56C45"/>
    <w:rsid w:val="00F57384"/>
    <w:rsid w:val="00F60925"/>
    <w:rsid w:val="00F60969"/>
    <w:rsid w:val="00F60E84"/>
    <w:rsid w:val="00F623BE"/>
    <w:rsid w:val="00F6277A"/>
    <w:rsid w:val="00F62BA7"/>
    <w:rsid w:val="00F62C04"/>
    <w:rsid w:val="00F62DC6"/>
    <w:rsid w:val="00F62E6E"/>
    <w:rsid w:val="00F63780"/>
    <w:rsid w:val="00F64918"/>
    <w:rsid w:val="00F65DB1"/>
    <w:rsid w:val="00F661A9"/>
    <w:rsid w:val="00F66C58"/>
    <w:rsid w:val="00F67C9E"/>
    <w:rsid w:val="00F67DCE"/>
    <w:rsid w:val="00F718C7"/>
    <w:rsid w:val="00F71A78"/>
    <w:rsid w:val="00F72002"/>
    <w:rsid w:val="00F73D48"/>
    <w:rsid w:val="00F741C3"/>
    <w:rsid w:val="00F7592F"/>
    <w:rsid w:val="00F760C2"/>
    <w:rsid w:val="00F76DBF"/>
    <w:rsid w:val="00F770C9"/>
    <w:rsid w:val="00F80263"/>
    <w:rsid w:val="00F8049C"/>
    <w:rsid w:val="00F804EF"/>
    <w:rsid w:val="00F814F1"/>
    <w:rsid w:val="00F81568"/>
    <w:rsid w:val="00F81EB5"/>
    <w:rsid w:val="00F81ED0"/>
    <w:rsid w:val="00F820EB"/>
    <w:rsid w:val="00F829EC"/>
    <w:rsid w:val="00F82B6A"/>
    <w:rsid w:val="00F833AC"/>
    <w:rsid w:val="00F83A8B"/>
    <w:rsid w:val="00F842B7"/>
    <w:rsid w:val="00F847E0"/>
    <w:rsid w:val="00F84C89"/>
    <w:rsid w:val="00F85645"/>
    <w:rsid w:val="00F856C0"/>
    <w:rsid w:val="00F858F5"/>
    <w:rsid w:val="00F86064"/>
    <w:rsid w:val="00F8671F"/>
    <w:rsid w:val="00F870E4"/>
    <w:rsid w:val="00F90199"/>
    <w:rsid w:val="00F90AFB"/>
    <w:rsid w:val="00F919F5"/>
    <w:rsid w:val="00F9233E"/>
    <w:rsid w:val="00F92F65"/>
    <w:rsid w:val="00F93F79"/>
    <w:rsid w:val="00F94E36"/>
    <w:rsid w:val="00F9582F"/>
    <w:rsid w:val="00F95A8D"/>
    <w:rsid w:val="00F95A9E"/>
    <w:rsid w:val="00F9676A"/>
    <w:rsid w:val="00F96A6E"/>
    <w:rsid w:val="00F96B11"/>
    <w:rsid w:val="00F96CD0"/>
    <w:rsid w:val="00F96F51"/>
    <w:rsid w:val="00F970BB"/>
    <w:rsid w:val="00F9788E"/>
    <w:rsid w:val="00F97B5F"/>
    <w:rsid w:val="00F97FB0"/>
    <w:rsid w:val="00FA049F"/>
    <w:rsid w:val="00FA1002"/>
    <w:rsid w:val="00FA1AA4"/>
    <w:rsid w:val="00FA2006"/>
    <w:rsid w:val="00FA217B"/>
    <w:rsid w:val="00FA2D08"/>
    <w:rsid w:val="00FA39C1"/>
    <w:rsid w:val="00FA4803"/>
    <w:rsid w:val="00FA4ECC"/>
    <w:rsid w:val="00FA4F31"/>
    <w:rsid w:val="00FA5943"/>
    <w:rsid w:val="00FA5BE8"/>
    <w:rsid w:val="00FA75BD"/>
    <w:rsid w:val="00FA7B45"/>
    <w:rsid w:val="00FB0908"/>
    <w:rsid w:val="00FB0BE9"/>
    <w:rsid w:val="00FB143D"/>
    <w:rsid w:val="00FB1A98"/>
    <w:rsid w:val="00FB22C3"/>
    <w:rsid w:val="00FB28C4"/>
    <w:rsid w:val="00FB3374"/>
    <w:rsid w:val="00FB3653"/>
    <w:rsid w:val="00FB3995"/>
    <w:rsid w:val="00FB4CFF"/>
    <w:rsid w:val="00FB4D2F"/>
    <w:rsid w:val="00FB56A2"/>
    <w:rsid w:val="00FB5DD1"/>
    <w:rsid w:val="00FB6229"/>
    <w:rsid w:val="00FB7C53"/>
    <w:rsid w:val="00FB7ED0"/>
    <w:rsid w:val="00FC04CE"/>
    <w:rsid w:val="00FC0702"/>
    <w:rsid w:val="00FC0D5B"/>
    <w:rsid w:val="00FC1116"/>
    <w:rsid w:val="00FC12BB"/>
    <w:rsid w:val="00FC1E2E"/>
    <w:rsid w:val="00FC2154"/>
    <w:rsid w:val="00FC261C"/>
    <w:rsid w:val="00FC2639"/>
    <w:rsid w:val="00FC2972"/>
    <w:rsid w:val="00FC2C5E"/>
    <w:rsid w:val="00FC3986"/>
    <w:rsid w:val="00FC40F7"/>
    <w:rsid w:val="00FC4570"/>
    <w:rsid w:val="00FC4963"/>
    <w:rsid w:val="00FC5A95"/>
    <w:rsid w:val="00FC5CA1"/>
    <w:rsid w:val="00FC5CB5"/>
    <w:rsid w:val="00FC61E2"/>
    <w:rsid w:val="00FC655B"/>
    <w:rsid w:val="00FC66D3"/>
    <w:rsid w:val="00FC6952"/>
    <w:rsid w:val="00FC69A7"/>
    <w:rsid w:val="00FC69C8"/>
    <w:rsid w:val="00FC6C88"/>
    <w:rsid w:val="00FC6F2B"/>
    <w:rsid w:val="00FC7013"/>
    <w:rsid w:val="00FD0A0F"/>
    <w:rsid w:val="00FD1169"/>
    <w:rsid w:val="00FD1275"/>
    <w:rsid w:val="00FD13FA"/>
    <w:rsid w:val="00FD17E5"/>
    <w:rsid w:val="00FD2489"/>
    <w:rsid w:val="00FD2794"/>
    <w:rsid w:val="00FD2C1C"/>
    <w:rsid w:val="00FD2F40"/>
    <w:rsid w:val="00FD34E2"/>
    <w:rsid w:val="00FD3BD8"/>
    <w:rsid w:val="00FD3C1B"/>
    <w:rsid w:val="00FD3F88"/>
    <w:rsid w:val="00FD40EA"/>
    <w:rsid w:val="00FD41CD"/>
    <w:rsid w:val="00FD4ADE"/>
    <w:rsid w:val="00FD4B9A"/>
    <w:rsid w:val="00FD4E9E"/>
    <w:rsid w:val="00FD5473"/>
    <w:rsid w:val="00FD5536"/>
    <w:rsid w:val="00FD5ED9"/>
    <w:rsid w:val="00FD6F59"/>
    <w:rsid w:val="00FD7695"/>
    <w:rsid w:val="00FD7CAB"/>
    <w:rsid w:val="00FE03CB"/>
    <w:rsid w:val="00FE08F6"/>
    <w:rsid w:val="00FE0915"/>
    <w:rsid w:val="00FE102B"/>
    <w:rsid w:val="00FE172D"/>
    <w:rsid w:val="00FE20A4"/>
    <w:rsid w:val="00FE28A4"/>
    <w:rsid w:val="00FE29F7"/>
    <w:rsid w:val="00FE3184"/>
    <w:rsid w:val="00FE3779"/>
    <w:rsid w:val="00FE46AB"/>
    <w:rsid w:val="00FE55C2"/>
    <w:rsid w:val="00FE562E"/>
    <w:rsid w:val="00FE593D"/>
    <w:rsid w:val="00FE5D48"/>
    <w:rsid w:val="00FE704F"/>
    <w:rsid w:val="00FE7EBC"/>
    <w:rsid w:val="00FF0B84"/>
    <w:rsid w:val="00FF19E6"/>
    <w:rsid w:val="00FF19FC"/>
    <w:rsid w:val="00FF1AE8"/>
    <w:rsid w:val="00FF1CF2"/>
    <w:rsid w:val="00FF1E1B"/>
    <w:rsid w:val="00FF2258"/>
    <w:rsid w:val="00FF2420"/>
    <w:rsid w:val="00FF28FA"/>
    <w:rsid w:val="00FF2CBC"/>
    <w:rsid w:val="00FF2ED7"/>
    <w:rsid w:val="00FF436C"/>
    <w:rsid w:val="00FF4549"/>
    <w:rsid w:val="00FF467D"/>
    <w:rsid w:val="00FF4904"/>
    <w:rsid w:val="00FF4A05"/>
    <w:rsid w:val="00FF4B1E"/>
    <w:rsid w:val="00FF4FA0"/>
    <w:rsid w:val="00FF5468"/>
    <w:rsid w:val="00FF6011"/>
    <w:rsid w:val="00FF67FF"/>
    <w:rsid w:val="00FF6858"/>
    <w:rsid w:val="00FF6FAB"/>
    <w:rsid w:val="00FF773C"/>
    <w:rsid w:val="00FF793D"/>
    <w:rsid w:val="0115EABD"/>
    <w:rsid w:val="011BF5FE"/>
    <w:rsid w:val="011EA25A"/>
    <w:rsid w:val="01488346"/>
    <w:rsid w:val="014BA158"/>
    <w:rsid w:val="014BEEAA"/>
    <w:rsid w:val="015729DA"/>
    <w:rsid w:val="0165C7A6"/>
    <w:rsid w:val="017A0BEE"/>
    <w:rsid w:val="018C13E7"/>
    <w:rsid w:val="01A15055"/>
    <w:rsid w:val="01B91169"/>
    <w:rsid w:val="01BA6403"/>
    <w:rsid w:val="01BF8541"/>
    <w:rsid w:val="022C4B27"/>
    <w:rsid w:val="023F3E00"/>
    <w:rsid w:val="024BD9C5"/>
    <w:rsid w:val="02650ED5"/>
    <w:rsid w:val="0265ADC5"/>
    <w:rsid w:val="027C260C"/>
    <w:rsid w:val="027D928A"/>
    <w:rsid w:val="02865378"/>
    <w:rsid w:val="0290F726"/>
    <w:rsid w:val="02A3CFD5"/>
    <w:rsid w:val="02ADE1A4"/>
    <w:rsid w:val="02BD03D9"/>
    <w:rsid w:val="02E70DB1"/>
    <w:rsid w:val="02E97DDD"/>
    <w:rsid w:val="03050564"/>
    <w:rsid w:val="0305F747"/>
    <w:rsid w:val="03107427"/>
    <w:rsid w:val="035242ED"/>
    <w:rsid w:val="035EF66F"/>
    <w:rsid w:val="0384BA19"/>
    <w:rsid w:val="0385F4D7"/>
    <w:rsid w:val="038A1AD0"/>
    <w:rsid w:val="03976106"/>
    <w:rsid w:val="0399FCBF"/>
    <w:rsid w:val="039C6F73"/>
    <w:rsid w:val="03DB6FCA"/>
    <w:rsid w:val="03FBB21C"/>
    <w:rsid w:val="03FF6651"/>
    <w:rsid w:val="04535AD3"/>
    <w:rsid w:val="045405FF"/>
    <w:rsid w:val="0477FA14"/>
    <w:rsid w:val="0486D8CF"/>
    <w:rsid w:val="0488C792"/>
    <w:rsid w:val="048D27DE"/>
    <w:rsid w:val="04A96E77"/>
    <w:rsid w:val="04C199BA"/>
    <w:rsid w:val="04C7B640"/>
    <w:rsid w:val="04DF682D"/>
    <w:rsid w:val="04E10A57"/>
    <w:rsid w:val="04E9B122"/>
    <w:rsid w:val="04F0CA71"/>
    <w:rsid w:val="05208A57"/>
    <w:rsid w:val="0521F690"/>
    <w:rsid w:val="0523D337"/>
    <w:rsid w:val="05554C99"/>
    <w:rsid w:val="057D1F75"/>
    <w:rsid w:val="057D7D48"/>
    <w:rsid w:val="057E4E79"/>
    <w:rsid w:val="05AE3A79"/>
    <w:rsid w:val="05BEB6F6"/>
    <w:rsid w:val="05C3398C"/>
    <w:rsid w:val="05D02A0D"/>
    <w:rsid w:val="05DC006C"/>
    <w:rsid w:val="05E619C2"/>
    <w:rsid w:val="05E83AC8"/>
    <w:rsid w:val="061A7FEF"/>
    <w:rsid w:val="061BF469"/>
    <w:rsid w:val="0630B1E5"/>
    <w:rsid w:val="0666FEC2"/>
    <w:rsid w:val="067580F7"/>
    <w:rsid w:val="0692F664"/>
    <w:rsid w:val="069313D9"/>
    <w:rsid w:val="069C0DC8"/>
    <w:rsid w:val="06B1A3A3"/>
    <w:rsid w:val="06BEA779"/>
    <w:rsid w:val="06D5314D"/>
    <w:rsid w:val="06D7F49D"/>
    <w:rsid w:val="06E0FE36"/>
    <w:rsid w:val="06E5B4E1"/>
    <w:rsid w:val="06EDC477"/>
    <w:rsid w:val="07326A73"/>
    <w:rsid w:val="074BDAD1"/>
    <w:rsid w:val="075AEE21"/>
    <w:rsid w:val="075D962C"/>
    <w:rsid w:val="076D221B"/>
    <w:rsid w:val="0775F012"/>
    <w:rsid w:val="077ABA98"/>
    <w:rsid w:val="0790D894"/>
    <w:rsid w:val="0791990C"/>
    <w:rsid w:val="079733A6"/>
    <w:rsid w:val="0797F06A"/>
    <w:rsid w:val="07BA152D"/>
    <w:rsid w:val="07BB2961"/>
    <w:rsid w:val="07D6BFF4"/>
    <w:rsid w:val="07D86B50"/>
    <w:rsid w:val="07D9686A"/>
    <w:rsid w:val="07FC24F3"/>
    <w:rsid w:val="0809475E"/>
    <w:rsid w:val="08095AE8"/>
    <w:rsid w:val="08390698"/>
    <w:rsid w:val="084982B9"/>
    <w:rsid w:val="0854BE8E"/>
    <w:rsid w:val="0863A63A"/>
    <w:rsid w:val="088A6774"/>
    <w:rsid w:val="0894315B"/>
    <w:rsid w:val="0894FAA9"/>
    <w:rsid w:val="08AF6A4E"/>
    <w:rsid w:val="08C04539"/>
    <w:rsid w:val="08C6E0D8"/>
    <w:rsid w:val="08CB935F"/>
    <w:rsid w:val="08D17F18"/>
    <w:rsid w:val="08D45059"/>
    <w:rsid w:val="08FA3C37"/>
    <w:rsid w:val="09141A2E"/>
    <w:rsid w:val="091B632A"/>
    <w:rsid w:val="0925417B"/>
    <w:rsid w:val="0940E4DF"/>
    <w:rsid w:val="094B6A6E"/>
    <w:rsid w:val="096A7332"/>
    <w:rsid w:val="096F64A2"/>
    <w:rsid w:val="09743BB1"/>
    <w:rsid w:val="09785F9D"/>
    <w:rsid w:val="0995D62F"/>
    <w:rsid w:val="09BDB0C2"/>
    <w:rsid w:val="09D51EFA"/>
    <w:rsid w:val="09E026E8"/>
    <w:rsid w:val="0A003EB6"/>
    <w:rsid w:val="0A03901F"/>
    <w:rsid w:val="0A0F261D"/>
    <w:rsid w:val="0A22AE45"/>
    <w:rsid w:val="0A28BDBC"/>
    <w:rsid w:val="0A2C3C40"/>
    <w:rsid w:val="0A2F7DCE"/>
    <w:rsid w:val="0A30A0CF"/>
    <w:rsid w:val="0A3CF9FF"/>
    <w:rsid w:val="0A41FEA9"/>
    <w:rsid w:val="0A444F12"/>
    <w:rsid w:val="0A46FFA1"/>
    <w:rsid w:val="0A4BF428"/>
    <w:rsid w:val="0A5FA78E"/>
    <w:rsid w:val="0A5FAE61"/>
    <w:rsid w:val="0A6D715E"/>
    <w:rsid w:val="0A704574"/>
    <w:rsid w:val="0A741E42"/>
    <w:rsid w:val="0A81AB9C"/>
    <w:rsid w:val="0A894601"/>
    <w:rsid w:val="0A9D7521"/>
    <w:rsid w:val="0AA1723F"/>
    <w:rsid w:val="0AAE2FBA"/>
    <w:rsid w:val="0ABCD864"/>
    <w:rsid w:val="0ACE133B"/>
    <w:rsid w:val="0AD1F7BC"/>
    <w:rsid w:val="0AD4BE1D"/>
    <w:rsid w:val="0AE8769C"/>
    <w:rsid w:val="0AFAF512"/>
    <w:rsid w:val="0B08CB52"/>
    <w:rsid w:val="0B12F3E0"/>
    <w:rsid w:val="0B17B3DC"/>
    <w:rsid w:val="0B3447B8"/>
    <w:rsid w:val="0B43317A"/>
    <w:rsid w:val="0B4599C9"/>
    <w:rsid w:val="0B686768"/>
    <w:rsid w:val="0B87AA25"/>
    <w:rsid w:val="0B8A0987"/>
    <w:rsid w:val="0B8B2A4F"/>
    <w:rsid w:val="0BA1B449"/>
    <w:rsid w:val="0BB08FF6"/>
    <w:rsid w:val="0BC66B31"/>
    <w:rsid w:val="0BE5C3C8"/>
    <w:rsid w:val="0BE8537E"/>
    <w:rsid w:val="0BEFF875"/>
    <w:rsid w:val="0C2A8BCA"/>
    <w:rsid w:val="0C33140F"/>
    <w:rsid w:val="0C34F6D8"/>
    <w:rsid w:val="0C689FD5"/>
    <w:rsid w:val="0C713881"/>
    <w:rsid w:val="0C9DB259"/>
    <w:rsid w:val="0CA5F118"/>
    <w:rsid w:val="0CEE252E"/>
    <w:rsid w:val="0D0CBFBC"/>
    <w:rsid w:val="0D219029"/>
    <w:rsid w:val="0D220884"/>
    <w:rsid w:val="0D3CDEC0"/>
    <w:rsid w:val="0D473621"/>
    <w:rsid w:val="0D4C6BB8"/>
    <w:rsid w:val="0D70053A"/>
    <w:rsid w:val="0D73D178"/>
    <w:rsid w:val="0D8CEDE1"/>
    <w:rsid w:val="0D94890C"/>
    <w:rsid w:val="0DA03506"/>
    <w:rsid w:val="0DA3368B"/>
    <w:rsid w:val="0DA67AE5"/>
    <w:rsid w:val="0DA7AA58"/>
    <w:rsid w:val="0DA86936"/>
    <w:rsid w:val="0DB3BCD4"/>
    <w:rsid w:val="0DBBED86"/>
    <w:rsid w:val="0DC669B3"/>
    <w:rsid w:val="0DFF123F"/>
    <w:rsid w:val="0E1566D0"/>
    <w:rsid w:val="0E177C0D"/>
    <w:rsid w:val="0E274F4A"/>
    <w:rsid w:val="0E40FC8B"/>
    <w:rsid w:val="0E48AAFD"/>
    <w:rsid w:val="0E53EDEC"/>
    <w:rsid w:val="0E568BA5"/>
    <w:rsid w:val="0E5F74AE"/>
    <w:rsid w:val="0EA1A916"/>
    <w:rsid w:val="0EA8901D"/>
    <w:rsid w:val="0EDD2377"/>
    <w:rsid w:val="0EEE9784"/>
    <w:rsid w:val="0F129096"/>
    <w:rsid w:val="0F38B9AA"/>
    <w:rsid w:val="0F508A33"/>
    <w:rsid w:val="0F5D4C7E"/>
    <w:rsid w:val="0F97BCC7"/>
    <w:rsid w:val="0FA0A75C"/>
    <w:rsid w:val="0FA16F2E"/>
    <w:rsid w:val="0FA77C3B"/>
    <w:rsid w:val="0FAC8730"/>
    <w:rsid w:val="0FB1DB75"/>
    <w:rsid w:val="0FC9947C"/>
    <w:rsid w:val="0FF787BC"/>
    <w:rsid w:val="100F3FB0"/>
    <w:rsid w:val="103232A7"/>
    <w:rsid w:val="1044607E"/>
    <w:rsid w:val="105CE617"/>
    <w:rsid w:val="105EE773"/>
    <w:rsid w:val="10837779"/>
    <w:rsid w:val="10906DE4"/>
    <w:rsid w:val="109FE253"/>
    <w:rsid w:val="10A27437"/>
    <w:rsid w:val="10ADA496"/>
    <w:rsid w:val="10AF79FC"/>
    <w:rsid w:val="10BCA34B"/>
    <w:rsid w:val="10C32AF9"/>
    <w:rsid w:val="10D57312"/>
    <w:rsid w:val="10DC9304"/>
    <w:rsid w:val="10E3CDB1"/>
    <w:rsid w:val="10E6687B"/>
    <w:rsid w:val="10F38E48"/>
    <w:rsid w:val="10F62B91"/>
    <w:rsid w:val="10FA2A43"/>
    <w:rsid w:val="11087481"/>
    <w:rsid w:val="1117316A"/>
    <w:rsid w:val="112AAA94"/>
    <w:rsid w:val="112E1DB9"/>
    <w:rsid w:val="113D3A4D"/>
    <w:rsid w:val="117107BB"/>
    <w:rsid w:val="117F53CF"/>
    <w:rsid w:val="118888F7"/>
    <w:rsid w:val="118ED0A6"/>
    <w:rsid w:val="11A4EC76"/>
    <w:rsid w:val="11D57FFB"/>
    <w:rsid w:val="11F563D5"/>
    <w:rsid w:val="121A0236"/>
    <w:rsid w:val="121AA744"/>
    <w:rsid w:val="121FDCDB"/>
    <w:rsid w:val="1246B624"/>
    <w:rsid w:val="124DFF22"/>
    <w:rsid w:val="12526A03"/>
    <w:rsid w:val="12560177"/>
    <w:rsid w:val="1264BF07"/>
    <w:rsid w:val="12883117"/>
    <w:rsid w:val="12897603"/>
    <w:rsid w:val="1291A0F2"/>
    <w:rsid w:val="12936EB2"/>
    <w:rsid w:val="129D7D46"/>
    <w:rsid w:val="129DFA06"/>
    <w:rsid w:val="12A4B5E5"/>
    <w:rsid w:val="12BF582D"/>
    <w:rsid w:val="12C901F7"/>
    <w:rsid w:val="12D6F24B"/>
    <w:rsid w:val="12D8B75D"/>
    <w:rsid w:val="12D92457"/>
    <w:rsid w:val="12D92520"/>
    <w:rsid w:val="12F2D075"/>
    <w:rsid w:val="1300CA5F"/>
    <w:rsid w:val="1306D86B"/>
    <w:rsid w:val="13197B92"/>
    <w:rsid w:val="133ED0C1"/>
    <w:rsid w:val="133F599D"/>
    <w:rsid w:val="13565EC3"/>
    <w:rsid w:val="1381B586"/>
    <w:rsid w:val="13943B05"/>
    <w:rsid w:val="139CE006"/>
    <w:rsid w:val="13AF56DF"/>
    <w:rsid w:val="13B050E0"/>
    <w:rsid w:val="13DA14F9"/>
    <w:rsid w:val="1406FF96"/>
    <w:rsid w:val="14091CF4"/>
    <w:rsid w:val="141A8A9C"/>
    <w:rsid w:val="142160F4"/>
    <w:rsid w:val="14361C94"/>
    <w:rsid w:val="1442E262"/>
    <w:rsid w:val="144F5A61"/>
    <w:rsid w:val="146B6F33"/>
    <w:rsid w:val="146F7C32"/>
    <w:rsid w:val="147CE307"/>
    <w:rsid w:val="14833E16"/>
    <w:rsid w:val="148F3028"/>
    <w:rsid w:val="14950310"/>
    <w:rsid w:val="149647D2"/>
    <w:rsid w:val="14A36AEF"/>
    <w:rsid w:val="14A77206"/>
    <w:rsid w:val="14AEF2FF"/>
    <w:rsid w:val="14C0C9C7"/>
    <w:rsid w:val="14C2BB01"/>
    <w:rsid w:val="14CB68FF"/>
    <w:rsid w:val="14D87539"/>
    <w:rsid w:val="151FD912"/>
    <w:rsid w:val="1527DA93"/>
    <w:rsid w:val="153E49DF"/>
    <w:rsid w:val="154A16C8"/>
    <w:rsid w:val="1551B305"/>
    <w:rsid w:val="1583B0EB"/>
    <w:rsid w:val="15840268"/>
    <w:rsid w:val="15842F1B"/>
    <w:rsid w:val="159DFF07"/>
    <w:rsid w:val="15B8F2C3"/>
    <w:rsid w:val="15BD0D93"/>
    <w:rsid w:val="15BDE2E1"/>
    <w:rsid w:val="15C95DF5"/>
    <w:rsid w:val="15D2DAA2"/>
    <w:rsid w:val="160495F7"/>
    <w:rsid w:val="160DC77B"/>
    <w:rsid w:val="1622A540"/>
    <w:rsid w:val="162ADB5F"/>
    <w:rsid w:val="1639DD80"/>
    <w:rsid w:val="1652D30C"/>
    <w:rsid w:val="1653E6BB"/>
    <w:rsid w:val="16632C34"/>
    <w:rsid w:val="166D3FB5"/>
    <w:rsid w:val="167D753B"/>
    <w:rsid w:val="16821ABA"/>
    <w:rsid w:val="168D4196"/>
    <w:rsid w:val="169116F8"/>
    <w:rsid w:val="16A808B3"/>
    <w:rsid w:val="16B189D0"/>
    <w:rsid w:val="16B41B02"/>
    <w:rsid w:val="16CDE2F8"/>
    <w:rsid w:val="16D198DE"/>
    <w:rsid w:val="16D928D9"/>
    <w:rsid w:val="16EBAAAD"/>
    <w:rsid w:val="16F31DA4"/>
    <w:rsid w:val="16F9FAC9"/>
    <w:rsid w:val="171E86DC"/>
    <w:rsid w:val="172289BD"/>
    <w:rsid w:val="17553345"/>
    <w:rsid w:val="178CA72F"/>
    <w:rsid w:val="179667D0"/>
    <w:rsid w:val="179CDD21"/>
    <w:rsid w:val="17AC47C7"/>
    <w:rsid w:val="17BD3B52"/>
    <w:rsid w:val="17E57290"/>
    <w:rsid w:val="17E9CA5C"/>
    <w:rsid w:val="17ECBC9B"/>
    <w:rsid w:val="17ED3B5D"/>
    <w:rsid w:val="17FC7C24"/>
    <w:rsid w:val="18098877"/>
    <w:rsid w:val="1811B0BF"/>
    <w:rsid w:val="1821263D"/>
    <w:rsid w:val="185597AF"/>
    <w:rsid w:val="18665351"/>
    <w:rsid w:val="18AD858C"/>
    <w:rsid w:val="18BD0EE4"/>
    <w:rsid w:val="18EA0C66"/>
    <w:rsid w:val="1914B550"/>
    <w:rsid w:val="1948429B"/>
    <w:rsid w:val="19657FFD"/>
    <w:rsid w:val="1989154A"/>
    <w:rsid w:val="19952B80"/>
    <w:rsid w:val="1997826E"/>
    <w:rsid w:val="19AE9B21"/>
    <w:rsid w:val="19E52FFF"/>
    <w:rsid w:val="1A045F8E"/>
    <w:rsid w:val="1A3C2997"/>
    <w:rsid w:val="1A69E846"/>
    <w:rsid w:val="1A6BD590"/>
    <w:rsid w:val="1A779748"/>
    <w:rsid w:val="1A7E0327"/>
    <w:rsid w:val="1A85CA4F"/>
    <w:rsid w:val="1A868875"/>
    <w:rsid w:val="1A9C68B8"/>
    <w:rsid w:val="1AB321C9"/>
    <w:rsid w:val="1AB4E035"/>
    <w:rsid w:val="1AC48E76"/>
    <w:rsid w:val="1AC7CBCF"/>
    <w:rsid w:val="1ADBDCB7"/>
    <w:rsid w:val="1AE11420"/>
    <w:rsid w:val="1B023052"/>
    <w:rsid w:val="1B0481D0"/>
    <w:rsid w:val="1B07FD61"/>
    <w:rsid w:val="1B0E0FD0"/>
    <w:rsid w:val="1B2AE922"/>
    <w:rsid w:val="1B35D7BB"/>
    <w:rsid w:val="1B4A6B82"/>
    <w:rsid w:val="1B4CD3FA"/>
    <w:rsid w:val="1B6CA777"/>
    <w:rsid w:val="1B6D3EEF"/>
    <w:rsid w:val="1B9C7FA4"/>
    <w:rsid w:val="1BAAE0D9"/>
    <w:rsid w:val="1BB71718"/>
    <w:rsid w:val="1BF33680"/>
    <w:rsid w:val="1BF4E168"/>
    <w:rsid w:val="1C00321D"/>
    <w:rsid w:val="1C31C527"/>
    <w:rsid w:val="1C36EFA1"/>
    <w:rsid w:val="1C4B143D"/>
    <w:rsid w:val="1C516AEC"/>
    <w:rsid w:val="1C5EBE65"/>
    <w:rsid w:val="1C8D5B90"/>
    <w:rsid w:val="1CCE7181"/>
    <w:rsid w:val="1CF781E9"/>
    <w:rsid w:val="1D13BD2E"/>
    <w:rsid w:val="1D199245"/>
    <w:rsid w:val="1D2897CC"/>
    <w:rsid w:val="1D3A59D4"/>
    <w:rsid w:val="1D4D3B27"/>
    <w:rsid w:val="1D5154AB"/>
    <w:rsid w:val="1D55C88F"/>
    <w:rsid w:val="1D677466"/>
    <w:rsid w:val="1D693C4D"/>
    <w:rsid w:val="1D6B2F1C"/>
    <w:rsid w:val="1D797163"/>
    <w:rsid w:val="1D85F710"/>
    <w:rsid w:val="1D951CAA"/>
    <w:rsid w:val="1DB1DC16"/>
    <w:rsid w:val="1DEC80F7"/>
    <w:rsid w:val="1DF69715"/>
    <w:rsid w:val="1E0661C7"/>
    <w:rsid w:val="1E4601DB"/>
    <w:rsid w:val="1E52954B"/>
    <w:rsid w:val="1E775E41"/>
    <w:rsid w:val="1E8101AF"/>
    <w:rsid w:val="1E931314"/>
    <w:rsid w:val="1EAE6165"/>
    <w:rsid w:val="1EBFA2D0"/>
    <w:rsid w:val="1EE52C25"/>
    <w:rsid w:val="1F23EBAC"/>
    <w:rsid w:val="1F306FDB"/>
    <w:rsid w:val="1F3D2698"/>
    <w:rsid w:val="1F4F075B"/>
    <w:rsid w:val="1F7580CF"/>
    <w:rsid w:val="1F885158"/>
    <w:rsid w:val="1F890BAE"/>
    <w:rsid w:val="1F914D9F"/>
    <w:rsid w:val="1F95AD4C"/>
    <w:rsid w:val="1FA02A88"/>
    <w:rsid w:val="1FC5C10D"/>
    <w:rsid w:val="1FD8EF18"/>
    <w:rsid w:val="1FDADFA2"/>
    <w:rsid w:val="1FE5CCB1"/>
    <w:rsid w:val="2001C0FA"/>
    <w:rsid w:val="20108A93"/>
    <w:rsid w:val="201E8C77"/>
    <w:rsid w:val="2026E5A5"/>
    <w:rsid w:val="2030B53E"/>
    <w:rsid w:val="2032A4FF"/>
    <w:rsid w:val="2053EF4A"/>
    <w:rsid w:val="2055FCD3"/>
    <w:rsid w:val="20B358A1"/>
    <w:rsid w:val="20D63CC5"/>
    <w:rsid w:val="20DBAF18"/>
    <w:rsid w:val="20DE7C07"/>
    <w:rsid w:val="20FD7673"/>
    <w:rsid w:val="210191A7"/>
    <w:rsid w:val="212421B9"/>
    <w:rsid w:val="2129FC9D"/>
    <w:rsid w:val="21300A53"/>
    <w:rsid w:val="214F57B3"/>
    <w:rsid w:val="21D62684"/>
    <w:rsid w:val="21E314CE"/>
    <w:rsid w:val="21F61EE3"/>
    <w:rsid w:val="2217FE6B"/>
    <w:rsid w:val="22521F7A"/>
    <w:rsid w:val="22548FA6"/>
    <w:rsid w:val="226E07A1"/>
    <w:rsid w:val="22A60902"/>
    <w:rsid w:val="22C93F18"/>
    <w:rsid w:val="22D9879B"/>
    <w:rsid w:val="22ED296E"/>
    <w:rsid w:val="232AF17C"/>
    <w:rsid w:val="23482B55"/>
    <w:rsid w:val="23526A2D"/>
    <w:rsid w:val="235563E5"/>
    <w:rsid w:val="2358380B"/>
    <w:rsid w:val="236C520F"/>
    <w:rsid w:val="2376D533"/>
    <w:rsid w:val="239313F3"/>
    <w:rsid w:val="23B24699"/>
    <w:rsid w:val="23C08ACE"/>
    <w:rsid w:val="23C7922E"/>
    <w:rsid w:val="23F06007"/>
    <w:rsid w:val="23F59465"/>
    <w:rsid w:val="23FFF34D"/>
    <w:rsid w:val="240A3CA9"/>
    <w:rsid w:val="242A5572"/>
    <w:rsid w:val="242EB846"/>
    <w:rsid w:val="24468B95"/>
    <w:rsid w:val="2450E799"/>
    <w:rsid w:val="245B440F"/>
    <w:rsid w:val="249BC648"/>
    <w:rsid w:val="24A204B7"/>
    <w:rsid w:val="24AC118D"/>
    <w:rsid w:val="24BB2B69"/>
    <w:rsid w:val="24C3746F"/>
    <w:rsid w:val="24D4FF4C"/>
    <w:rsid w:val="24EB39AB"/>
    <w:rsid w:val="24ED2B8A"/>
    <w:rsid w:val="24F1182C"/>
    <w:rsid w:val="24F460DF"/>
    <w:rsid w:val="250C7A0A"/>
    <w:rsid w:val="250D4235"/>
    <w:rsid w:val="254D3A22"/>
    <w:rsid w:val="255C5B2F"/>
    <w:rsid w:val="25656E57"/>
    <w:rsid w:val="256848B2"/>
    <w:rsid w:val="257097DF"/>
    <w:rsid w:val="25796DD4"/>
    <w:rsid w:val="2589A0AC"/>
    <w:rsid w:val="2591B576"/>
    <w:rsid w:val="25BAB6E9"/>
    <w:rsid w:val="25CBE85E"/>
    <w:rsid w:val="25D6C776"/>
    <w:rsid w:val="25D7D96B"/>
    <w:rsid w:val="25EF595B"/>
    <w:rsid w:val="2627C44B"/>
    <w:rsid w:val="26399BA0"/>
    <w:rsid w:val="263B749A"/>
    <w:rsid w:val="26571B6B"/>
    <w:rsid w:val="265FA3FD"/>
    <w:rsid w:val="26777021"/>
    <w:rsid w:val="26792E8D"/>
    <w:rsid w:val="267DA9CE"/>
    <w:rsid w:val="268D3563"/>
    <w:rsid w:val="2696DCC3"/>
    <w:rsid w:val="26A391C1"/>
    <w:rsid w:val="26B58275"/>
    <w:rsid w:val="26BC8532"/>
    <w:rsid w:val="26C77E5D"/>
    <w:rsid w:val="26D381E1"/>
    <w:rsid w:val="26E759C0"/>
    <w:rsid w:val="272F6238"/>
    <w:rsid w:val="27651797"/>
    <w:rsid w:val="276D1E7C"/>
    <w:rsid w:val="27702A47"/>
    <w:rsid w:val="27CE2BB1"/>
    <w:rsid w:val="27DDF00A"/>
    <w:rsid w:val="27DED6C7"/>
    <w:rsid w:val="27DF3DE5"/>
    <w:rsid w:val="27E6D8B4"/>
    <w:rsid w:val="27E70708"/>
    <w:rsid w:val="27EA7479"/>
    <w:rsid w:val="2803B4D6"/>
    <w:rsid w:val="280A56DD"/>
    <w:rsid w:val="283865A0"/>
    <w:rsid w:val="283F6222"/>
    <w:rsid w:val="287B8200"/>
    <w:rsid w:val="2888AD14"/>
    <w:rsid w:val="28902277"/>
    <w:rsid w:val="28A31B63"/>
    <w:rsid w:val="28B67D00"/>
    <w:rsid w:val="28BE6A86"/>
    <w:rsid w:val="28BEEFF0"/>
    <w:rsid w:val="29038920"/>
    <w:rsid w:val="290BC8D2"/>
    <w:rsid w:val="291BA3EC"/>
    <w:rsid w:val="292A9146"/>
    <w:rsid w:val="293949BC"/>
    <w:rsid w:val="299D98E3"/>
    <w:rsid w:val="29ABF86A"/>
    <w:rsid w:val="29B914C9"/>
    <w:rsid w:val="29C05EE8"/>
    <w:rsid w:val="29C4BEEB"/>
    <w:rsid w:val="29D80624"/>
    <w:rsid w:val="29EB172C"/>
    <w:rsid w:val="29F331B0"/>
    <w:rsid w:val="2A142B33"/>
    <w:rsid w:val="2A2CBB1D"/>
    <w:rsid w:val="2A2DC9A3"/>
    <w:rsid w:val="2A440902"/>
    <w:rsid w:val="2A589AF4"/>
    <w:rsid w:val="2A74E8EA"/>
    <w:rsid w:val="2A8DA8AA"/>
    <w:rsid w:val="2AA18771"/>
    <w:rsid w:val="2AB83591"/>
    <w:rsid w:val="2AF6F8AF"/>
    <w:rsid w:val="2B3C26F0"/>
    <w:rsid w:val="2B50D4C2"/>
    <w:rsid w:val="2B534E53"/>
    <w:rsid w:val="2B704233"/>
    <w:rsid w:val="2B875335"/>
    <w:rsid w:val="2B92CC63"/>
    <w:rsid w:val="2BA7BCF1"/>
    <w:rsid w:val="2BAC11D7"/>
    <w:rsid w:val="2BAC415E"/>
    <w:rsid w:val="2BBD7FA8"/>
    <w:rsid w:val="2BC399F7"/>
    <w:rsid w:val="2BC4E84B"/>
    <w:rsid w:val="2BE3D962"/>
    <w:rsid w:val="2BFC78CD"/>
    <w:rsid w:val="2C026321"/>
    <w:rsid w:val="2C0C9E46"/>
    <w:rsid w:val="2C239508"/>
    <w:rsid w:val="2C3A58B1"/>
    <w:rsid w:val="2C46E1B5"/>
    <w:rsid w:val="2C7123D3"/>
    <w:rsid w:val="2C7E4E9B"/>
    <w:rsid w:val="2CAB89AD"/>
    <w:rsid w:val="2CACAF28"/>
    <w:rsid w:val="2CAE3030"/>
    <w:rsid w:val="2CBEF1B1"/>
    <w:rsid w:val="2CCC331A"/>
    <w:rsid w:val="2CE7D0AD"/>
    <w:rsid w:val="2CF0DE9B"/>
    <w:rsid w:val="2CFA0BF8"/>
    <w:rsid w:val="2D10E18F"/>
    <w:rsid w:val="2D133455"/>
    <w:rsid w:val="2D3D3240"/>
    <w:rsid w:val="2D4D9162"/>
    <w:rsid w:val="2D62FB19"/>
    <w:rsid w:val="2D7B9D6A"/>
    <w:rsid w:val="2D8193D5"/>
    <w:rsid w:val="2D9D07EA"/>
    <w:rsid w:val="2D9EC984"/>
    <w:rsid w:val="2DC371C2"/>
    <w:rsid w:val="2DDBC350"/>
    <w:rsid w:val="2DEDB245"/>
    <w:rsid w:val="2DEEBFD0"/>
    <w:rsid w:val="2E0045C1"/>
    <w:rsid w:val="2E138E8E"/>
    <w:rsid w:val="2E25A5E4"/>
    <w:rsid w:val="2E26D424"/>
    <w:rsid w:val="2E41011A"/>
    <w:rsid w:val="2E5B3B68"/>
    <w:rsid w:val="2E66064D"/>
    <w:rsid w:val="2E853575"/>
    <w:rsid w:val="2E880BC8"/>
    <w:rsid w:val="2E9027EC"/>
    <w:rsid w:val="2E98300E"/>
    <w:rsid w:val="2EA5D170"/>
    <w:rsid w:val="2F17B440"/>
    <w:rsid w:val="2F188138"/>
    <w:rsid w:val="2F2CE0F2"/>
    <w:rsid w:val="2F41975A"/>
    <w:rsid w:val="2F41DB3E"/>
    <w:rsid w:val="2F4E9B30"/>
    <w:rsid w:val="2F5D7827"/>
    <w:rsid w:val="2F69885B"/>
    <w:rsid w:val="2F7F59DA"/>
    <w:rsid w:val="2F93AF9C"/>
    <w:rsid w:val="2FADC265"/>
    <w:rsid w:val="2FB4E1F9"/>
    <w:rsid w:val="2FB75926"/>
    <w:rsid w:val="2FC39F9A"/>
    <w:rsid w:val="2FCA9088"/>
    <w:rsid w:val="2FD5AE3E"/>
    <w:rsid w:val="2FEB0F1F"/>
    <w:rsid w:val="2FECCBF6"/>
    <w:rsid w:val="2FEF12E2"/>
    <w:rsid w:val="2FF48785"/>
    <w:rsid w:val="3000591A"/>
    <w:rsid w:val="300FED30"/>
    <w:rsid w:val="301C23FB"/>
    <w:rsid w:val="3023DC29"/>
    <w:rsid w:val="303668E7"/>
    <w:rsid w:val="30406E7C"/>
    <w:rsid w:val="3046A8AE"/>
    <w:rsid w:val="304BBF54"/>
    <w:rsid w:val="305EF667"/>
    <w:rsid w:val="306424B2"/>
    <w:rsid w:val="307777C1"/>
    <w:rsid w:val="307AFB43"/>
    <w:rsid w:val="30BDDB44"/>
    <w:rsid w:val="30BFF232"/>
    <w:rsid w:val="30C97C6B"/>
    <w:rsid w:val="30CEB202"/>
    <w:rsid w:val="30E97793"/>
    <w:rsid w:val="30EEB3FE"/>
    <w:rsid w:val="31004210"/>
    <w:rsid w:val="315890E9"/>
    <w:rsid w:val="315DDD6E"/>
    <w:rsid w:val="3185B90D"/>
    <w:rsid w:val="31A435C2"/>
    <w:rsid w:val="31BA22C8"/>
    <w:rsid w:val="31CFD0D0"/>
    <w:rsid w:val="320A3808"/>
    <w:rsid w:val="3217B534"/>
    <w:rsid w:val="3231AB24"/>
    <w:rsid w:val="32332E1A"/>
    <w:rsid w:val="32476147"/>
    <w:rsid w:val="32531AE6"/>
    <w:rsid w:val="3259FC87"/>
    <w:rsid w:val="326C15FA"/>
    <w:rsid w:val="3284DC03"/>
    <w:rsid w:val="32900B2F"/>
    <w:rsid w:val="32C9ACC2"/>
    <w:rsid w:val="32CE7F2F"/>
    <w:rsid w:val="32D44277"/>
    <w:rsid w:val="32D834AA"/>
    <w:rsid w:val="32F94F1A"/>
    <w:rsid w:val="3308BCCB"/>
    <w:rsid w:val="3315842E"/>
    <w:rsid w:val="33189D55"/>
    <w:rsid w:val="33196C89"/>
    <w:rsid w:val="331C41FB"/>
    <w:rsid w:val="3332808D"/>
    <w:rsid w:val="3354E14C"/>
    <w:rsid w:val="337A7BDA"/>
    <w:rsid w:val="3380A437"/>
    <w:rsid w:val="338A70D5"/>
    <w:rsid w:val="3392B60D"/>
    <w:rsid w:val="33970DFD"/>
    <w:rsid w:val="33C070C6"/>
    <w:rsid w:val="33E46A77"/>
    <w:rsid w:val="33F72C2F"/>
    <w:rsid w:val="34026BE5"/>
    <w:rsid w:val="34173928"/>
    <w:rsid w:val="3421BF7D"/>
    <w:rsid w:val="3423C99E"/>
    <w:rsid w:val="342EC8E9"/>
    <w:rsid w:val="343547B5"/>
    <w:rsid w:val="343F0E35"/>
    <w:rsid w:val="345D106F"/>
    <w:rsid w:val="346720BF"/>
    <w:rsid w:val="347586F0"/>
    <w:rsid w:val="34962040"/>
    <w:rsid w:val="34A388E7"/>
    <w:rsid w:val="34A48D2C"/>
    <w:rsid w:val="34BFB49C"/>
    <w:rsid w:val="34C82A9F"/>
    <w:rsid w:val="34CBF3DD"/>
    <w:rsid w:val="34DCC886"/>
    <w:rsid w:val="34EA9AC5"/>
    <w:rsid w:val="34EBAB17"/>
    <w:rsid w:val="3504930E"/>
    <w:rsid w:val="3506081A"/>
    <w:rsid w:val="35279602"/>
    <w:rsid w:val="353B7E34"/>
    <w:rsid w:val="3559B1CD"/>
    <w:rsid w:val="3561F193"/>
    <w:rsid w:val="35682766"/>
    <w:rsid w:val="358172E4"/>
    <w:rsid w:val="35A5EC63"/>
    <w:rsid w:val="35ABEB74"/>
    <w:rsid w:val="35E3B6F9"/>
    <w:rsid w:val="35E4DA7A"/>
    <w:rsid w:val="35FBBB14"/>
    <w:rsid w:val="360092D3"/>
    <w:rsid w:val="36026B59"/>
    <w:rsid w:val="3602A505"/>
    <w:rsid w:val="360B2DF1"/>
    <w:rsid w:val="360B7EE4"/>
    <w:rsid w:val="3619EE01"/>
    <w:rsid w:val="362FB8DC"/>
    <w:rsid w:val="36336616"/>
    <w:rsid w:val="36622857"/>
    <w:rsid w:val="3686169F"/>
    <w:rsid w:val="368C820E"/>
    <w:rsid w:val="369F4697"/>
    <w:rsid w:val="36B071D7"/>
    <w:rsid w:val="36B5C266"/>
    <w:rsid w:val="36C1AB8E"/>
    <w:rsid w:val="36C79FDB"/>
    <w:rsid w:val="36D4FDEA"/>
    <w:rsid w:val="36D6EA9E"/>
    <w:rsid w:val="36EAAD66"/>
    <w:rsid w:val="3718469E"/>
    <w:rsid w:val="3720BB66"/>
    <w:rsid w:val="3722A6FC"/>
    <w:rsid w:val="373DE7BE"/>
    <w:rsid w:val="376DCF93"/>
    <w:rsid w:val="37764CC2"/>
    <w:rsid w:val="37874A5C"/>
    <w:rsid w:val="3789B290"/>
    <w:rsid w:val="3794D8C8"/>
    <w:rsid w:val="37A6CB81"/>
    <w:rsid w:val="37D423EB"/>
    <w:rsid w:val="37DD689E"/>
    <w:rsid w:val="37F4FA91"/>
    <w:rsid w:val="3805F1B0"/>
    <w:rsid w:val="380B6AFF"/>
    <w:rsid w:val="3815EA13"/>
    <w:rsid w:val="3816A74A"/>
    <w:rsid w:val="3819A85D"/>
    <w:rsid w:val="38223C95"/>
    <w:rsid w:val="382DA78D"/>
    <w:rsid w:val="3842430B"/>
    <w:rsid w:val="38444B15"/>
    <w:rsid w:val="38A27B31"/>
    <w:rsid w:val="38BC6DA5"/>
    <w:rsid w:val="38BF3E5C"/>
    <w:rsid w:val="38C649F1"/>
    <w:rsid w:val="38DBDEDA"/>
    <w:rsid w:val="38E34585"/>
    <w:rsid w:val="38E6EF1E"/>
    <w:rsid w:val="3909087C"/>
    <w:rsid w:val="39381D9F"/>
    <w:rsid w:val="3955C76B"/>
    <w:rsid w:val="3964F3E3"/>
    <w:rsid w:val="3974BB47"/>
    <w:rsid w:val="398F4658"/>
    <w:rsid w:val="399CAD54"/>
    <w:rsid w:val="39C189FB"/>
    <w:rsid w:val="39CDD6D2"/>
    <w:rsid w:val="39E66DB0"/>
    <w:rsid w:val="39F9229B"/>
    <w:rsid w:val="3A4533AB"/>
    <w:rsid w:val="3A4DCF09"/>
    <w:rsid w:val="3A648A7E"/>
    <w:rsid w:val="3A6E1065"/>
    <w:rsid w:val="3A7EAADA"/>
    <w:rsid w:val="3A7F1F02"/>
    <w:rsid w:val="3A98BF90"/>
    <w:rsid w:val="3AA5267C"/>
    <w:rsid w:val="3ADA0376"/>
    <w:rsid w:val="3AE9CEAA"/>
    <w:rsid w:val="3AEF8AA0"/>
    <w:rsid w:val="3B1637F4"/>
    <w:rsid w:val="3B387DB5"/>
    <w:rsid w:val="3B4FA049"/>
    <w:rsid w:val="3B562B51"/>
    <w:rsid w:val="3B5A3CA9"/>
    <w:rsid w:val="3B6C2983"/>
    <w:rsid w:val="3B745F61"/>
    <w:rsid w:val="3B7E5E5B"/>
    <w:rsid w:val="3B8F37B0"/>
    <w:rsid w:val="3B8FB1FE"/>
    <w:rsid w:val="3B99CAF2"/>
    <w:rsid w:val="3B9D9FD1"/>
    <w:rsid w:val="3BA7ADB6"/>
    <w:rsid w:val="3BB529E7"/>
    <w:rsid w:val="3BDBC8F6"/>
    <w:rsid w:val="3BDCD9BB"/>
    <w:rsid w:val="3BE22769"/>
    <w:rsid w:val="3BF99611"/>
    <w:rsid w:val="3BFA20D6"/>
    <w:rsid w:val="3C067D3C"/>
    <w:rsid w:val="3C12D007"/>
    <w:rsid w:val="3C53B624"/>
    <w:rsid w:val="3C60C207"/>
    <w:rsid w:val="3C900675"/>
    <w:rsid w:val="3CAF9F11"/>
    <w:rsid w:val="3CB99B78"/>
    <w:rsid w:val="3CC10291"/>
    <w:rsid w:val="3CEA186D"/>
    <w:rsid w:val="3CF00ED8"/>
    <w:rsid w:val="3D03B118"/>
    <w:rsid w:val="3D17AD67"/>
    <w:rsid w:val="3D62AA0E"/>
    <w:rsid w:val="3D8E4605"/>
    <w:rsid w:val="3D984CF9"/>
    <w:rsid w:val="3DA2979D"/>
    <w:rsid w:val="3DA2B7CE"/>
    <w:rsid w:val="3DA3D4B0"/>
    <w:rsid w:val="3DB162EF"/>
    <w:rsid w:val="3DC97A7E"/>
    <w:rsid w:val="3DD3F7BA"/>
    <w:rsid w:val="3DD6D88D"/>
    <w:rsid w:val="3DED1E0D"/>
    <w:rsid w:val="3DF68BE0"/>
    <w:rsid w:val="3E2BD6D6"/>
    <w:rsid w:val="3E408D38"/>
    <w:rsid w:val="3E47D0DF"/>
    <w:rsid w:val="3E594FF3"/>
    <w:rsid w:val="3E6C86F8"/>
    <w:rsid w:val="3E87EDC2"/>
    <w:rsid w:val="3EAC491F"/>
    <w:rsid w:val="3EB32E24"/>
    <w:rsid w:val="3EC8597D"/>
    <w:rsid w:val="3EF36321"/>
    <w:rsid w:val="3F041845"/>
    <w:rsid w:val="3F31E0DF"/>
    <w:rsid w:val="3F3E67C5"/>
    <w:rsid w:val="3F7F0896"/>
    <w:rsid w:val="3F84DDE2"/>
    <w:rsid w:val="3F8AA25B"/>
    <w:rsid w:val="3F8DA384"/>
    <w:rsid w:val="3F99F660"/>
    <w:rsid w:val="3FB6AA63"/>
    <w:rsid w:val="3FBD73C0"/>
    <w:rsid w:val="3FE2CDDB"/>
    <w:rsid w:val="3FE58E1D"/>
    <w:rsid w:val="3FFBF4BC"/>
    <w:rsid w:val="4029056C"/>
    <w:rsid w:val="40295861"/>
    <w:rsid w:val="4047D084"/>
    <w:rsid w:val="4049BFD5"/>
    <w:rsid w:val="40512D2E"/>
    <w:rsid w:val="4052578F"/>
    <w:rsid w:val="4060F8E1"/>
    <w:rsid w:val="4072F6B7"/>
    <w:rsid w:val="40927EB0"/>
    <w:rsid w:val="40A05483"/>
    <w:rsid w:val="40D15BD6"/>
    <w:rsid w:val="40E1548F"/>
    <w:rsid w:val="40EB9E2B"/>
    <w:rsid w:val="4115ADF8"/>
    <w:rsid w:val="4117BE23"/>
    <w:rsid w:val="41205B4E"/>
    <w:rsid w:val="41236A0C"/>
    <w:rsid w:val="4124D4CD"/>
    <w:rsid w:val="41652ED9"/>
    <w:rsid w:val="416D1022"/>
    <w:rsid w:val="4171B983"/>
    <w:rsid w:val="41808BFE"/>
    <w:rsid w:val="419473B4"/>
    <w:rsid w:val="41A808E5"/>
    <w:rsid w:val="41AFB22E"/>
    <w:rsid w:val="41B5615E"/>
    <w:rsid w:val="41D56995"/>
    <w:rsid w:val="41DEC97A"/>
    <w:rsid w:val="41E87DFF"/>
    <w:rsid w:val="420605A0"/>
    <w:rsid w:val="420B75DF"/>
    <w:rsid w:val="420C847C"/>
    <w:rsid w:val="42509F9F"/>
    <w:rsid w:val="4250FCB9"/>
    <w:rsid w:val="426E462F"/>
    <w:rsid w:val="42752171"/>
    <w:rsid w:val="429B822C"/>
    <w:rsid w:val="42BF3A6D"/>
    <w:rsid w:val="42C5EBF1"/>
    <w:rsid w:val="42C796D6"/>
    <w:rsid w:val="42D5BC31"/>
    <w:rsid w:val="42E66E9A"/>
    <w:rsid w:val="43024DAF"/>
    <w:rsid w:val="4318103C"/>
    <w:rsid w:val="43218AF3"/>
    <w:rsid w:val="4332B563"/>
    <w:rsid w:val="4336EDB9"/>
    <w:rsid w:val="434F7680"/>
    <w:rsid w:val="435D9262"/>
    <w:rsid w:val="4368DB16"/>
    <w:rsid w:val="438EC2C0"/>
    <w:rsid w:val="439B29C6"/>
    <w:rsid w:val="43AF8A4F"/>
    <w:rsid w:val="43B66AB7"/>
    <w:rsid w:val="43E54CC3"/>
    <w:rsid w:val="44240708"/>
    <w:rsid w:val="442D96AF"/>
    <w:rsid w:val="44404DCB"/>
    <w:rsid w:val="44444A8D"/>
    <w:rsid w:val="444F34C3"/>
    <w:rsid w:val="44747038"/>
    <w:rsid w:val="447EACF2"/>
    <w:rsid w:val="44A3B513"/>
    <w:rsid w:val="44A6A900"/>
    <w:rsid w:val="44ADDD4D"/>
    <w:rsid w:val="44C77859"/>
    <w:rsid w:val="44CF5B15"/>
    <w:rsid w:val="44D08AB8"/>
    <w:rsid w:val="44F234FA"/>
    <w:rsid w:val="4500EC0B"/>
    <w:rsid w:val="4507FA82"/>
    <w:rsid w:val="45107349"/>
    <w:rsid w:val="45165FA4"/>
    <w:rsid w:val="451B41A7"/>
    <w:rsid w:val="45260301"/>
    <w:rsid w:val="4528336F"/>
    <w:rsid w:val="45411977"/>
    <w:rsid w:val="4562007A"/>
    <w:rsid w:val="45655927"/>
    <w:rsid w:val="456B4C81"/>
    <w:rsid w:val="456F316F"/>
    <w:rsid w:val="45759713"/>
    <w:rsid w:val="4576E66D"/>
    <w:rsid w:val="4593D808"/>
    <w:rsid w:val="45A73D25"/>
    <w:rsid w:val="45CA613F"/>
    <w:rsid w:val="45CEE22F"/>
    <w:rsid w:val="45DBE7BE"/>
    <w:rsid w:val="45F2796A"/>
    <w:rsid w:val="45F82FF2"/>
    <w:rsid w:val="45F8BF87"/>
    <w:rsid w:val="461724BB"/>
    <w:rsid w:val="461E8833"/>
    <w:rsid w:val="46241EDA"/>
    <w:rsid w:val="4636C60A"/>
    <w:rsid w:val="46465A60"/>
    <w:rsid w:val="466B3640"/>
    <w:rsid w:val="467537C2"/>
    <w:rsid w:val="467798DD"/>
    <w:rsid w:val="4677C0EA"/>
    <w:rsid w:val="467BA525"/>
    <w:rsid w:val="46831DE2"/>
    <w:rsid w:val="4684B92D"/>
    <w:rsid w:val="469720D6"/>
    <w:rsid w:val="46A931F9"/>
    <w:rsid w:val="46AFD320"/>
    <w:rsid w:val="46DDAD7A"/>
    <w:rsid w:val="471C560D"/>
    <w:rsid w:val="471C88DE"/>
    <w:rsid w:val="47252C28"/>
    <w:rsid w:val="472D770A"/>
    <w:rsid w:val="472EF087"/>
    <w:rsid w:val="4735E0F3"/>
    <w:rsid w:val="473DE350"/>
    <w:rsid w:val="4745D0D6"/>
    <w:rsid w:val="47938015"/>
    <w:rsid w:val="479668CB"/>
    <w:rsid w:val="47E85A31"/>
    <w:rsid w:val="47F12271"/>
    <w:rsid w:val="47F3A0BB"/>
    <w:rsid w:val="47F97442"/>
    <w:rsid w:val="48091DA0"/>
    <w:rsid w:val="48130BE1"/>
    <w:rsid w:val="48174A69"/>
    <w:rsid w:val="481A41EF"/>
    <w:rsid w:val="481EEE43"/>
    <w:rsid w:val="48421204"/>
    <w:rsid w:val="485ACFEF"/>
    <w:rsid w:val="485BBA2C"/>
    <w:rsid w:val="48644BC8"/>
    <w:rsid w:val="4892BAB5"/>
    <w:rsid w:val="48A2ED43"/>
    <w:rsid w:val="48CF31E8"/>
    <w:rsid w:val="48DD87B3"/>
    <w:rsid w:val="48DEDDE7"/>
    <w:rsid w:val="48E462F5"/>
    <w:rsid w:val="48F2DC0E"/>
    <w:rsid w:val="48F762BB"/>
    <w:rsid w:val="490435A6"/>
    <w:rsid w:val="4925B028"/>
    <w:rsid w:val="492EAB26"/>
    <w:rsid w:val="493318A4"/>
    <w:rsid w:val="49382E88"/>
    <w:rsid w:val="494009BD"/>
    <w:rsid w:val="494DD35D"/>
    <w:rsid w:val="49577D08"/>
    <w:rsid w:val="496131C2"/>
    <w:rsid w:val="4962A6EC"/>
    <w:rsid w:val="4968C1C4"/>
    <w:rsid w:val="496C2DBF"/>
    <w:rsid w:val="496DA6DA"/>
    <w:rsid w:val="496E5B65"/>
    <w:rsid w:val="497554C6"/>
    <w:rsid w:val="497FE5E0"/>
    <w:rsid w:val="4986D64C"/>
    <w:rsid w:val="498FD0DA"/>
    <w:rsid w:val="499544A3"/>
    <w:rsid w:val="49AC2453"/>
    <w:rsid w:val="49B4A035"/>
    <w:rsid w:val="49BE8605"/>
    <w:rsid w:val="49DF4B6A"/>
    <w:rsid w:val="49E55A3F"/>
    <w:rsid w:val="4A0C4585"/>
    <w:rsid w:val="4A0E9B39"/>
    <w:rsid w:val="4A103833"/>
    <w:rsid w:val="4A1CD785"/>
    <w:rsid w:val="4A3F7D9A"/>
    <w:rsid w:val="4A46FF95"/>
    <w:rsid w:val="4A4D9003"/>
    <w:rsid w:val="4A5F3493"/>
    <w:rsid w:val="4A70C94D"/>
    <w:rsid w:val="4A78F43C"/>
    <w:rsid w:val="4A85D1F1"/>
    <w:rsid w:val="4A8D46E7"/>
    <w:rsid w:val="4A9FDE2A"/>
    <w:rsid w:val="4AB40C3B"/>
    <w:rsid w:val="4AC4858E"/>
    <w:rsid w:val="4AC49512"/>
    <w:rsid w:val="4AD0D9D6"/>
    <w:rsid w:val="4AE3CE06"/>
    <w:rsid w:val="4AEAE1A9"/>
    <w:rsid w:val="4AF786E1"/>
    <w:rsid w:val="4B1AC67C"/>
    <w:rsid w:val="4B288E41"/>
    <w:rsid w:val="4B2BA13B"/>
    <w:rsid w:val="4B3153EC"/>
    <w:rsid w:val="4B36AE7C"/>
    <w:rsid w:val="4B403A31"/>
    <w:rsid w:val="4B494D59"/>
    <w:rsid w:val="4B565F5D"/>
    <w:rsid w:val="4B723F5F"/>
    <w:rsid w:val="4B75A7FF"/>
    <w:rsid w:val="4B7A3CBC"/>
    <w:rsid w:val="4B7F0A89"/>
    <w:rsid w:val="4B83599F"/>
    <w:rsid w:val="4B8E4448"/>
    <w:rsid w:val="4BA16E6B"/>
    <w:rsid w:val="4BCD468E"/>
    <w:rsid w:val="4BDB695E"/>
    <w:rsid w:val="4BE3696A"/>
    <w:rsid w:val="4BE549F4"/>
    <w:rsid w:val="4BED74E3"/>
    <w:rsid w:val="4BFB04F4"/>
    <w:rsid w:val="4C02DB5A"/>
    <w:rsid w:val="4C0BC965"/>
    <w:rsid w:val="4C1C91E1"/>
    <w:rsid w:val="4C2283E9"/>
    <w:rsid w:val="4C254739"/>
    <w:rsid w:val="4C2BE189"/>
    <w:rsid w:val="4C3DC7A2"/>
    <w:rsid w:val="4C5C7A38"/>
    <w:rsid w:val="4C5E0967"/>
    <w:rsid w:val="4C79B50E"/>
    <w:rsid w:val="4CBF3881"/>
    <w:rsid w:val="4CC32FB2"/>
    <w:rsid w:val="4CC3F681"/>
    <w:rsid w:val="4CDA77C4"/>
    <w:rsid w:val="4CF69688"/>
    <w:rsid w:val="4D0C922C"/>
    <w:rsid w:val="4D11EB0C"/>
    <w:rsid w:val="4D1CC15C"/>
    <w:rsid w:val="4D2E838B"/>
    <w:rsid w:val="4D37F581"/>
    <w:rsid w:val="4D4C84E0"/>
    <w:rsid w:val="4D72F34E"/>
    <w:rsid w:val="4DBF20D8"/>
    <w:rsid w:val="4DF668C5"/>
    <w:rsid w:val="4E1B8642"/>
    <w:rsid w:val="4E1EF399"/>
    <w:rsid w:val="4E3F1366"/>
    <w:rsid w:val="4E44519A"/>
    <w:rsid w:val="4E6980C2"/>
    <w:rsid w:val="4E6E4F3E"/>
    <w:rsid w:val="4E7B0EFE"/>
    <w:rsid w:val="4E957E1C"/>
    <w:rsid w:val="4EA611FD"/>
    <w:rsid w:val="4EC2583A"/>
    <w:rsid w:val="4EEA0CC7"/>
    <w:rsid w:val="4EF4B115"/>
    <w:rsid w:val="4EF9D2F8"/>
    <w:rsid w:val="4F0CA4EE"/>
    <w:rsid w:val="4F2A25A4"/>
    <w:rsid w:val="4F2EABAF"/>
    <w:rsid w:val="4F31ECFC"/>
    <w:rsid w:val="4F3A7C1C"/>
    <w:rsid w:val="4F5D8D0E"/>
    <w:rsid w:val="4F7E7931"/>
    <w:rsid w:val="4F953877"/>
    <w:rsid w:val="4FA29FBB"/>
    <w:rsid w:val="4FA44AF9"/>
    <w:rsid w:val="4FC6AB02"/>
    <w:rsid w:val="4FCEFE38"/>
    <w:rsid w:val="4FE5FFE9"/>
    <w:rsid w:val="500FEEF3"/>
    <w:rsid w:val="501650C7"/>
    <w:rsid w:val="5062AF6C"/>
    <w:rsid w:val="5077E735"/>
    <w:rsid w:val="509746B5"/>
    <w:rsid w:val="509C2F1E"/>
    <w:rsid w:val="50A0B338"/>
    <w:rsid w:val="50EA1AF8"/>
    <w:rsid w:val="50FD2746"/>
    <w:rsid w:val="510F0C24"/>
    <w:rsid w:val="511FF5DE"/>
    <w:rsid w:val="51202BAD"/>
    <w:rsid w:val="51331569"/>
    <w:rsid w:val="5142D01F"/>
    <w:rsid w:val="51585015"/>
    <w:rsid w:val="516C03AB"/>
    <w:rsid w:val="518BF246"/>
    <w:rsid w:val="51BEE7D1"/>
    <w:rsid w:val="51C3D349"/>
    <w:rsid w:val="51D8D185"/>
    <w:rsid w:val="51E578D5"/>
    <w:rsid w:val="51E8D0E4"/>
    <w:rsid w:val="51E97BB8"/>
    <w:rsid w:val="51EBE553"/>
    <w:rsid w:val="520CC7C6"/>
    <w:rsid w:val="52161927"/>
    <w:rsid w:val="5218E2D5"/>
    <w:rsid w:val="522FECD6"/>
    <w:rsid w:val="5234CE23"/>
    <w:rsid w:val="52532B51"/>
    <w:rsid w:val="525DD9C4"/>
    <w:rsid w:val="52703001"/>
    <w:rsid w:val="527C189B"/>
    <w:rsid w:val="5291EE78"/>
    <w:rsid w:val="52C959D5"/>
    <w:rsid w:val="52CB6B61"/>
    <w:rsid w:val="52DBEBBB"/>
    <w:rsid w:val="52DD90EB"/>
    <w:rsid w:val="5302014E"/>
    <w:rsid w:val="532111B2"/>
    <w:rsid w:val="535220A5"/>
    <w:rsid w:val="53595E76"/>
    <w:rsid w:val="536C2EF6"/>
    <w:rsid w:val="53754327"/>
    <w:rsid w:val="5382C8BD"/>
    <w:rsid w:val="53A39627"/>
    <w:rsid w:val="53C90C75"/>
    <w:rsid w:val="5400E116"/>
    <w:rsid w:val="541D3438"/>
    <w:rsid w:val="54260597"/>
    <w:rsid w:val="544A4E17"/>
    <w:rsid w:val="5469E3C1"/>
    <w:rsid w:val="5480314E"/>
    <w:rsid w:val="5491ABAC"/>
    <w:rsid w:val="54FDD4E0"/>
    <w:rsid w:val="55008CA3"/>
    <w:rsid w:val="553B3E3F"/>
    <w:rsid w:val="5564DCD6"/>
    <w:rsid w:val="557D1C72"/>
    <w:rsid w:val="557E733F"/>
    <w:rsid w:val="55872B46"/>
    <w:rsid w:val="55916B19"/>
    <w:rsid w:val="55A6FBE2"/>
    <w:rsid w:val="55BC0ABB"/>
    <w:rsid w:val="55E1BF45"/>
    <w:rsid w:val="55E8F6C3"/>
    <w:rsid w:val="55ECA748"/>
    <w:rsid w:val="55FEB3A5"/>
    <w:rsid w:val="56138C7D"/>
    <w:rsid w:val="5633164B"/>
    <w:rsid w:val="563F3400"/>
    <w:rsid w:val="566B8290"/>
    <w:rsid w:val="56701E64"/>
    <w:rsid w:val="5671565D"/>
    <w:rsid w:val="568086A5"/>
    <w:rsid w:val="56958B59"/>
    <w:rsid w:val="569D6E12"/>
    <w:rsid w:val="56AAFF09"/>
    <w:rsid w:val="56C0B728"/>
    <w:rsid w:val="56D8412D"/>
    <w:rsid w:val="56FF61EA"/>
    <w:rsid w:val="5700AD37"/>
    <w:rsid w:val="570C5A40"/>
    <w:rsid w:val="571242EC"/>
    <w:rsid w:val="571AD282"/>
    <w:rsid w:val="5727A387"/>
    <w:rsid w:val="576573F9"/>
    <w:rsid w:val="5781B913"/>
    <w:rsid w:val="579625B0"/>
    <w:rsid w:val="57983F53"/>
    <w:rsid w:val="57AF5CDE"/>
    <w:rsid w:val="57B0A82B"/>
    <w:rsid w:val="57E9C7C0"/>
    <w:rsid w:val="580AFE0D"/>
    <w:rsid w:val="581533C9"/>
    <w:rsid w:val="581D2A6B"/>
    <w:rsid w:val="5833479E"/>
    <w:rsid w:val="58374116"/>
    <w:rsid w:val="58481309"/>
    <w:rsid w:val="58504550"/>
    <w:rsid w:val="5858F983"/>
    <w:rsid w:val="585B2A0F"/>
    <w:rsid w:val="588498C4"/>
    <w:rsid w:val="5898FA89"/>
    <w:rsid w:val="58B2EA16"/>
    <w:rsid w:val="58B5A5F5"/>
    <w:rsid w:val="58C6945F"/>
    <w:rsid w:val="58C6B98E"/>
    <w:rsid w:val="58CF0822"/>
    <w:rsid w:val="58DE9CA4"/>
    <w:rsid w:val="58F47398"/>
    <w:rsid w:val="58FA0399"/>
    <w:rsid w:val="5927693F"/>
    <w:rsid w:val="59383B97"/>
    <w:rsid w:val="593B5958"/>
    <w:rsid w:val="594D1BD5"/>
    <w:rsid w:val="594E5FB7"/>
    <w:rsid w:val="5964E888"/>
    <w:rsid w:val="59725033"/>
    <w:rsid w:val="59794ED0"/>
    <w:rsid w:val="597AA9EA"/>
    <w:rsid w:val="597AFEE1"/>
    <w:rsid w:val="59884020"/>
    <w:rsid w:val="59A28BDA"/>
    <w:rsid w:val="59B0FC9D"/>
    <w:rsid w:val="59D7BC6C"/>
    <w:rsid w:val="59E46E8B"/>
    <w:rsid w:val="59ECC524"/>
    <w:rsid w:val="5A086756"/>
    <w:rsid w:val="5A123447"/>
    <w:rsid w:val="5A13C195"/>
    <w:rsid w:val="5A1E53BE"/>
    <w:rsid w:val="5A30A664"/>
    <w:rsid w:val="5A4ED59E"/>
    <w:rsid w:val="5A5F47DD"/>
    <w:rsid w:val="5A6289EF"/>
    <w:rsid w:val="5A66F2CC"/>
    <w:rsid w:val="5A685431"/>
    <w:rsid w:val="5A86CDFF"/>
    <w:rsid w:val="5AB39185"/>
    <w:rsid w:val="5AC4A561"/>
    <w:rsid w:val="5AEB9828"/>
    <w:rsid w:val="5B2A2339"/>
    <w:rsid w:val="5B3AEEB2"/>
    <w:rsid w:val="5B87E612"/>
    <w:rsid w:val="5BF1496E"/>
    <w:rsid w:val="5C06A8E4"/>
    <w:rsid w:val="5C2242A6"/>
    <w:rsid w:val="5C2C5A99"/>
    <w:rsid w:val="5C474D65"/>
    <w:rsid w:val="5C4F93BC"/>
    <w:rsid w:val="5C53ACB1"/>
    <w:rsid w:val="5C53B6CC"/>
    <w:rsid w:val="5C626891"/>
    <w:rsid w:val="5C75C83C"/>
    <w:rsid w:val="5C7CAD4C"/>
    <w:rsid w:val="5C99E2DC"/>
    <w:rsid w:val="5C9F2E56"/>
    <w:rsid w:val="5C9FA65E"/>
    <w:rsid w:val="5CA6A137"/>
    <w:rsid w:val="5CB02159"/>
    <w:rsid w:val="5CB13621"/>
    <w:rsid w:val="5CBE9CF3"/>
    <w:rsid w:val="5CC6D14E"/>
    <w:rsid w:val="5CD8DAA1"/>
    <w:rsid w:val="5CE89D5F"/>
    <w:rsid w:val="5CE8AE08"/>
    <w:rsid w:val="5CF57B33"/>
    <w:rsid w:val="5CF9E8DF"/>
    <w:rsid w:val="5D0A0059"/>
    <w:rsid w:val="5D1A293F"/>
    <w:rsid w:val="5D279C2A"/>
    <w:rsid w:val="5D3DF9DA"/>
    <w:rsid w:val="5D4453D7"/>
    <w:rsid w:val="5D58B665"/>
    <w:rsid w:val="5D67E4CF"/>
    <w:rsid w:val="5D6FD75D"/>
    <w:rsid w:val="5D6FE663"/>
    <w:rsid w:val="5D9B1508"/>
    <w:rsid w:val="5DA9DAB7"/>
    <w:rsid w:val="5DB5E53E"/>
    <w:rsid w:val="5DBA4A22"/>
    <w:rsid w:val="5DBDA3C5"/>
    <w:rsid w:val="5DCB84F9"/>
    <w:rsid w:val="5DF5D5C6"/>
    <w:rsid w:val="5DF88FD0"/>
    <w:rsid w:val="5DF98B50"/>
    <w:rsid w:val="5DFC80A8"/>
    <w:rsid w:val="5E0B23CD"/>
    <w:rsid w:val="5E186A35"/>
    <w:rsid w:val="5E19B7CD"/>
    <w:rsid w:val="5E1C01F9"/>
    <w:rsid w:val="5E1EFF72"/>
    <w:rsid w:val="5E266366"/>
    <w:rsid w:val="5E30D33D"/>
    <w:rsid w:val="5E51F35C"/>
    <w:rsid w:val="5E731C54"/>
    <w:rsid w:val="5E74AFEB"/>
    <w:rsid w:val="5EAA8EFC"/>
    <w:rsid w:val="5EC14248"/>
    <w:rsid w:val="5EF9C3BD"/>
    <w:rsid w:val="5F052072"/>
    <w:rsid w:val="5F0BBF1C"/>
    <w:rsid w:val="5F35FB12"/>
    <w:rsid w:val="5F3A63EF"/>
    <w:rsid w:val="5F53EFA2"/>
    <w:rsid w:val="5F5A3F22"/>
    <w:rsid w:val="5F669976"/>
    <w:rsid w:val="5F6ADA87"/>
    <w:rsid w:val="5F7085DE"/>
    <w:rsid w:val="5F8F4099"/>
    <w:rsid w:val="5F9A04F0"/>
    <w:rsid w:val="5FABB8C1"/>
    <w:rsid w:val="5FAD68FE"/>
    <w:rsid w:val="5FEB7F05"/>
    <w:rsid w:val="6002ED27"/>
    <w:rsid w:val="6007A59A"/>
    <w:rsid w:val="6008A822"/>
    <w:rsid w:val="600C3B4C"/>
    <w:rsid w:val="601E7E93"/>
    <w:rsid w:val="60204ECA"/>
    <w:rsid w:val="602DB67B"/>
    <w:rsid w:val="603EDDCB"/>
    <w:rsid w:val="6044D218"/>
    <w:rsid w:val="6052F8F1"/>
    <w:rsid w:val="6063CF21"/>
    <w:rsid w:val="606EAFE2"/>
    <w:rsid w:val="60906D6E"/>
    <w:rsid w:val="6091367A"/>
    <w:rsid w:val="6092BE0D"/>
    <w:rsid w:val="609E3768"/>
    <w:rsid w:val="60A99C14"/>
    <w:rsid w:val="60B89852"/>
    <w:rsid w:val="60D1CB73"/>
    <w:rsid w:val="60E32EE1"/>
    <w:rsid w:val="60F614D6"/>
    <w:rsid w:val="60FD2BF9"/>
    <w:rsid w:val="6104D8D8"/>
    <w:rsid w:val="6105385D"/>
    <w:rsid w:val="612BDBF0"/>
    <w:rsid w:val="61356EA6"/>
    <w:rsid w:val="613B11D6"/>
    <w:rsid w:val="613BA60E"/>
    <w:rsid w:val="61500AF7"/>
    <w:rsid w:val="615DFA2F"/>
    <w:rsid w:val="615E1636"/>
    <w:rsid w:val="6167E9BD"/>
    <w:rsid w:val="6183938B"/>
    <w:rsid w:val="619DB024"/>
    <w:rsid w:val="61AD8FE7"/>
    <w:rsid w:val="61BFA0C1"/>
    <w:rsid w:val="61C986DC"/>
    <w:rsid w:val="61DA03C9"/>
    <w:rsid w:val="61F0917C"/>
    <w:rsid w:val="620D1BB3"/>
    <w:rsid w:val="62179A95"/>
    <w:rsid w:val="6230D9BA"/>
    <w:rsid w:val="62521DAA"/>
    <w:rsid w:val="625BAB0D"/>
    <w:rsid w:val="625F6805"/>
    <w:rsid w:val="627204B1"/>
    <w:rsid w:val="62C4DC08"/>
    <w:rsid w:val="632513E8"/>
    <w:rsid w:val="63385195"/>
    <w:rsid w:val="6339D393"/>
    <w:rsid w:val="634F60F1"/>
    <w:rsid w:val="63544DE5"/>
    <w:rsid w:val="636BD044"/>
    <w:rsid w:val="63778F7A"/>
    <w:rsid w:val="63A1FBA8"/>
    <w:rsid w:val="63B7F198"/>
    <w:rsid w:val="63BDC822"/>
    <w:rsid w:val="640026AF"/>
    <w:rsid w:val="640D0235"/>
    <w:rsid w:val="643FD5F9"/>
    <w:rsid w:val="64467CE8"/>
    <w:rsid w:val="6463B804"/>
    <w:rsid w:val="646E55FA"/>
    <w:rsid w:val="64A5219E"/>
    <w:rsid w:val="64B744E0"/>
    <w:rsid w:val="64BA8F80"/>
    <w:rsid w:val="64CCCCE3"/>
    <w:rsid w:val="65238211"/>
    <w:rsid w:val="6523A78D"/>
    <w:rsid w:val="654F1A10"/>
    <w:rsid w:val="656B2F41"/>
    <w:rsid w:val="6570BDD8"/>
    <w:rsid w:val="6574B019"/>
    <w:rsid w:val="657DF800"/>
    <w:rsid w:val="65825682"/>
    <w:rsid w:val="659E1702"/>
    <w:rsid w:val="65A282D5"/>
    <w:rsid w:val="65A50CB1"/>
    <w:rsid w:val="65BB7643"/>
    <w:rsid w:val="65C29980"/>
    <w:rsid w:val="65C8B5AA"/>
    <w:rsid w:val="65C924EC"/>
    <w:rsid w:val="65C980A6"/>
    <w:rsid w:val="65EB364C"/>
    <w:rsid w:val="65ED7B64"/>
    <w:rsid w:val="6601FA80"/>
    <w:rsid w:val="662EFE4B"/>
    <w:rsid w:val="6653A52C"/>
    <w:rsid w:val="66578B3D"/>
    <w:rsid w:val="66673B83"/>
    <w:rsid w:val="6682CAE2"/>
    <w:rsid w:val="66BD4399"/>
    <w:rsid w:val="66F31707"/>
    <w:rsid w:val="670F8A6D"/>
    <w:rsid w:val="671EBE87"/>
    <w:rsid w:val="671F1188"/>
    <w:rsid w:val="67372FF9"/>
    <w:rsid w:val="6742A08E"/>
    <w:rsid w:val="674C327B"/>
    <w:rsid w:val="675477C9"/>
    <w:rsid w:val="675C19B2"/>
    <w:rsid w:val="6764860B"/>
    <w:rsid w:val="677E1DAA"/>
    <w:rsid w:val="6781427A"/>
    <w:rsid w:val="6786D220"/>
    <w:rsid w:val="6822A0BF"/>
    <w:rsid w:val="68359FE0"/>
    <w:rsid w:val="683692B9"/>
    <w:rsid w:val="684E679D"/>
    <w:rsid w:val="684F4D7A"/>
    <w:rsid w:val="686318D4"/>
    <w:rsid w:val="687DC2FF"/>
    <w:rsid w:val="68AA6F21"/>
    <w:rsid w:val="68AF68AF"/>
    <w:rsid w:val="68BC3E30"/>
    <w:rsid w:val="68CC0FEE"/>
    <w:rsid w:val="68DEAA68"/>
    <w:rsid w:val="68F1E815"/>
    <w:rsid w:val="6911BCCD"/>
    <w:rsid w:val="6919EE0B"/>
    <w:rsid w:val="692FC0C5"/>
    <w:rsid w:val="69341D8C"/>
    <w:rsid w:val="694AF074"/>
    <w:rsid w:val="696C1D47"/>
    <w:rsid w:val="698F78D2"/>
    <w:rsid w:val="69EA91CA"/>
    <w:rsid w:val="69F4E45B"/>
    <w:rsid w:val="69FE5A55"/>
    <w:rsid w:val="6A005C66"/>
    <w:rsid w:val="6A05C7C1"/>
    <w:rsid w:val="6A2FC381"/>
    <w:rsid w:val="6A3798F7"/>
    <w:rsid w:val="6A4E2C0D"/>
    <w:rsid w:val="6A923A91"/>
    <w:rsid w:val="6AB5BE6C"/>
    <w:rsid w:val="6AC63062"/>
    <w:rsid w:val="6AD887AE"/>
    <w:rsid w:val="6AE5961C"/>
    <w:rsid w:val="6AF81C4C"/>
    <w:rsid w:val="6AFD827A"/>
    <w:rsid w:val="6AFFAF05"/>
    <w:rsid w:val="6B016D23"/>
    <w:rsid w:val="6B125CDF"/>
    <w:rsid w:val="6B19DBD4"/>
    <w:rsid w:val="6B32F964"/>
    <w:rsid w:val="6B336029"/>
    <w:rsid w:val="6B367429"/>
    <w:rsid w:val="6B3AC883"/>
    <w:rsid w:val="6B55BA7D"/>
    <w:rsid w:val="6B56FC31"/>
    <w:rsid w:val="6C306A0B"/>
    <w:rsid w:val="6C3D74C9"/>
    <w:rsid w:val="6C437A82"/>
    <w:rsid w:val="6C4653A4"/>
    <w:rsid w:val="6C4D788F"/>
    <w:rsid w:val="6C816F99"/>
    <w:rsid w:val="6C84E6AB"/>
    <w:rsid w:val="6C87A3EC"/>
    <w:rsid w:val="6CB25878"/>
    <w:rsid w:val="6CC57E5D"/>
    <w:rsid w:val="6CC5F585"/>
    <w:rsid w:val="6CCD2627"/>
    <w:rsid w:val="6CD1A39A"/>
    <w:rsid w:val="6CF64337"/>
    <w:rsid w:val="6D09D895"/>
    <w:rsid w:val="6D316171"/>
    <w:rsid w:val="6D63F4BD"/>
    <w:rsid w:val="6D78A99E"/>
    <w:rsid w:val="6DB5C701"/>
    <w:rsid w:val="6DC1145F"/>
    <w:rsid w:val="6DC14A65"/>
    <w:rsid w:val="6DD4928B"/>
    <w:rsid w:val="6DEB230C"/>
    <w:rsid w:val="6DF481C9"/>
    <w:rsid w:val="6DF7D4F4"/>
    <w:rsid w:val="6DF8DB6A"/>
    <w:rsid w:val="6E0CE3CD"/>
    <w:rsid w:val="6E20B70C"/>
    <w:rsid w:val="6E43DF00"/>
    <w:rsid w:val="6E8369F3"/>
    <w:rsid w:val="6E8B565C"/>
    <w:rsid w:val="6EA28FB9"/>
    <w:rsid w:val="6EA7BFC8"/>
    <w:rsid w:val="6EBBF484"/>
    <w:rsid w:val="6F0DB184"/>
    <w:rsid w:val="6F1116E1"/>
    <w:rsid w:val="6F20F8A9"/>
    <w:rsid w:val="6F225AAD"/>
    <w:rsid w:val="6F3F8AEA"/>
    <w:rsid w:val="6F566F93"/>
    <w:rsid w:val="6F6675FD"/>
    <w:rsid w:val="6F7D2A4F"/>
    <w:rsid w:val="6F80FE51"/>
    <w:rsid w:val="6FA022F5"/>
    <w:rsid w:val="6FCA3AAB"/>
    <w:rsid w:val="6FD75D34"/>
    <w:rsid w:val="6FE04517"/>
    <w:rsid w:val="6FF4B481"/>
    <w:rsid w:val="70138036"/>
    <w:rsid w:val="703DBF86"/>
    <w:rsid w:val="704F9AF1"/>
    <w:rsid w:val="7051BC88"/>
    <w:rsid w:val="705D40D7"/>
    <w:rsid w:val="7062E368"/>
    <w:rsid w:val="7072121B"/>
    <w:rsid w:val="70801335"/>
    <w:rsid w:val="709F0286"/>
    <w:rsid w:val="70B2C647"/>
    <w:rsid w:val="70B5F242"/>
    <w:rsid w:val="70BCC90A"/>
    <w:rsid w:val="70C663BF"/>
    <w:rsid w:val="70E4068C"/>
    <w:rsid w:val="70F8C541"/>
    <w:rsid w:val="7103A655"/>
    <w:rsid w:val="711136DF"/>
    <w:rsid w:val="711B5016"/>
    <w:rsid w:val="712A678F"/>
    <w:rsid w:val="712D8195"/>
    <w:rsid w:val="71597CD9"/>
    <w:rsid w:val="716BD4EE"/>
    <w:rsid w:val="717B9EC6"/>
    <w:rsid w:val="71A514BD"/>
    <w:rsid w:val="71A56F28"/>
    <w:rsid w:val="71A703AC"/>
    <w:rsid w:val="71B16AAF"/>
    <w:rsid w:val="71B68B14"/>
    <w:rsid w:val="71EE935F"/>
    <w:rsid w:val="71F76948"/>
    <w:rsid w:val="71FEB3C9"/>
    <w:rsid w:val="71FF9CFD"/>
    <w:rsid w:val="723F1976"/>
    <w:rsid w:val="724BE8FF"/>
    <w:rsid w:val="7261712E"/>
    <w:rsid w:val="7270F41E"/>
    <w:rsid w:val="72713886"/>
    <w:rsid w:val="72865440"/>
    <w:rsid w:val="72C89776"/>
    <w:rsid w:val="72DFB3AF"/>
    <w:rsid w:val="72F783A7"/>
    <w:rsid w:val="72F941EC"/>
    <w:rsid w:val="730E6DAF"/>
    <w:rsid w:val="73378956"/>
    <w:rsid w:val="734F726B"/>
    <w:rsid w:val="735D73E0"/>
    <w:rsid w:val="73631DBF"/>
    <w:rsid w:val="736C24E7"/>
    <w:rsid w:val="73876CC0"/>
    <w:rsid w:val="738F65A7"/>
    <w:rsid w:val="7398DC93"/>
    <w:rsid w:val="739A842A"/>
    <w:rsid w:val="73D473B6"/>
    <w:rsid w:val="73E58CA7"/>
    <w:rsid w:val="73E7AC59"/>
    <w:rsid w:val="73EE4525"/>
    <w:rsid w:val="73F84EF6"/>
    <w:rsid w:val="7403493A"/>
    <w:rsid w:val="7409F0D9"/>
    <w:rsid w:val="740B2753"/>
    <w:rsid w:val="74123AE0"/>
    <w:rsid w:val="7416BE47"/>
    <w:rsid w:val="7438DA85"/>
    <w:rsid w:val="743A9127"/>
    <w:rsid w:val="743BEE40"/>
    <w:rsid w:val="74400C94"/>
    <w:rsid w:val="7448ADEC"/>
    <w:rsid w:val="745A2727"/>
    <w:rsid w:val="746C714B"/>
    <w:rsid w:val="747C08F4"/>
    <w:rsid w:val="747E03E3"/>
    <w:rsid w:val="74AA661C"/>
    <w:rsid w:val="74C9B257"/>
    <w:rsid w:val="74D690D8"/>
    <w:rsid w:val="74DB5AD8"/>
    <w:rsid w:val="74DCB57F"/>
    <w:rsid w:val="74EB420B"/>
    <w:rsid w:val="74F1AF58"/>
    <w:rsid w:val="750381A7"/>
    <w:rsid w:val="75157040"/>
    <w:rsid w:val="753BDBDE"/>
    <w:rsid w:val="75701834"/>
    <w:rsid w:val="75868BCC"/>
    <w:rsid w:val="75ABA200"/>
    <w:rsid w:val="75B48392"/>
    <w:rsid w:val="75BF31B1"/>
    <w:rsid w:val="75C4CA5D"/>
    <w:rsid w:val="75CB9C7A"/>
    <w:rsid w:val="75D06B1D"/>
    <w:rsid w:val="75D57A18"/>
    <w:rsid w:val="75DA0949"/>
    <w:rsid w:val="75DD201E"/>
    <w:rsid w:val="75DFA470"/>
    <w:rsid w:val="75F6F3A7"/>
    <w:rsid w:val="760E6AE1"/>
    <w:rsid w:val="7614680B"/>
    <w:rsid w:val="761F86B8"/>
    <w:rsid w:val="76283298"/>
    <w:rsid w:val="76365C42"/>
    <w:rsid w:val="76386959"/>
    <w:rsid w:val="764BE2C9"/>
    <w:rsid w:val="766D5D93"/>
    <w:rsid w:val="769319F7"/>
    <w:rsid w:val="76A9F342"/>
    <w:rsid w:val="76B2E1CD"/>
    <w:rsid w:val="76CD381F"/>
    <w:rsid w:val="76D30BA9"/>
    <w:rsid w:val="76D7923A"/>
    <w:rsid w:val="770B02B5"/>
    <w:rsid w:val="771D10F1"/>
    <w:rsid w:val="7722715A"/>
    <w:rsid w:val="7734A84C"/>
    <w:rsid w:val="7751502E"/>
    <w:rsid w:val="778C1036"/>
    <w:rsid w:val="7796842A"/>
    <w:rsid w:val="77A06D82"/>
    <w:rsid w:val="77B1980F"/>
    <w:rsid w:val="77B6E812"/>
    <w:rsid w:val="77BBF9C8"/>
    <w:rsid w:val="77E3C1B3"/>
    <w:rsid w:val="77EE3EEF"/>
    <w:rsid w:val="7818A2FA"/>
    <w:rsid w:val="78326272"/>
    <w:rsid w:val="7870D4A1"/>
    <w:rsid w:val="7892D36D"/>
    <w:rsid w:val="78A64583"/>
    <w:rsid w:val="78A8CF87"/>
    <w:rsid w:val="78AE5D57"/>
    <w:rsid w:val="78C18377"/>
    <w:rsid w:val="78D74363"/>
    <w:rsid w:val="78E46099"/>
    <w:rsid w:val="78E7E4CC"/>
    <w:rsid w:val="78ED208F"/>
    <w:rsid w:val="78F77E7E"/>
    <w:rsid w:val="790ACE66"/>
    <w:rsid w:val="791355EC"/>
    <w:rsid w:val="792A3701"/>
    <w:rsid w:val="7934DEAB"/>
    <w:rsid w:val="793D3F8A"/>
    <w:rsid w:val="794DA4B1"/>
    <w:rsid w:val="796005CF"/>
    <w:rsid w:val="7960756A"/>
    <w:rsid w:val="7960F958"/>
    <w:rsid w:val="797C1B85"/>
    <w:rsid w:val="79829A51"/>
    <w:rsid w:val="79852C52"/>
    <w:rsid w:val="79909A92"/>
    <w:rsid w:val="799280D2"/>
    <w:rsid w:val="799A2A5E"/>
    <w:rsid w:val="79A35FC2"/>
    <w:rsid w:val="79A4F428"/>
    <w:rsid w:val="79A9A386"/>
    <w:rsid w:val="79B4735B"/>
    <w:rsid w:val="79BF23E1"/>
    <w:rsid w:val="79CC8A3D"/>
    <w:rsid w:val="79DA007B"/>
    <w:rsid w:val="79E843CC"/>
    <w:rsid w:val="79F403BA"/>
    <w:rsid w:val="7A08E0ED"/>
    <w:rsid w:val="7A290A5F"/>
    <w:rsid w:val="7A2DE541"/>
    <w:rsid w:val="7A42AC93"/>
    <w:rsid w:val="7A449FE8"/>
    <w:rsid w:val="7A453C49"/>
    <w:rsid w:val="7A62D6C8"/>
    <w:rsid w:val="7A75252E"/>
    <w:rsid w:val="7A79B98E"/>
    <w:rsid w:val="7AAE0C23"/>
    <w:rsid w:val="7AD2D519"/>
    <w:rsid w:val="7AEA5649"/>
    <w:rsid w:val="7AEF18B5"/>
    <w:rsid w:val="7B007F43"/>
    <w:rsid w:val="7B17EA54"/>
    <w:rsid w:val="7B1FA509"/>
    <w:rsid w:val="7B802B3C"/>
    <w:rsid w:val="7B9BB114"/>
    <w:rsid w:val="7BB451FD"/>
    <w:rsid w:val="7BC71AFF"/>
    <w:rsid w:val="7BCEC21D"/>
    <w:rsid w:val="7BF16A7F"/>
    <w:rsid w:val="7BFBD336"/>
    <w:rsid w:val="7C168F2A"/>
    <w:rsid w:val="7C1C8E0F"/>
    <w:rsid w:val="7C57D545"/>
    <w:rsid w:val="7C62CBA6"/>
    <w:rsid w:val="7C6CE82E"/>
    <w:rsid w:val="7C864CF9"/>
    <w:rsid w:val="7C87E307"/>
    <w:rsid w:val="7CA6B2DB"/>
    <w:rsid w:val="7CB714B4"/>
    <w:rsid w:val="7CC4AF07"/>
    <w:rsid w:val="7CC98913"/>
    <w:rsid w:val="7CE14448"/>
    <w:rsid w:val="7CE406CF"/>
    <w:rsid w:val="7CE49D52"/>
    <w:rsid w:val="7CF1B3A3"/>
    <w:rsid w:val="7D0575F3"/>
    <w:rsid w:val="7D078EA4"/>
    <w:rsid w:val="7D16A1E3"/>
    <w:rsid w:val="7D29808A"/>
    <w:rsid w:val="7D4120B4"/>
    <w:rsid w:val="7D7AE1B7"/>
    <w:rsid w:val="7D80F5C0"/>
    <w:rsid w:val="7D840048"/>
    <w:rsid w:val="7D8BC595"/>
    <w:rsid w:val="7D901052"/>
    <w:rsid w:val="7D9771C1"/>
    <w:rsid w:val="7D983CD0"/>
    <w:rsid w:val="7DA33998"/>
    <w:rsid w:val="7DBF8881"/>
    <w:rsid w:val="7DD263A5"/>
    <w:rsid w:val="7DE2295D"/>
    <w:rsid w:val="7DFE5A70"/>
    <w:rsid w:val="7E029D78"/>
    <w:rsid w:val="7E2A0AE0"/>
    <w:rsid w:val="7E30A3E9"/>
    <w:rsid w:val="7E4AD943"/>
    <w:rsid w:val="7E500519"/>
    <w:rsid w:val="7E5B94E8"/>
    <w:rsid w:val="7E731EA1"/>
    <w:rsid w:val="7E76D0E5"/>
    <w:rsid w:val="7E9E85EB"/>
    <w:rsid w:val="7EC01EC1"/>
    <w:rsid w:val="7EC79C0D"/>
    <w:rsid w:val="7ED08633"/>
    <w:rsid w:val="7ED6ABD5"/>
    <w:rsid w:val="7EEBF2BF"/>
    <w:rsid w:val="7F0371F9"/>
    <w:rsid w:val="7F06E40F"/>
    <w:rsid w:val="7F0D6C2A"/>
    <w:rsid w:val="7F0EA06A"/>
    <w:rsid w:val="7F132959"/>
    <w:rsid w:val="7F2A9DC9"/>
    <w:rsid w:val="7F318D26"/>
    <w:rsid w:val="7F3AA8A1"/>
    <w:rsid w:val="7F52D4F3"/>
    <w:rsid w:val="7F5CA83C"/>
    <w:rsid w:val="7F7943E5"/>
    <w:rsid w:val="7F7A1A5B"/>
    <w:rsid w:val="7F825B43"/>
    <w:rsid w:val="7F877193"/>
    <w:rsid w:val="7F89ED6F"/>
    <w:rsid w:val="7F96D67E"/>
    <w:rsid w:val="7FA9F4DA"/>
    <w:rsid w:val="7FB982DA"/>
    <w:rsid w:val="7FD66617"/>
    <w:rsid w:val="7FD9841B"/>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62A709"/>
  <w15:chartTrackingRefBased/>
  <w15:docId w15:val="{486292E6-BCCF-48F5-AEE6-164E5B690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3" w:uiPriority="43"/>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62A"/>
  </w:style>
  <w:style w:type="paragraph" w:styleId="Heading1">
    <w:name w:val="heading 1"/>
    <w:basedOn w:val="Normal"/>
    <w:next w:val="Normal"/>
    <w:link w:val="Heading1Char"/>
    <w:uiPriority w:val="9"/>
    <w:qFormat/>
    <w:rsid w:val="00EC5C3A"/>
    <w:pPr>
      <w:keepNext/>
      <w:keepLines/>
      <w:spacing w:before="240" w:after="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CC7A01"/>
    <w:pPr>
      <w:outlineLvl w:val="1"/>
    </w:pPr>
    <w:rPr>
      <w:b/>
      <w:sz w:val="24"/>
      <w:szCs w:val="24"/>
    </w:rPr>
  </w:style>
  <w:style w:type="paragraph" w:styleId="Heading3">
    <w:name w:val="heading 3"/>
    <w:basedOn w:val="Normal"/>
    <w:next w:val="Normal"/>
    <w:link w:val="Heading3Char"/>
    <w:uiPriority w:val="9"/>
    <w:unhideWhenUsed/>
    <w:qFormat/>
    <w:rsid w:val="00AB6F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D4B9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6368"/>
    <w:pPr>
      <w:keepNext/>
      <w:keepLines/>
      <w:spacing w:before="40" w:after="0"/>
      <w:ind w:left="1008" w:hanging="1008"/>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6368"/>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6368"/>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6368"/>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6368"/>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E710FA"/>
    <w:pPr>
      <w:widowControl w:val="0"/>
      <w:autoSpaceDE w:val="0"/>
      <w:autoSpaceDN w:val="0"/>
      <w:spacing w:after="0" w:line="240" w:lineRule="auto"/>
      <w:ind w:left="116"/>
    </w:pPr>
    <w:rPr>
      <w:rFonts w:ascii="Calibri" w:eastAsia="Calibri" w:hAnsi="Calibri" w:cs="Calibri"/>
      <w:lang w:val="en-US" w:bidi="en-US"/>
    </w:rPr>
  </w:style>
  <w:style w:type="paragraph" w:customStyle="1" w:styleId="Default">
    <w:name w:val="Default"/>
    <w:rsid w:val="00E710FA"/>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EC5C3A"/>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CC7A01"/>
    <w:rPr>
      <w:b/>
      <w:sz w:val="24"/>
      <w:szCs w:val="24"/>
    </w:rPr>
  </w:style>
  <w:style w:type="paragraph" w:styleId="Title">
    <w:name w:val="Title"/>
    <w:basedOn w:val="Normal"/>
    <w:next w:val="Normal"/>
    <w:link w:val="TitleChar"/>
    <w:uiPriority w:val="10"/>
    <w:qFormat/>
    <w:rsid w:val="00E710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10FA"/>
    <w:rPr>
      <w:rFonts w:asciiTheme="majorHAnsi" w:eastAsiaTheme="majorEastAsia" w:hAnsiTheme="majorHAnsi" w:cstheme="majorBidi"/>
      <w:spacing w:val="-10"/>
      <w:kern w:val="28"/>
      <w:sz w:val="56"/>
      <w:szCs w:val="56"/>
    </w:rPr>
  </w:style>
  <w:style w:type="paragraph" w:styleId="NoSpacing">
    <w:name w:val="No Spacing"/>
    <w:uiPriority w:val="1"/>
    <w:qFormat/>
    <w:rsid w:val="000F29D7"/>
    <w:pPr>
      <w:spacing w:after="0" w:line="240" w:lineRule="auto"/>
    </w:pPr>
  </w:style>
  <w:style w:type="character" w:customStyle="1" w:styleId="Heading3Char">
    <w:name w:val="Heading 3 Char"/>
    <w:basedOn w:val="DefaultParagraphFont"/>
    <w:link w:val="Heading3"/>
    <w:uiPriority w:val="9"/>
    <w:rsid w:val="00AB6F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nhideWhenUsed/>
    <w:rsid w:val="00D544E5"/>
    <w:pPr>
      <w:tabs>
        <w:tab w:val="center" w:pos="4513"/>
        <w:tab w:val="right" w:pos="9026"/>
      </w:tabs>
      <w:spacing w:after="0" w:line="240" w:lineRule="auto"/>
    </w:pPr>
  </w:style>
  <w:style w:type="character" w:customStyle="1" w:styleId="HeaderChar">
    <w:name w:val="Header Char"/>
    <w:basedOn w:val="DefaultParagraphFont"/>
    <w:link w:val="Header"/>
    <w:rsid w:val="00D544E5"/>
  </w:style>
  <w:style w:type="paragraph" w:styleId="Footer">
    <w:name w:val="footer"/>
    <w:basedOn w:val="Normal"/>
    <w:link w:val="FooterChar"/>
    <w:uiPriority w:val="99"/>
    <w:unhideWhenUsed/>
    <w:rsid w:val="00D544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44E5"/>
  </w:style>
  <w:style w:type="paragraph" w:styleId="BalloonText">
    <w:name w:val="Balloon Text"/>
    <w:basedOn w:val="Normal"/>
    <w:link w:val="BalloonTextChar"/>
    <w:uiPriority w:val="99"/>
    <w:semiHidden/>
    <w:unhideWhenUsed/>
    <w:rsid w:val="007F75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752A"/>
    <w:rPr>
      <w:rFonts w:ascii="Segoe UI" w:hAnsi="Segoe UI" w:cs="Segoe UI"/>
      <w:sz w:val="18"/>
      <w:szCs w:val="18"/>
    </w:rPr>
  </w:style>
  <w:style w:type="paragraph" w:styleId="BodyText">
    <w:name w:val="Body Text"/>
    <w:basedOn w:val="Normal"/>
    <w:link w:val="BodyTextChar"/>
    <w:uiPriority w:val="1"/>
    <w:qFormat/>
    <w:rsid w:val="003871AE"/>
    <w:pPr>
      <w:widowControl w:val="0"/>
      <w:autoSpaceDE w:val="0"/>
      <w:autoSpaceDN w:val="0"/>
      <w:spacing w:after="0" w:line="240" w:lineRule="auto"/>
      <w:ind w:left="140"/>
    </w:pPr>
    <w:rPr>
      <w:rFonts w:ascii="Calibri Light" w:eastAsia="Calibri Light" w:hAnsi="Calibri Light" w:cs="Calibri Light"/>
      <w:sz w:val="20"/>
      <w:szCs w:val="20"/>
    </w:rPr>
  </w:style>
  <w:style w:type="character" w:customStyle="1" w:styleId="BodyTextChar">
    <w:name w:val="Body Text Char"/>
    <w:basedOn w:val="DefaultParagraphFont"/>
    <w:link w:val="BodyText"/>
    <w:uiPriority w:val="1"/>
    <w:rsid w:val="003871AE"/>
    <w:rPr>
      <w:rFonts w:ascii="Calibri Light" w:eastAsia="Calibri Light" w:hAnsi="Calibri Light" w:cs="Calibri Light"/>
      <w:sz w:val="20"/>
      <w:szCs w:val="20"/>
    </w:rPr>
  </w:style>
  <w:style w:type="paragraph" w:styleId="ListParagraph">
    <w:name w:val="List Paragraph"/>
    <w:basedOn w:val="Normal"/>
    <w:uiPriority w:val="34"/>
    <w:qFormat/>
    <w:rsid w:val="003871AE"/>
    <w:pPr>
      <w:ind w:left="720"/>
      <w:contextualSpacing/>
    </w:pPr>
  </w:style>
  <w:style w:type="table" w:styleId="TableGrid">
    <w:name w:val="Table Grid"/>
    <w:basedOn w:val="TableNormal"/>
    <w:uiPriority w:val="39"/>
    <w:rsid w:val="00387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871AE"/>
    <w:rPr>
      <w:color w:val="0563C1" w:themeColor="hyperlink"/>
      <w:u w:val="single"/>
    </w:rPr>
  </w:style>
  <w:style w:type="character" w:styleId="Strong">
    <w:name w:val="Strong"/>
    <w:basedOn w:val="DefaultParagraphFont"/>
    <w:uiPriority w:val="22"/>
    <w:qFormat/>
    <w:rsid w:val="00620A04"/>
    <w:rPr>
      <w:b/>
      <w:bCs/>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UnresolvedMention1">
    <w:name w:val="Unresolved Mention1"/>
    <w:basedOn w:val="DefaultParagraphFont"/>
    <w:uiPriority w:val="99"/>
    <w:semiHidden/>
    <w:unhideWhenUsed/>
    <w:rsid w:val="00D07844"/>
    <w:rPr>
      <w:color w:val="605E5C"/>
      <w:shd w:val="clear" w:color="auto" w:fill="E1DFDD"/>
    </w:rPr>
  </w:style>
  <w:style w:type="paragraph" w:styleId="Revision">
    <w:name w:val="Revision"/>
    <w:hidden/>
    <w:uiPriority w:val="99"/>
    <w:semiHidden/>
    <w:rsid w:val="00CD190E"/>
    <w:pPr>
      <w:spacing w:after="0" w:line="240" w:lineRule="auto"/>
    </w:pPr>
  </w:style>
  <w:style w:type="paragraph" w:styleId="CommentSubject">
    <w:name w:val="annotation subject"/>
    <w:basedOn w:val="CommentText"/>
    <w:next w:val="CommentText"/>
    <w:link w:val="CommentSubjectChar"/>
    <w:uiPriority w:val="99"/>
    <w:semiHidden/>
    <w:unhideWhenUsed/>
    <w:rsid w:val="00DA5BB2"/>
    <w:rPr>
      <w:b/>
      <w:bCs/>
    </w:rPr>
  </w:style>
  <w:style w:type="character" w:customStyle="1" w:styleId="CommentSubjectChar">
    <w:name w:val="Comment Subject Char"/>
    <w:basedOn w:val="CommentTextChar"/>
    <w:link w:val="CommentSubject"/>
    <w:uiPriority w:val="99"/>
    <w:semiHidden/>
    <w:rsid w:val="00DA5BB2"/>
    <w:rPr>
      <w:b/>
      <w:bCs/>
      <w:sz w:val="20"/>
      <w:szCs w:val="20"/>
    </w:rPr>
  </w:style>
  <w:style w:type="paragraph" w:customStyle="1" w:styleId="paragraph">
    <w:name w:val="paragraph"/>
    <w:basedOn w:val="Normal"/>
    <w:rsid w:val="00C21DD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C21DD7"/>
  </w:style>
  <w:style w:type="character" w:customStyle="1" w:styleId="eop">
    <w:name w:val="eop"/>
    <w:basedOn w:val="DefaultParagraphFont"/>
    <w:rsid w:val="00C21DD7"/>
  </w:style>
  <w:style w:type="paragraph" w:styleId="NormalWeb">
    <w:name w:val="Normal (Web)"/>
    <w:basedOn w:val="Normal"/>
    <w:uiPriority w:val="99"/>
    <w:unhideWhenUsed/>
    <w:rsid w:val="00F0109B"/>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styleId="Emphasis">
    <w:name w:val="Emphasis"/>
    <w:basedOn w:val="DefaultParagraphFont"/>
    <w:uiPriority w:val="20"/>
    <w:qFormat/>
    <w:rsid w:val="00F0109B"/>
    <w:rPr>
      <w:i/>
      <w:iCs/>
    </w:rPr>
  </w:style>
  <w:style w:type="paragraph" w:styleId="Caption">
    <w:name w:val="caption"/>
    <w:basedOn w:val="Normal"/>
    <w:next w:val="Normal"/>
    <w:uiPriority w:val="35"/>
    <w:unhideWhenUsed/>
    <w:qFormat/>
    <w:rsid w:val="00134CD0"/>
    <w:pPr>
      <w:keepNext/>
      <w:spacing w:before="120" w:after="200" w:line="276" w:lineRule="auto"/>
    </w:pPr>
    <w:rPr>
      <w:b/>
      <w:bCs/>
      <w:i/>
      <w:iCs/>
    </w:rPr>
  </w:style>
  <w:style w:type="character" w:customStyle="1" w:styleId="Heading4Char">
    <w:name w:val="Heading 4 Char"/>
    <w:basedOn w:val="DefaultParagraphFont"/>
    <w:link w:val="Heading4"/>
    <w:uiPriority w:val="9"/>
    <w:rsid w:val="00FD4B9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97491"/>
    <w:pPr>
      <w:outlineLvl w:val="9"/>
    </w:pPr>
    <w:rPr>
      <w:lang w:val="en-US"/>
    </w:rPr>
  </w:style>
  <w:style w:type="paragraph" w:styleId="TOC1">
    <w:name w:val="toc 1"/>
    <w:basedOn w:val="Normal"/>
    <w:next w:val="Normal"/>
    <w:autoRedefine/>
    <w:uiPriority w:val="39"/>
    <w:unhideWhenUsed/>
    <w:rsid w:val="00397491"/>
    <w:pPr>
      <w:spacing w:after="100"/>
    </w:pPr>
  </w:style>
  <w:style w:type="paragraph" w:styleId="TOC2">
    <w:name w:val="toc 2"/>
    <w:basedOn w:val="Normal"/>
    <w:next w:val="Normal"/>
    <w:autoRedefine/>
    <w:uiPriority w:val="39"/>
    <w:unhideWhenUsed/>
    <w:rsid w:val="00A44D6A"/>
    <w:pPr>
      <w:tabs>
        <w:tab w:val="right" w:leader="dot" w:pos="9016"/>
      </w:tabs>
      <w:spacing w:after="100"/>
      <w:ind w:left="220"/>
    </w:pPr>
  </w:style>
  <w:style w:type="paragraph" w:styleId="TOC3">
    <w:name w:val="toc 3"/>
    <w:basedOn w:val="Normal"/>
    <w:next w:val="Normal"/>
    <w:autoRedefine/>
    <w:uiPriority w:val="39"/>
    <w:unhideWhenUsed/>
    <w:rsid w:val="00397491"/>
    <w:pPr>
      <w:spacing w:after="100"/>
      <w:ind w:left="440"/>
    </w:pPr>
  </w:style>
  <w:style w:type="character" w:customStyle="1" w:styleId="Mention1">
    <w:name w:val="Mention1"/>
    <w:basedOn w:val="DefaultParagraphFont"/>
    <w:uiPriority w:val="99"/>
    <w:unhideWhenUsed/>
    <w:rsid w:val="00B474DB"/>
    <w:rPr>
      <w:color w:val="2B579A"/>
      <w:shd w:val="clear" w:color="auto" w:fill="E1DFDD"/>
    </w:rPr>
  </w:style>
  <w:style w:type="paragraph" w:customStyle="1" w:styleId="EndNoteBibliographyTitle">
    <w:name w:val="EndNote Bibliography Title"/>
    <w:basedOn w:val="Normal"/>
    <w:link w:val="EndNoteBibliographyTitleChar"/>
    <w:rsid w:val="00CA0837"/>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A0837"/>
    <w:rPr>
      <w:rFonts w:ascii="Calibri" w:hAnsi="Calibri" w:cs="Calibri"/>
      <w:noProof/>
      <w:lang w:val="en-US"/>
    </w:rPr>
  </w:style>
  <w:style w:type="paragraph" w:customStyle="1" w:styleId="EndNoteBibliography">
    <w:name w:val="EndNote Bibliography"/>
    <w:basedOn w:val="Normal"/>
    <w:link w:val="EndNoteBibliographyChar"/>
    <w:rsid w:val="00CA0837"/>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A0837"/>
    <w:rPr>
      <w:rFonts w:ascii="Calibri" w:hAnsi="Calibri" w:cs="Calibri"/>
      <w:noProof/>
      <w:lang w:val="en-US"/>
    </w:rPr>
  </w:style>
  <w:style w:type="character" w:customStyle="1" w:styleId="UnresolvedMention2">
    <w:name w:val="Unresolved Mention2"/>
    <w:basedOn w:val="DefaultParagraphFont"/>
    <w:uiPriority w:val="99"/>
    <w:semiHidden/>
    <w:unhideWhenUsed/>
    <w:rsid w:val="00CA0837"/>
    <w:rPr>
      <w:color w:val="605E5C"/>
      <w:shd w:val="clear" w:color="auto" w:fill="E1DFDD"/>
    </w:rPr>
  </w:style>
  <w:style w:type="paragraph" w:customStyle="1" w:styleId="xmsonormal">
    <w:name w:val="x_msonormal"/>
    <w:basedOn w:val="Normal"/>
    <w:rsid w:val="002F729A"/>
    <w:pPr>
      <w:spacing w:after="0" w:line="240" w:lineRule="auto"/>
    </w:pPr>
    <w:rPr>
      <w:rFonts w:ascii="Calibri" w:hAnsi="Calibri" w:cs="Calibri"/>
      <w:lang w:eastAsia="en-ZA"/>
    </w:rPr>
  </w:style>
  <w:style w:type="paragraph" w:styleId="Index1">
    <w:name w:val="index 1"/>
    <w:basedOn w:val="Normal"/>
    <w:next w:val="Normal"/>
    <w:autoRedefine/>
    <w:uiPriority w:val="99"/>
    <w:semiHidden/>
    <w:unhideWhenUsed/>
    <w:rsid w:val="00A360EA"/>
    <w:pPr>
      <w:spacing w:after="0" w:line="240" w:lineRule="auto"/>
      <w:ind w:left="220" w:hanging="220"/>
    </w:pPr>
  </w:style>
  <w:style w:type="paragraph" w:styleId="Index2">
    <w:name w:val="index 2"/>
    <w:basedOn w:val="Normal"/>
    <w:next w:val="Normal"/>
    <w:autoRedefine/>
    <w:uiPriority w:val="99"/>
    <w:semiHidden/>
    <w:unhideWhenUsed/>
    <w:rsid w:val="00A360EA"/>
    <w:pPr>
      <w:spacing w:after="0" w:line="240" w:lineRule="auto"/>
      <w:ind w:left="440" w:hanging="220"/>
    </w:pPr>
  </w:style>
  <w:style w:type="paragraph" w:styleId="TableofAuthorities">
    <w:name w:val="table of authorities"/>
    <w:basedOn w:val="Normal"/>
    <w:next w:val="Normal"/>
    <w:uiPriority w:val="99"/>
    <w:unhideWhenUsed/>
    <w:rsid w:val="00517897"/>
    <w:pPr>
      <w:spacing w:after="0"/>
      <w:ind w:left="220" w:hanging="220"/>
    </w:pPr>
    <w:rPr>
      <w:rFonts w:cstheme="minorHAnsi"/>
      <w:sz w:val="20"/>
      <w:szCs w:val="20"/>
    </w:rPr>
  </w:style>
  <w:style w:type="paragraph" w:styleId="TOAHeading">
    <w:name w:val="toa heading"/>
    <w:basedOn w:val="Normal"/>
    <w:next w:val="Normal"/>
    <w:uiPriority w:val="99"/>
    <w:unhideWhenUsed/>
    <w:rsid w:val="00517897"/>
    <w:pPr>
      <w:spacing w:before="240" w:after="120"/>
    </w:pPr>
    <w:rPr>
      <w:rFonts w:cstheme="minorHAnsi"/>
      <w:b/>
      <w:bCs/>
      <w:caps/>
      <w:sz w:val="20"/>
      <w:szCs w:val="20"/>
    </w:rPr>
  </w:style>
  <w:style w:type="numbering" w:customStyle="1" w:styleId="CurrentList1">
    <w:name w:val="Current List1"/>
    <w:uiPriority w:val="99"/>
    <w:rsid w:val="00074086"/>
    <w:pPr>
      <w:numPr>
        <w:numId w:val="19"/>
      </w:numPr>
    </w:pPr>
  </w:style>
  <w:style w:type="paragraph" w:styleId="TableofFigures">
    <w:name w:val="table of figures"/>
    <w:basedOn w:val="Normal"/>
    <w:next w:val="Normal"/>
    <w:uiPriority w:val="99"/>
    <w:unhideWhenUsed/>
    <w:rsid w:val="0047440E"/>
    <w:pPr>
      <w:spacing w:after="0"/>
    </w:pPr>
  </w:style>
  <w:style w:type="table" w:styleId="GridTable5Dark">
    <w:name w:val="Grid Table 5 Dark"/>
    <w:basedOn w:val="TableNormal"/>
    <w:uiPriority w:val="50"/>
    <w:rsid w:val="006E53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FootnoteText">
    <w:name w:val="footnote text"/>
    <w:basedOn w:val="Normal"/>
    <w:link w:val="FootnoteTextChar"/>
    <w:uiPriority w:val="99"/>
    <w:semiHidden/>
    <w:unhideWhenUsed/>
    <w:rsid w:val="00184A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4A5D"/>
    <w:rPr>
      <w:sz w:val="20"/>
      <w:szCs w:val="20"/>
    </w:rPr>
  </w:style>
  <w:style w:type="character" w:styleId="FootnoteReference">
    <w:name w:val="footnote reference"/>
    <w:basedOn w:val="DefaultParagraphFont"/>
    <w:uiPriority w:val="99"/>
    <w:semiHidden/>
    <w:unhideWhenUsed/>
    <w:rsid w:val="00184A5D"/>
    <w:rPr>
      <w:vertAlign w:val="superscript"/>
    </w:rPr>
  </w:style>
  <w:style w:type="character" w:customStyle="1" w:styleId="cf01">
    <w:name w:val="cf01"/>
    <w:basedOn w:val="DefaultParagraphFont"/>
    <w:rsid w:val="004D0A52"/>
    <w:rPr>
      <w:rFonts w:ascii="Segoe UI" w:hAnsi="Segoe UI" w:cs="Segoe UI" w:hint="default"/>
      <w:sz w:val="18"/>
      <w:szCs w:val="18"/>
    </w:rPr>
  </w:style>
  <w:style w:type="paragraph" w:styleId="TOC4">
    <w:name w:val="toc 4"/>
    <w:basedOn w:val="Normal"/>
    <w:next w:val="Normal"/>
    <w:autoRedefine/>
    <w:uiPriority w:val="39"/>
    <w:unhideWhenUsed/>
    <w:rsid w:val="00DC0A78"/>
    <w:pPr>
      <w:spacing w:after="100"/>
      <w:ind w:left="660"/>
    </w:pPr>
    <w:rPr>
      <w:rFonts w:eastAsiaTheme="minorEastAsia"/>
      <w:lang w:val="de-CH" w:eastAsia="de-CH"/>
    </w:rPr>
  </w:style>
  <w:style w:type="paragraph" w:styleId="TOC5">
    <w:name w:val="toc 5"/>
    <w:basedOn w:val="Normal"/>
    <w:next w:val="Normal"/>
    <w:autoRedefine/>
    <w:uiPriority w:val="39"/>
    <w:unhideWhenUsed/>
    <w:rsid w:val="00DC0A78"/>
    <w:pPr>
      <w:spacing w:after="100"/>
      <w:ind w:left="880"/>
    </w:pPr>
    <w:rPr>
      <w:rFonts w:eastAsiaTheme="minorEastAsia"/>
      <w:lang w:val="de-CH" w:eastAsia="de-CH"/>
    </w:rPr>
  </w:style>
  <w:style w:type="paragraph" w:styleId="TOC6">
    <w:name w:val="toc 6"/>
    <w:basedOn w:val="Normal"/>
    <w:next w:val="Normal"/>
    <w:autoRedefine/>
    <w:uiPriority w:val="39"/>
    <w:unhideWhenUsed/>
    <w:rsid w:val="00DC0A78"/>
    <w:pPr>
      <w:spacing w:after="100"/>
      <w:ind w:left="1100"/>
    </w:pPr>
    <w:rPr>
      <w:rFonts w:eastAsiaTheme="minorEastAsia"/>
      <w:lang w:val="de-CH" w:eastAsia="de-CH"/>
    </w:rPr>
  </w:style>
  <w:style w:type="paragraph" w:styleId="TOC7">
    <w:name w:val="toc 7"/>
    <w:basedOn w:val="Normal"/>
    <w:next w:val="Normal"/>
    <w:autoRedefine/>
    <w:uiPriority w:val="39"/>
    <w:unhideWhenUsed/>
    <w:rsid w:val="00DC0A78"/>
    <w:pPr>
      <w:spacing w:after="100"/>
      <w:ind w:left="1320"/>
    </w:pPr>
    <w:rPr>
      <w:rFonts w:eastAsiaTheme="minorEastAsia"/>
      <w:lang w:val="de-CH" w:eastAsia="de-CH"/>
    </w:rPr>
  </w:style>
  <w:style w:type="paragraph" w:styleId="TOC8">
    <w:name w:val="toc 8"/>
    <w:basedOn w:val="Normal"/>
    <w:next w:val="Normal"/>
    <w:autoRedefine/>
    <w:uiPriority w:val="39"/>
    <w:unhideWhenUsed/>
    <w:rsid w:val="00DC0A78"/>
    <w:pPr>
      <w:spacing w:after="100"/>
      <w:ind w:left="1540"/>
    </w:pPr>
    <w:rPr>
      <w:rFonts w:eastAsiaTheme="minorEastAsia"/>
      <w:lang w:val="de-CH" w:eastAsia="de-CH"/>
    </w:rPr>
  </w:style>
  <w:style w:type="paragraph" w:styleId="TOC9">
    <w:name w:val="toc 9"/>
    <w:basedOn w:val="Normal"/>
    <w:next w:val="Normal"/>
    <w:autoRedefine/>
    <w:uiPriority w:val="39"/>
    <w:unhideWhenUsed/>
    <w:rsid w:val="00DC0A78"/>
    <w:pPr>
      <w:spacing w:after="100"/>
      <w:ind w:left="1760"/>
    </w:pPr>
    <w:rPr>
      <w:rFonts w:eastAsiaTheme="minorEastAsia"/>
      <w:lang w:val="de-CH" w:eastAsia="de-CH"/>
    </w:rPr>
  </w:style>
  <w:style w:type="character" w:styleId="UnresolvedMention">
    <w:name w:val="Unresolved Mention"/>
    <w:basedOn w:val="DefaultParagraphFont"/>
    <w:uiPriority w:val="99"/>
    <w:unhideWhenUsed/>
    <w:rsid w:val="005A34B4"/>
    <w:rPr>
      <w:color w:val="605E5C"/>
      <w:shd w:val="clear" w:color="auto" w:fill="E1DFDD"/>
    </w:rPr>
  </w:style>
  <w:style w:type="character" w:styleId="Mention">
    <w:name w:val="Mention"/>
    <w:basedOn w:val="DefaultParagraphFont"/>
    <w:uiPriority w:val="99"/>
    <w:unhideWhenUsed/>
    <w:rsid w:val="0065186F"/>
    <w:rPr>
      <w:color w:val="2B579A"/>
      <w:shd w:val="clear" w:color="auto" w:fill="E1DFDD"/>
    </w:rPr>
  </w:style>
  <w:style w:type="table" w:styleId="PlainTable1">
    <w:name w:val="Plain Table 1"/>
    <w:basedOn w:val="TableNormal"/>
    <w:uiPriority w:val="99"/>
    <w:rsid w:val="00D831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semiHidden/>
    <w:rsid w:val="0020636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0636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0636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0636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6368"/>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206368"/>
    <w:rPr>
      <w:color w:val="954F72" w:themeColor="followedHyperlink"/>
      <w:u w:val="single"/>
    </w:rPr>
  </w:style>
  <w:style w:type="character" w:styleId="PageNumber">
    <w:name w:val="page number"/>
    <w:basedOn w:val="DefaultParagraphFont"/>
    <w:uiPriority w:val="99"/>
    <w:semiHidden/>
    <w:unhideWhenUsed/>
    <w:rsid w:val="00206368"/>
  </w:style>
  <w:style w:type="character" w:customStyle="1" w:styleId="apple-converted-space">
    <w:name w:val="apple-converted-space"/>
    <w:basedOn w:val="DefaultParagraphFont"/>
    <w:rsid w:val="00206368"/>
  </w:style>
  <w:style w:type="paragraph" w:customStyle="1" w:styleId="pf0">
    <w:name w:val="pf0"/>
    <w:basedOn w:val="Normal"/>
    <w:rsid w:val="00206368"/>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tooltip-ct">
    <w:name w:val="tooltip-ct"/>
    <w:basedOn w:val="DefaultParagraphFont"/>
    <w:rsid w:val="00206368"/>
  </w:style>
  <w:style w:type="paragraph" w:customStyle="1" w:styleId="msonormal0">
    <w:name w:val="msonormal"/>
    <w:basedOn w:val="Normal"/>
    <w:rsid w:val="00206368"/>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apple-tab-span">
    <w:name w:val="apple-tab-span"/>
    <w:basedOn w:val="DefaultParagraphFont"/>
    <w:rsid w:val="00206368"/>
  </w:style>
  <w:style w:type="character" w:customStyle="1" w:styleId="field">
    <w:name w:val="field"/>
    <w:basedOn w:val="DefaultParagraphFont"/>
    <w:rsid w:val="00206368"/>
  </w:style>
  <w:style w:type="paragraph" w:styleId="Subtitle">
    <w:name w:val="Subtitle"/>
    <w:basedOn w:val="Normal"/>
    <w:next w:val="Normal"/>
    <w:link w:val="SubtitleChar"/>
    <w:uiPriority w:val="11"/>
    <w:qFormat/>
    <w:rsid w:val="00206368"/>
    <w:pPr>
      <w:numPr>
        <w:ilvl w:val="1"/>
      </w:numPr>
      <w:spacing w:after="120" w:line="240" w:lineRule="auto"/>
      <w:jc w:val="both"/>
    </w:pPr>
    <w:rPr>
      <w:rFonts w:eastAsiaTheme="minorEastAsia"/>
      <w:color w:val="5A5A5A" w:themeColor="text1" w:themeTint="A5"/>
      <w:spacing w:val="15"/>
      <w:sz w:val="24"/>
      <w:lang w:val="en-GB"/>
    </w:rPr>
  </w:style>
  <w:style w:type="character" w:customStyle="1" w:styleId="SubtitleChar">
    <w:name w:val="Subtitle Char"/>
    <w:basedOn w:val="DefaultParagraphFont"/>
    <w:link w:val="Subtitle"/>
    <w:uiPriority w:val="11"/>
    <w:rsid w:val="00206368"/>
    <w:rPr>
      <w:rFonts w:eastAsiaTheme="minorEastAsia"/>
      <w:color w:val="5A5A5A" w:themeColor="text1" w:themeTint="A5"/>
      <w:spacing w:val="15"/>
      <w:sz w:val="24"/>
      <w:lang w:val="en-GB"/>
    </w:rPr>
  </w:style>
  <w:style w:type="character" w:customStyle="1" w:styleId="scxw150026622">
    <w:name w:val="scxw150026622"/>
    <w:basedOn w:val="DefaultParagraphFont"/>
    <w:rsid w:val="00206368"/>
  </w:style>
  <w:style w:type="character" w:customStyle="1" w:styleId="scxw98062542">
    <w:name w:val="scxw98062542"/>
    <w:basedOn w:val="DefaultParagraphFont"/>
    <w:rsid w:val="00206368"/>
  </w:style>
  <w:style w:type="table" w:styleId="GridTable5Dark-Accent3">
    <w:name w:val="Grid Table 5 Dark Accent 3"/>
    <w:basedOn w:val="TableNormal"/>
    <w:uiPriority w:val="50"/>
    <w:rsid w:val="0020636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Accent3">
    <w:name w:val="Grid Table 1 Light Accent 3"/>
    <w:basedOn w:val="TableNormal"/>
    <w:uiPriority w:val="46"/>
    <w:rsid w:val="0020636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99"/>
    <w:rsid w:val="0020636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2063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3960">
      <w:bodyDiv w:val="1"/>
      <w:marLeft w:val="0"/>
      <w:marRight w:val="0"/>
      <w:marTop w:val="0"/>
      <w:marBottom w:val="0"/>
      <w:divBdr>
        <w:top w:val="none" w:sz="0" w:space="0" w:color="auto"/>
        <w:left w:val="none" w:sz="0" w:space="0" w:color="auto"/>
        <w:bottom w:val="none" w:sz="0" w:space="0" w:color="auto"/>
        <w:right w:val="none" w:sz="0" w:space="0" w:color="auto"/>
      </w:divBdr>
    </w:div>
    <w:div w:id="32511523">
      <w:bodyDiv w:val="1"/>
      <w:marLeft w:val="0"/>
      <w:marRight w:val="0"/>
      <w:marTop w:val="0"/>
      <w:marBottom w:val="0"/>
      <w:divBdr>
        <w:top w:val="none" w:sz="0" w:space="0" w:color="auto"/>
        <w:left w:val="none" w:sz="0" w:space="0" w:color="auto"/>
        <w:bottom w:val="none" w:sz="0" w:space="0" w:color="auto"/>
        <w:right w:val="none" w:sz="0" w:space="0" w:color="auto"/>
      </w:divBdr>
    </w:div>
    <w:div w:id="56978886">
      <w:bodyDiv w:val="1"/>
      <w:marLeft w:val="0"/>
      <w:marRight w:val="0"/>
      <w:marTop w:val="0"/>
      <w:marBottom w:val="0"/>
      <w:divBdr>
        <w:top w:val="none" w:sz="0" w:space="0" w:color="auto"/>
        <w:left w:val="none" w:sz="0" w:space="0" w:color="auto"/>
        <w:bottom w:val="none" w:sz="0" w:space="0" w:color="auto"/>
        <w:right w:val="none" w:sz="0" w:space="0" w:color="auto"/>
      </w:divBdr>
    </w:div>
    <w:div w:id="178742738">
      <w:bodyDiv w:val="1"/>
      <w:marLeft w:val="0"/>
      <w:marRight w:val="0"/>
      <w:marTop w:val="0"/>
      <w:marBottom w:val="0"/>
      <w:divBdr>
        <w:top w:val="none" w:sz="0" w:space="0" w:color="auto"/>
        <w:left w:val="none" w:sz="0" w:space="0" w:color="auto"/>
        <w:bottom w:val="none" w:sz="0" w:space="0" w:color="auto"/>
        <w:right w:val="none" w:sz="0" w:space="0" w:color="auto"/>
      </w:divBdr>
    </w:div>
    <w:div w:id="212471642">
      <w:bodyDiv w:val="1"/>
      <w:marLeft w:val="0"/>
      <w:marRight w:val="0"/>
      <w:marTop w:val="0"/>
      <w:marBottom w:val="0"/>
      <w:divBdr>
        <w:top w:val="none" w:sz="0" w:space="0" w:color="auto"/>
        <w:left w:val="none" w:sz="0" w:space="0" w:color="auto"/>
        <w:bottom w:val="none" w:sz="0" w:space="0" w:color="auto"/>
        <w:right w:val="none" w:sz="0" w:space="0" w:color="auto"/>
      </w:divBdr>
    </w:div>
    <w:div w:id="231164668">
      <w:bodyDiv w:val="1"/>
      <w:marLeft w:val="0"/>
      <w:marRight w:val="0"/>
      <w:marTop w:val="0"/>
      <w:marBottom w:val="0"/>
      <w:divBdr>
        <w:top w:val="none" w:sz="0" w:space="0" w:color="auto"/>
        <w:left w:val="none" w:sz="0" w:space="0" w:color="auto"/>
        <w:bottom w:val="none" w:sz="0" w:space="0" w:color="auto"/>
        <w:right w:val="none" w:sz="0" w:space="0" w:color="auto"/>
      </w:divBdr>
    </w:div>
    <w:div w:id="325479653">
      <w:bodyDiv w:val="1"/>
      <w:marLeft w:val="0"/>
      <w:marRight w:val="0"/>
      <w:marTop w:val="0"/>
      <w:marBottom w:val="0"/>
      <w:divBdr>
        <w:top w:val="none" w:sz="0" w:space="0" w:color="auto"/>
        <w:left w:val="none" w:sz="0" w:space="0" w:color="auto"/>
        <w:bottom w:val="none" w:sz="0" w:space="0" w:color="auto"/>
        <w:right w:val="none" w:sz="0" w:space="0" w:color="auto"/>
      </w:divBdr>
    </w:div>
    <w:div w:id="358435837">
      <w:bodyDiv w:val="1"/>
      <w:marLeft w:val="0"/>
      <w:marRight w:val="0"/>
      <w:marTop w:val="0"/>
      <w:marBottom w:val="0"/>
      <w:divBdr>
        <w:top w:val="none" w:sz="0" w:space="0" w:color="auto"/>
        <w:left w:val="none" w:sz="0" w:space="0" w:color="auto"/>
        <w:bottom w:val="none" w:sz="0" w:space="0" w:color="auto"/>
        <w:right w:val="none" w:sz="0" w:space="0" w:color="auto"/>
      </w:divBdr>
      <w:divsChild>
        <w:div w:id="1826626861">
          <w:marLeft w:val="-108"/>
          <w:marRight w:val="0"/>
          <w:marTop w:val="0"/>
          <w:marBottom w:val="0"/>
          <w:divBdr>
            <w:top w:val="none" w:sz="0" w:space="0" w:color="auto"/>
            <w:left w:val="none" w:sz="0" w:space="0" w:color="auto"/>
            <w:bottom w:val="none" w:sz="0" w:space="0" w:color="auto"/>
            <w:right w:val="none" w:sz="0" w:space="0" w:color="auto"/>
          </w:divBdr>
        </w:div>
      </w:divsChild>
    </w:div>
    <w:div w:id="382413941">
      <w:bodyDiv w:val="1"/>
      <w:marLeft w:val="0"/>
      <w:marRight w:val="0"/>
      <w:marTop w:val="0"/>
      <w:marBottom w:val="0"/>
      <w:divBdr>
        <w:top w:val="none" w:sz="0" w:space="0" w:color="auto"/>
        <w:left w:val="none" w:sz="0" w:space="0" w:color="auto"/>
        <w:bottom w:val="none" w:sz="0" w:space="0" w:color="auto"/>
        <w:right w:val="none" w:sz="0" w:space="0" w:color="auto"/>
      </w:divBdr>
    </w:div>
    <w:div w:id="441414738">
      <w:bodyDiv w:val="1"/>
      <w:marLeft w:val="0"/>
      <w:marRight w:val="0"/>
      <w:marTop w:val="0"/>
      <w:marBottom w:val="0"/>
      <w:divBdr>
        <w:top w:val="none" w:sz="0" w:space="0" w:color="auto"/>
        <w:left w:val="none" w:sz="0" w:space="0" w:color="auto"/>
        <w:bottom w:val="none" w:sz="0" w:space="0" w:color="auto"/>
        <w:right w:val="none" w:sz="0" w:space="0" w:color="auto"/>
      </w:divBdr>
    </w:div>
    <w:div w:id="450053166">
      <w:bodyDiv w:val="1"/>
      <w:marLeft w:val="0"/>
      <w:marRight w:val="0"/>
      <w:marTop w:val="0"/>
      <w:marBottom w:val="0"/>
      <w:divBdr>
        <w:top w:val="none" w:sz="0" w:space="0" w:color="auto"/>
        <w:left w:val="none" w:sz="0" w:space="0" w:color="auto"/>
        <w:bottom w:val="none" w:sz="0" w:space="0" w:color="auto"/>
        <w:right w:val="none" w:sz="0" w:space="0" w:color="auto"/>
      </w:divBdr>
    </w:div>
    <w:div w:id="506336080">
      <w:bodyDiv w:val="1"/>
      <w:marLeft w:val="0"/>
      <w:marRight w:val="0"/>
      <w:marTop w:val="0"/>
      <w:marBottom w:val="0"/>
      <w:divBdr>
        <w:top w:val="none" w:sz="0" w:space="0" w:color="auto"/>
        <w:left w:val="none" w:sz="0" w:space="0" w:color="auto"/>
        <w:bottom w:val="none" w:sz="0" w:space="0" w:color="auto"/>
        <w:right w:val="none" w:sz="0" w:space="0" w:color="auto"/>
      </w:divBdr>
      <w:divsChild>
        <w:div w:id="1128671173">
          <w:marLeft w:val="-108"/>
          <w:marRight w:val="0"/>
          <w:marTop w:val="0"/>
          <w:marBottom w:val="0"/>
          <w:divBdr>
            <w:top w:val="none" w:sz="0" w:space="0" w:color="auto"/>
            <w:left w:val="none" w:sz="0" w:space="0" w:color="auto"/>
            <w:bottom w:val="none" w:sz="0" w:space="0" w:color="auto"/>
            <w:right w:val="none" w:sz="0" w:space="0" w:color="auto"/>
          </w:divBdr>
        </w:div>
      </w:divsChild>
    </w:div>
    <w:div w:id="506792795">
      <w:bodyDiv w:val="1"/>
      <w:marLeft w:val="0"/>
      <w:marRight w:val="0"/>
      <w:marTop w:val="0"/>
      <w:marBottom w:val="0"/>
      <w:divBdr>
        <w:top w:val="none" w:sz="0" w:space="0" w:color="auto"/>
        <w:left w:val="none" w:sz="0" w:space="0" w:color="auto"/>
        <w:bottom w:val="none" w:sz="0" w:space="0" w:color="auto"/>
        <w:right w:val="none" w:sz="0" w:space="0" w:color="auto"/>
      </w:divBdr>
    </w:div>
    <w:div w:id="753670572">
      <w:bodyDiv w:val="1"/>
      <w:marLeft w:val="0"/>
      <w:marRight w:val="0"/>
      <w:marTop w:val="0"/>
      <w:marBottom w:val="0"/>
      <w:divBdr>
        <w:top w:val="none" w:sz="0" w:space="0" w:color="auto"/>
        <w:left w:val="none" w:sz="0" w:space="0" w:color="auto"/>
        <w:bottom w:val="none" w:sz="0" w:space="0" w:color="auto"/>
        <w:right w:val="none" w:sz="0" w:space="0" w:color="auto"/>
      </w:divBdr>
    </w:div>
    <w:div w:id="818228412">
      <w:bodyDiv w:val="1"/>
      <w:marLeft w:val="0"/>
      <w:marRight w:val="0"/>
      <w:marTop w:val="0"/>
      <w:marBottom w:val="0"/>
      <w:divBdr>
        <w:top w:val="none" w:sz="0" w:space="0" w:color="auto"/>
        <w:left w:val="none" w:sz="0" w:space="0" w:color="auto"/>
        <w:bottom w:val="none" w:sz="0" w:space="0" w:color="auto"/>
        <w:right w:val="none" w:sz="0" w:space="0" w:color="auto"/>
      </w:divBdr>
    </w:div>
    <w:div w:id="950403772">
      <w:bodyDiv w:val="1"/>
      <w:marLeft w:val="0"/>
      <w:marRight w:val="0"/>
      <w:marTop w:val="0"/>
      <w:marBottom w:val="0"/>
      <w:divBdr>
        <w:top w:val="none" w:sz="0" w:space="0" w:color="auto"/>
        <w:left w:val="none" w:sz="0" w:space="0" w:color="auto"/>
        <w:bottom w:val="none" w:sz="0" w:space="0" w:color="auto"/>
        <w:right w:val="none" w:sz="0" w:space="0" w:color="auto"/>
      </w:divBdr>
    </w:div>
    <w:div w:id="1024551152">
      <w:bodyDiv w:val="1"/>
      <w:marLeft w:val="0"/>
      <w:marRight w:val="0"/>
      <w:marTop w:val="0"/>
      <w:marBottom w:val="0"/>
      <w:divBdr>
        <w:top w:val="none" w:sz="0" w:space="0" w:color="auto"/>
        <w:left w:val="none" w:sz="0" w:space="0" w:color="auto"/>
        <w:bottom w:val="none" w:sz="0" w:space="0" w:color="auto"/>
        <w:right w:val="none" w:sz="0" w:space="0" w:color="auto"/>
      </w:divBdr>
    </w:div>
    <w:div w:id="1145273182">
      <w:bodyDiv w:val="1"/>
      <w:marLeft w:val="0"/>
      <w:marRight w:val="0"/>
      <w:marTop w:val="0"/>
      <w:marBottom w:val="0"/>
      <w:divBdr>
        <w:top w:val="none" w:sz="0" w:space="0" w:color="auto"/>
        <w:left w:val="none" w:sz="0" w:space="0" w:color="auto"/>
        <w:bottom w:val="none" w:sz="0" w:space="0" w:color="auto"/>
        <w:right w:val="none" w:sz="0" w:space="0" w:color="auto"/>
      </w:divBdr>
    </w:div>
    <w:div w:id="1208109705">
      <w:bodyDiv w:val="1"/>
      <w:marLeft w:val="0"/>
      <w:marRight w:val="0"/>
      <w:marTop w:val="0"/>
      <w:marBottom w:val="0"/>
      <w:divBdr>
        <w:top w:val="none" w:sz="0" w:space="0" w:color="auto"/>
        <w:left w:val="none" w:sz="0" w:space="0" w:color="auto"/>
        <w:bottom w:val="none" w:sz="0" w:space="0" w:color="auto"/>
        <w:right w:val="none" w:sz="0" w:space="0" w:color="auto"/>
      </w:divBdr>
    </w:div>
    <w:div w:id="1215851138">
      <w:bodyDiv w:val="1"/>
      <w:marLeft w:val="0"/>
      <w:marRight w:val="0"/>
      <w:marTop w:val="0"/>
      <w:marBottom w:val="0"/>
      <w:divBdr>
        <w:top w:val="none" w:sz="0" w:space="0" w:color="auto"/>
        <w:left w:val="none" w:sz="0" w:space="0" w:color="auto"/>
        <w:bottom w:val="none" w:sz="0" w:space="0" w:color="auto"/>
        <w:right w:val="none" w:sz="0" w:space="0" w:color="auto"/>
      </w:divBdr>
    </w:div>
    <w:div w:id="1364358368">
      <w:bodyDiv w:val="1"/>
      <w:marLeft w:val="0"/>
      <w:marRight w:val="0"/>
      <w:marTop w:val="0"/>
      <w:marBottom w:val="0"/>
      <w:divBdr>
        <w:top w:val="none" w:sz="0" w:space="0" w:color="auto"/>
        <w:left w:val="none" w:sz="0" w:space="0" w:color="auto"/>
        <w:bottom w:val="none" w:sz="0" w:space="0" w:color="auto"/>
        <w:right w:val="none" w:sz="0" w:space="0" w:color="auto"/>
      </w:divBdr>
    </w:div>
    <w:div w:id="1379433138">
      <w:bodyDiv w:val="1"/>
      <w:marLeft w:val="0"/>
      <w:marRight w:val="0"/>
      <w:marTop w:val="0"/>
      <w:marBottom w:val="0"/>
      <w:divBdr>
        <w:top w:val="none" w:sz="0" w:space="0" w:color="auto"/>
        <w:left w:val="none" w:sz="0" w:space="0" w:color="auto"/>
        <w:bottom w:val="none" w:sz="0" w:space="0" w:color="auto"/>
        <w:right w:val="none" w:sz="0" w:space="0" w:color="auto"/>
      </w:divBdr>
    </w:div>
    <w:div w:id="1405449349">
      <w:bodyDiv w:val="1"/>
      <w:marLeft w:val="0"/>
      <w:marRight w:val="0"/>
      <w:marTop w:val="0"/>
      <w:marBottom w:val="0"/>
      <w:divBdr>
        <w:top w:val="none" w:sz="0" w:space="0" w:color="auto"/>
        <w:left w:val="none" w:sz="0" w:space="0" w:color="auto"/>
        <w:bottom w:val="none" w:sz="0" w:space="0" w:color="auto"/>
        <w:right w:val="none" w:sz="0" w:space="0" w:color="auto"/>
      </w:divBdr>
      <w:divsChild>
        <w:div w:id="118764109">
          <w:marLeft w:val="0"/>
          <w:marRight w:val="0"/>
          <w:marTop w:val="0"/>
          <w:marBottom w:val="120"/>
          <w:divBdr>
            <w:top w:val="none" w:sz="0" w:space="0" w:color="auto"/>
            <w:left w:val="none" w:sz="0" w:space="0" w:color="auto"/>
            <w:bottom w:val="none" w:sz="0" w:space="0" w:color="auto"/>
            <w:right w:val="none" w:sz="0" w:space="0" w:color="auto"/>
          </w:divBdr>
          <w:divsChild>
            <w:div w:id="699866671">
              <w:marLeft w:val="0"/>
              <w:marRight w:val="0"/>
              <w:marTop w:val="0"/>
              <w:marBottom w:val="0"/>
              <w:divBdr>
                <w:top w:val="none" w:sz="0" w:space="0" w:color="auto"/>
                <w:left w:val="none" w:sz="0" w:space="0" w:color="auto"/>
                <w:bottom w:val="none" w:sz="0" w:space="0" w:color="auto"/>
                <w:right w:val="none" w:sz="0" w:space="0" w:color="auto"/>
              </w:divBdr>
            </w:div>
          </w:divsChild>
        </w:div>
        <w:div w:id="883564278">
          <w:marLeft w:val="0"/>
          <w:marRight w:val="0"/>
          <w:marTop w:val="0"/>
          <w:marBottom w:val="120"/>
          <w:divBdr>
            <w:top w:val="none" w:sz="0" w:space="0" w:color="auto"/>
            <w:left w:val="none" w:sz="0" w:space="0" w:color="auto"/>
            <w:bottom w:val="none" w:sz="0" w:space="0" w:color="auto"/>
            <w:right w:val="none" w:sz="0" w:space="0" w:color="auto"/>
          </w:divBdr>
          <w:divsChild>
            <w:div w:id="117430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37108">
      <w:bodyDiv w:val="1"/>
      <w:marLeft w:val="0"/>
      <w:marRight w:val="0"/>
      <w:marTop w:val="0"/>
      <w:marBottom w:val="0"/>
      <w:divBdr>
        <w:top w:val="none" w:sz="0" w:space="0" w:color="auto"/>
        <w:left w:val="none" w:sz="0" w:space="0" w:color="auto"/>
        <w:bottom w:val="none" w:sz="0" w:space="0" w:color="auto"/>
        <w:right w:val="none" w:sz="0" w:space="0" w:color="auto"/>
      </w:divBdr>
    </w:div>
    <w:div w:id="1507791065">
      <w:bodyDiv w:val="1"/>
      <w:marLeft w:val="0"/>
      <w:marRight w:val="0"/>
      <w:marTop w:val="0"/>
      <w:marBottom w:val="0"/>
      <w:divBdr>
        <w:top w:val="none" w:sz="0" w:space="0" w:color="auto"/>
        <w:left w:val="none" w:sz="0" w:space="0" w:color="auto"/>
        <w:bottom w:val="none" w:sz="0" w:space="0" w:color="auto"/>
        <w:right w:val="none" w:sz="0" w:space="0" w:color="auto"/>
      </w:divBdr>
    </w:div>
    <w:div w:id="1570651975">
      <w:bodyDiv w:val="1"/>
      <w:marLeft w:val="0"/>
      <w:marRight w:val="0"/>
      <w:marTop w:val="0"/>
      <w:marBottom w:val="0"/>
      <w:divBdr>
        <w:top w:val="none" w:sz="0" w:space="0" w:color="auto"/>
        <w:left w:val="none" w:sz="0" w:space="0" w:color="auto"/>
        <w:bottom w:val="none" w:sz="0" w:space="0" w:color="auto"/>
        <w:right w:val="none" w:sz="0" w:space="0" w:color="auto"/>
      </w:divBdr>
    </w:div>
    <w:div w:id="1773939547">
      <w:bodyDiv w:val="1"/>
      <w:marLeft w:val="0"/>
      <w:marRight w:val="0"/>
      <w:marTop w:val="0"/>
      <w:marBottom w:val="0"/>
      <w:divBdr>
        <w:top w:val="none" w:sz="0" w:space="0" w:color="auto"/>
        <w:left w:val="none" w:sz="0" w:space="0" w:color="auto"/>
        <w:bottom w:val="none" w:sz="0" w:space="0" w:color="auto"/>
        <w:right w:val="none" w:sz="0" w:space="0" w:color="auto"/>
      </w:divBdr>
    </w:div>
    <w:div w:id="1911226895">
      <w:bodyDiv w:val="1"/>
      <w:marLeft w:val="0"/>
      <w:marRight w:val="0"/>
      <w:marTop w:val="0"/>
      <w:marBottom w:val="0"/>
      <w:divBdr>
        <w:top w:val="none" w:sz="0" w:space="0" w:color="auto"/>
        <w:left w:val="none" w:sz="0" w:space="0" w:color="auto"/>
        <w:bottom w:val="none" w:sz="0" w:space="0" w:color="auto"/>
        <w:right w:val="none" w:sz="0" w:space="0" w:color="auto"/>
      </w:divBdr>
    </w:div>
    <w:div w:id="1925723323">
      <w:bodyDiv w:val="1"/>
      <w:marLeft w:val="0"/>
      <w:marRight w:val="0"/>
      <w:marTop w:val="0"/>
      <w:marBottom w:val="0"/>
      <w:divBdr>
        <w:top w:val="none" w:sz="0" w:space="0" w:color="auto"/>
        <w:left w:val="none" w:sz="0" w:space="0" w:color="auto"/>
        <w:bottom w:val="none" w:sz="0" w:space="0" w:color="auto"/>
        <w:right w:val="none" w:sz="0" w:space="0" w:color="auto"/>
      </w:divBdr>
    </w:div>
    <w:div w:id="1976055896">
      <w:bodyDiv w:val="1"/>
      <w:marLeft w:val="0"/>
      <w:marRight w:val="0"/>
      <w:marTop w:val="0"/>
      <w:marBottom w:val="0"/>
      <w:divBdr>
        <w:top w:val="none" w:sz="0" w:space="0" w:color="auto"/>
        <w:left w:val="none" w:sz="0" w:space="0" w:color="auto"/>
        <w:bottom w:val="none" w:sz="0" w:space="0" w:color="auto"/>
        <w:right w:val="none" w:sz="0" w:space="0" w:color="auto"/>
      </w:divBdr>
    </w:div>
    <w:div w:id="2008828572">
      <w:bodyDiv w:val="1"/>
      <w:marLeft w:val="0"/>
      <w:marRight w:val="0"/>
      <w:marTop w:val="0"/>
      <w:marBottom w:val="0"/>
      <w:divBdr>
        <w:top w:val="none" w:sz="0" w:space="0" w:color="auto"/>
        <w:left w:val="none" w:sz="0" w:space="0" w:color="auto"/>
        <w:bottom w:val="none" w:sz="0" w:space="0" w:color="auto"/>
        <w:right w:val="none" w:sz="0" w:space="0" w:color="auto"/>
      </w:divBdr>
    </w:div>
    <w:div w:id="2141219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bi.ac.uk/ols/ontologies/ncit/terms?iri=http%3A%2F%2Fpurl.obolibrary.org%2Fobo%2FNCIT_C61024" TargetMode="External"/><Relationship Id="rId21" Type="http://schemas.openxmlformats.org/officeDocument/2006/relationships/hyperlink" Target="mailto:cboyer10@uw.edu" TargetMode="External"/><Relationship Id="rId42" Type="http://schemas.openxmlformats.org/officeDocument/2006/relationships/image" Target="media/image6.png"/><Relationship Id="rId63" Type="http://schemas.openxmlformats.org/officeDocument/2006/relationships/hyperlink" Target="https://www.ebi.ac.uk/ols4/ontologies/ncit/classes/http%253A%252F%252Fpurl.obolibrary.org%252Fobo%252FNCIT_C37908" TargetMode="External"/><Relationship Id="rId84" Type="http://schemas.openxmlformats.org/officeDocument/2006/relationships/hyperlink" Target="https://www.ebi.ac.uk/ols4/ontologies/ncit/classes/http%253A%252F%252Fpurl.obolibrary.org%252Fobo%252FNCIT_C124626" TargetMode="External"/><Relationship Id="rId138" Type="http://schemas.openxmlformats.org/officeDocument/2006/relationships/hyperlink" Target="https://www.ebi.ac.uk/ols/ontologies/ncit/terms?iri=http%3A%2F%2Fpurl.obolibrary.org%2Fobo%2FNCIT_C64548" TargetMode="External"/><Relationship Id="rId107" Type="http://schemas.openxmlformats.org/officeDocument/2006/relationships/hyperlink" Target="https://www.ebi.ac.uk/ols/ontologies/efo/terms?iri=http%3A%2F%2Fwww.ebi.ac.uk%2Fefo%2FEFO_0004528" TargetMode="External"/><Relationship Id="rId11" Type="http://schemas.openxmlformats.org/officeDocument/2006/relationships/image" Target="media/image1.png"/><Relationship Id="rId32" Type="http://schemas.openxmlformats.org/officeDocument/2006/relationships/hyperlink" Target="mailto:zmavindidze@wrhi.ac.za" TargetMode="External"/><Relationship Id="rId53" Type="http://schemas.openxmlformats.org/officeDocument/2006/relationships/header" Target="header1.xml"/><Relationship Id="rId74" Type="http://schemas.openxmlformats.org/officeDocument/2006/relationships/hyperlink" Target="https://www.ebi.ac.uk/ols4/ontologies/ncit/classes/http%253A%252F%252Fpurl.obolibrary.org%252Fobo%252FNCIT_C41150" TargetMode="External"/><Relationship Id="rId128" Type="http://schemas.openxmlformats.org/officeDocument/2006/relationships/hyperlink" Target="https://www.ebi.ac.uk/ols/ontologies/ncit/terms?iri=http%3A%2F%2Fpurl.obolibrary.org%2Fobo%2FNCIT_C103451" TargetMode="External"/><Relationship Id="rId149" Type="http://schemas.openxmlformats.org/officeDocument/2006/relationships/hyperlink" Target="https://www.ebi.ac.uk/ols4/ontologies/ncit/classes/http%253A%252F%252Fpurl.obolibrary.org%252Fobo%252FNCIT_C49679" TargetMode="External"/><Relationship Id="rId5" Type="http://schemas.openxmlformats.org/officeDocument/2006/relationships/numbering" Target="numbering.xml"/><Relationship Id="rId95" Type="http://schemas.openxmlformats.org/officeDocument/2006/relationships/hyperlink" Target="https://www.ebi.ac.uk/ols4/ontologies/ncit/classes/http%253A%252F%252Fpurl.obolibrary.org%252Fobo%252FNCIT_C3423" TargetMode="External"/><Relationship Id="rId22" Type="http://schemas.openxmlformats.org/officeDocument/2006/relationships/hyperlink" Target="mailto:Etienne.Vos@ibm.com" TargetMode="External"/><Relationship Id="rId43" Type="http://schemas.openxmlformats.org/officeDocument/2006/relationships/image" Target="media/image7.png"/><Relationship Id="rId64" Type="http://schemas.openxmlformats.org/officeDocument/2006/relationships/hyperlink" Target="https://www.ebi.ac.uk/ols4/ontologies/ncit/classes/http%253A%252F%252Fpurl.obolibrary.org%252Fobo%252FNCIT_C17049" TargetMode="External"/><Relationship Id="rId118" Type="http://schemas.openxmlformats.org/officeDocument/2006/relationships/hyperlink" Target="https://www.ebi.ac.uk/ols/ontologies/ncit/terms?iri=http%3A%2F%2Fpurl.obolibrary.org%2Fobo%2FNCIT_C64483" TargetMode="External"/><Relationship Id="rId139" Type="http://schemas.openxmlformats.org/officeDocument/2006/relationships/hyperlink" Target="https://www.ebi.ac.uk/ols/ontologies/ncit/terms?iri=http%3A%2F%2Fpurl.obolibrary.org%2Fobo%2FNCIT_C103430" TargetMode="External"/><Relationship Id="rId80" Type="http://schemas.openxmlformats.org/officeDocument/2006/relationships/hyperlink" Target="https://www.ebi.ac.uk/ols4/ontologies/ncit/classes/http%253A%252F%252Fpurl.obolibrary.org%252Fobo%252FNCIT_C17953" TargetMode="External"/><Relationship Id="rId85" Type="http://schemas.openxmlformats.org/officeDocument/2006/relationships/hyperlink" Target="https://www.ebi.ac.uk/ols4/ontologies/ncit/classes/http%253A%252F%252Fpurl.obolibrary.org%252Fobo%252FNCIT_C93546" TargetMode="External"/><Relationship Id="rId150" Type="http://schemas.openxmlformats.org/officeDocument/2006/relationships/hyperlink" Target="https://www.ebi.ac.uk/ols4/ontologies/ncit/classes/http%253A%252F%252Fpurl.obolibrary.org%252Fobo%252FNCIT_C60832" TargetMode="External"/><Relationship Id="rId155" Type="http://schemas.microsoft.com/office/2011/relationships/people" Target="people.xml"/><Relationship Id="rId12" Type="http://schemas.openxmlformats.org/officeDocument/2006/relationships/image" Target="media/image2.png"/><Relationship Id="rId17" Type="http://schemas.openxmlformats.org/officeDocument/2006/relationships/hyperlink" Target="mailto:Sibusisiwe.makhanya@ibm.com" TargetMode="External"/><Relationship Id="rId33" Type="http://schemas.openxmlformats.org/officeDocument/2006/relationships/image" Target="media/image3.png"/><Relationship Id="rId38" Type="http://schemas.openxmlformats.org/officeDocument/2006/relationships/hyperlink" Target="http://www.icts.uct.ac.za/uct-perimeter-firewall-policy" TargetMode="External"/><Relationship Id="rId59" Type="http://schemas.openxmlformats.org/officeDocument/2006/relationships/hyperlink" Target="https://www.ebi.ac.uk/ols4/ontologies/ncit/classes/http%253A%252F%252Fpurl.obolibrary.org%252Fobo%252FNCIT_C25164" TargetMode="External"/><Relationship Id="rId103" Type="http://schemas.openxmlformats.org/officeDocument/2006/relationships/hyperlink" Target="https://www.ebi.ac.uk/ols4/ontologies/ncit/classes/http%253A%252F%252Fpurl.obolibrary.org%252Fobo%252FNCIT_C64433" TargetMode="External"/><Relationship Id="rId108" Type="http://schemas.openxmlformats.org/officeDocument/2006/relationships/hyperlink" Target="https://www.ebi.ac.uk/ols/ontologies/ncit/terms?iri=http%3A%2F%2Fpurl.obolibrary.org%2Fobo%2FNCIT_C106581" TargetMode="External"/><Relationship Id="rId124" Type="http://schemas.openxmlformats.org/officeDocument/2006/relationships/hyperlink" Target="https://www.ebi.ac.uk/ols/ontologies/ncit/terms?iri=http%3A%2F%2Fpurl.obolibrary.org%2Fobo%2FNCIT_C105587" TargetMode="External"/><Relationship Id="rId129" Type="http://schemas.openxmlformats.org/officeDocument/2006/relationships/hyperlink" Target="https://www.ebi.ac.uk/ols/ontologies/ncit/terms?iri=http%3A%2F%2Fpurl.obolibrary.org%2Fobo%2FNCIT_C74786" TargetMode="External"/><Relationship Id="rId54" Type="http://schemas.openxmlformats.org/officeDocument/2006/relationships/image" Target="media/image8.png"/><Relationship Id="rId70" Type="http://schemas.openxmlformats.org/officeDocument/2006/relationships/hyperlink" Target="https://www.ebi.ac.uk/ols/ontologies/ncit/terms?iri=http%3A%2F%2Fpurl.obolibrary.org%2Fobo%2FNCIT_C25407" TargetMode="External"/><Relationship Id="rId75" Type="http://schemas.openxmlformats.org/officeDocument/2006/relationships/hyperlink" Target="https://www.ebi.ac.uk/ols4/ontologies/ncit/classes/http%253A%252F%252Fpurl.obolibrary.org%252Fobo%252FNCIT_C70811" TargetMode="External"/><Relationship Id="rId91" Type="http://schemas.openxmlformats.org/officeDocument/2006/relationships/hyperlink" Target="https://www.ebi.ac.uk/ols4/ontologies/ncit/classes/http%253A%252F%252Fpurl.obolibrary.org%252Fobo%252FNCIT_C35055" TargetMode="External"/><Relationship Id="rId96" Type="http://schemas.openxmlformats.org/officeDocument/2006/relationships/hyperlink" Target="https://www.ebi.ac.uk/ols/ontologies/ncit/terms?iri=http%3A%2F%2Fpurl.obolibrary.org%2Fobo%2FNCIT_C16676" TargetMode="External"/><Relationship Id="rId140" Type="http://schemas.openxmlformats.org/officeDocument/2006/relationships/hyperlink" Target="https://www.ebi.ac.uk/ols4/ontologies/efo/classes/http%253A%252F%252Fwww.ebi.ac.uk%252Fefo%252FEFO_0004810" TargetMode="External"/><Relationship Id="rId145" Type="http://schemas.openxmlformats.org/officeDocument/2006/relationships/hyperlink" Target="https://www.ebi.ac.uk/ols/ontologies/ncit/terms?iri=http%3A%2F%2Fpurl.obolibrary.org%2Fobo%2FNCIT_C41331"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mailto:toby.kurien@za.ibm.com" TargetMode="External"/><Relationship Id="rId28" Type="http://schemas.openxmlformats.org/officeDocument/2006/relationships/hyperlink" Target="mailto:maliha.ilias@nih.gov" TargetMode="External"/><Relationship Id="rId49" Type="http://schemas.openxmlformats.org/officeDocument/2006/relationships/hyperlink" Target="https://www.who.int/globalchange/publications/WMO_WHO_Heat_Health_Guidance_2015.pdf" TargetMode="External"/><Relationship Id="rId114" Type="http://schemas.openxmlformats.org/officeDocument/2006/relationships/hyperlink" Target="https://www.ebi.ac.uk/ols/ontologies/efo/terms?iri=http%3A%2F%2Fwww.ebi.ac.uk%2Fefo%2FEFO_0004748" TargetMode="External"/><Relationship Id="rId119" Type="http://schemas.openxmlformats.org/officeDocument/2006/relationships/hyperlink" Target="https://www.ebi.ac.uk/ols/ontologies/ncit/terms?iri=http%3A%2F%2Fpurl.obolibrary.org%2Fobo%2FNCIT_C64434" TargetMode="External"/><Relationship Id="rId44" Type="http://schemas.openxmlformats.org/officeDocument/2006/relationships/hyperlink" Target="https://www.who.int/globalchange/publications/quantitative-risk-assessment/en/" TargetMode="External"/><Relationship Id="rId60" Type="http://schemas.openxmlformats.org/officeDocument/2006/relationships/hyperlink" Target="https://www.ebi.ac.uk/ols4/ontologies/ncit/classes/http%253A%252F%252Fpurl.obolibrary.org%252Fobo%252FNCIT_C25207" TargetMode="External"/><Relationship Id="rId65" Type="http://schemas.openxmlformats.org/officeDocument/2006/relationships/hyperlink" Target="https://www.ebi.ac.uk/ols4/ontologies/ncit/classes/http%253A%252F%252Fpurl.obolibrary.org%252Fobo%252FNCIT_C28421" TargetMode="External"/><Relationship Id="rId81" Type="http://schemas.openxmlformats.org/officeDocument/2006/relationships/hyperlink" Target="https://www.ebi.ac.uk/ols4/ontologies/ncit/classes/http%253A%252F%252Fpurl.obolibrary.org%252Fobo%252FNCIT_C48227" TargetMode="External"/><Relationship Id="rId86" Type="http://schemas.openxmlformats.org/officeDocument/2006/relationships/hyperlink" Target="https://www.ebi.ac.uk/ols4/ontologies/scdo/classes/http%253A%252F%252Fpurl.obolibrary.org%252Fobo%252FSCDO_0000573" TargetMode="External"/><Relationship Id="rId130" Type="http://schemas.openxmlformats.org/officeDocument/2006/relationships/hyperlink" Target="https://www.ebi.ac.uk/ols/ontologies/ncit/terms?iri=http%3A%2F%2Fpurl.obolibrary.org%2Fobo%2FNCIT_C74787" TargetMode="External"/><Relationship Id="rId135" Type="http://schemas.openxmlformats.org/officeDocument/2006/relationships/hyperlink" Target="https://www.ebi.ac.uk/ols/ontologies/ncit/terms?iri=http%3A%2F%2Fpurl.obolibrary.org%2Fobo%2FNCIT_C64853" TargetMode="External"/><Relationship Id="rId151" Type="http://schemas.openxmlformats.org/officeDocument/2006/relationships/hyperlink" Target="https://www.ebi.ac.uk/ols/ontologies/ncit/terms?iri=http%3A%2F%2Fpurl.obolibrary.org%2Fobo%2FNCIT_C27996" TargetMode="External"/><Relationship Id="rId156" Type="http://schemas.openxmlformats.org/officeDocument/2006/relationships/glossaryDocument" Target="glossary/document.xml"/><Relationship Id="rId13" Type="http://schemas.openxmlformats.org/officeDocument/2006/relationships/hyperlink" Target="mailto:gueladio.cisse@swisstph.ch" TargetMode="External"/><Relationship Id="rId18" Type="http://schemas.openxmlformats.org/officeDocument/2006/relationships/hyperlink" Target="mailto:gmaimela@wrhi.ac.za" TargetMode="External"/><Relationship Id="rId39" Type="http://schemas.openxmlformats.org/officeDocument/2006/relationships/hyperlink" Target="http://www.digitalservices.lib.uct.ac.za/dls/rdm-policy" TargetMode="External"/><Relationship Id="rId109" Type="http://schemas.openxmlformats.org/officeDocument/2006/relationships/hyperlink" Target="https://www.ebi.ac.uk/ols/ontologies/snomed/terms?iri=http%3A%2F%2Fsnomed.info%2Fid%2F425581000" TargetMode="External"/><Relationship Id="rId34" Type="http://schemas.openxmlformats.org/officeDocument/2006/relationships/image" Target="media/image4.png"/><Relationship Id="rId50" Type="http://schemas.openxmlformats.org/officeDocument/2006/relationships/hyperlink" Target="https://www.weatherbase.com/" TargetMode="External"/><Relationship Id="rId55" Type="http://schemas.openxmlformats.org/officeDocument/2006/relationships/hyperlink" Target="http://creativecommons.org/licenses/by-nc-nd/4.0/" TargetMode="External"/><Relationship Id="rId76" Type="http://schemas.openxmlformats.org/officeDocument/2006/relationships/hyperlink" Target="https://www.ebi.ac.uk/ols4/ontologies/ncit/classes/http%253A%252F%252Fpurl.obolibrary.org%252Fobo%252FNCIT_C18272" TargetMode="External"/><Relationship Id="rId97" Type="http://schemas.openxmlformats.org/officeDocument/2006/relationships/hyperlink" Target="https://www.ebi.ac.uk/ols/ontologies/ncit/terms?iri=http%3A%2F%2Fpurl.obolibrary.org%2Fobo%2FNCIT_C399" TargetMode="External"/><Relationship Id="rId104" Type="http://schemas.openxmlformats.org/officeDocument/2006/relationships/hyperlink" Target="https://www.ebi.ac.uk/ols4/ontologies/ncit/classes/http%253A%252F%252Fpurl.obolibrary.org%252Fobo%252FNCIT_C79463" TargetMode="External"/><Relationship Id="rId120" Type="http://schemas.openxmlformats.org/officeDocument/2006/relationships/hyperlink" Target="https://www.ebi.ac.uk/ols/ontologies/ncit/terms?iri=http%3A%2F%2Fpurl.obolibrary.org%2Fobo%2FNCIT_C117748" TargetMode="External"/><Relationship Id="rId125" Type="http://schemas.openxmlformats.org/officeDocument/2006/relationships/hyperlink" Target="https://www.ebi.ac.uk/ols/ontologies/ncit/terms?iri=http%3A%2F%2Fpurl.obolibrary.org%2Fobo%2FNCIT_C64849" TargetMode="External"/><Relationship Id="rId141" Type="http://schemas.openxmlformats.org/officeDocument/2006/relationships/hyperlink" Target="https://www.ebi.ac.uk/ols4/ontologies/ncit/classes/http%253A%252F%252Fpurl.obolibrary.org%252Fobo%252FNCIT_C25352" TargetMode="External"/><Relationship Id="rId146" Type="http://schemas.openxmlformats.org/officeDocument/2006/relationships/hyperlink" Target="https://www.ebi.ac.uk/ols4/ontologies/ncit/classes/http%253A%252F%252Fpurl.obolibrary.org%252Fobo%252FNCIT_C49677" TargetMode="External"/><Relationship Id="rId7" Type="http://schemas.openxmlformats.org/officeDocument/2006/relationships/settings" Target="settings.xml"/><Relationship Id="rId71" Type="http://schemas.openxmlformats.org/officeDocument/2006/relationships/hyperlink" Target="https://www.ebi.ac.uk/ols4/ontologies/ncit/classes/http%253A%252F%252Fpurl.obolibrary.org%252Fobo%252FNCIT_C90397" TargetMode="External"/><Relationship Id="rId92" Type="http://schemas.openxmlformats.org/officeDocument/2006/relationships/hyperlink" Target="https://www.ebi.ac.uk/ols4/ontologies/ncit/classes/http%253A%252F%252Fpurl.obolibrary.org%252Fobo%252FNCIT_C157155" TargetMode="External"/><Relationship Id="rId2" Type="http://schemas.openxmlformats.org/officeDocument/2006/relationships/customXml" Target="../customXml/item2.xml"/><Relationship Id="rId29" Type="http://schemas.openxmlformats.org/officeDocument/2006/relationships/hyperlink" Target="mailto:wolski@csag.uct.ac.za" TargetMode="External"/><Relationship Id="rId24" Type="http://schemas.openxmlformats.org/officeDocument/2006/relationships/hyperlink" Target="mailto:mcallis2@niehs.nih.gov" TargetMode="External"/><Relationship Id="rId40" Type="http://schemas.openxmlformats.org/officeDocument/2006/relationships/footer" Target="footer1.xml"/><Relationship Id="rId45" Type="http://schemas.openxmlformats.org/officeDocument/2006/relationships/hyperlink" Target="https://population.un.org/wup/" TargetMode="External"/><Relationship Id="rId66" Type="http://schemas.openxmlformats.org/officeDocument/2006/relationships/hyperlink" Target="https://www.ebi.ac.uk/ols4/ontologies/ncit/classes/http%253A%252F%252Fpurl.obolibrary.org%252Fobo%252FNCIT_C25347" TargetMode="External"/><Relationship Id="rId87" Type="http://schemas.openxmlformats.org/officeDocument/2006/relationships/hyperlink" Target="https://www.ebi.ac.uk/ols/ontologies/ncit/terms?iri=http%3A%2F%2Fpurl.obolibrary.org%2Fobo%2FNCIT_C34632" TargetMode="External"/><Relationship Id="rId110" Type="http://schemas.openxmlformats.org/officeDocument/2006/relationships/hyperlink" Target="https://www.ebi.ac.uk/ols/ontologies/ncit/terms?iri=http%3A%2F%2Fpurl.obolibrary.org%2Fobo%2FNCIT_C16165" TargetMode="External"/><Relationship Id="rId115" Type="http://schemas.openxmlformats.org/officeDocument/2006/relationships/hyperlink" Target="https://www.ebi.ac.uk/ols/ontologies/ncit/terms?iri=http%3A%2F%2Fpurl.obolibrary.org%2Fobo%2FNCIT_C35158" TargetMode="External"/><Relationship Id="rId131" Type="http://schemas.openxmlformats.org/officeDocument/2006/relationships/hyperlink" Target="https://www.ebi.ac.uk/ols/ontologies/ncit/terms?iri=http%3A%2F%2Fpurl.obolibrary.org%2Fobo%2FNCIT_C61019" TargetMode="External"/><Relationship Id="rId136" Type="http://schemas.openxmlformats.org/officeDocument/2006/relationships/hyperlink" Target="https://www.ebi.ac.uk/ols/ontologies/ncit/terms?iri=http%3A%2F%2Fpurl.obolibrary.org%2Fobo%2FNCIT_C64809" TargetMode="External"/><Relationship Id="rId157" Type="http://schemas.openxmlformats.org/officeDocument/2006/relationships/theme" Target="theme/theme1.xml"/><Relationship Id="rId61" Type="http://schemas.openxmlformats.org/officeDocument/2006/relationships/hyperlink" Target="https://www.ebi.ac.uk/ols4/ontologies/ncit/classes/http%253A%252F%252Fpurl.obolibrary.org%252Fobo%252FNCIT_C25464" TargetMode="External"/><Relationship Id="rId82" Type="http://schemas.openxmlformats.org/officeDocument/2006/relationships/hyperlink" Target="https://www.ebi.ac.uk/ols4/ontologies/ncit/classes/http%253A%252F%252Fpurl.obolibrary.org%252Fobo%252FNCIT_C3117" TargetMode="External"/><Relationship Id="rId152" Type="http://schemas.openxmlformats.org/officeDocument/2006/relationships/image" Target="media/image9.png"/><Relationship Id="rId19" Type="http://schemas.openxmlformats.org/officeDocument/2006/relationships/hyperlink" Target="mailto:cparker@wrhi.ac.za" TargetMode="External"/><Relationship Id="rId14" Type="http://schemas.openxmlformats.org/officeDocument/2006/relationships/hyperlink" Target="mailto:mchersich@wrhi.ac.za" TargetMode="External"/><Relationship Id="rId30" Type="http://schemas.openxmlformats.org/officeDocument/2006/relationships/hyperlink" Target="mailto:rmotana@wrhi.ac.za" TargetMode="External"/><Relationship Id="rId35" Type="http://schemas.openxmlformats.org/officeDocument/2006/relationships/image" Target="media/image5.png"/><Relationship Id="rId56" Type="http://schemas.openxmlformats.org/officeDocument/2006/relationships/hyperlink" Target="http://creativecommons.org/licenses/by-nc-nd/4.0/" TargetMode="External"/><Relationship Id="rId77" Type="http://schemas.openxmlformats.org/officeDocument/2006/relationships/hyperlink" Target="https://www.ebi.ac.uk/ols4/ontologies/ncit/classes/http%253A%252F%252Fpurl.obolibrary.org%252Fobo%252FNCIT_C19796" TargetMode="External"/><Relationship Id="rId100" Type="http://schemas.openxmlformats.org/officeDocument/2006/relationships/hyperlink" Target="https://www.ebi.ac.uk/ols4/ontologies/ncit/classes/http%253A%252F%252Fpurl.obolibrary.org%252Fobo%252FNCIT_C103810" TargetMode="External"/><Relationship Id="rId105" Type="http://schemas.openxmlformats.org/officeDocument/2006/relationships/hyperlink" Target="https://www.ebi.ac.uk/ols/ontologies/ncit/terms?iri=http%3A%2F%2Fpurl.obolibrary.org%2Fobo%2FNCIT_C64432" TargetMode="External"/><Relationship Id="rId126" Type="http://schemas.openxmlformats.org/officeDocument/2006/relationships/hyperlink" Target="https://www.ebi.ac.uk/ols/ontologies/ncit/terms?iri=http%3A%2F%2Fpurl.obolibrary.org%2Fobo%2FNCIT_C64431" TargetMode="External"/><Relationship Id="rId147" Type="http://schemas.openxmlformats.org/officeDocument/2006/relationships/hyperlink" Target="https://www.ebi.ac.uk/ols4/ontologies/ncit/classes/http%253A%252F%252Fpurl.obolibrary.org%252Fobo%252FNCIT_C25298" TargetMode="External"/><Relationship Id="rId8" Type="http://schemas.openxmlformats.org/officeDocument/2006/relationships/webSettings" Target="webSettings.xml"/><Relationship Id="rId51" Type="http://schemas.openxmlformats.org/officeDocument/2006/relationships/hyperlink" Target="https://www.hhs.gov/hipaa/for-professionals/privacy/special-topics/de-identification/index.html" TargetMode="External"/><Relationship Id="rId72" Type="http://schemas.openxmlformats.org/officeDocument/2006/relationships/hyperlink" Target="https://www.ebi.ac.uk/ols4/ontologies/snomed/classes/http%253A%252F%252Fsnomed.info%252Fid%252F224525003" TargetMode="External"/><Relationship Id="rId93" Type="http://schemas.openxmlformats.org/officeDocument/2006/relationships/hyperlink" Target="https://www.ebi.ac.uk/ols4/ontologies/ncit/classes/http%253A%252F%252Fpurl.obolibrary.org%252Fobo%252FNCIT_C3097" TargetMode="External"/><Relationship Id="rId98" Type="http://schemas.openxmlformats.org/officeDocument/2006/relationships/hyperlink" Target="https://www.ebi.ac.uk/ols/ontologies/ncit/terms?iri=http%3A%2F%2Fpurl.obolibrary.org%2Fobo%2FNCIT_C25747" TargetMode="External"/><Relationship Id="rId121" Type="http://schemas.openxmlformats.org/officeDocument/2006/relationships/hyperlink" Target="https://www.ebi.ac.uk/ols/ontologies/ncit/terms?iri=http%3A%2F%2Fpurl.obolibrary.org%2Fobo%2FNCIT_C105586" TargetMode="External"/><Relationship Id="rId142" Type="http://schemas.openxmlformats.org/officeDocument/2006/relationships/hyperlink" Target="https://www.ebi.ac.uk/ols/ontologies/ncit/terms?iri=http%3A%2F%2Fpurl.obolibrary.org%2Fobo%2FNCIT_C82621" TargetMode="External"/><Relationship Id="rId3" Type="http://schemas.openxmlformats.org/officeDocument/2006/relationships/customXml" Target="../customXml/item3.xml"/><Relationship Id="rId25" Type="http://schemas.openxmlformats.org/officeDocument/2006/relationships/hyperlink" Target="mailto:kyaoetienne@yahoo.fr" TargetMode="External"/><Relationship Id="rId46" Type="http://schemas.openxmlformats.org/officeDocument/2006/relationships/hyperlink" Target="https://www.ilo.org/global/publications/books/WCMS_711919/lang--en/index.htm" TargetMode="External"/><Relationship Id="rId67" Type="http://schemas.openxmlformats.org/officeDocument/2006/relationships/hyperlink" Target="https://www.ebi.ac.uk/ols/ontologies/ncit/terms?iri=http%3A%2F%2Fpurl.obolibrary.org%2Fobo%2FNCIT_C81328" TargetMode="External"/><Relationship Id="rId116" Type="http://schemas.openxmlformats.org/officeDocument/2006/relationships/hyperlink" Target="https://www.ebi.ac.uk/ols/ontologies/ncit/terms?iri=http%3A%2F%2Fpurl.obolibrary.org%2Fobo%2FNCIT_C35650" TargetMode="External"/><Relationship Id="rId137" Type="http://schemas.openxmlformats.org/officeDocument/2006/relationships/hyperlink" Target="https://www.ebi.ac.uk/ols/ontologies/cido/terms?iri=http%3A%2F%2Fpurl.obolibrary.org%2Fobo%2FCIDO_0000019" TargetMode="External"/><Relationship Id="rId20" Type="http://schemas.openxmlformats.org/officeDocument/2006/relationships/hyperlink" Target="mailto:bonnie.joubert@nih.gov" TargetMode="External"/><Relationship Id="rId41" Type="http://schemas.openxmlformats.org/officeDocument/2006/relationships/hyperlink" Target="https://rdr.ucl.ac.uk/articles/dataset/Pregnancy_intention_and_perinatal_outcomes/8949050" TargetMode="External"/><Relationship Id="rId62" Type="http://schemas.openxmlformats.org/officeDocument/2006/relationships/hyperlink" Target="https://www.ebi.ac.uk/ols4/ontologies/ncit/classes/http%253A%252F%252Fpurl.obolibrary.org%252Fobo%252FNCIT_C164337" TargetMode="External"/><Relationship Id="rId83" Type="http://schemas.openxmlformats.org/officeDocument/2006/relationships/hyperlink" Target="https://www.ebi.ac.uk/ols4/ontologies/ncit/classes/http%253A%252F%252Fpurl.obolibrary.org%252Fobo%252FNCIT_C2985" TargetMode="External"/><Relationship Id="rId88" Type="http://schemas.openxmlformats.org/officeDocument/2006/relationships/hyperlink" Target="https://www.ebi.ac.uk/ols/ontologies/ncit/terms?iri=http%3A%2F%2Fpurl.obolibrary.org%2Fobo%2FNCIT_C3333" TargetMode="External"/><Relationship Id="rId111" Type="http://schemas.openxmlformats.org/officeDocument/2006/relationships/hyperlink" Target="https://www.ebi.ac.uk/ols/ontologies/snomed/terms?iri=http%3A%2F%2Fsnomed.info%2Fid%2F713017009" TargetMode="External"/><Relationship Id="rId132" Type="http://schemas.openxmlformats.org/officeDocument/2006/relationships/hyperlink" Target="https://www.ebi.ac.uk/ols/ontologies/ncit/terms?iri=http%3A%2F%2Fpurl.obolibrary.org%2Fobo%2FNCIT_C64488" TargetMode="External"/><Relationship Id="rId153" Type="http://schemas.openxmlformats.org/officeDocument/2006/relationships/image" Target="media/image10.png"/><Relationship Id="rId15" Type="http://schemas.openxmlformats.org/officeDocument/2006/relationships/hyperlink" Target="mailto:cjack@csag.uct.ac.za" TargetMode="External"/><Relationship Id="rId36" Type="http://schemas.openxmlformats.org/officeDocument/2006/relationships/hyperlink" Target="https://en.wikipedia.org/wiki/FIPS_140-2" TargetMode="External"/><Relationship Id="rId57" Type="http://schemas.openxmlformats.org/officeDocument/2006/relationships/hyperlink" Target="http://creativecommons.org/licenses/by-nc-nd/4.0/" TargetMode="External"/><Relationship Id="rId106" Type="http://schemas.openxmlformats.org/officeDocument/2006/relationships/hyperlink" Target="https://www.ebi.ac.uk/ols/ontologies/efo/terms?iri=http%3A%2F%2Fwww.ebi.ac.uk%2Fefo%2FEFO_0004526" TargetMode="External"/><Relationship Id="rId127" Type="http://schemas.openxmlformats.org/officeDocument/2006/relationships/hyperlink" Target="https://www.ebi.ac.uk/ols/ontologies/ncit/terms?iri=http%3A%2F%2Fpurl.obolibrary.org%2Fobo%2FNCIT_C74781" TargetMode="External"/><Relationship Id="rId10" Type="http://schemas.openxmlformats.org/officeDocument/2006/relationships/endnotes" Target="endnotes.xml"/><Relationship Id="rId31" Type="http://schemas.openxmlformats.org/officeDocument/2006/relationships/hyperlink" Target="mailto:webster@ceshhar.co.zw" TargetMode="External"/><Relationship Id="rId52" Type="http://schemas.openxmlformats.org/officeDocument/2006/relationships/hyperlink" Target="http://www.ecmwf.i/" TargetMode="External"/><Relationship Id="rId73" Type="http://schemas.openxmlformats.org/officeDocument/2006/relationships/hyperlink" Target="https://www.ebi.ac.uk/ols4/ontologies/ecto/classes/http%253A%252F%252Fpurl.obolibrary.org%252Fobo%252FECTO_1000032" TargetMode="External"/><Relationship Id="rId78" Type="http://schemas.openxmlformats.org/officeDocument/2006/relationships/hyperlink" Target="https://www.ebi.ac.uk/ols4/ontologies/ncit/classes/http%253A%252F%252Fpurl.obolibrary.org%252Fobo%252FNCIT_C20701" TargetMode="External"/><Relationship Id="rId94" Type="http://schemas.openxmlformats.org/officeDocument/2006/relationships/hyperlink" Target="https://www.ebi.ac.uk/ols4/ontologies/ncit/classes/http%253A%252F%252Fpurl.obolibrary.org%252Fobo%252FNCIT_C35000" TargetMode="External"/><Relationship Id="rId99" Type="http://schemas.openxmlformats.org/officeDocument/2006/relationships/hyperlink" Target="https://www.ebi.ac.uk/ols4/ontologies/ncit/classes/http%253A%252F%252Fpurl.obolibrary.org%252Fobo%252FNCIT_C92544" TargetMode="External"/><Relationship Id="rId101" Type="http://schemas.openxmlformats.org/officeDocument/2006/relationships/hyperlink" Target="https://www.ebi.ac.uk/ols4/ontologies/ncit/classes/http%253A%252F%252Fpurl.obolibrary.org%252Fobo%252FNCIT_C51951" TargetMode="External"/><Relationship Id="rId122" Type="http://schemas.openxmlformats.org/officeDocument/2006/relationships/hyperlink" Target="https://www.ebi.ac.uk/ols/ontologies/efo/terms?iri=http%3A%2F%2Fwww.ebi.ac.uk%2Fefo%2FEFO_0004527" TargetMode="External"/><Relationship Id="rId143" Type="http://schemas.openxmlformats.org/officeDocument/2006/relationships/hyperlink" Target="https://www.ebi.ac.uk/ols/ontologies/ncit/terms?iri=http%3A%2F%2Fpurl.obolibrary.org%2Fobo%2FNCIT_C35094" TargetMode="External"/><Relationship Id="rId148" Type="http://schemas.openxmlformats.org/officeDocument/2006/relationships/hyperlink" Target="https://www.ebi.ac.uk/ols4/ontologies/ncit/classes/http%253A%252F%252Fpurl.obolibrary.org%252Fobo%252FNCIT_C25299"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mailto:krisebi@uw.edu" TargetMode="External"/><Relationship Id="rId47" Type="http://schemas.openxmlformats.org/officeDocument/2006/relationships/hyperlink" Target="https://www.unaids.org/en/resources/documents/2020/global-aids-report" TargetMode="External"/><Relationship Id="rId68" Type="http://schemas.openxmlformats.org/officeDocument/2006/relationships/hyperlink" Target="https://www.ebi.ac.uk/ols/ontologies/ncit/terms?iri=http%3A%2F%2Fpurl.obolibrary.org%2Fobo%2FNCIT_C16358" TargetMode="External"/><Relationship Id="rId89" Type="http://schemas.openxmlformats.org/officeDocument/2006/relationships/hyperlink" Target="https://www.ebi.ac.uk/ols/ontologies/ncit/terms?iri=http%3A%2F%2Fpurl.obolibrary.org%2Fobo%2FNCIT_C50791" TargetMode="External"/><Relationship Id="rId112" Type="http://schemas.openxmlformats.org/officeDocument/2006/relationships/hyperlink" Target="https://www.ebi.ac.uk/ols/ontologies/ncit/terms?iri=http%3A%2F%2Fpurl.obolibrary.org%2Fobo%2FNCIT_C115514" TargetMode="External"/><Relationship Id="rId133" Type="http://schemas.openxmlformats.org/officeDocument/2006/relationships/hyperlink" Target="https://www.ebi.ac.uk/ols/ontologies/ncit/terms?iri=http%3A%2F%2Fpurl.obolibrary.org%2Fobo%2FNCIT_C139217" TargetMode="External"/><Relationship Id="rId154" Type="http://schemas.openxmlformats.org/officeDocument/2006/relationships/fontTable" Target="fontTable.xml"/><Relationship Id="rId16" Type="http://schemas.openxmlformats.org/officeDocument/2006/relationships/hyperlink" Target="mailto:cjack@csag.uct.ac.za" TargetMode="External"/><Relationship Id="rId37" Type="http://schemas.openxmlformats.org/officeDocument/2006/relationships/hyperlink" Target="http://www.icts.uct.ac.za/sites/default/files/image_tool/images/286/UCT_Information_Security_Policy_PC03_2020.pdf" TargetMode="External"/><Relationship Id="rId58" Type="http://schemas.openxmlformats.org/officeDocument/2006/relationships/header" Target="header2.xml"/><Relationship Id="rId79" Type="http://schemas.openxmlformats.org/officeDocument/2006/relationships/hyperlink" Target="https://www.ebi.ac.uk/ols4/ontologies/ncit/classes/http%253A%252F%252Fpurl.obolibrary.org%252Fobo%252FNCIT_C179143" TargetMode="External"/><Relationship Id="rId102" Type="http://schemas.openxmlformats.org/officeDocument/2006/relationships/hyperlink" Target="https://www.ebi.ac.uk/ols4/ontologies/ncit/classes/http%253A%252F%252Fpurl.obolibrary.org%252Fobo%252FNCIT_C64467" TargetMode="External"/><Relationship Id="rId123" Type="http://schemas.openxmlformats.org/officeDocument/2006/relationships/hyperlink" Target="https://www.ebi.ac.uk/ols/ontologies/ncit/terms?iri=http%3A%2F%2Fpurl.obolibrary.org%2Fobo%2FNCIT_C105588" TargetMode="External"/><Relationship Id="rId144" Type="http://schemas.openxmlformats.org/officeDocument/2006/relationships/hyperlink" Target="https://www.ebi.ac.uk/ols/ontologies/ncit/terms?iri=http%3A%2F%2Fpurl.obolibrary.org%2Fobo%2FNCIT_C92622" TargetMode="External"/><Relationship Id="rId90" Type="http://schemas.openxmlformats.org/officeDocument/2006/relationships/hyperlink" Target="https://www.ebi.ac.uk/ols/ontologies/ncit/terms?iri=http%3A%2F%2Fpurl.obolibrary.org%2Fobo%2FNCIT_C87168" TargetMode="External"/><Relationship Id="rId27" Type="http://schemas.openxmlformats.org/officeDocument/2006/relationships/hyperlink" Target="mailto:lisa@csag.uct.ac.za" TargetMode="External"/><Relationship Id="rId48" Type="http://schemas.openxmlformats.org/officeDocument/2006/relationships/hyperlink" Target="https://www.unaids.org/en/resources/documents/2020/unaids-data" TargetMode="External"/><Relationship Id="rId69" Type="http://schemas.openxmlformats.org/officeDocument/2006/relationships/hyperlink" Target="https://www.ebi.ac.uk/ols4/ontologies/ncit/classes/http%253A%252F%252Fpurl.obolibrary.org%252Fobo%252FNCIT_C25341" TargetMode="External"/><Relationship Id="rId113" Type="http://schemas.openxmlformats.org/officeDocument/2006/relationships/hyperlink" Target="https://www.ebi.ac.uk/ols/ontologies/ncit/terms?iri=http%3A%2F%2Fpurl.obolibrary.org%2Fobo%2FNCIT_C92839" TargetMode="External"/><Relationship Id="rId134" Type="http://schemas.openxmlformats.org/officeDocument/2006/relationships/hyperlink" Target="https://www.ebi.ac.uk/ols/ontologies/ncit/terms?iri=http%3A%2F%2Fpurl.obolibrary.org%2Fobo%2FNCIT_C61034"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DBB27771E147C79B1B934A219C1212"/>
        <w:category>
          <w:name w:val="General"/>
          <w:gallery w:val="placeholder"/>
        </w:category>
        <w:types>
          <w:type w:val="bbPlcHdr"/>
        </w:types>
        <w:behaviors>
          <w:behavior w:val="content"/>
        </w:behaviors>
        <w:guid w:val="{67B46ACE-5948-49B5-9309-BFEE0CA6CBC4}"/>
      </w:docPartPr>
      <w:docPartBody>
        <w:p w:rsidR="000D4172" w:rsidRDefault="00F4696C">
          <w:pPr>
            <w:pStyle w:val="87DBB27771E147C79B1B934A219C1212"/>
          </w:pPr>
          <w:r w:rsidRPr="00D047CC">
            <w:rPr>
              <w:rStyle w:val="PlaceholderText"/>
            </w:rPr>
            <w:t>Click here to enter text.</w:t>
          </w:r>
        </w:p>
      </w:docPartBody>
    </w:docPart>
    <w:docPart>
      <w:docPartPr>
        <w:name w:val="AE8E5FED88E74190B078AEDDF44F9B01"/>
        <w:category>
          <w:name w:val="General"/>
          <w:gallery w:val="placeholder"/>
        </w:category>
        <w:types>
          <w:type w:val="bbPlcHdr"/>
        </w:types>
        <w:behaviors>
          <w:behavior w:val="content"/>
        </w:behaviors>
        <w:guid w:val="{E9B11A9D-1211-4F78-95FA-F8FFDE2BF898}"/>
      </w:docPartPr>
      <w:docPartBody>
        <w:p w:rsidR="000D4172" w:rsidRDefault="00F4696C">
          <w:pPr>
            <w:pStyle w:val="AE8E5FED88E74190B078AEDDF44F9B01"/>
          </w:pPr>
          <w:r w:rsidRPr="00D047CC">
            <w:rPr>
              <w:rStyle w:val="PlaceholderText"/>
            </w:rPr>
            <w:t>Click here to enter text.</w:t>
          </w:r>
        </w:p>
      </w:docPartBody>
    </w:docPart>
    <w:docPart>
      <w:docPartPr>
        <w:name w:val="E26A064CE2AB49D3A15EE7066DB82E7F"/>
        <w:category>
          <w:name w:val="General"/>
          <w:gallery w:val="placeholder"/>
        </w:category>
        <w:types>
          <w:type w:val="bbPlcHdr"/>
        </w:types>
        <w:behaviors>
          <w:behavior w:val="content"/>
        </w:behaviors>
        <w:guid w:val="{D112271A-C1A7-44FB-A198-F72E438BF200}"/>
      </w:docPartPr>
      <w:docPartBody>
        <w:p w:rsidR="000D4172" w:rsidRDefault="00F4696C">
          <w:pPr>
            <w:pStyle w:val="E26A064CE2AB49D3A15EE7066DB82E7F"/>
          </w:pPr>
          <w:r w:rsidRPr="009B097F">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12800"/>
    <w:rsid w:val="00076081"/>
    <w:rsid w:val="000B0678"/>
    <w:rsid w:val="000D4172"/>
    <w:rsid w:val="001B21D0"/>
    <w:rsid w:val="00206847"/>
    <w:rsid w:val="002416D2"/>
    <w:rsid w:val="00255122"/>
    <w:rsid w:val="003267DF"/>
    <w:rsid w:val="003A08D5"/>
    <w:rsid w:val="005C3547"/>
    <w:rsid w:val="00712800"/>
    <w:rsid w:val="00795A06"/>
    <w:rsid w:val="00A16C4F"/>
    <w:rsid w:val="00A729D3"/>
    <w:rsid w:val="00A831A2"/>
    <w:rsid w:val="00BB27B7"/>
    <w:rsid w:val="00BD2C6E"/>
    <w:rsid w:val="00D524B2"/>
    <w:rsid w:val="00DB6FE2"/>
    <w:rsid w:val="00E12A37"/>
    <w:rsid w:val="00F230BD"/>
    <w:rsid w:val="00F4696C"/>
    <w:rsid w:val="00F820C1"/>
    <w:rsid w:val="00FB2B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7DBB27771E147C79B1B934A219C1212">
    <w:name w:val="87DBB27771E147C79B1B934A219C1212"/>
    <w:rPr>
      <w:lang w:val="en-ZA" w:eastAsia="en-ZA"/>
    </w:rPr>
  </w:style>
  <w:style w:type="paragraph" w:customStyle="1" w:styleId="AE8E5FED88E74190B078AEDDF44F9B01">
    <w:name w:val="AE8E5FED88E74190B078AEDDF44F9B01"/>
    <w:rPr>
      <w:lang w:val="en-ZA" w:eastAsia="en-ZA"/>
    </w:rPr>
  </w:style>
  <w:style w:type="paragraph" w:customStyle="1" w:styleId="E26A064CE2AB49D3A15EE7066DB82E7F">
    <w:name w:val="E26A064CE2AB49D3A15EE7066DB82E7F"/>
    <w:rPr>
      <w:lang w:val="en-ZA" w:eastAsia="en-Z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e52f7f31-097d-4e07-a304-906c5115c873">
      <UserInfo>
        <DisplayName>Matthew Chersich</DisplayName>
        <AccountId>13</AccountId>
        <AccountType/>
      </UserInfo>
      <UserInfo>
        <DisplayName>Craig Parker</DisplayName>
        <AccountId>57</AccountId>
        <AccountType/>
      </UserInfo>
    </SharedWithUsers>
    <_ip_UnifiedCompliancePolicyUIAction xmlns="http://schemas.microsoft.com/sharepoint/v3" xsi:nil="true"/>
    <_ip_UnifiedCompliancePolicyProperties xmlns="http://schemas.microsoft.com/sharepoint/v3" xsi:nil="true"/>
    <lcf76f155ced4ddcb4097134ff3c332f xmlns="697506d0-ccdc-423a-8a27-d37c3c16a854">
      <Terms xmlns="http://schemas.microsoft.com/office/infopath/2007/PartnerControls"/>
    </lcf76f155ced4ddcb4097134ff3c332f>
    <TaxCatchAll xmlns="e52f7f31-097d-4e07-a304-906c5115c87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CC8BCEF4BBE6546AAC6C15A4C20C02A" ma:contentTypeVersion="18" ma:contentTypeDescription="Create a new document." ma:contentTypeScope="" ma:versionID="4da12da83cf4069f642a6d18ac30b864">
  <xsd:schema xmlns:xsd="http://www.w3.org/2001/XMLSchema" xmlns:xs="http://www.w3.org/2001/XMLSchema" xmlns:p="http://schemas.microsoft.com/office/2006/metadata/properties" xmlns:ns1="http://schemas.microsoft.com/sharepoint/v3" xmlns:ns2="697506d0-ccdc-423a-8a27-d37c3c16a854" xmlns:ns3="e52f7f31-097d-4e07-a304-906c5115c873" targetNamespace="http://schemas.microsoft.com/office/2006/metadata/properties" ma:root="true" ma:fieldsID="b329cd114e92effc5f15acd9dbe47231" ns1:_="" ns2:_="" ns3:_="">
    <xsd:import namespace="http://schemas.microsoft.com/sharepoint/v3"/>
    <xsd:import namespace="697506d0-ccdc-423a-8a27-d37c3c16a854"/>
    <xsd:import namespace="e52f7f31-097d-4e07-a304-906c5115c87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1:_ip_UnifiedCompliancePolicyProperties" minOccurs="0"/>
                <xsd:element ref="ns1:_ip_UnifiedCompliancePolicyUIActio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7506d0-ccdc-423a-8a27-d37c3c16a8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df7767c-56ce-4b7a-9592-c63ff455ab8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2f7f31-097d-4e07-a304-906c5115c87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fb0b9dcc-7c52-4bdf-bd64-1e6cd27523cf}" ma:internalName="TaxCatchAll" ma:showField="CatchAllData" ma:web="e52f7f31-097d-4e07-a304-906c5115c87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B2A28-22A0-4CC8-BC6A-0978213151FC}">
  <ds:schemaRefs>
    <ds:schemaRef ds:uri="http://schemas.microsoft.com/office/2006/metadata/properties"/>
    <ds:schemaRef ds:uri="http://schemas.microsoft.com/office/infopath/2007/PartnerControls"/>
    <ds:schemaRef ds:uri="e52f7f31-097d-4e07-a304-906c5115c873"/>
    <ds:schemaRef ds:uri="http://schemas.microsoft.com/sharepoint/v3"/>
    <ds:schemaRef ds:uri="697506d0-ccdc-423a-8a27-d37c3c16a854"/>
  </ds:schemaRefs>
</ds:datastoreItem>
</file>

<file path=customXml/itemProps2.xml><?xml version="1.0" encoding="utf-8"?>
<ds:datastoreItem xmlns:ds="http://schemas.openxmlformats.org/officeDocument/2006/customXml" ds:itemID="{EE5DBC70-AD33-41B4-8553-941BAE9FCDA2}">
  <ds:schemaRefs>
    <ds:schemaRef ds:uri="http://schemas.microsoft.com/sharepoint/v3/contenttype/forms"/>
  </ds:schemaRefs>
</ds:datastoreItem>
</file>

<file path=customXml/itemProps3.xml><?xml version="1.0" encoding="utf-8"?>
<ds:datastoreItem xmlns:ds="http://schemas.openxmlformats.org/officeDocument/2006/customXml" ds:itemID="{4661EB8C-0301-41C8-B842-2118F21B85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97506d0-ccdc-423a-8a27-d37c3c16a854"/>
    <ds:schemaRef ds:uri="e52f7f31-097d-4e07-a304-906c5115c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9ECAFC-1F4E-4E21-ABDA-D4340EE63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89</Pages>
  <Words>25233</Words>
  <Characters>143630</Characters>
  <Application>Microsoft Office Word</Application>
  <DocSecurity>0</DocSecurity>
  <Lines>4337</Lines>
  <Paragraphs>1600</Paragraphs>
  <ScaleCrop>false</ScaleCrop>
  <Company/>
  <LinksUpToDate>false</LinksUpToDate>
  <CharactersWithSpaces>167664</CharactersWithSpaces>
  <SharedDoc>false</SharedDoc>
  <HLinks>
    <vt:vector size="1170" baseType="variant">
      <vt:variant>
        <vt:i4>2687057</vt:i4>
      </vt:variant>
      <vt:variant>
        <vt:i4>1007</vt:i4>
      </vt:variant>
      <vt:variant>
        <vt:i4>0</vt:i4>
      </vt:variant>
      <vt:variant>
        <vt:i4>5</vt:i4>
      </vt:variant>
      <vt:variant>
        <vt:lpwstr>https://www.ebi.ac.uk/ols/ontologies/ncit/terms?iri=http%3A%2F%2Fpurl.obolibrary.org%2Fobo%2FNCIT_C27996</vt:lpwstr>
      </vt:variant>
      <vt:variant>
        <vt:lpwstr/>
      </vt:variant>
      <vt:variant>
        <vt:i4>524327</vt:i4>
      </vt:variant>
      <vt:variant>
        <vt:i4>1004</vt:i4>
      </vt:variant>
      <vt:variant>
        <vt:i4>0</vt:i4>
      </vt:variant>
      <vt:variant>
        <vt:i4>5</vt:i4>
      </vt:variant>
      <vt:variant>
        <vt:lpwstr>https://www.ebi.ac.uk/ols4/ontologies/ncit/classes/http%253A%252F%252Fpurl.obolibrary.org%252Fobo%252FNCIT_C60832</vt:lpwstr>
      </vt:variant>
      <vt:variant>
        <vt:lpwstr/>
      </vt:variant>
      <vt:variant>
        <vt:i4>327723</vt:i4>
      </vt:variant>
      <vt:variant>
        <vt:i4>1001</vt:i4>
      </vt:variant>
      <vt:variant>
        <vt:i4>0</vt:i4>
      </vt:variant>
      <vt:variant>
        <vt:i4>5</vt:i4>
      </vt:variant>
      <vt:variant>
        <vt:lpwstr>https://www.ebi.ac.uk/ols4/ontologies/ncit/classes/http%253A%252F%252Fpurl.obolibrary.org%252Fobo%252FNCIT_C49679</vt:lpwstr>
      </vt:variant>
      <vt:variant>
        <vt:lpwstr/>
      </vt:variant>
      <vt:variant>
        <vt:i4>458793</vt:i4>
      </vt:variant>
      <vt:variant>
        <vt:i4>998</vt:i4>
      </vt:variant>
      <vt:variant>
        <vt:i4>0</vt:i4>
      </vt:variant>
      <vt:variant>
        <vt:i4>5</vt:i4>
      </vt:variant>
      <vt:variant>
        <vt:lpwstr>https://www.ebi.ac.uk/ols4/ontologies/ncit/classes/http%253A%252F%252Fpurl.obolibrary.org%252Fobo%252FNCIT_C25299</vt:lpwstr>
      </vt:variant>
      <vt:variant>
        <vt:lpwstr/>
      </vt:variant>
      <vt:variant>
        <vt:i4>458793</vt:i4>
      </vt:variant>
      <vt:variant>
        <vt:i4>995</vt:i4>
      </vt:variant>
      <vt:variant>
        <vt:i4>0</vt:i4>
      </vt:variant>
      <vt:variant>
        <vt:i4>5</vt:i4>
      </vt:variant>
      <vt:variant>
        <vt:lpwstr>https://www.ebi.ac.uk/ols4/ontologies/ncit/classes/http%253A%252F%252Fpurl.obolibrary.org%252Fobo%252FNCIT_C25298</vt:lpwstr>
      </vt:variant>
      <vt:variant>
        <vt:lpwstr/>
      </vt:variant>
      <vt:variant>
        <vt:i4>327723</vt:i4>
      </vt:variant>
      <vt:variant>
        <vt:i4>992</vt:i4>
      </vt:variant>
      <vt:variant>
        <vt:i4>0</vt:i4>
      </vt:variant>
      <vt:variant>
        <vt:i4>5</vt:i4>
      </vt:variant>
      <vt:variant>
        <vt:lpwstr>https://www.ebi.ac.uk/ols4/ontologies/ncit/classes/http%253A%252F%252Fpurl.obolibrary.org%252Fobo%252FNCIT_C49677</vt:lpwstr>
      </vt:variant>
      <vt:variant>
        <vt:lpwstr/>
      </vt:variant>
      <vt:variant>
        <vt:i4>2228317</vt:i4>
      </vt:variant>
      <vt:variant>
        <vt:i4>989</vt:i4>
      </vt:variant>
      <vt:variant>
        <vt:i4>0</vt:i4>
      </vt:variant>
      <vt:variant>
        <vt:i4>5</vt:i4>
      </vt:variant>
      <vt:variant>
        <vt:lpwstr>https://www.ebi.ac.uk/ols/ontologies/ncit/terms?iri=http%3A%2F%2Fpurl.obolibrary.org%2Fobo%2FNCIT_C41331</vt:lpwstr>
      </vt:variant>
      <vt:variant>
        <vt:lpwstr/>
      </vt:variant>
      <vt:variant>
        <vt:i4>2687071</vt:i4>
      </vt:variant>
      <vt:variant>
        <vt:i4>986</vt:i4>
      </vt:variant>
      <vt:variant>
        <vt:i4>0</vt:i4>
      </vt:variant>
      <vt:variant>
        <vt:i4>5</vt:i4>
      </vt:variant>
      <vt:variant>
        <vt:lpwstr>https://www.ebi.ac.uk/ols/ontologies/ncit/terms?iri=http%3A%2F%2Fpurl.obolibrary.org%2Fobo%2FNCIT_C92622</vt:lpwstr>
      </vt:variant>
      <vt:variant>
        <vt:lpwstr/>
      </vt:variant>
      <vt:variant>
        <vt:i4>2293843</vt:i4>
      </vt:variant>
      <vt:variant>
        <vt:i4>983</vt:i4>
      </vt:variant>
      <vt:variant>
        <vt:i4>0</vt:i4>
      </vt:variant>
      <vt:variant>
        <vt:i4>5</vt:i4>
      </vt:variant>
      <vt:variant>
        <vt:lpwstr>https://www.ebi.ac.uk/ols/ontologies/ncit/terms?iri=http%3A%2F%2Fpurl.obolibrary.org%2Fobo%2FNCIT_C35094</vt:lpwstr>
      </vt:variant>
      <vt:variant>
        <vt:lpwstr/>
      </vt:variant>
      <vt:variant>
        <vt:i4>2818143</vt:i4>
      </vt:variant>
      <vt:variant>
        <vt:i4>980</vt:i4>
      </vt:variant>
      <vt:variant>
        <vt:i4>0</vt:i4>
      </vt:variant>
      <vt:variant>
        <vt:i4>5</vt:i4>
      </vt:variant>
      <vt:variant>
        <vt:lpwstr>https://www.ebi.ac.uk/ols/ontologies/ncit/terms?iri=http%3A%2F%2Fpurl.obolibrary.org%2Fobo%2FNCIT_C82621</vt:lpwstr>
      </vt:variant>
      <vt:variant>
        <vt:lpwstr/>
      </vt:variant>
      <vt:variant>
        <vt:i4>720936</vt:i4>
      </vt:variant>
      <vt:variant>
        <vt:i4>977</vt:i4>
      </vt:variant>
      <vt:variant>
        <vt:i4>0</vt:i4>
      </vt:variant>
      <vt:variant>
        <vt:i4>5</vt:i4>
      </vt:variant>
      <vt:variant>
        <vt:lpwstr>https://www.ebi.ac.uk/ols4/ontologies/ncit/classes/http%253A%252F%252Fpurl.obolibrary.org%252Fobo%252FNCIT_C25352</vt:lpwstr>
      </vt:variant>
      <vt:variant>
        <vt:lpwstr/>
      </vt:variant>
      <vt:variant>
        <vt:i4>7340117</vt:i4>
      </vt:variant>
      <vt:variant>
        <vt:i4>974</vt:i4>
      </vt:variant>
      <vt:variant>
        <vt:i4>0</vt:i4>
      </vt:variant>
      <vt:variant>
        <vt:i4>5</vt:i4>
      </vt:variant>
      <vt:variant>
        <vt:lpwstr>https://www.ebi.ac.uk/ols4/ontologies/efo/classes/http%253A%252F%252Fwww.ebi.ac.uk%252Fefo%252FEFO_0004810</vt:lpwstr>
      </vt:variant>
      <vt:variant>
        <vt:lpwstr/>
      </vt:variant>
      <vt:variant>
        <vt:i4>2424923</vt:i4>
      </vt:variant>
      <vt:variant>
        <vt:i4>971</vt:i4>
      </vt:variant>
      <vt:variant>
        <vt:i4>0</vt:i4>
      </vt:variant>
      <vt:variant>
        <vt:i4>5</vt:i4>
      </vt:variant>
      <vt:variant>
        <vt:lpwstr>https://www.ebi.ac.uk/ols/ontologies/ncit/terms?iri=http%3A%2F%2Fpurl.obolibrary.org%2Fobo%2FNCIT_C103430</vt:lpwstr>
      </vt:variant>
      <vt:variant>
        <vt:lpwstr/>
      </vt:variant>
      <vt:variant>
        <vt:i4>3080287</vt:i4>
      </vt:variant>
      <vt:variant>
        <vt:i4>968</vt:i4>
      </vt:variant>
      <vt:variant>
        <vt:i4>0</vt:i4>
      </vt:variant>
      <vt:variant>
        <vt:i4>5</vt:i4>
      </vt:variant>
      <vt:variant>
        <vt:lpwstr>https://www.ebi.ac.uk/ols/ontologies/ncit/terms?iri=http%3A%2F%2Fpurl.obolibrary.org%2Fobo%2FNCIT_C64548</vt:lpwstr>
      </vt:variant>
      <vt:variant>
        <vt:lpwstr/>
      </vt:variant>
      <vt:variant>
        <vt:i4>2424844</vt:i4>
      </vt:variant>
      <vt:variant>
        <vt:i4>965</vt:i4>
      </vt:variant>
      <vt:variant>
        <vt:i4>0</vt:i4>
      </vt:variant>
      <vt:variant>
        <vt:i4>5</vt:i4>
      </vt:variant>
      <vt:variant>
        <vt:lpwstr>https://www.ebi.ac.uk/ols/ontologies/cido/terms?iri=http%3A%2F%2Fpurl.obolibrary.org%2Fobo%2FCIDO_0000019</vt:lpwstr>
      </vt:variant>
      <vt:variant>
        <vt:lpwstr/>
      </vt:variant>
      <vt:variant>
        <vt:i4>2293851</vt:i4>
      </vt:variant>
      <vt:variant>
        <vt:i4>962</vt:i4>
      </vt:variant>
      <vt:variant>
        <vt:i4>0</vt:i4>
      </vt:variant>
      <vt:variant>
        <vt:i4>5</vt:i4>
      </vt:variant>
      <vt:variant>
        <vt:lpwstr>https://www.ebi.ac.uk/ols/ontologies/ncit/terms?iri=http%3A%2F%2Fpurl.obolibrary.org%2Fobo%2FNCIT_C64809</vt:lpwstr>
      </vt:variant>
      <vt:variant>
        <vt:lpwstr/>
      </vt:variant>
      <vt:variant>
        <vt:i4>2687070</vt:i4>
      </vt:variant>
      <vt:variant>
        <vt:i4>959</vt:i4>
      </vt:variant>
      <vt:variant>
        <vt:i4>0</vt:i4>
      </vt:variant>
      <vt:variant>
        <vt:i4>5</vt:i4>
      </vt:variant>
      <vt:variant>
        <vt:lpwstr>https://www.ebi.ac.uk/ols/ontologies/ncit/terms?iri=http%3A%2F%2Fpurl.obolibrary.org%2Fobo%2FNCIT_C64853</vt:lpwstr>
      </vt:variant>
      <vt:variant>
        <vt:lpwstr/>
      </vt:variant>
      <vt:variant>
        <vt:i4>2490461</vt:i4>
      </vt:variant>
      <vt:variant>
        <vt:i4>956</vt:i4>
      </vt:variant>
      <vt:variant>
        <vt:i4>0</vt:i4>
      </vt:variant>
      <vt:variant>
        <vt:i4>5</vt:i4>
      </vt:variant>
      <vt:variant>
        <vt:lpwstr>https://www.ebi.ac.uk/ols/ontologies/ncit/terms?iri=http%3A%2F%2Fpurl.obolibrary.org%2Fobo%2FNCIT_C61034</vt:lpwstr>
      </vt:variant>
      <vt:variant>
        <vt:lpwstr/>
      </vt:variant>
      <vt:variant>
        <vt:i4>2949214</vt:i4>
      </vt:variant>
      <vt:variant>
        <vt:i4>953</vt:i4>
      </vt:variant>
      <vt:variant>
        <vt:i4>0</vt:i4>
      </vt:variant>
      <vt:variant>
        <vt:i4>5</vt:i4>
      </vt:variant>
      <vt:variant>
        <vt:lpwstr>https://www.ebi.ac.uk/ols/ontologies/ncit/terms?iri=http%3A%2F%2Fpurl.obolibrary.org%2Fobo%2FNCIT_C139217</vt:lpwstr>
      </vt:variant>
      <vt:variant>
        <vt:lpwstr/>
      </vt:variant>
      <vt:variant>
        <vt:i4>3014739</vt:i4>
      </vt:variant>
      <vt:variant>
        <vt:i4>950</vt:i4>
      </vt:variant>
      <vt:variant>
        <vt:i4>0</vt:i4>
      </vt:variant>
      <vt:variant>
        <vt:i4>5</vt:i4>
      </vt:variant>
      <vt:variant>
        <vt:lpwstr>https://www.ebi.ac.uk/ols/ontologies/ncit/terms?iri=http%3A%2F%2Fpurl.obolibrary.org%2Fobo%2FNCIT_C64488</vt:lpwstr>
      </vt:variant>
      <vt:variant>
        <vt:lpwstr/>
      </vt:variant>
      <vt:variant>
        <vt:i4>2818143</vt:i4>
      </vt:variant>
      <vt:variant>
        <vt:i4>947</vt:i4>
      </vt:variant>
      <vt:variant>
        <vt:i4>0</vt:i4>
      </vt:variant>
      <vt:variant>
        <vt:i4>5</vt:i4>
      </vt:variant>
      <vt:variant>
        <vt:lpwstr>https://www.ebi.ac.uk/ols/ontologies/ncit/terms?iri=http%3A%2F%2Fpurl.obolibrary.org%2Fobo%2FNCIT_C61019</vt:lpwstr>
      </vt:variant>
      <vt:variant>
        <vt:lpwstr/>
      </vt:variant>
      <vt:variant>
        <vt:i4>2293843</vt:i4>
      </vt:variant>
      <vt:variant>
        <vt:i4>944</vt:i4>
      </vt:variant>
      <vt:variant>
        <vt:i4>0</vt:i4>
      </vt:variant>
      <vt:variant>
        <vt:i4>5</vt:i4>
      </vt:variant>
      <vt:variant>
        <vt:lpwstr>https://www.ebi.ac.uk/ols/ontologies/ncit/terms?iri=http%3A%2F%2Fpurl.obolibrary.org%2Fobo%2FNCIT_C74787</vt:lpwstr>
      </vt:variant>
      <vt:variant>
        <vt:lpwstr/>
      </vt:variant>
      <vt:variant>
        <vt:i4>2228307</vt:i4>
      </vt:variant>
      <vt:variant>
        <vt:i4>941</vt:i4>
      </vt:variant>
      <vt:variant>
        <vt:i4>0</vt:i4>
      </vt:variant>
      <vt:variant>
        <vt:i4>5</vt:i4>
      </vt:variant>
      <vt:variant>
        <vt:lpwstr>https://www.ebi.ac.uk/ols/ontologies/ncit/terms?iri=http%3A%2F%2Fpurl.obolibrary.org%2Fobo%2FNCIT_C74786</vt:lpwstr>
      </vt:variant>
      <vt:variant>
        <vt:lpwstr/>
      </vt:variant>
      <vt:variant>
        <vt:i4>2293851</vt:i4>
      </vt:variant>
      <vt:variant>
        <vt:i4>938</vt:i4>
      </vt:variant>
      <vt:variant>
        <vt:i4>0</vt:i4>
      </vt:variant>
      <vt:variant>
        <vt:i4>5</vt:i4>
      </vt:variant>
      <vt:variant>
        <vt:lpwstr>https://www.ebi.ac.uk/ols/ontologies/ncit/terms?iri=http%3A%2F%2Fpurl.obolibrary.org%2Fobo%2FNCIT_C103451</vt:lpwstr>
      </vt:variant>
      <vt:variant>
        <vt:lpwstr/>
      </vt:variant>
      <vt:variant>
        <vt:i4>2424915</vt:i4>
      </vt:variant>
      <vt:variant>
        <vt:i4>935</vt:i4>
      </vt:variant>
      <vt:variant>
        <vt:i4>0</vt:i4>
      </vt:variant>
      <vt:variant>
        <vt:i4>5</vt:i4>
      </vt:variant>
      <vt:variant>
        <vt:lpwstr>https://www.ebi.ac.uk/ols/ontologies/ncit/terms?iri=http%3A%2F%2Fpurl.obolibrary.org%2Fobo%2FNCIT_C74781</vt:lpwstr>
      </vt:variant>
      <vt:variant>
        <vt:lpwstr/>
      </vt:variant>
      <vt:variant>
        <vt:i4>2555992</vt:i4>
      </vt:variant>
      <vt:variant>
        <vt:i4>932</vt:i4>
      </vt:variant>
      <vt:variant>
        <vt:i4>0</vt:i4>
      </vt:variant>
      <vt:variant>
        <vt:i4>5</vt:i4>
      </vt:variant>
      <vt:variant>
        <vt:lpwstr>https://www.ebi.ac.uk/ols/ontologies/ncit/terms?iri=http%3A%2F%2Fpurl.obolibrary.org%2Fobo%2FNCIT_C64431</vt:lpwstr>
      </vt:variant>
      <vt:variant>
        <vt:lpwstr/>
      </vt:variant>
      <vt:variant>
        <vt:i4>2293855</vt:i4>
      </vt:variant>
      <vt:variant>
        <vt:i4>929</vt:i4>
      </vt:variant>
      <vt:variant>
        <vt:i4>0</vt:i4>
      </vt:variant>
      <vt:variant>
        <vt:i4>5</vt:i4>
      </vt:variant>
      <vt:variant>
        <vt:lpwstr>https://www.ebi.ac.uk/ols/ontologies/ncit/terms?iri=http%3A%2F%2Fpurl.obolibrary.org%2Fobo%2FNCIT_C64849</vt:lpwstr>
      </vt:variant>
      <vt:variant>
        <vt:lpwstr/>
      </vt:variant>
      <vt:variant>
        <vt:i4>2621530</vt:i4>
      </vt:variant>
      <vt:variant>
        <vt:i4>926</vt:i4>
      </vt:variant>
      <vt:variant>
        <vt:i4>0</vt:i4>
      </vt:variant>
      <vt:variant>
        <vt:i4>5</vt:i4>
      </vt:variant>
      <vt:variant>
        <vt:lpwstr>https://www.ebi.ac.uk/ols/ontologies/ncit/terms?iri=http%3A%2F%2Fpurl.obolibrary.org%2Fobo%2FNCIT_C105587</vt:lpwstr>
      </vt:variant>
      <vt:variant>
        <vt:lpwstr/>
      </vt:variant>
      <vt:variant>
        <vt:i4>2621530</vt:i4>
      </vt:variant>
      <vt:variant>
        <vt:i4>923</vt:i4>
      </vt:variant>
      <vt:variant>
        <vt:i4>0</vt:i4>
      </vt:variant>
      <vt:variant>
        <vt:i4>5</vt:i4>
      </vt:variant>
      <vt:variant>
        <vt:lpwstr>https://www.ebi.ac.uk/ols/ontologies/ncit/terms?iri=http%3A%2F%2Fpurl.obolibrary.org%2Fobo%2FNCIT_C105588</vt:lpwstr>
      </vt:variant>
      <vt:variant>
        <vt:lpwstr/>
      </vt:variant>
      <vt:variant>
        <vt:i4>3539012</vt:i4>
      </vt:variant>
      <vt:variant>
        <vt:i4>920</vt:i4>
      </vt:variant>
      <vt:variant>
        <vt:i4>0</vt:i4>
      </vt:variant>
      <vt:variant>
        <vt:i4>5</vt:i4>
      </vt:variant>
      <vt:variant>
        <vt:lpwstr>https://www.ebi.ac.uk/ols/ontologies/efo/terms?iri=http%3A%2F%2Fwww.ebi.ac.uk%2Fefo%2FEFO_0004527</vt:lpwstr>
      </vt:variant>
      <vt:variant>
        <vt:lpwstr/>
      </vt:variant>
      <vt:variant>
        <vt:i4>2621530</vt:i4>
      </vt:variant>
      <vt:variant>
        <vt:i4>917</vt:i4>
      </vt:variant>
      <vt:variant>
        <vt:i4>0</vt:i4>
      </vt:variant>
      <vt:variant>
        <vt:i4>5</vt:i4>
      </vt:variant>
      <vt:variant>
        <vt:lpwstr>https://www.ebi.ac.uk/ols/ontologies/ncit/terms?iri=http%3A%2F%2Fpurl.obolibrary.org%2Fobo%2FNCIT_C105586</vt:lpwstr>
      </vt:variant>
      <vt:variant>
        <vt:lpwstr/>
      </vt:variant>
      <vt:variant>
        <vt:i4>2490457</vt:i4>
      </vt:variant>
      <vt:variant>
        <vt:i4>914</vt:i4>
      </vt:variant>
      <vt:variant>
        <vt:i4>0</vt:i4>
      </vt:variant>
      <vt:variant>
        <vt:i4>5</vt:i4>
      </vt:variant>
      <vt:variant>
        <vt:lpwstr>https://www.ebi.ac.uk/ols/ontologies/ncit/terms?iri=http%3A%2F%2Fpurl.obolibrary.org%2Fobo%2FNCIT_C117748</vt:lpwstr>
      </vt:variant>
      <vt:variant>
        <vt:lpwstr/>
      </vt:variant>
      <vt:variant>
        <vt:i4>2228312</vt:i4>
      </vt:variant>
      <vt:variant>
        <vt:i4>911</vt:i4>
      </vt:variant>
      <vt:variant>
        <vt:i4>0</vt:i4>
      </vt:variant>
      <vt:variant>
        <vt:i4>5</vt:i4>
      </vt:variant>
      <vt:variant>
        <vt:lpwstr>https://www.ebi.ac.uk/ols/ontologies/ncit/terms?iri=http%3A%2F%2Fpurl.obolibrary.org%2Fobo%2FNCIT_C64434</vt:lpwstr>
      </vt:variant>
      <vt:variant>
        <vt:lpwstr/>
      </vt:variant>
      <vt:variant>
        <vt:i4>2424915</vt:i4>
      </vt:variant>
      <vt:variant>
        <vt:i4>908</vt:i4>
      </vt:variant>
      <vt:variant>
        <vt:i4>0</vt:i4>
      </vt:variant>
      <vt:variant>
        <vt:i4>5</vt:i4>
      </vt:variant>
      <vt:variant>
        <vt:lpwstr>https://www.ebi.ac.uk/ols/ontologies/ncit/terms?iri=http%3A%2F%2Fpurl.obolibrary.org%2Fobo%2FNCIT_C64483</vt:lpwstr>
      </vt:variant>
      <vt:variant>
        <vt:lpwstr/>
      </vt:variant>
      <vt:variant>
        <vt:i4>2490460</vt:i4>
      </vt:variant>
      <vt:variant>
        <vt:i4>905</vt:i4>
      </vt:variant>
      <vt:variant>
        <vt:i4>0</vt:i4>
      </vt:variant>
      <vt:variant>
        <vt:i4>5</vt:i4>
      </vt:variant>
      <vt:variant>
        <vt:lpwstr>https://www.ebi.ac.uk/ols/ontologies/ncit/terms?iri=http%3A%2F%2Fpurl.obolibrary.org%2Fobo%2FNCIT_C61024</vt:lpwstr>
      </vt:variant>
      <vt:variant>
        <vt:lpwstr/>
      </vt:variant>
      <vt:variant>
        <vt:i4>2162783</vt:i4>
      </vt:variant>
      <vt:variant>
        <vt:i4>902</vt:i4>
      </vt:variant>
      <vt:variant>
        <vt:i4>0</vt:i4>
      </vt:variant>
      <vt:variant>
        <vt:i4>5</vt:i4>
      </vt:variant>
      <vt:variant>
        <vt:lpwstr>https://www.ebi.ac.uk/ols/ontologies/ncit/terms?iri=http%3A%2F%2Fpurl.obolibrary.org%2Fobo%2FNCIT_C35650</vt:lpwstr>
      </vt:variant>
      <vt:variant>
        <vt:lpwstr/>
      </vt:variant>
      <vt:variant>
        <vt:i4>3014751</vt:i4>
      </vt:variant>
      <vt:variant>
        <vt:i4>899</vt:i4>
      </vt:variant>
      <vt:variant>
        <vt:i4>0</vt:i4>
      </vt:variant>
      <vt:variant>
        <vt:i4>5</vt:i4>
      </vt:variant>
      <vt:variant>
        <vt:lpwstr>https://www.ebi.ac.uk/ols/ontologies/ncit/terms?iri=http%3A%2F%2Fpurl.obolibrary.org%2Fobo%2FNCIT_C35158</vt:lpwstr>
      </vt:variant>
      <vt:variant>
        <vt:lpwstr/>
      </vt:variant>
      <vt:variant>
        <vt:i4>3145798</vt:i4>
      </vt:variant>
      <vt:variant>
        <vt:i4>896</vt:i4>
      </vt:variant>
      <vt:variant>
        <vt:i4>0</vt:i4>
      </vt:variant>
      <vt:variant>
        <vt:i4>5</vt:i4>
      </vt:variant>
      <vt:variant>
        <vt:lpwstr>https://www.ebi.ac.uk/ols/ontologies/efo/terms?iri=http%3A%2F%2Fwww.ebi.ac.uk%2Fefo%2FEFO_0004748</vt:lpwstr>
      </vt:variant>
      <vt:variant>
        <vt:lpwstr/>
      </vt:variant>
      <vt:variant>
        <vt:i4>2883678</vt:i4>
      </vt:variant>
      <vt:variant>
        <vt:i4>893</vt:i4>
      </vt:variant>
      <vt:variant>
        <vt:i4>0</vt:i4>
      </vt:variant>
      <vt:variant>
        <vt:i4>5</vt:i4>
      </vt:variant>
      <vt:variant>
        <vt:lpwstr>https://www.ebi.ac.uk/ols/ontologies/ncit/terms?iri=http%3A%2F%2Fpurl.obolibrary.org%2Fobo%2FNCIT_C92839</vt:lpwstr>
      </vt:variant>
      <vt:variant>
        <vt:lpwstr/>
      </vt:variant>
      <vt:variant>
        <vt:i4>2162779</vt:i4>
      </vt:variant>
      <vt:variant>
        <vt:i4>890</vt:i4>
      </vt:variant>
      <vt:variant>
        <vt:i4>0</vt:i4>
      </vt:variant>
      <vt:variant>
        <vt:i4>5</vt:i4>
      </vt:variant>
      <vt:variant>
        <vt:lpwstr>https://www.ebi.ac.uk/ols/ontologies/ncit/terms?iri=http%3A%2F%2Fpurl.obolibrary.org%2Fobo%2FNCIT_C115514</vt:lpwstr>
      </vt:variant>
      <vt:variant>
        <vt:lpwstr/>
      </vt:variant>
      <vt:variant>
        <vt:i4>2752621</vt:i4>
      </vt:variant>
      <vt:variant>
        <vt:i4>887</vt:i4>
      </vt:variant>
      <vt:variant>
        <vt:i4>0</vt:i4>
      </vt:variant>
      <vt:variant>
        <vt:i4>5</vt:i4>
      </vt:variant>
      <vt:variant>
        <vt:lpwstr>https://www.ebi.ac.uk/ols/ontologies/snomed/terms?iri=http%3A%2F%2Fsnomed.info%2Fid%2F713017009</vt:lpwstr>
      </vt:variant>
      <vt:variant>
        <vt:lpwstr/>
      </vt:variant>
      <vt:variant>
        <vt:i4>2162783</vt:i4>
      </vt:variant>
      <vt:variant>
        <vt:i4>884</vt:i4>
      </vt:variant>
      <vt:variant>
        <vt:i4>0</vt:i4>
      </vt:variant>
      <vt:variant>
        <vt:i4>5</vt:i4>
      </vt:variant>
      <vt:variant>
        <vt:lpwstr>https://www.ebi.ac.uk/ols/ontologies/ncit/terms?iri=http%3A%2F%2Fpurl.obolibrary.org%2Fobo%2FNCIT_C16165</vt:lpwstr>
      </vt:variant>
      <vt:variant>
        <vt:lpwstr/>
      </vt:variant>
      <vt:variant>
        <vt:i4>2752609</vt:i4>
      </vt:variant>
      <vt:variant>
        <vt:i4>881</vt:i4>
      </vt:variant>
      <vt:variant>
        <vt:i4>0</vt:i4>
      </vt:variant>
      <vt:variant>
        <vt:i4>5</vt:i4>
      </vt:variant>
      <vt:variant>
        <vt:lpwstr>https://www.ebi.ac.uk/ols/ontologies/snomed/terms?iri=http%3A%2F%2Fsnomed.info%2Fid%2F425581000</vt:lpwstr>
      </vt:variant>
      <vt:variant>
        <vt:lpwstr/>
      </vt:variant>
      <vt:variant>
        <vt:i4>2818138</vt:i4>
      </vt:variant>
      <vt:variant>
        <vt:i4>878</vt:i4>
      </vt:variant>
      <vt:variant>
        <vt:i4>0</vt:i4>
      </vt:variant>
      <vt:variant>
        <vt:i4>5</vt:i4>
      </vt:variant>
      <vt:variant>
        <vt:lpwstr>https://www.ebi.ac.uk/ols/ontologies/ncit/terms?iri=http%3A%2F%2Fpurl.obolibrary.org%2Fobo%2FNCIT_C106581</vt:lpwstr>
      </vt:variant>
      <vt:variant>
        <vt:lpwstr/>
      </vt:variant>
      <vt:variant>
        <vt:i4>3539012</vt:i4>
      </vt:variant>
      <vt:variant>
        <vt:i4>875</vt:i4>
      </vt:variant>
      <vt:variant>
        <vt:i4>0</vt:i4>
      </vt:variant>
      <vt:variant>
        <vt:i4>5</vt:i4>
      </vt:variant>
      <vt:variant>
        <vt:lpwstr>https://www.ebi.ac.uk/ols/ontologies/efo/terms?iri=http%3A%2F%2Fwww.ebi.ac.uk%2Fefo%2FEFO_0004528</vt:lpwstr>
      </vt:variant>
      <vt:variant>
        <vt:lpwstr/>
      </vt:variant>
      <vt:variant>
        <vt:i4>3539012</vt:i4>
      </vt:variant>
      <vt:variant>
        <vt:i4>872</vt:i4>
      </vt:variant>
      <vt:variant>
        <vt:i4>0</vt:i4>
      </vt:variant>
      <vt:variant>
        <vt:i4>5</vt:i4>
      </vt:variant>
      <vt:variant>
        <vt:lpwstr>https://www.ebi.ac.uk/ols/ontologies/efo/terms?iri=http%3A%2F%2Fwww.ebi.ac.uk%2Fefo%2FEFO_0004526</vt:lpwstr>
      </vt:variant>
      <vt:variant>
        <vt:lpwstr/>
      </vt:variant>
      <vt:variant>
        <vt:i4>2359384</vt:i4>
      </vt:variant>
      <vt:variant>
        <vt:i4>869</vt:i4>
      </vt:variant>
      <vt:variant>
        <vt:i4>0</vt:i4>
      </vt:variant>
      <vt:variant>
        <vt:i4>5</vt:i4>
      </vt:variant>
      <vt:variant>
        <vt:lpwstr>https://www.ebi.ac.uk/ols/ontologies/ncit/terms?iri=http%3A%2F%2Fpurl.obolibrary.org%2Fobo%2FNCIT_C64432</vt:lpwstr>
      </vt:variant>
      <vt:variant>
        <vt:lpwstr/>
      </vt:variant>
      <vt:variant>
        <vt:i4>262186</vt:i4>
      </vt:variant>
      <vt:variant>
        <vt:i4>866</vt:i4>
      </vt:variant>
      <vt:variant>
        <vt:i4>0</vt:i4>
      </vt:variant>
      <vt:variant>
        <vt:i4>5</vt:i4>
      </vt:variant>
      <vt:variant>
        <vt:lpwstr>https://www.ebi.ac.uk/ols4/ontologies/ncit/classes/http%253A%252F%252Fpurl.obolibrary.org%252Fobo%252FNCIT_C79463</vt:lpwstr>
      </vt:variant>
      <vt:variant>
        <vt:lpwstr/>
      </vt:variant>
      <vt:variant>
        <vt:i4>786475</vt:i4>
      </vt:variant>
      <vt:variant>
        <vt:i4>863</vt:i4>
      </vt:variant>
      <vt:variant>
        <vt:i4>0</vt:i4>
      </vt:variant>
      <vt:variant>
        <vt:i4>5</vt:i4>
      </vt:variant>
      <vt:variant>
        <vt:lpwstr>https://www.ebi.ac.uk/ols4/ontologies/ncit/classes/http%253A%252F%252Fpurl.obolibrary.org%252Fobo%252FNCIT_C64433</vt:lpwstr>
      </vt:variant>
      <vt:variant>
        <vt:lpwstr/>
      </vt:variant>
      <vt:variant>
        <vt:i4>589867</vt:i4>
      </vt:variant>
      <vt:variant>
        <vt:i4>860</vt:i4>
      </vt:variant>
      <vt:variant>
        <vt:i4>0</vt:i4>
      </vt:variant>
      <vt:variant>
        <vt:i4>5</vt:i4>
      </vt:variant>
      <vt:variant>
        <vt:lpwstr>https://www.ebi.ac.uk/ols4/ontologies/ncit/classes/http%253A%252F%252Fpurl.obolibrary.org%252Fobo%252FNCIT_C64467</vt:lpwstr>
      </vt:variant>
      <vt:variant>
        <vt:lpwstr/>
      </vt:variant>
      <vt:variant>
        <vt:i4>983077</vt:i4>
      </vt:variant>
      <vt:variant>
        <vt:i4>857</vt:i4>
      </vt:variant>
      <vt:variant>
        <vt:i4>0</vt:i4>
      </vt:variant>
      <vt:variant>
        <vt:i4>5</vt:i4>
      </vt:variant>
      <vt:variant>
        <vt:lpwstr>https://www.ebi.ac.uk/ols4/ontologies/ncit/classes/http%253A%252F%252Fpurl.obolibrary.org%252Fobo%252FNCIT_C51951</vt:lpwstr>
      </vt:variant>
      <vt:variant>
        <vt:lpwstr/>
      </vt:variant>
      <vt:variant>
        <vt:i4>3342362</vt:i4>
      </vt:variant>
      <vt:variant>
        <vt:i4>854</vt:i4>
      </vt:variant>
      <vt:variant>
        <vt:i4>0</vt:i4>
      </vt:variant>
      <vt:variant>
        <vt:i4>5</vt:i4>
      </vt:variant>
      <vt:variant>
        <vt:lpwstr>https://www.ebi.ac.uk/ols4/ontologies/ncit/classes/http%253A%252F%252Fpurl.obolibrary.org%252Fobo%252FNCIT_C103810</vt:lpwstr>
      </vt:variant>
      <vt:variant>
        <vt:lpwstr/>
      </vt:variant>
      <vt:variant>
        <vt:i4>852005</vt:i4>
      </vt:variant>
      <vt:variant>
        <vt:i4>851</vt:i4>
      </vt:variant>
      <vt:variant>
        <vt:i4>0</vt:i4>
      </vt:variant>
      <vt:variant>
        <vt:i4>5</vt:i4>
      </vt:variant>
      <vt:variant>
        <vt:lpwstr>https://www.ebi.ac.uk/ols4/ontologies/ncit/classes/http%253A%252F%252Fpurl.obolibrary.org%252Fobo%252FNCIT_C92544</vt:lpwstr>
      </vt:variant>
      <vt:variant>
        <vt:lpwstr/>
      </vt:variant>
      <vt:variant>
        <vt:i4>2490462</vt:i4>
      </vt:variant>
      <vt:variant>
        <vt:i4>848</vt:i4>
      </vt:variant>
      <vt:variant>
        <vt:i4>0</vt:i4>
      </vt:variant>
      <vt:variant>
        <vt:i4>5</vt:i4>
      </vt:variant>
      <vt:variant>
        <vt:lpwstr>https://www.ebi.ac.uk/ols/ontologies/ncit/terms?iri=http%3A%2F%2Fpurl.obolibrary.org%2Fobo%2FNCIT_C25747</vt:lpwstr>
      </vt:variant>
      <vt:variant>
        <vt:lpwstr/>
      </vt:variant>
      <vt:variant>
        <vt:i4>1966182</vt:i4>
      </vt:variant>
      <vt:variant>
        <vt:i4>845</vt:i4>
      </vt:variant>
      <vt:variant>
        <vt:i4>0</vt:i4>
      </vt:variant>
      <vt:variant>
        <vt:i4>5</vt:i4>
      </vt:variant>
      <vt:variant>
        <vt:lpwstr>https://www.ebi.ac.uk/ols/ontologies/ncit/terms?iri=http%3A%2F%2Fpurl.obolibrary.org%2Fobo%2FNCIT_C399</vt:lpwstr>
      </vt:variant>
      <vt:variant>
        <vt:lpwstr/>
      </vt:variant>
      <vt:variant>
        <vt:i4>2424926</vt:i4>
      </vt:variant>
      <vt:variant>
        <vt:i4>842</vt:i4>
      </vt:variant>
      <vt:variant>
        <vt:i4>0</vt:i4>
      </vt:variant>
      <vt:variant>
        <vt:i4>5</vt:i4>
      </vt:variant>
      <vt:variant>
        <vt:lpwstr>https://www.ebi.ac.uk/ols/ontologies/ncit/terms?iri=http%3A%2F%2Fpurl.obolibrary.org%2Fobo%2FNCIT_C16676</vt:lpwstr>
      </vt:variant>
      <vt:variant>
        <vt:lpwstr/>
      </vt:variant>
      <vt:variant>
        <vt:i4>786472</vt:i4>
      </vt:variant>
      <vt:variant>
        <vt:i4>839</vt:i4>
      </vt:variant>
      <vt:variant>
        <vt:i4>0</vt:i4>
      </vt:variant>
      <vt:variant>
        <vt:i4>5</vt:i4>
      </vt:variant>
      <vt:variant>
        <vt:lpwstr>https://www.ebi.ac.uk/ols4/ontologies/ncit/classes/http%253A%252F%252Fpurl.obolibrary.org%252Fobo%252FNCIT_C3423</vt:lpwstr>
      </vt:variant>
      <vt:variant>
        <vt:lpwstr/>
      </vt:variant>
      <vt:variant>
        <vt:i4>917546</vt:i4>
      </vt:variant>
      <vt:variant>
        <vt:i4>836</vt:i4>
      </vt:variant>
      <vt:variant>
        <vt:i4>0</vt:i4>
      </vt:variant>
      <vt:variant>
        <vt:i4>5</vt:i4>
      </vt:variant>
      <vt:variant>
        <vt:lpwstr>https://www.ebi.ac.uk/ols4/ontologies/ncit/classes/http%253A%252F%252Fpurl.obolibrary.org%252Fobo%252FNCIT_C35000</vt:lpwstr>
      </vt:variant>
      <vt:variant>
        <vt:lpwstr/>
      </vt:variant>
      <vt:variant>
        <vt:i4>786467</vt:i4>
      </vt:variant>
      <vt:variant>
        <vt:i4>833</vt:i4>
      </vt:variant>
      <vt:variant>
        <vt:i4>0</vt:i4>
      </vt:variant>
      <vt:variant>
        <vt:i4>5</vt:i4>
      </vt:variant>
      <vt:variant>
        <vt:lpwstr>https://www.ebi.ac.uk/ols4/ontologies/ncit/classes/http%253A%252F%252Fpurl.obolibrary.org%252Fobo%252FNCIT_C3097</vt:lpwstr>
      </vt:variant>
      <vt:variant>
        <vt:lpwstr/>
      </vt:variant>
      <vt:variant>
        <vt:i4>3801114</vt:i4>
      </vt:variant>
      <vt:variant>
        <vt:i4>830</vt:i4>
      </vt:variant>
      <vt:variant>
        <vt:i4>0</vt:i4>
      </vt:variant>
      <vt:variant>
        <vt:i4>5</vt:i4>
      </vt:variant>
      <vt:variant>
        <vt:lpwstr>https://www.ebi.ac.uk/ols4/ontologies/ncit/classes/http%253A%252F%252Fpurl.obolibrary.org%252Fobo%252FNCIT_C157155</vt:lpwstr>
      </vt:variant>
      <vt:variant>
        <vt:lpwstr/>
      </vt:variant>
      <vt:variant>
        <vt:i4>720938</vt:i4>
      </vt:variant>
      <vt:variant>
        <vt:i4>827</vt:i4>
      </vt:variant>
      <vt:variant>
        <vt:i4>0</vt:i4>
      </vt:variant>
      <vt:variant>
        <vt:i4>5</vt:i4>
      </vt:variant>
      <vt:variant>
        <vt:lpwstr>https://www.ebi.ac.uk/ols4/ontologies/ncit/classes/http%253A%252F%252Fpurl.obolibrary.org%252Fobo%252FNCIT_C35055</vt:lpwstr>
      </vt:variant>
      <vt:variant>
        <vt:lpwstr/>
      </vt:variant>
      <vt:variant>
        <vt:i4>2424926</vt:i4>
      </vt:variant>
      <vt:variant>
        <vt:i4>824</vt:i4>
      </vt:variant>
      <vt:variant>
        <vt:i4>0</vt:i4>
      </vt:variant>
      <vt:variant>
        <vt:i4>5</vt:i4>
      </vt:variant>
      <vt:variant>
        <vt:lpwstr>https://www.ebi.ac.uk/ols/ontologies/ncit/terms?iri=http%3A%2F%2Fpurl.obolibrary.org%2Fobo%2FNCIT_C87168</vt:lpwstr>
      </vt:variant>
      <vt:variant>
        <vt:lpwstr/>
      </vt:variant>
      <vt:variant>
        <vt:i4>2555990</vt:i4>
      </vt:variant>
      <vt:variant>
        <vt:i4>821</vt:i4>
      </vt:variant>
      <vt:variant>
        <vt:i4>0</vt:i4>
      </vt:variant>
      <vt:variant>
        <vt:i4>5</vt:i4>
      </vt:variant>
      <vt:variant>
        <vt:lpwstr>https://www.ebi.ac.uk/ols/ontologies/ncit/terms?iri=http%3A%2F%2Fpurl.obolibrary.org%2Fobo%2FNCIT_C50791</vt:lpwstr>
      </vt:variant>
      <vt:variant>
        <vt:lpwstr/>
      </vt:variant>
      <vt:variant>
        <vt:i4>1310828</vt:i4>
      </vt:variant>
      <vt:variant>
        <vt:i4>818</vt:i4>
      </vt:variant>
      <vt:variant>
        <vt:i4>0</vt:i4>
      </vt:variant>
      <vt:variant>
        <vt:i4>5</vt:i4>
      </vt:variant>
      <vt:variant>
        <vt:lpwstr>https://www.ebi.ac.uk/ols/ontologies/ncit/terms?iri=http%3A%2F%2Fpurl.obolibrary.org%2Fobo%2FNCIT_C3333</vt:lpwstr>
      </vt:variant>
      <vt:variant>
        <vt:lpwstr/>
      </vt:variant>
      <vt:variant>
        <vt:i4>2293848</vt:i4>
      </vt:variant>
      <vt:variant>
        <vt:i4>815</vt:i4>
      </vt:variant>
      <vt:variant>
        <vt:i4>0</vt:i4>
      </vt:variant>
      <vt:variant>
        <vt:i4>5</vt:i4>
      </vt:variant>
      <vt:variant>
        <vt:lpwstr>https://www.ebi.ac.uk/ols/ontologies/ncit/terms?iri=http%3A%2F%2Fpurl.obolibrary.org%2Fobo%2FNCIT_C34632</vt:lpwstr>
      </vt:variant>
      <vt:variant>
        <vt:lpwstr/>
      </vt:variant>
      <vt:variant>
        <vt:i4>7208990</vt:i4>
      </vt:variant>
      <vt:variant>
        <vt:i4>812</vt:i4>
      </vt:variant>
      <vt:variant>
        <vt:i4>0</vt:i4>
      </vt:variant>
      <vt:variant>
        <vt:i4>5</vt:i4>
      </vt:variant>
      <vt:variant>
        <vt:lpwstr>https://www.ebi.ac.uk/ols4/ontologies/scdo/classes/http%253A%252F%252Fpurl.obolibrary.org%252Fobo%252FSCDO_0000573</vt:lpwstr>
      </vt:variant>
      <vt:variant>
        <vt:lpwstr/>
      </vt:variant>
      <vt:variant>
        <vt:i4>786469</vt:i4>
      </vt:variant>
      <vt:variant>
        <vt:i4>809</vt:i4>
      </vt:variant>
      <vt:variant>
        <vt:i4>0</vt:i4>
      </vt:variant>
      <vt:variant>
        <vt:i4>5</vt:i4>
      </vt:variant>
      <vt:variant>
        <vt:lpwstr>https://www.ebi.ac.uk/ols4/ontologies/ncit/classes/http%253A%252F%252Fpurl.obolibrary.org%252Fobo%252FNCIT_C93546</vt:lpwstr>
      </vt:variant>
      <vt:variant>
        <vt:lpwstr/>
      </vt:variant>
      <vt:variant>
        <vt:i4>3735582</vt:i4>
      </vt:variant>
      <vt:variant>
        <vt:i4>806</vt:i4>
      </vt:variant>
      <vt:variant>
        <vt:i4>0</vt:i4>
      </vt:variant>
      <vt:variant>
        <vt:i4>5</vt:i4>
      </vt:variant>
      <vt:variant>
        <vt:lpwstr>https://www.ebi.ac.uk/ols4/ontologies/ncit/classes/http%253A%252F%252Fpurl.obolibrary.org%252Fobo%252FNCIT_C124626</vt:lpwstr>
      </vt:variant>
      <vt:variant>
        <vt:lpwstr/>
      </vt:variant>
      <vt:variant>
        <vt:i4>458787</vt:i4>
      </vt:variant>
      <vt:variant>
        <vt:i4>803</vt:i4>
      </vt:variant>
      <vt:variant>
        <vt:i4>0</vt:i4>
      </vt:variant>
      <vt:variant>
        <vt:i4>5</vt:i4>
      </vt:variant>
      <vt:variant>
        <vt:lpwstr>https://www.ebi.ac.uk/ols4/ontologies/ncit/classes/http%253A%252F%252Fpurl.obolibrary.org%252Fobo%252FNCIT_C2985</vt:lpwstr>
      </vt:variant>
      <vt:variant>
        <vt:lpwstr/>
      </vt:variant>
      <vt:variant>
        <vt:i4>852011</vt:i4>
      </vt:variant>
      <vt:variant>
        <vt:i4>800</vt:i4>
      </vt:variant>
      <vt:variant>
        <vt:i4>0</vt:i4>
      </vt:variant>
      <vt:variant>
        <vt:i4>5</vt:i4>
      </vt:variant>
      <vt:variant>
        <vt:lpwstr>https://www.ebi.ac.uk/ols4/ontologies/ncit/classes/http%253A%252F%252Fpurl.obolibrary.org%252Fobo%252FNCIT_C3117</vt:lpwstr>
      </vt:variant>
      <vt:variant>
        <vt:lpwstr/>
      </vt:variant>
      <vt:variant>
        <vt:i4>65583</vt:i4>
      </vt:variant>
      <vt:variant>
        <vt:i4>797</vt:i4>
      </vt:variant>
      <vt:variant>
        <vt:i4>0</vt:i4>
      </vt:variant>
      <vt:variant>
        <vt:i4>5</vt:i4>
      </vt:variant>
      <vt:variant>
        <vt:lpwstr>https://www.ebi.ac.uk/ols4/ontologies/ncit/classes/http%253A%252F%252Fpurl.obolibrary.org%252Fobo%252FNCIT_C48227</vt:lpwstr>
      </vt:variant>
      <vt:variant>
        <vt:lpwstr/>
      </vt:variant>
      <vt:variant>
        <vt:i4>589857</vt:i4>
      </vt:variant>
      <vt:variant>
        <vt:i4>794</vt:i4>
      </vt:variant>
      <vt:variant>
        <vt:i4>0</vt:i4>
      </vt:variant>
      <vt:variant>
        <vt:i4>5</vt:i4>
      </vt:variant>
      <vt:variant>
        <vt:lpwstr>https://www.ebi.ac.uk/ols4/ontologies/ncit/classes/http%253A%252F%252Fpurl.obolibrary.org%252Fobo%252FNCIT_C17953</vt:lpwstr>
      </vt:variant>
      <vt:variant>
        <vt:lpwstr/>
      </vt:variant>
      <vt:variant>
        <vt:i4>4063253</vt:i4>
      </vt:variant>
      <vt:variant>
        <vt:i4>791</vt:i4>
      </vt:variant>
      <vt:variant>
        <vt:i4>0</vt:i4>
      </vt:variant>
      <vt:variant>
        <vt:i4>5</vt:i4>
      </vt:variant>
      <vt:variant>
        <vt:lpwstr>https://www.ebi.ac.uk/ols4/ontologies/ncit/classes/http%253A%252F%252Fpurl.obolibrary.org%252Fobo%252FNCIT_C179143</vt:lpwstr>
      </vt:variant>
      <vt:variant>
        <vt:lpwstr/>
      </vt:variant>
      <vt:variant>
        <vt:i4>720940</vt:i4>
      </vt:variant>
      <vt:variant>
        <vt:i4>788</vt:i4>
      </vt:variant>
      <vt:variant>
        <vt:i4>0</vt:i4>
      </vt:variant>
      <vt:variant>
        <vt:i4>5</vt:i4>
      </vt:variant>
      <vt:variant>
        <vt:lpwstr>https://www.ebi.ac.uk/ols4/ontologies/ncit/classes/http%253A%252F%252Fpurl.obolibrary.org%252Fobo%252FNCIT_C20701</vt:lpwstr>
      </vt:variant>
      <vt:variant>
        <vt:lpwstr/>
      </vt:variant>
      <vt:variant>
        <vt:i4>720943</vt:i4>
      </vt:variant>
      <vt:variant>
        <vt:i4>785</vt:i4>
      </vt:variant>
      <vt:variant>
        <vt:i4>0</vt:i4>
      </vt:variant>
      <vt:variant>
        <vt:i4>5</vt:i4>
      </vt:variant>
      <vt:variant>
        <vt:lpwstr>https://www.ebi.ac.uk/ols4/ontologies/ncit/classes/http%253A%252F%252Fpurl.obolibrary.org%252Fobo%252FNCIT_C19796</vt:lpwstr>
      </vt:variant>
      <vt:variant>
        <vt:lpwstr/>
      </vt:variant>
      <vt:variant>
        <vt:i4>262186</vt:i4>
      </vt:variant>
      <vt:variant>
        <vt:i4>782</vt:i4>
      </vt:variant>
      <vt:variant>
        <vt:i4>0</vt:i4>
      </vt:variant>
      <vt:variant>
        <vt:i4>5</vt:i4>
      </vt:variant>
      <vt:variant>
        <vt:lpwstr>https://www.ebi.ac.uk/ols4/ontologies/ncit/classes/http%253A%252F%252Fpurl.obolibrary.org%252Fobo%252FNCIT_C18272</vt:lpwstr>
      </vt:variant>
      <vt:variant>
        <vt:lpwstr/>
      </vt:variant>
      <vt:variant>
        <vt:i4>655398</vt:i4>
      </vt:variant>
      <vt:variant>
        <vt:i4>779</vt:i4>
      </vt:variant>
      <vt:variant>
        <vt:i4>0</vt:i4>
      </vt:variant>
      <vt:variant>
        <vt:i4>5</vt:i4>
      </vt:variant>
      <vt:variant>
        <vt:lpwstr>https://www.ebi.ac.uk/ols4/ontologies/ncit/classes/http%253A%252F%252Fpurl.obolibrary.org%252Fobo%252FNCIT_C70811</vt:lpwstr>
      </vt:variant>
      <vt:variant>
        <vt:lpwstr/>
      </vt:variant>
      <vt:variant>
        <vt:i4>983084</vt:i4>
      </vt:variant>
      <vt:variant>
        <vt:i4>776</vt:i4>
      </vt:variant>
      <vt:variant>
        <vt:i4>0</vt:i4>
      </vt:variant>
      <vt:variant>
        <vt:i4>5</vt:i4>
      </vt:variant>
      <vt:variant>
        <vt:lpwstr>https://www.ebi.ac.uk/ols4/ontologies/ncit/classes/http%253A%252F%252Fpurl.obolibrary.org%252Fobo%252FNCIT_C41150</vt:lpwstr>
      </vt:variant>
      <vt:variant>
        <vt:lpwstr/>
      </vt:variant>
      <vt:variant>
        <vt:i4>7012378</vt:i4>
      </vt:variant>
      <vt:variant>
        <vt:i4>773</vt:i4>
      </vt:variant>
      <vt:variant>
        <vt:i4>0</vt:i4>
      </vt:variant>
      <vt:variant>
        <vt:i4>5</vt:i4>
      </vt:variant>
      <vt:variant>
        <vt:lpwstr>https://www.ebi.ac.uk/ols4/ontologies/ecto/classes/http%253A%252F%252Fpurl.obolibrary.org%252Fobo%252FECTO_1000032</vt:lpwstr>
      </vt:variant>
      <vt:variant>
        <vt:lpwstr/>
      </vt:variant>
      <vt:variant>
        <vt:i4>786452</vt:i4>
      </vt:variant>
      <vt:variant>
        <vt:i4>770</vt:i4>
      </vt:variant>
      <vt:variant>
        <vt:i4>0</vt:i4>
      </vt:variant>
      <vt:variant>
        <vt:i4>5</vt:i4>
      </vt:variant>
      <vt:variant>
        <vt:lpwstr>https://www.ebi.ac.uk/ols4/ontologies/snomed/classes/http%253A%252F%252Fsnomed.info%252Fid%252F224525003</vt:lpwstr>
      </vt:variant>
      <vt:variant>
        <vt:lpwstr/>
      </vt:variant>
      <vt:variant>
        <vt:i4>131107</vt:i4>
      </vt:variant>
      <vt:variant>
        <vt:i4>767</vt:i4>
      </vt:variant>
      <vt:variant>
        <vt:i4>0</vt:i4>
      </vt:variant>
      <vt:variant>
        <vt:i4>5</vt:i4>
      </vt:variant>
      <vt:variant>
        <vt:lpwstr>https://www.ebi.ac.uk/ols4/ontologies/ncit/classes/http%253A%252F%252Fpurl.obolibrary.org%252Fobo%252FNCIT_C90397</vt:lpwstr>
      </vt:variant>
      <vt:variant>
        <vt:lpwstr/>
      </vt:variant>
      <vt:variant>
        <vt:i4>2424922</vt:i4>
      </vt:variant>
      <vt:variant>
        <vt:i4>764</vt:i4>
      </vt:variant>
      <vt:variant>
        <vt:i4>0</vt:i4>
      </vt:variant>
      <vt:variant>
        <vt:i4>5</vt:i4>
      </vt:variant>
      <vt:variant>
        <vt:lpwstr>https://www.ebi.ac.uk/ols/ontologies/ncit/terms?iri=http%3A%2F%2Fpurl.obolibrary.org%2Fobo%2FNCIT_C25407</vt:lpwstr>
      </vt:variant>
      <vt:variant>
        <vt:lpwstr/>
      </vt:variant>
      <vt:variant>
        <vt:i4>655400</vt:i4>
      </vt:variant>
      <vt:variant>
        <vt:i4>761</vt:i4>
      </vt:variant>
      <vt:variant>
        <vt:i4>0</vt:i4>
      </vt:variant>
      <vt:variant>
        <vt:i4>5</vt:i4>
      </vt:variant>
      <vt:variant>
        <vt:lpwstr>https://www.ebi.ac.uk/ols4/ontologies/ncit/classes/http%253A%252F%252Fpurl.obolibrary.org%252Fobo%252FNCIT_C25341</vt:lpwstr>
      </vt:variant>
      <vt:variant>
        <vt:lpwstr/>
      </vt:variant>
      <vt:variant>
        <vt:i4>3014748</vt:i4>
      </vt:variant>
      <vt:variant>
        <vt:i4>758</vt:i4>
      </vt:variant>
      <vt:variant>
        <vt:i4>0</vt:i4>
      </vt:variant>
      <vt:variant>
        <vt:i4>5</vt:i4>
      </vt:variant>
      <vt:variant>
        <vt:lpwstr>https://www.ebi.ac.uk/ols/ontologies/ncit/terms?iri=http%3A%2F%2Fpurl.obolibrary.org%2Fobo%2FNCIT_C16358</vt:lpwstr>
      </vt:variant>
      <vt:variant>
        <vt:lpwstr/>
      </vt:variant>
      <vt:variant>
        <vt:i4>2555996</vt:i4>
      </vt:variant>
      <vt:variant>
        <vt:i4>755</vt:i4>
      </vt:variant>
      <vt:variant>
        <vt:i4>0</vt:i4>
      </vt:variant>
      <vt:variant>
        <vt:i4>5</vt:i4>
      </vt:variant>
      <vt:variant>
        <vt:lpwstr>https://www.ebi.ac.uk/ols/ontologies/ncit/terms?iri=http%3A%2F%2Fpurl.obolibrary.org%2Fobo%2FNCIT_C81328</vt:lpwstr>
      </vt:variant>
      <vt:variant>
        <vt:lpwstr/>
      </vt:variant>
      <vt:variant>
        <vt:i4>655400</vt:i4>
      </vt:variant>
      <vt:variant>
        <vt:i4>752</vt:i4>
      </vt:variant>
      <vt:variant>
        <vt:i4>0</vt:i4>
      </vt:variant>
      <vt:variant>
        <vt:i4>5</vt:i4>
      </vt:variant>
      <vt:variant>
        <vt:lpwstr>https://www.ebi.ac.uk/ols4/ontologies/ncit/classes/http%253A%252F%252Fpurl.obolibrary.org%252Fobo%252FNCIT_C25347</vt:lpwstr>
      </vt:variant>
      <vt:variant>
        <vt:lpwstr/>
      </vt:variant>
      <vt:variant>
        <vt:i4>65583</vt:i4>
      </vt:variant>
      <vt:variant>
        <vt:i4>749</vt:i4>
      </vt:variant>
      <vt:variant>
        <vt:i4>0</vt:i4>
      </vt:variant>
      <vt:variant>
        <vt:i4>5</vt:i4>
      </vt:variant>
      <vt:variant>
        <vt:lpwstr>https://www.ebi.ac.uk/ols4/ontologies/ncit/classes/http%253A%252F%252Fpurl.obolibrary.org%252Fobo%252FNCIT_C28421</vt:lpwstr>
      </vt:variant>
      <vt:variant>
        <vt:lpwstr/>
      </vt:variant>
      <vt:variant>
        <vt:i4>524328</vt:i4>
      </vt:variant>
      <vt:variant>
        <vt:i4>746</vt:i4>
      </vt:variant>
      <vt:variant>
        <vt:i4>0</vt:i4>
      </vt:variant>
      <vt:variant>
        <vt:i4>5</vt:i4>
      </vt:variant>
      <vt:variant>
        <vt:lpwstr>https://www.ebi.ac.uk/ols4/ontologies/ncit/classes/http%253A%252F%252Fpurl.obolibrary.org%252Fobo%252FNCIT_C17049</vt:lpwstr>
      </vt:variant>
      <vt:variant>
        <vt:lpwstr/>
      </vt:variant>
      <vt:variant>
        <vt:i4>786467</vt:i4>
      </vt:variant>
      <vt:variant>
        <vt:i4>743</vt:i4>
      </vt:variant>
      <vt:variant>
        <vt:i4>0</vt:i4>
      </vt:variant>
      <vt:variant>
        <vt:i4>5</vt:i4>
      </vt:variant>
      <vt:variant>
        <vt:lpwstr>https://www.ebi.ac.uk/ols4/ontologies/ncit/classes/http%253A%252F%252Fpurl.obolibrary.org%252Fobo%252FNCIT_C37908</vt:lpwstr>
      </vt:variant>
      <vt:variant>
        <vt:lpwstr/>
      </vt:variant>
      <vt:variant>
        <vt:i4>3735583</vt:i4>
      </vt:variant>
      <vt:variant>
        <vt:i4>740</vt:i4>
      </vt:variant>
      <vt:variant>
        <vt:i4>0</vt:i4>
      </vt:variant>
      <vt:variant>
        <vt:i4>5</vt:i4>
      </vt:variant>
      <vt:variant>
        <vt:lpwstr>https://www.ebi.ac.uk/ols4/ontologies/ncit/classes/http%253A%252F%252Fpurl.obolibrary.org%252Fobo%252FNCIT_C164337</vt:lpwstr>
      </vt:variant>
      <vt:variant>
        <vt:lpwstr/>
      </vt:variant>
      <vt:variant>
        <vt:i4>524335</vt:i4>
      </vt:variant>
      <vt:variant>
        <vt:i4>737</vt:i4>
      </vt:variant>
      <vt:variant>
        <vt:i4>0</vt:i4>
      </vt:variant>
      <vt:variant>
        <vt:i4>5</vt:i4>
      </vt:variant>
      <vt:variant>
        <vt:lpwstr>https://www.ebi.ac.uk/ols4/ontologies/ncit/classes/http%253A%252F%252Fpurl.obolibrary.org%252Fobo%252FNCIT_C25464</vt:lpwstr>
      </vt:variant>
      <vt:variant>
        <vt:lpwstr/>
      </vt:variant>
      <vt:variant>
        <vt:i4>917545</vt:i4>
      </vt:variant>
      <vt:variant>
        <vt:i4>734</vt:i4>
      </vt:variant>
      <vt:variant>
        <vt:i4>0</vt:i4>
      </vt:variant>
      <vt:variant>
        <vt:i4>5</vt:i4>
      </vt:variant>
      <vt:variant>
        <vt:lpwstr>https://www.ebi.ac.uk/ols4/ontologies/ncit/classes/http%253A%252F%252Fpurl.obolibrary.org%252Fobo%252FNCIT_C25207</vt:lpwstr>
      </vt:variant>
      <vt:variant>
        <vt:lpwstr/>
      </vt:variant>
      <vt:variant>
        <vt:i4>524330</vt:i4>
      </vt:variant>
      <vt:variant>
        <vt:i4>731</vt:i4>
      </vt:variant>
      <vt:variant>
        <vt:i4>0</vt:i4>
      </vt:variant>
      <vt:variant>
        <vt:i4>5</vt:i4>
      </vt:variant>
      <vt:variant>
        <vt:lpwstr>https://www.ebi.ac.uk/ols4/ontologies/ncit/classes/http%253A%252F%252Fpurl.obolibrary.org%252Fobo%252FNCIT_C25164</vt:lpwstr>
      </vt:variant>
      <vt:variant>
        <vt:lpwstr/>
      </vt:variant>
      <vt:variant>
        <vt:i4>4456518</vt:i4>
      </vt:variant>
      <vt:variant>
        <vt:i4>722</vt:i4>
      </vt:variant>
      <vt:variant>
        <vt:i4>0</vt:i4>
      </vt:variant>
      <vt:variant>
        <vt:i4>5</vt:i4>
      </vt:variant>
      <vt:variant>
        <vt:lpwstr>http://creativecommons.org/licenses/by-nc-nd/4.0/</vt:lpwstr>
      </vt:variant>
      <vt:variant>
        <vt:lpwstr/>
      </vt:variant>
      <vt:variant>
        <vt:i4>4456518</vt:i4>
      </vt:variant>
      <vt:variant>
        <vt:i4>716</vt:i4>
      </vt:variant>
      <vt:variant>
        <vt:i4>0</vt:i4>
      </vt:variant>
      <vt:variant>
        <vt:i4>5</vt:i4>
      </vt:variant>
      <vt:variant>
        <vt:lpwstr>http://creativecommons.org/licenses/by-nc-nd/4.0/</vt:lpwstr>
      </vt:variant>
      <vt:variant>
        <vt:lpwstr/>
      </vt:variant>
      <vt:variant>
        <vt:i4>4456518</vt:i4>
      </vt:variant>
      <vt:variant>
        <vt:i4>713</vt:i4>
      </vt:variant>
      <vt:variant>
        <vt:i4>0</vt:i4>
      </vt:variant>
      <vt:variant>
        <vt:i4>5</vt:i4>
      </vt:variant>
      <vt:variant>
        <vt:lpwstr>http://creativecommons.org/licenses/by-nc-nd/4.0/</vt:lpwstr>
      </vt:variant>
      <vt:variant>
        <vt:lpwstr/>
      </vt:variant>
      <vt:variant>
        <vt:i4>2883690</vt:i4>
      </vt:variant>
      <vt:variant>
        <vt:i4>707</vt:i4>
      </vt:variant>
      <vt:variant>
        <vt:i4>0</vt:i4>
      </vt:variant>
      <vt:variant>
        <vt:i4>5</vt:i4>
      </vt:variant>
      <vt:variant>
        <vt:lpwstr>http://www.ecmwf.i/</vt:lpwstr>
      </vt:variant>
      <vt:variant>
        <vt:lpwstr/>
      </vt:variant>
      <vt:variant>
        <vt:i4>4128884</vt:i4>
      </vt:variant>
      <vt:variant>
        <vt:i4>700</vt:i4>
      </vt:variant>
      <vt:variant>
        <vt:i4>0</vt:i4>
      </vt:variant>
      <vt:variant>
        <vt:i4>5</vt:i4>
      </vt:variant>
      <vt:variant>
        <vt:lpwstr>https://www.hhs.gov/hipaa/for-professionals/privacy/special-topics/de-identification/index.html</vt:lpwstr>
      </vt:variant>
      <vt:variant>
        <vt:lpwstr/>
      </vt:variant>
      <vt:variant>
        <vt:i4>4390982</vt:i4>
      </vt:variant>
      <vt:variant>
        <vt:i4>697</vt:i4>
      </vt:variant>
      <vt:variant>
        <vt:i4>0</vt:i4>
      </vt:variant>
      <vt:variant>
        <vt:i4>5</vt:i4>
      </vt:variant>
      <vt:variant>
        <vt:lpwstr>https://www.weatherbase.com/</vt:lpwstr>
      </vt:variant>
      <vt:variant>
        <vt:lpwstr/>
      </vt:variant>
      <vt:variant>
        <vt:i4>1638501</vt:i4>
      </vt:variant>
      <vt:variant>
        <vt:i4>694</vt:i4>
      </vt:variant>
      <vt:variant>
        <vt:i4>0</vt:i4>
      </vt:variant>
      <vt:variant>
        <vt:i4>5</vt:i4>
      </vt:variant>
      <vt:variant>
        <vt:lpwstr>https://www.who.int/globalchange/publications/WMO_WHO_Heat_Health_Guidance_2015.pdf</vt:lpwstr>
      </vt:variant>
      <vt:variant>
        <vt:lpwstr/>
      </vt:variant>
      <vt:variant>
        <vt:i4>3473525</vt:i4>
      </vt:variant>
      <vt:variant>
        <vt:i4>691</vt:i4>
      </vt:variant>
      <vt:variant>
        <vt:i4>0</vt:i4>
      </vt:variant>
      <vt:variant>
        <vt:i4>5</vt:i4>
      </vt:variant>
      <vt:variant>
        <vt:lpwstr>https://www.unaids.org/en/resources/documents/2020/unaids-data</vt:lpwstr>
      </vt:variant>
      <vt:variant>
        <vt:lpwstr/>
      </vt:variant>
      <vt:variant>
        <vt:i4>4587601</vt:i4>
      </vt:variant>
      <vt:variant>
        <vt:i4>688</vt:i4>
      </vt:variant>
      <vt:variant>
        <vt:i4>0</vt:i4>
      </vt:variant>
      <vt:variant>
        <vt:i4>5</vt:i4>
      </vt:variant>
      <vt:variant>
        <vt:lpwstr>https://www.unaids.org/en/resources/documents/2020/global-aids-report</vt:lpwstr>
      </vt:variant>
      <vt:variant>
        <vt:lpwstr/>
      </vt:variant>
      <vt:variant>
        <vt:i4>1114148</vt:i4>
      </vt:variant>
      <vt:variant>
        <vt:i4>685</vt:i4>
      </vt:variant>
      <vt:variant>
        <vt:i4>0</vt:i4>
      </vt:variant>
      <vt:variant>
        <vt:i4>5</vt:i4>
      </vt:variant>
      <vt:variant>
        <vt:lpwstr>https://www.ilo.org/global/publications/books/WCMS_711919/lang--en/index.htm</vt:lpwstr>
      </vt:variant>
      <vt:variant>
        <vt:lpwstr/>
      </vt:variant>
      <vt:variant>
        <vt:i4>3211384</vt:i4>
      </vt:variant>
      <vt:variant>
        <vt:i4>682</vt:i4>
      </vt:variant>
      <vt:variant>
        <vt:i4>0</vt:i4>
      </vt:variant>
      <vt:variant>
        <vt:i4>5</vt:i4>
      </vt:variant>
      <vt:variant>
        <vt:lpwstr>https://population.un.org/wup/</vt:lpwstr>
      </vt:variant>
      <vt:variant>
        <vt:lpwstr/>
      </vt:variant>
      <vt:variant>
        <vt:i4>7405674</vt:i4>
      </vt:variant>
      <vt:variant>
        <vt:i4>679</vt:i4>
      </vt:variant>
      <vt:variant>
        <vt:i4>0</vt:i4>
      </vt:variant>
      <vt:variant>
        <vt:i4>5</vt:i4>
      </vt:variant>
      <vt:variant>
        <vt:lpwstr>https://www.who.int/globalchange/publications/quantitative-risk-assessment/en/</vt:lpwstr>
      </vt:variant>
      <vt:variant>
        <vt:lpwstr/>
      </vt:variant>
      <vt:variant>
        <vt:i4>6160474</vt:i4>
      </vt:variant>
      <vt:variant>
        <vt:i4>665</vt:i4>
      </vt:variant>
      <vt:variant>
        <vt:i4>0</vt:i4>
      </vt:variant>
      <vt:variant>
        <vt:i4>5</vt:i4>
      </vt:variant>
      <vt:variant>
        <vt:lpwstr>https://rdr.ucl.ac.uk/articles/dataset/Pregnancy_intention_and_perinatal_outcomes/8949050</vt:lpwstr>
      </vt:variant>
      <vt:variant>
        <vt:lpwstr/>
      </vt:variant>
      <vt:variant>
        <vt:i4>6619170</vt:i4>
      </vt:variant>
      <vt:variant>
        <vt:i4>653</vt:i4>
      </vt:variant>
      <vt:variant>
        <vt:i4>0</vt:i4>
      </vt:variant>
      <vt:variant>
        <vt:i4>5</vt:i4>
      </vt:variant>
      <vt:variant>
        <vt:lpwstr>http://www.digitalservices.lib.uct.ac.za/dls/rdm-policy</vt:lpwstr>
      </vt:variant>
      <vt:variant>
        <vt:lpwstr/>
      </vt:variant>
      <vt:variant>
        <vt:i4>7471139</vt:i4>
      </vt:variant>
      <vt:variant>
        <vt:i4>650</vt:i4>
      </vt:variant>
      <vt:variant>
        <vt:i4>0</vt:i4>
      </vt:variant>
      <vt:variant>
        <vt:i4>5</vt:i4>
      </vt:variant>
      <vt:variant>
        <vt:lpwstr>http://www.icts.uct.ac.za/uct-perimeter-firewall-policy</vt:lpwstr>
      </vt:variant>
      <vt:variant>
        <vt:lpwstr/>
      </vt:variant>
      <vt:variant>
        <vt:i4>589830</vt:i4>
      </vt:variant>
      <vt:variant>
        <vt:i4>647</vt:i4>
      </vt:variant>
      <vt:variant>
        <vt:i4>0</vt:i4>
      </vt:variant>
      <vt:variant>
        <vt:i4>5</vt:i4>
      </vt:variant>
      <vt:variant>
        <vt:lpwstr>http://www.icts.uct.ac.za/sites/default/files/image_tool/images/286/UCT_Information_Security_Policy_PC03_2020.pdf</vt:lpwstr>
      </vt:variant>
      <vt:variant>
        <vt:lpwstr/>
      </vt:variant>
      <vt:variant>
        <vt:i4>262180</vt:i4>
      </vt:variant>
      <vt:variant>
        <vt:i4>644</vt:i4>
      </vt:variant>
      <vt:variant>
        <vt:i4>0</vt:i4>
      </vt:variant>
      <vt:variant>
        <vt:i4>5</vt:i4>
      </vt:variant>
      <vt:variant>
        <vt:lpwstr>https://en.wikipedia.org/wiki/FIPS_140-2</vt:lpwstr>
      </vt:variant>
      <vt:variant>
        <vt:lpwstr/>
      </vt:variant>
      <vt:variant>
        <vt:i4>6094904</vt:i4>
      </vt:variant>
      <vt:variant>
        <vt:i4>459</vt:i4>
      </vt:variant>
      <vt:variant>
        <vt:i4>0</vt:i4>
      </vt:variant>
      <vt:variant>
        <vt:i4>5</vt:i4>
      </vt:variant>
      <vt:variant>
        <vt:lpwstr>mailto:zmavindidze@wrhi.ac.za</vt:lpwstr>
      </vt:variant>
      <vt:variant>
        <vt:lpwstr/>
      </vt:variant>
      <vt:variant>
        <vt:i4>4259886</vt:i4>
      </vt:variant>
      <vt:variant>
        <vt:i4>456</vt:i4>
      </vt:variant>
      <vt:variant>
        <vt:i4>0</vt:i4>
      </vt:variant>
      <vt:variant>
        <vt:i4>5</vt:i4>
      </vt:variant>
      <vt:variant>
        <vt:lpwstr>mailto:webster@ceshhar.co.zw</vt:lpwstr>
      </vt:variant>
      <vt:variant>
        <vt:lpwstr/>
      </vt:variant>
      <vt:variant>
        <vt:i4>5701673</vt:i4>
      </vt:variant>
      <vt:variant>
        <vt:i4>453</vt:i4>
      </vt:variant>
      <vt:variant>
        <vt:i4>0</vt:i4>
      </vt:variant>
      <vt:variant>
        <vt:i4>5</vt:i4>
      </vt:variant>
      <vt:variant>
        <vt:lpwstr>mailto:rmotana@wrhi.ac.za</vt:lpwstr>
      </vt:variant>
      <vt:variant>
        <vt:lpwstr/>
      </vt:variant>
      <vt:variant>
        <vt:i4>6881351</vt:i4>
      </vt:variant>
      <vt:variant>
        <vt:i4>450</vt:i4>
      </vt:variant>
      <vt:variant>
        <vt:i4>0</vt:i4>
      </vt:variant>
      <vt:variant>
        <vt:i4>5</vt:i4>
      </vt:variant>
      <vt:variant>
        <vt:lpwstr>mailto:wolski@csag.uct.ac.za</vt:lpwstr>
      </vt:variant>
      <vt:variant>
        <vt:lpwstr/>
      </vt:variant>
      <vt:variant>
        <vt:i4>4194353</vt:i4>
      </vt:variant>
      <vt:variant>
        <vt:i4>447</vt:i4>
      </vt:variant>
      <vt:variant>
        <vt:i4>0</vt:i4>
      </vt:variant>
      <vt:variant>
        <vt:i4>5</vt:i4>
      </vt:variant>
      <vt:variant>
        <vt:lpwstr>mailto:maliha.ilias@nih.gov</vt:lpwstr>
      </vt:variant>
      <vt:variant>
        <vt:lpwstr/>
      </vt:variant>
      <vt:variant>
        <vt:i4>393274</vt:i4>
      </vt:variant>
      <vt:variant>
        <vt:i4>444</vt:i4>
      </vt:variant>
      <vt:variant>
        <vt:i4>0</vt:i4>
      </vt:variant>
      <vt:variant>
        <vt:i4>5</vt:i4>
      </vt:variant>
      <vt:variant>
        <vt:lpwstr>mailto:lisa@csag.uct.ac.za</vt:lpwstr>
      </vt:variant>
      <vt:variant>
        <vt:lpwstr/>
      </vt:variant>
      <vt:variant>
        <vt:i4>5439611</vt:i4>
      </vt:variant>
      <vt:variant>
        <vt:i4>441</vt:i4>
      </vt:variant>
      <vt:variant>
        <vt:i4>0</vt:i4>
      </vt:variant>
      <vt:variant>
        <vt:i4>5</vt:i4>
      </vt:variant>
      <vt:variant>
        <vt:lpwstr>mailto:krisebi@uw.edu</vt:lpwstr>
      </vt:variant>
      <vt:variant>
        <vt:lpwstr/>
      </vt:variant>
      <vt:variant>
        <vt:i4>7798851</vt:i4>
      </vt:variant>
      <vt:variant>
        <vt:i4>438</vt:i4>
      </vt:variant>
      <vt:variant>
        <vt:i4>0</vt:i4>
      </vt:variant>
      <vt:variant>
        <vt:i4>5</vt:i4>
      </vt:variant>
      <vt:variant>
        <vt:lpwstr>mailto:kyaoetienne@yahoo.fr</vt:lpwstr>
      </vt:variant>
      <vt:variant>
        <vt:lpwstr/>
      </vt:variant>
      <vt:variant>
        <vt:i4>3538951</vt:i4>
      </vt:variant>
      <vt:variant>
        <vt:i4>435</vt:i4>
      </vt:variant>
      <vt:variant>
        <vt:i4>0</vt:i4>
      </vt:variant>
      <vt:variant>
        <vt:i4>5</vt:i4>
      </vt:variant>
      <vt:variant>
        <vt:lpwstr>mailto:mcallis2@niehs.nih.gov</vt:lpwstr>
      </vt:variant>
      <vt:variant>
        <vt:lpwstr/>
      </vt:variant>
      <vt:variant>
        <vt:i4>6226022</vt:i4>
      </vt:variant>
      <vt:variant>
        <vt:i4>432</vt:i4>
      </vt:variant>
      <vt:variant>
        <vt:i4>0</vt:i4>
      </vt:variant>
      <vt:variant>
        <vt:i4>5</vt:i4>
      </vt:variant>
      <vt:variant>
        <vt:lpwstr>mailto:toby.kurien@za.ibm.com</vt:lpwstr>
      </vt:variant>
      <vt:variant>
        <vt:lpwstr/>
      </vt:variant>
      <vt:variant>
        <vt:i4>6946839</vt:i4>
      </vt:variant>
      <vt:variant>
        <vt:i4>429</vt:i4>
      </vt:variant>
      <vt:variant>
        <vt:i4>0</vt:i4>
      </vt:variant>
      <vt:variant>
        <vt:i4>5</vt:i4>
      </vt:variant>
      <vt:variant>
        <vt:lpwstr>mailto:Etienne.Vos@ibm.com</vt:lpwstr>
      </vt:variant>
      <vt:variant>
        <vt:lpwstr/>
      </vt:variant>
      <vt:variant>
        <vt:i4>1900588</vt:i4>
      </vt:variant>
      <vt:variant>
        <vt:i4>426</vt:i4>
      </vt:variant>
      <vt:variant>
        <vt:i4>0</vt:i4>
      </vt:variant>
      <vt:variant>
        <vt:i4>5</vt:i4>
      </vt:variant>
      <vt:variant>
        <vt:lpwstr>mailto:cboyer10@uw.edu</vt:lpwstr>
      </vt:variant>
      <vt:variant>
        <vt:lpwstr/>
      </vt:variant>
      <vt:variant>
        <vt:i4>4063297</vt:i4>
      </vt:variant>
      <vt:variant>
        <vt:i4>423</vt:i4>
      </vt:variant>
      <vt:variant>
        <vt:i4>0</vt:i4>
      </vt:variant>
      <vt:variant>
        <vt:i4>5</vt:i4>
      </vt:variant>
      <vt:variant>
        <vt:lpwstr>mailto:bonnie.joubert@nih.gov</vt:lpwstr>
      </vt:variant>
      <vt:variant>
        <vt:lpwstr/>
      </vt:variant>
      <vt:variant>
        <vt:i4>5308473</vt:i4>
      </vt:variant>
      <vt:variant>
        <vt:i4>420</vt:i4>
      </vt:variant>
      <vt:variant>
        <vt:i4>0</vt:i4>
      </vt:variant>
      <vt:variant>
        <vt:i4>5</vt:i4>
      </vt:variant>
      <vt:variant>
        <vt:lpwstr>mailto:cparker@wrhi.ac.za</vt:lpwstr>
      </vt:variant>
      <vt:variant>
        <vt:lpwstr/>
      </vt:variant>
      <vt:variant>
        <vt:i4>1048674</vt:i4>
      </vt:variant>
      <vt:variant>
        <vt:i4>417</vt:i4>
      </vt:variant>
      <vt:variant>
        <vt:i4>0</vt:i4>
      </vt:variant>
      <vt:variant>
        <vt:i4>5</vt:i4>
      </vt:variant>
      <vt:variant>
        <vt:lpwstr>mailto:gmaimela@wrhi.ac.za</vt:lpwstr>
      </vt:variant>
      <vt:variant>
        <vt:lpwstr/>
      </vt:variant>
      <vt:variant>
        <vt:i4>2490446</vt:i4>
      </vt:variant>
      <vt:variant>
        <vt:i4>414</vt:i4>
      </vt:variant>
      <vt:variant>
        <vt:i4>0</vt:i4>
      </vt:variant>
      <vt:variant>
        <vt:i4>5</vt:i4>
      </vt:variant>
      <vt:variant>
        <vt:lpwstr>mailto:Sibusisiwe.makhanya@ibm.com</vt:lpwstr>
      </vt:variant>
      <vt:variant>
        <vt:lpwstr/>
      </vt:variant>
      <vt:variant>
        <vt:i4>7536729</vt:i4>
      </vt:variant>
      <vt:variant>
        <vt:i4>411</vt:i4>
      </vt:variant>
      <vt:variant>
        <vt:i4>0</vt:i4>
      </vt:variant>
      <vt:variant>
        <vt:i4>5</vt:i4>
      </vt:variant>
      <vt:variant>
        <vt:lpwstr>mailto:cjack@csag.uct.ac.za</vt:lpwstr>
      </vt:variant>
      <vt:variant>
        <vt:lpwstr/>
      </vt:variant>
      <vt:variant>
        <vt:i4>7536729</vt:i4>
      </vt:variant>
      <vt:variant>
        <vt:i4>408</vt:i4>
      </vt:variant>
      <vt:variant>
        <vt:i4>0</vt:i4>
      </vt:variant>
      <vt:variant>
        <vt:i4>5</vt:i4>
      </vt:variant>
      <vt:variant>
        <vt:lpwstr>mailto:cjack@csag.uct.ac.za</vt:lpwstr>
      </vt:variant>
      <vt:variant>
        <vt:lpwstr/>
      </vt:variant>
      <vt:variant>
        <vt:i4>3932232</vt:i4>
      </vt:variant>
      <vt:variant>
        <vt:i4>405</vt:i4>
      </vt:variant>
      <vt:variant>
        <vt:i4>0</vt:i4>
      </vt:variant>
      <vt:variant>
        <vt:i4>5</vt:i4>
      </vt:variant>
      <vt:variant>
        <vt:lpwstr>mailto:mchersich@wrhi.ac.za</vt:lpwstr>
      </vt:variant>
      <vt:variant>
        <vt:lpwstr/>
      </vt:variant>
      <vt:variant>
        <vt:i4>6750234</vt:i4>
      </vt:variant>
      <vt:variant>
        <vt:i4>402</vt:i4>
      </vt:variant>
      <vt:variant>
        <vt:i4>0</vt:i4>
      </vt:variant>
      <vt:variant>
        <vt:i4>5</vt:i4>
      </vt:variant>
      <vt:variant>
        <vt:lpwstr>mailto:gueladio.cisse@swisstph.ch</vt:lpwstr>
      </vt:variant>
      <vt:variant>
        <vt:lpwstr/>
      </vt:variant>
      <vt:variant>
        <vt:i4>1507381</vt:i4>
      </vt:variant>
      <vt:variant>
        <vt:i4>392</vt:i4>
      </vt:variant>
      <vt:variant>
        <vt:i4>0</vt:i4>
      </vt:variant>
      <vt:variant>
        <vt:i4>5</vt:i4>
      </vt:variant>
      <vt:variant>
        <vt:lpwstr/>
      </vt:variant>
      <vt:variant>
        <vt:lpwstr>_Toc105426324</vt:lpwstr>
      </vt:variant>
      <vt:variant>
        <vt:i4>1507381</vt:i4>
      </vt:variant>
      <vt:variant>
        <vt:i4>386</vt:i4>
      </vt:variant>
      <vt:variant>
        <vt:i4>0</vt:i4>
      </vt:variant>
      <vt:variant>
        <vt:i4>5</vt:i4>
      </vt:variant>
      <vt:variant>
        <vt:lpwstr/>
      </vt:variant>
      <vt:variant>
        <vt:lpwstr>_Toc105426323</vt:lpwstr>
      </vt:variant>
      <vt:variant>
        <vt:i4>1507381</vt:i4>
      </vt:variant>
      <vt:variant>
        <vt:i4>380</vt:i4>
      </vt:variant>
      <vt:variant>
        <vt:i4>0</vt:i4>
      </vt:variant>
      <vt:variant>
        <vt:i4>5</vt:i4>
      </vt:variant>
      <vt:variant>
        <vt:lpwstr/>
      </vt:variant>
      <vt:variant>
        <vt:lpwstr>_Toc105426322</vt:lpwstr>
      </vt:variant>
      <vt:variant>
        <vt:i4>1507381</vt:i4>
      </vt:variant>
      <vt:variant>
        <vt:i4>374</vt:i4>
      </vt:variant>
      <vt:variant>
        <vt:i4>0</vt:i4>
      </vt:variant>
      <vt:variant>
        <vt:i4>5</vt:i4>
      </vt:variant>
      <vt:variant>
        <vt:lpwstr/>
      </vt:variant>
      <vt:variant>
        <vt:lpwstr>_Toc105426321</vt:lpwstr>
      </vt:variant>
      <vt:variant>
        <vt:i4>1507381</vt:i4>
      </vt:variant>
      <vt:variant>
        <vt:i4>368</vt:i4>
      </vt:variant>
      <vt:variant>
        <vt:i4>0</vt:i4>
      </vt:variant>
      <vt:variant>
        <vt:i4>5</vt:i4>
      </vt:variant>
      <vt:variant>
        <vt:lpwstr/>
      </vt:variant>
      <vt:variant>
        <vt:lpwstr>_Toc105426320</vt:lpwstr>
      </vt:variant>
      <vt:variant>
        <vt:i4>1835060</vt:i4>
      </vt:variant>
      <vt:variant>
        <vt:i4>359</vt:i4>
      </vt:variant>
      <vt:variant>
        <vt:i4>0</vt:i4>
      </vt:variant>
      <vt:variant>
        <vt:i4>5</vt:i4>
      </vt:variant>
      <vt:variant>
        <vt:lpwstr/>
      </vt:variant>
      <vt:variant>
        <vt:lpwstr>_Toc105426295</vt:lpwstr>
      </vt:variant>
      <vt:variant>
        <vt:i4>1835060</vt:i4>
      </vt:variant>
      <vt:variant>
        <vt:i4>353</vt:i4>
      </vt:variant>
      <vt:variant>
        <vt:i4>0</vt:i4>
      </vt:variant>
      <vt:variant>
        <vt:i4>5</vt:i4>
      </vt:variant>
      <vt:variant>
        <vt:lpwstr/>
      </vt:variant>
      <vt:variant>
        <vt:lpwstr>_Toc105426294</vt:lpwstr>
      </vt:variant>
      <vt:variant>
        <vt:i4>1835060</vt:i4>
      </vt:variant>
      <vt:variant>
        <vt:i4>347</vt:i4>
      </vt:variant>
      <vt:variant>
        <vt:i4>0</vt:i4>
      </vt:variant>
      <vt:variant>
        <vt:i4>5</vt:i4>
      </vt:variant>
      <vt:variant>
        <vt:lpwstr/>
      </vt:variant>
      <vt:variant>
        <vt:lpwstr>_Toc105426293</vt:lpwstr>
      </vt:variant>
      <vt:variant>
        <vt:i4>1835060</vt:i4>
      </vt:variant>
      <vt:variant>
        <vt:i4>341</vt:i4>
      </vt:variant>
      <vt:variant>
        <vt:i4>0</vt:i4>
      </vt:variant>
      <vt:variant>
        <vt:i4>5</vt:i4>
      </vt:variant>
      <vt:variant>
        <vt:lpwstr/>
      </vt:variant>
      <vt:variant>
        <vt:lpwstr>_Toc105426292</vt:lpwstr>
      </vt:variant>
      <vt:variant>
        <vt:i4>1835060</vt:i4>
      </vt:variant>
      <vt:variant>
        <vt:i4>335</vt:i4>
      </vt:variant>
      <vt:variant>
        <vt:i4>0</vt:i4>
      </vt:variant>
      <vt:variant>
        <vt:i4>5</vt:i4>
      </vt:variant>
      <vt:variant>
        <vt:lpwstr/>
      </vt:variant>
      <vt:variant>
        <vt:lpwstr>_Toc105426291</vt:lpwstr>
      </vt:variant>
      <vt:variant>
        <vt:i4>1769527</vt:i4>
      </vt:variant>
      <vt:variant>
        <vt:i4>326</vt:i4>
      </vt:variant>
      <vt:variant>
        <vt:i4>0</vt:i4>
      </vt:variant>
      <vt:variant>
        <vt:i4>5</vt:i4>
      </vt:variant>
      <vt:variant>
        <vt:lpwstr/>
      </vt:variant>
      <vt:variant>
        <vt:lpwstr>_Toc105168557</vt:lpwstr>
      </vt:variant>
      <vt:variant>
        <vt:i4>1769527</vt:i4>
      </vt:variant>
      <vt:variant>
        <vt:i4>320</vt:i4>
      </vt:variant>
      <vt:variant>
        <vt:i4>0</vt:i4>
      </vt:variant>
      <vt:variant>
        <vt:i4>5</vt:i4>
      </vt:variant>
      <vt:variant>
        <vt:lpwstr/>
      </vt:variant>
      <vt:variant>
        <vt:lpwstr>_Toc105168556</vt:lpwstr>
      </vt:variant>
      <vt:variant>
        <vt:i4>1769527</vt:i4>
      </vt:variant>
      <vt:variant>
        <vt:i4>314</vt:i4>
      </vt:variant>
      <vt:variant>
        <vt:i4>0</vt:i4>
      </vt:variant>
      <vt:variant>
        <vt:i4>5</vt:i4>
      </vt:variant>
      <vt:variant>
        <vt:lpwstr/>
      </vt:variant>
      <vt:variant>
        <vt:lpwstr>_Toc105168555</vt:lpwstr>
      </vt:variant>
      <vt:variant>
        <vt:i4>1769527</vt:i4>
      </vt:variant>
      <vt:variant>
        <vt:i4>308</vt:i4>
      </vt:variant>
      <vt:variant>
        <vt:i4>0</vt:i4>
      </vt:variant>
      <vt:variant>
        <vt:i4>5</vt:i4>
      </vt:variant>
      <vt:variant>
        <vt:lpwstr/>
      </vt:variant>
      <vt:variant>
        <vt:lpwstr>_Toc105168554</vt:lpwstr>
      </vt:variant>
      <vt:variant>
        <vt:i4>1769527</vt:i4>
      </vt:variant>
      <vt:variant>
        <vt:i4>302</vt:i4>
      </vt:variant>
      <vt:variant>
        <vt:i4>0</vt:i4>
      </vt:variant>
      <vt:variant>
        <vt:i4>5</vt:i4>
      </vt:variant>
      <vt:variant>
        <vt:lpwstr/>
      </vt:variant>
      <vt:variant>
        <vt:lpwstr>_Toc105168553</vt:lpwstr>
      </vt:variant>
      <vt:variant>
        <vt:i4>1769527</vt:i4>
      </vt:variant>
      <vt:variant>
        <vt:i4>296</vt:i4>
      </vt:variant>
      <vt:variant>
        <vt:i4>0</vt:i4>
      </vt:variant>
      <vt:variant>
        <vt:i4>5</vt:i4>
      </vt:variant>
      <vt:variant>
        <vt:lpwstr/>
      </vt:variant>
      <vt:variant>
        <vt:lpwstr>_Toc105168552</vt:lpwstr>
      </vt:variant>
      <vt:variant>
        <vt:i4>1769527</vt:i4>
      </vt:variant>
      <vt:variant>
        <vt:i4>290</vt:i4>
      </vt:variant>
      <vt:variant>
        <vt:i4>0</vt:i4>
      </vt:variant>
      <vt:variant>
        <vt:i4>5</vt:i4>
      </vt:variant>
      <vt:variant>
        <vt:lpwstr/>
      </vt:variant>
      <vt:variant>
        <vt:lpwstr>_Toc105168551</vt:lpwstr>
      </vt:variant>
      <vt:variant>
        <vt:i4>1769527</vt:i4>
      </vt:variant>
      <vt:variant>
        <vt:i4>284</vt:i4>
      </vt:variant>
      <vt:variant>
        <vt:i4>0</vt:i4>
      </vt:variant>
      <vt:variant>
        <vt:i4>5</vt:i4>
      </vt:variant>
      <vt:variant>
        <vt:lpwstr/>
      </vt:variant>
      <vt:variant>
        <vt:lpwstr>_Toc105168550</vt:lpwstr>
      </vt:variant>
      <vt:variant>
        <vt:i4>1703991</vt:i4>
      </vt:variant>
      <vt:variant>
        <vt:i4>278</vt:i4>
      </vt:variant>
      <vt:variant>
        <vt:i4>0</vt:i4>
      </vt:variant>
      <vt:variant>
        <vt:i4>5</vt:i4>
      </vt:variant>
      <vt:variant>
        <vt:lpwstr/>
      </vt:variant>
      <vt:variant>
        <vt:lpwstr>_Toc105168549</vt:lpwstr>
      </vt:variant>
      <vt:variant>
        <vt:i4>1703991</vt:i4>
      </vt:variant>
      <vt:variant>
        <vt:i4>272</vt:i4>
      </vt:variant>
      <vt:variant>
        <vt:i4>0</vt:i4>
      </vt:variant>
      <vt:variant>
        <vt:i4>5</vt:i4>
      </vt:variant>
      <vt:variant>
        <vt:lpwstr/>
      </vt:variant>
      <vt:variant>
        <vt:lpwstr>_Toc105168548</vt:lpwstr>
      </vt:variant>
      <vt:variant>
        <vt:i4>1703991</vt:i4>
      </vt:variant>
      <vt:variant>
        <vt:i4>266</vt:i4>
      </vt:variant>
      <vt:variant>
        <vt:i4>0</vt:i4>
      </vt:variant>
      <vt:variant>
        <vt:i4>5</vt:i4>
      </vt:variant>
      <vt:variant>
        <vt:lpwstr/>
      </vt:variant>
      <vt:variant>
        <vt:lpwstr>_Toc105168547</vt:lpwstr>
      </vt:variant>
      <vt:variant>
        <vt:i4>1703991</vt:i4>
      </vt:variant>
      <vt:variant>
        <vt:i4>260</vt:i4>
      </vt:variant>
      <vt:variant>
        <vt:i4>0</vt:i4>
      </vt:variant>
      <vt:variant>
        <vt:i4>5</vt:i4>
      </vt:variant>
      <vt:variant>
        <vt:lpwstr/>
      </vt:variant>
      <vt:variant>
        <vt:lpwstr>_Toc105168546</vt:lpwstr>
      </vt:variant>
      <vt:variant>
        <vt:i4>1703991</vt:i4>
      </vt:variant>
      <vt:variant>
        <vt:i4>254</vt:i4>
      </vt:variant>
      <vt:variant>
        <vt:i4>0</vt:i4>
      </vt:variant>
      <vt:variant>
        <vt:i4>5</vt:i4>
      </vt:variant>
      <vt:variant>
        <vt:lpwstr/>
      </vt:variant>
      <vt:variant>
        <vt:lpwstr>_Toc105168545</vt:lpwstr>
      </vt:variant>
      <vt:variant>
        <vt:i4>1703991</vt:i4>
      </vt:variant>
      <vt:variant>
        <vt:i4>248</vt:i4>
      </vt:variant>
      <vt:variant>
        <vt:i4>0</vt:i4>
      </vt:variant>
      <vt:variant>
        <vt:i4>5</vt:i4>
      </vt:variant>
      <vt:variant>
        <vt:lpwstr/>
      </vt:variant>
      <vt:variant>
        <vt:lpwstr>_Toc105168544</vt:lpwstr>
      </vt:variant>
      <vt:variant>
        <vt:i4>1703991</vt:i4>
      </vt:variant>
      <vt:variant>
        <vt:i4>242</vt:i4>
      </vt:variant>
      <vt:variant>
        <vt:i4>0</vt:i4>
      </vt:variant>
      <vt:variant>
        <vt:i4>5</vt:i4>
      </vt:variant>
      <vt:variant>
        <vt:lpwstr/>
      </vt:variant>
      <vt:variant>
        <vt:lpwstr>_Toc105168543</vt:lpwstr>
      </vt:variant>
      <vt:variant>
        <vt:i4>1703991</vt:i4>
      </vt:variant>
      <vt:variant>
        <vt:i4>236</vt:i4>
      </vt:variant>
      <vt:variant>
        <vt:i4>0</vt:i4>
      </vt:variant>
      <vt:variant>
        <vt:i4>5</vt:i4>
      </vt:variant>
      <vt:variant>
        <vt:lpwstr/>
      </vt:variant>
      <vt:variant>
        <vt:lpwstr>_Toc105168542</vt:lpwstr>
      </vt:variant>
      <vt:variant>
        <vt:i4>1703991</vt:i4>
      </vt:variant>
      <vt:variant>
        <vt:i4>230</vt:i4>
      </vt:variant>
      <vt:variant>
        <vt:i4>0</vt:i4>
      </vt:variant>
      <vt:variant>
        <vt:i4>5</vt:i4>
      </vt:variant>
      <vt:variant>
        <vt:lpwstr/>
      </vt:variant>
      <vt:variant>
        <vt:lpwstr>_Toc105168541</vt:lpwstr>
      </vt:variant>
      <vt:variant>
        <vt:i4>1703991</vt:i4>
      </vt:variant>
      <vt:variant>
        <vt:i4>224</vt:i4>
      </vt:variant>
      <vt:variant>
        <vt:i4>0</vt:i4>
      </vt:variant>
      <vt:variant>
        <vt:i4>5</vt:i4>
      </vt:variant>
      <vt:variant>
        <vt:lpwstr/>
      </vt:variant>
      <vt:variant>
        <vt:lpwstr>_Toc105168540</vt:lpwstr>
      </vt:variant>
      <vt:variant>
        <vt:i4>1900599</vt:i4>
      </vt:variant>
      <vt:variant>
        <vt:i4>218</vt:i4>
      </vt:variant>
      <vt:variant>
        <vt:i4>0</vt:i4>
      </vt:variant>
      <vt:variant>
        <vt:i4>5</vt:i4>
      </vt:variant>
      <vt:variant>
        <vt:lpwstr/>
      </vt:variant>
      <vt:variant>
        <vt:lpwstr>_Toc105168539</vt:lpwstr>
      </vt:variant>
      <vt:variant>
        <vt:i4>1900599</vt:i4>
      </vt:variant>
      <vt:variant>
        <vt:i4>212</vt:i4>
      </vt:variant>
      <vt:variant>
        <vt:i4>0</vt:i4>
      </vt:variant>
      <vt:variant>
        <vt:i4>5</vt:i4>
      </vt:variant>
      <vt:variant>
        <vt:lpwstr/>
      </vt:variant>
      <vt:variant>
        <vt:lpwstr>_Toc105168538</vt:lpwstr>
      </vt:variant>
      <vt:variant>
        <vt:i4>1900599</vt:i4>
      </vt:variant>
      <vt:variant>
        <vt:i4>206</vt:i4>
      </vt:variant>
      <vt:variant>
        <vt:i4>0</vt:i4>
      </vt:variant>
      <vt:variant>
        <vt:i4>5</vt:i4>
      </vt:variant>
      <vt:variant>
        <vt:lpwstr/>
      </vt:variant>
      <vt:variant>
        <vt:lpwstr>_Toc105168537</vt:lpwstr>
      </vt:variant>
      <vt:variant>
        <vt:i4>1900599</vt:i4>
      </vt:variant>
      <vt:variant>
        <vt:i4>200</vt:i4>
      </vt:variant>
      <vt:variant>
        <vt:i4>0</vt:i4>
      </vt:variant>
      <vt:variant>
        <vt:i4>5</vt:i4>
      </vt:variant>
      <vt:variant>
        <vt:lpwstr/>
      </vt:variant>
      <vt:variant>
        <vt:lpwstr>_Toc105168536</vt:lpwstr>
      </vt:variant>
      <vt:variant>
        <vt:i4>1900599</vt:i4>
      </vt:variant>
      <vt:variant>
        <vt:i4>194</vt:i4>
      </vt:variant>
      <vt:variant>
        <vt:i4>0</vt:i4>
      </vt:variant>
      <vt:variant>
        <vt:i4>5</vt:i4>
      </vt:variant>
      <vt:variant>
        <vt:lpwstr/>
      </vt:variant>
      <vt:variant>
        <vt:lpwstr>_Toc105168535</vt:lpwstr>
      </vt:variant>
      <vt:variant>
        <vt:i4>1900599</vt:i4>
      </vt:variant>
      <vt:variant>
        <vt:i4>188</vt:i4>
      </vt:variant>
      <vt:variant>
        <vt:i4>0</vt:i4>
      </vt:variant>
      <vt:variant>
        <vt:i4>5</vt:i4>
      </vt:variant>
      <vt:variant>
        <vt:lpwstr/>
      </vt:variant>
      <vt:variant>
        <vt:lpwstr>_Toc105168534</vt:lpwstr>
      </vt:variant>
      <vt:variant>
        <vt:i4>1900599</vt:i4>
      </vt:variant>
      <vt:variant>
        <vt:i4>182</vt:i4>
      </vt:variant>
      <vt:variant>
        <vt:i4>0</vt:i4>
      </vt:variant>
      <vt:variant>
        <vt:i4>5</vt:i4>
      </vt:variant>
      <vt:variant>
        <vt:lpwstr/>
      </vt:variant>
      <vt:variant>
        <vt:lpwstr>_Toc105168533</vt:lpwstr>
      </vt:variant>
      <vt:variant>
        <vt:i4>1900599</vt:i4>
      </vt:variant>
      <vt:variant>
        <vt:i4>176</vt:i4>
      </vt:variant>
      <vt:variant>
        <vt:i4>0</vt:i4>
      </vt:variant>
      <vt:variant>
        <vt:i4>5</vt:i4>
      </vt:variant>
      <vt:variant>
        <vt:lpwstr/>
      </vt:variant>
      <vt:variant>
        <vt:lpwstr>_Toc105168532</vt:lpwstr>
      </vt:variant>
      <vt:variant>
        <vt:i4>1900599</vt:i4>
      </vt:variant>
      <vt:variant>
        <vt:i4>170</vt:i4>
      </vt:variant>
      <vt:variant>
        <vt:i4>0</vt:i4>
      </vt:variant>
      <vt:variant>
        <vt:i4>5</vt:i4>
      </vt:variant>
      <vt:variant>
        <vt:lpwstr/>
      </vt:variant>
      <vt:variant>
        <vt:lpwstr>_Toc105168531</vt:lpwstr>
      </vt:variant>
      <vt:variant>
        <vt:i4>1900599</vt:i4>
      </vt:variant>
      <vt:variant>
        <vt:i4>164</vt:i4>
      </vt:variant>
      <vt:variant>
        <vt:i4>0</vt:i4>
      </vt:variant>
      <vt:variant>
        <vt:i4>5</vt:i4>
      </vt:variant>
      <vt:variant>
        <vt:lpwstr/>
      </vt:variant>
      <vt:variant>
        <vt:lpwstr>_Toc105168530</vt:lpwstr>
      </vt:variant>
      <vt:variant>
        <vt:i4>1835063</vt:i4>
      </vt:variant>
      <vt:variant>
        <vt:i4>158</vt:i4>
      </vt:variant>
      <vt:variant>
        <vt:i4>0</vt:i4>
      </vt:variant>
      <vt:variant>
        <vt:i4>5</vt:i4>
      </vt:variant>
      <vt:variant>
        <vt:lpwstr/>
      </vt:variant>
      <vt:variant>
        <vt:lpwstr>_Toc105168529</vt:lpwstr>
      </vt:variant>
      <vt:variant>
        <vt:i4>1835063</vt:i4>
      </vt:variant>
      <vt:variant>
        <vt:i4>152</vt:i4>
      </vt:variant>
      <vt:variant>
        <vt:i4>0</vt:i4>
      </vt:variant>
      <vt:variant>
        <vt:i4>5</vt:i4>
      </vt:variant>
      <vt:variant>
        <vt:lpwstr/>
      </vt:variant>
      <vt:variant>
        <vt:lpwstr>_Toc105168528</vt:lpwstr>
      </vt:variant>
      <vt:variant>
        <vt:i4>1835063</vt:i4>
      </vt:variant>
      <vt:variant>
        <vt:i4>146</vt:i4>
      </vt:variant>
      <vt:variant>
        <vt:i4>0</vt:i4>
      </vt:variant>
      <vt:variant>
        <vt:i4>5</vt:i4>
      </vt:variant>
      <vt:variant>
        <vt:lpwstr/>
      </vt:variant>
      <vt:variant>
        <vt:lpwstr>_Toc105168527</vt:lpwstr>
      </vt:variant>
      <vt:variant>
        <vt:i4>1835063</vt:i4>
      </vt:variant>
      <vt:variant>
        <vt:i4>140</vt:i4>
      </vt:variant>
      <vt:variant>
        <vt:i4>0</vt:i4>
      </vt:variant>
      <vt:variant>
        <vt:i4>5</vt:i4>
      </vt:variant>
      <vt:variant>
        <vt:lpwstr/>
      </vt:variant>
      <vt:variant>
        <vt:lpwstr>_Toc105168526</vt:lpwstr>
      </vt:variant>
      <vt:variant>
        <vt:i4>1835063</vt:i4>
      </vt:variant>
      <vt:variant>
        <vt:i4>134</vt:i4>
      </vt:variant>
      <vt:variant>
        <vt:i4>0</vt:i4>
      </vt:variant>
      <vt:variant>
        <vt:i4>5</vt:i4>
      </vt:variant>
      <vt:variant>
        <vt:lpwstr/>
      </vt:variant>
      <vt:variant>
        <vt:lpwstr>_Toc105168525</vt:lpwstr>
      </vt:variant>
      <vt:variant>
        <vt:i4>1835063</vt:i4>
      </vt:variant>
      <vt:variant>
        <vt:i4>128</vt:i4>
      </vt:variant>
      <vt:variant>
        <vt:i4>0</vt:i4>
      </vt:variant>
      <vt:variant>
        <vt:i4>5</vt:i4>
      </vt:variant>
      <vt:variant>
        <vt:lpwstr/>
      </vt:variant>
      <vt:variant>
        <vt:lpwstr>_Toc105168524</vt:lpwstr>
      </vt:variant>
      <vt:variant>
        <vt:i4>1835063</vt:i4>
      </vt:variant>
      <vt:variant>
        <vt:i4>122</vt:i4>
      </vt:variant>
      <vt:variant>
        <vt:i4>0</vt:i4>
      </vt:variant>
      <vt:variant>
        <vt:i4>5</vt:i4>
      </vt:variant>
      <vt:variant>
        <vt:lpwstr/>
      </vt:variant>
      <vt:variant>
        <vt:lpwstr>_Toc105168523</vt:lpwstr>
      </vt:variant>
      <vt:variant>
        <vt:i4>1835063</vt:i4>
      </vt:variant>
      <vt:variant>
        <vt:i4>116</vt:i4>
      </vt:variant>
      <vt:variant>
        <vt:i4>0</vt:i4>
      </vt:variant>
      <vt:variant>
        <vt:i4>5</vt:i4>
      </vt:variant>
      <vt:variant>
        <vt:lpwstr/>
      </vt:variant>
      <vt:variant>
        <vt:lpwstr>_Toc105168522</vt:lpwstr>
      </vt:variant>
      <vt:variant>
        <vt:i4>1835063</vt:i4>
      </vt:variant>
      <vt:variant>
        <vt:i4>110</vt:i4>
      </vt:variant>
      <vt:variant>
        <vt:i4>0</vt:i4>
      </vt:variant>
      <vt:variant>
        <vt:i4>5</vt:i4>
      </vt:variant>
      <vt:variant>
        <vt:lpwstr/>
      </vt:variant>
      <vt:variant>
        <vt:lpwstr>_Toc105168521</vt:lpwstr>
      </vt:variant>
      <vt:variant>
        <vt:i4>1835063</vt:i4>
      </vt:variant>
      <vt:variant>
        <vt:i4>104</vt:i4>
      </vt:variant>
      <vt:variant>
        <vt:i4>0</vt:i4>
      </vt:variant>
      <vt:variant>
        <vt:i4>5</vt:i4>
      </vt:variant>
      <vt:variant>
        <vt:lpwstr/>
      </vt:variant>
      <vt:variant>
        <vt:lpwstr>_Toc105168520</vt:lpwstr>
      </vt:variant>
      <vt:variant>
        <vt:i4>2031671</vt:i4>
      </vt:variant>
      <vt:variant>
        <vt:i4>98</vt:i4>
      </vt:variant>
      <vt:variant>
        <vt:i4>0</vt:i4>
      </vt:variant>
      <vt:variant>
        <vt:i4>5</vt:i4>
      </vt:variant>
      <vt:variant>
        <vt:lpwstr/>
      </vt:variant>
      <vt:variant>
        <vt:lpwstr>_Toc105168519</vt:lpwstr>
      </vt:variant>
      <vt:variant>
        <vt:i4>2031671</vt:i4>
      </vt:variant>
      <vt:variant>
        <vt:i4>92</vt:i4>
      </vt:variant>
      <vt:variant>
        <vt:i4>0</vt:i4>
      </vt:variant>
      <vt:variant>
        <vt:i4>5</vt:i4>
      </vt:variant>
      <vt:variant>
        <vt:lpwstr/>
      </vt:variant>
      <vt:variant>
        <vt:lpwstr>_Toc105168518</vt:lpwstr>
      </vt:variant>
      <vt:variant>
        <vt:i4>2031671</vt:i4>
      </vt:variant>
      <vt:variant>
        <vt:i4>86</vt:i4>
      </vt:variant>
      <vt:variant>
        <vt:i4>0</vt:i4>
      </vt:variant>
      <vt:variant>
        <vt:i4>5</vt:i4>
      </vt:variant>
      <vt:variant>
        <vt:lpwstr/>
      </vt:variant>
      <vt:variant>
        <vt:lpwstr>_Toc105168517</vt:lpwstr>
      </vt:variant>
      <vt:variant>
        <vt:i4>2031671</vt:i4>
      </vt:variant>
      <vt:variant>
        <vt:i4>80</vt:i4>
      </vt:variant>
      <vt:variant>
        <vt:i4>0</vt:i4>
      </vt:variant>
      <vt:variant>
        <vt:i4>5</vt:i4>
      </vt:variant>
      <vt:variant>
        <vt:lpwstr/>
      </vt:variant>
      <vt:variant>
        <vt:lpwstr>_Toc105168516</vt:lpwstr>
      </vt:variant>
      <vt:variant>
        <vt:i4>2031671</vt:i4>
      </vt:variant>
      <vt:variant>
        <vt:i4>74</vt:i4>
      </vt:variant>
      <vt:variant>
        <vt:i4>0</vt:i4>
      </vt:variant>
      <vt:variant>
        <vt:i4>5</vt:i4>
      </vt:variant>
      <vt:variant>
        <vt:lpwstr/>
      </vt:variant>
      <vt:variant>
        <vt:lpwstr>_Toc105168515</vt:lpwstr>
      </vt:variant>
      <vt:variant>
        <vt:i4>2031671</vt:i4>
      </vt:variant>
      <vt:variant>
        <vt:i4>68</vt:i4>
      </vt:variant>
      <vt:variant>
        <vt:i4>0</vt:i4>
      </vt:variant>
      <vt:variant>
        <vt:i4>5</vt:i4>
      </vt:variant>
      <vt:variant>
        <vt:lpwstr/>
      </vt:variant>
      <vt:variant>
        <vt:lpwstr>_Toc105168514</vt:lpwstr>
      </vt:variant>
      <vt:variant>
        <vt:i4>2031671</vt:i4>
      </vt:variant>
      <vt:variant>
        <vt:i4>62</vt:i4>
      </vt:variant>
      <vt:variant>
        <vt:i4>0</vt:i4>
      </vt:variant>
      <vt:variant>
        <vt:i4>5</vt:i4>
      </vt:variant>
      <vt:variant>
        <vt:lpwstr/>
      </vt:variant>
      <vt:variant>
        <vt:lpwstr>_Toc105168513</vt:lpwstr>
      </vt:variant>
      <vt:variant>
        <vt:i4>2031671</vt:i4>
      </vt:variant>
      <vt:variant>
        <vt:i4>56</vt:i4>
      </vt:variant>
      <vt:variant>
        <vt:i4>0</vt:i4>
      </vt:variant>
      <vt:variant>
        <vt:i4>5</vt:i4>
      </vt:variant>
      <vt:variant>
        <vt:lpwstr/>
      </vt:variant>
      <vt:variant>
        <vt:lpwstr>_Toc105168512</vt:lpwstr>
      </vt:variant>
      <vt:variant>
        <vt:i4>2031671</vt:i4>
      </vt:variant>
      <vt:variant>
        <vt:i4>50</vt:i4>
      </vt:variant>
      <vt:variant>
        <vt:i4>0</vt:i4>
      </vt:variant>
      <vt:variant>
        <vt:i4>5</vt:i4>
      </vt:variant>
      <vt:variant>
        <vt:lpwstr/>
      </vt:variant>
      <vt:variant>
        <vt:lpwstr>_Toc105168511</vt:lpwstr>
      </vt:variant>
      <vt:variant>
        <vt:i4>2031671</vt:i4>
      </vt:variant>
      <vt:variant>
        <vt:i4>44</vt:i4>
      </vt:variant>
      <vt:variant>
        <vt:i4>0</vt:i4>
      </vt:variant>
      <vt:variant>
        <vt:i4>5</vt:i4>
      </vt:variant>
      <vt:variant>
        <vt:lpwstr/>
      </vt:variant>
      <vt:variant>
        <vt:lpwstr>_Toc105168510</vt:lpwstr>
      </vt:variant>
      <vt:variant>
        <vt:i4>1966135</vt:i4>
      </vt:variant>
      <vt:variant>
        <vt:i4>38</vt:i4>
      </vt:variant>
      <vt:variant>
        <vt:i4>0</vt:i4>
      </vt:variant>
      <vt:variant>
        <vt:i4>5</vt:i4>
      </vt:variant>
      <vt:variant>
        <vt:lpwstr/>
      </vt:variant>
      <vt:variant>
        <vt:lpwstr>_Toc105168509</vt:lpwstr>
      </vt:variant>
      <vt:variant>
        <vt:i4>1966135</vt:i4>
      </vt:variant>
      <vt:variant>
        <vt:i4>32</vt:i4>
      </vt:variant>
      <vt:variant>
        <vt:i4>0</vt:i4>
      </vt:variant>
      <vt:variant>
        <vt:i4>5</vt:i4>
      </vt:variant>
      <vt:variant>
        <vt:lpwstr/>
      </vt:variant>
      <vt:variant>
        <vt:lpwstr>_Toc105168508</vt:lpwstr>
      </vt:variant>
      <vt:variant>
        <vt:i4>1966135</vt:i4>
      </vt:variant>
      <vt:variant>
        <vt:i4>26</vt:i4>
      </vt:variant>
      <vt:variant>
        <vt:i4>0</vt:i4>
      </vt:variant>
      <vt:variant>
        <vt:i4>5</vt:i4>
      </vt:variant>
      <vt:variant>
        <vt:lpwstr/>
      </vt:variant>
      <vt:variant>
        <vt:lpwstr>_Toc105168507</vt:lpwstr>
      </vt:variant>
      <vt:variant>
        <vt:i4>1966135</vt:i4>
      </vt:variant>
      <vt:variant>
        <vt:i4>20</vt:i4>
      </vt:variant>
      <vt:variant>
        <vt:i4>0</vt:i4>
      </vt:variant>
      <vt:variant>
        <vt:i4>5</vt:i4>
      </vt:variant>
      <vt:variant>
        <vt:lpwstr/>
      </vt:variant>
      <vt:variant>
        <vt:lpwstr>_Toc105168506</vt:lpwstr>
      </vt:variant>
      <vt:variant>
        <vt:i4>1966135</vt:i4>
      </vt:variant>
      <vt:variant>
        <vt:i4>14</vt:i4>
      </vt:variant>
      <vt:variant>
        <vt:i4>0</vt:i4>
      </vt:variant>
      <vt:variant>
        <vt:i4>5</vt:i4>
      </vt:variant>
      <vt:variant>
        <vt:lpwstr/>
      </vt:variant>
      <vt:variant>
        <vt:lpwstr>_Toc105168505</vt:lpwstr>
      </vt:variant>
      <vt:variant>
        <vt:i4>1966135</vt:i4>
      </vt:variant>
      <vt:variant>
        <vt:i4>8</vt:i4>
      </vt:variant>
      <vt:variant>
        <vt:i4>0</vt:i4>
      </vt:variant>
      <vt:variant>
        <vt:i4>5</vt:i4>
      </vt:variant>
      <vt:variant>
        <vt:lpwstr/>
      </vt:variant>
      <vt:variant>
        <vt:lpwstr>_Toc105168504</vt:lpwstr>
      </vt:variant>
      <vt:variant>
        <vt:i4>1966135</vt:i4>
      </vt:variant>
      <vt:variant>
        <vt:i4>2</vt:i4>
      </vt:variant>
      <vt:variant>
        <vt:i4>0</vt:i4>
      </vt:variant>
      <vt:variant>
        <vt:i4>5</vt:i4>
      </vt:variant>
      <vt:variant>
        <vt:lpwstr/>
      </vt:variant>
      <vt:variant>
        <vt:lpwstr>_Toc105168503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Darshnika Lakhoo</dc:creator>
  <cp:keywords/>
  <dc:description/>
  <cp:lastModifiedBy>Craig Parker</cp:lastModifiedBy>
  <cp:revision>7</cp:revision>
  <cp:lastPrinted>2023-10-03T13:48:00Z</cp:lastPrinted>
  <dcterms:created xsi:type="dcterms:W3CDTF">2023-12-13T14:44:00Z</dcterms:created>
  <dcterms:modified xsi:type="dcterms:W3CDTF">2023-12-13T14:56:00Z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0x0101006CC8BCEF4BBE6546AAC6C15A4C20C02A</vt:lpwstr>
  </property>
  <property fmtid="{D5CDD505-2E9C-101B-9397-08002B2CF9AE}" pid="3" name="GrammarlyDocumentId">
    <vt:lpwstr>60c15c5ba2f948e8b11767230d5966de941fa5be97a9186c4e27d01c79e32f20</vt:lpwstr>
  </property>
</Properties>
</file>